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3EFC3E" w14:textId="77777777" w:rsidR="007C4131" w:rsidRDefault="007C4131">
      <w:pPr>
        <w:rPr>
          <w:ins w:id="4" w:author="The Si Tran" w:date="2012-12-12T13:39:00Z"/>
          <w:szCs w:val="26"/>
        </w:rPr>
        <w:pPrChange w:id="5" w:author="The Si Tran" w:date="2012-12-12T13:51:00Z">
          <w:pPr>
            <w:pStyle w:val="Heading1"/>
            <w:numPr>
              <w:numId w:val="0"/>
            </w:numPr>
            <w:spacing w:before="0"/>
            <w:ind w:left="0" w:firstLine="0"/>
          </w:pPr>
        </w:pPrChange>
      </w:pPr>
      <w:bookmarkStart w:id="6" w:name="_Toc328894959"/>
      <w:bookmarkStart w:id="7" w:name="_Toc328894963"/>
      <w:ins w:id="8" w:author="The Si Tran" w:date="2012-12-12T13:40:00Z">
        <w:r w:rsidRPr="00802E77">
          <w:rPr>
            <w:noProof/>
          </w:rPr>
          <mc:AlternateContent>
            <mc:Choice Requires="wps">
              <w:drawing>
                <wp:anchor distT="0" distB="0" distL="114300" distR="114300" simplePos="0" relativeHeight="251689472" behindDoc="0" locked="0" layoutInCell="1" allowOverlap="1" wp14:anchorId="78F4CCEF" wp14:editId="0F214FDA">
                  <wp:simplePos x="0" y="0"/>
                  <wp:positionH relativeFrom="column">
                    <wp:posOffset>-558165</wp:posOffset>
                  </wp:positionH>
                  <wp:positionV relativeFrom="paragraph">
                    <wp:posOffset>-414845</wp:posOffset>
                  </wp:positionV>
                  <wp:extent cx="6515100" cy="8801100"/>
                  <wp:effectExtent l="19050" t="19050" r="38100" b="3810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8801100"/>
                          </a:xfrm>
                          <a:prstGeom prst="rect">
                            <a:avLst/>
                          </a:prstGeom>
                          <a:solidFill>
                            <a:srgbClr val="FFFFFF"/>
                          </a:solidFill>
                          <a:ln w="57150" cmpd="thinThick">
                            <a:solidFill>
                              <a:srgbClr val="000000"/>
                            </a:solidFill>
                            <a:miter lim="800000"/>
                            <a:headEnd/>
                            <a:tailEnd/>
                          </a:ln>
                        </wps:spPr>
                        <wps:txbx>
                          <w:txbxContent>
                            <w:p w14:paraId="41700AFE" w14:textId="77777777" w:rsidR="0056499D" w:rsidRPr="00414332" w:rsidRDefault="0056499D" w:rsidP="007C4131">
                              <w:pPr>
                                <w:jc w:val="center"/>
                                <w:rPr>
                                  <w:b/>
                                  <w:sz w:val="30"/>
                                  <w:szCs w:val="30"/>
                                </w:rPr>
                              </w:pPr>
                              <w:r w:rsidRPr="00414332">
                                <w:rPr>
                                  <w:b/>
                                  <w:sz w:val="30"/>
                                  <w:szCs w:val="30"/>
                                </w:rPr>
                                <w:t>ĐẠI HỌC QUỐC GIA TP.HCM</w:t>
                              </w:r>
                            </w:p>
                            <w:p w14:paraId="0262793C" w14:textId="77777777" w:rsidR="0056499D" w:rsidRPr="00414332" w:rsidRDefault="0056499D" w:rsidP="007C4131">
                              <w:pPr>
                                <w:jc w:val="center"/>
                                <w:rPr>
                                  <w:b/>
                                  <w:sz w:val="30"/>
                                  <w:szCs w:val="30"/>
                                </w:rPr>
                              </w:pPr>
                              <w:r w:rsidRPr="00414332">
                                <w:rPr>
                                  <w:b/>
                                  <w:sz w:val="30"/>
                                  <w:szCs w:val="30"/>
                                </w:rPr>
                                <w:t>TRƯỜNG ĐẠI HỌC BÁCH KHOA</w:t>
                              </w:r>
                            </w:p>
                            <w:p w14:paraId="16D1A6CD" w14:textId="77777777" w:rsidR="0056499D" w:rsidRPr="00414332" w:rsidRDefault="0056499D" w:rsidP="007C4131">
                              <w:pPr>
                                <w:jc w:val="center"/>
                                <w:rPr>
                                  <w:b/>
                                  <w:sz w:val="30"/>
                                  <w:szCs w:val="30"/>
                                </w:rPr>
                              </w:pPr>
                              <w:r w:rsidRPr="00414332">
                                <w:rPr>
                                  <w:b/>
                                  <w:sz w:val="30"/>
                                  <w:szCs w:val="30"/>
                                </w:rPr>
                                <w:t>KHOA KHOA HỌC &amp; KỸ THUẬT MÁY TÍNH</w:t>
                              </w:r>
                            </w:p>
                            <w:p w14:paraId="03F8BC34" w14:textId="77777777" w:rsidR="0056499D" w:rsidRPr="00414332" w:rsidDel="00095447" w:rsidRDefault="0056499D" w:rsidP="007C4131">
                              <w:pPr>
                                <w:jc w:val="center"/>
                                <w:rPr>
                                  <w:del w:id="9" w:author="The Si Tran" w:date="2012-12-12T13:40:00Z"/>
                                  <w:sz w:val="30"/>
                                  <w:szCs w:val="30"/>
                                </w:rPr>
                              </w:pPr>
                              <w:ins w:id="10" w:author="The Si Tran" w:date="2012-12-12T13:40:00Z">
                                <w:r w:rsidRPr="00074777">
                                  <w:rPr>
                                    <w:b/>
                                    <w:bCs/>
                                    <w:noProof/>
                                    <w:szCs w:val="26"/>
                                    <w:rPrChange w:id="11" w:author="Unknown">
                                      <w:rPr>
                                        <w:noProof/>
                                      </w:rPr>
                                    </w:rPrChange>
                                  </w:rPr>
                                  <w:drawing>
                                    <wp:inline distT="0" distB="0" distL="0" distR="0" wp14:anchorId="6A57480B" wp14:editId="3173B147">
                                      <wp:extent cx="1571625" cy="1647825"/>
                                      <wp:effectExtent l="0" t="0" r="9525"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12" w:author="The Si Tran" w:date="2012-12-12T13:40:00Z">
                                <w:r w:rsidRPr="00414332" w:rsidDel="00095447">
                                  <w:rPr>
                                    <w:sz w:val="30"/>
                                    <w:szCs w:val="30"/>
                                  </w:rPr>
                                  <w:delText>(size 15)</w:delText>
                                </w:r>
                              </w:del>
                            </w:p>
                            <w:p w14:paraId="7858C412" w14:textId="77777777" w:rsidR="0056499D" w:rsidRPr="00414332" w:rsidRDefault="0056499D" w:rsidP="007C4131">
                              <w:pPr>
                                <w:jc w:val="center"/>
                                <w:rPr>
                                  <w:b/>
                                  <w:sz w:val="30"/>
                                  <w:szCs w:val="30"/>
                                </w:rPr>
                              </w:pPr>
                            </w:p>
                            <w:p w14:paraId="0066D4B0" w14:textId="77777777" w:rsidR="0056499D" w:rsidRPr="00414332" w:rsidDel="00095447" w:rsidRDefault="0056499D" w:rsidP="007C4131">
                              <w:pPr>
                                <w:jc w:val="center"/>
                                <w:rPr>
                                  <w:del w:id="13" w:author="The Si Tran" w:date="2012-12-12T13:40:00Z"/>
                                  <w:b/>
                                  <w:sz w:val="30"/>
                                  <w:szCs w:val="30"/>
                                </w:rPr>
                              </w:pPr>
                              <w:del w:id="14" w:author="The Si Tran" w:date="2012-12-12T13:40:00Z">
                                <w:r w:rsidRPr="00414332" w:rsidDel="00095447">
                                  <w:rPr>
                                    <w:b/>
                                    <w:sz w:val="30"/>
                                    <w:szCs w:val="30"/>
                                  </w:rPr>
                                  <w:delText>LOGO TRƯỜNG</w:delText>
                                </w:r>
                              </w:del>
                            </w:p>
                            <w:p w14:paraId="03FA1804" w14:textId="77777777" w:rsidR="0056499D" w:rsidRPr="00414332" w:rsidRDefault="0056499D" w:rsidP="007C4131">
                              <w:pPr>
                                <w:jc w:val="center"/>
                                <w:rPr>
                                  <w:b/>
                                  <w:sz w:val="30"/>
                                  <w:szCs w:val="30"/>
                                </w:rPr>
                              </w:pPr>
                            </w:p>
                            <w:p w14:paraId="2C780E26" w14:textId="77777777" w:rsidR="0056499D" w:rsidRPr="00414332" w:rsidRDefault="0056499D" w:rsidP="007C4131">
                              <w:pPr>
                                <w:jc w:val="center"/>
                                <w:rPr>
                                  <w:b/>
                                  <w:sz w:val="30"/>
                                  <w:szCs w:val="30"/>
                                </w:rPr>
                              </w:pPr>
                            </w:p>
                            <w:p w14:paraId="14C38E9A" w14:textId="77777777" w:rsidR="0056499D" w:rsidRPr="00414332" w:rsidDel="00095447" w:rsidRDefault="0056499D" w:rsidP="007C4131">
                              <w:pPr>
                                <w:jc w:val="center"/>
                                <w:rPr>
                                  <w:del w:id="15" w:author="The Si Tran" w:date="2012-12-12T13:41:00Z"/>
                                  <w:b/>
                                  <w:sz w:val="30"/>
                                  <w:szCs w:val="30"/>
                                </w:rPr>
                              </w:pPr>
                            </w:p>
                            <w:p w14:paraId="2D425F7C" w14:textId="77777777" w:rsidR="0056499D" w:rsidRPr="00414332" w:rsidRDefault="0056499D" w:rsidP="007C4131">
                              <w:pPr>
                                <w:jc w:val="center"/>
                                <w:rPr>
                                  <w:b/>
                                  <w:sz w:val="30"/>
                                  <w:szCs w:val="30"/>
                                </w:rPr>
                              </w:pPr>
                              <w:r w:rsidRPr="00414332">
                                <w:rPr>
                                  <w:b/>
                                  <w:sz w:val="30"/>
                                  <w:szCs w:val="30"/>
                                </w:rPr>
                                <w:t>LUẬN VĂN TỐT NGHIỆP ĐẠI HỌC</w:t>
                              </w:r>
                              <w:del w:id="16"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56499D" w:rsidRPr="00074777" w:rsidRDefault="0056499D" w:rsidP="00095447">
                              <w:pPr>
                                <w:spacing w:before="0"/>
                                <w:jc w:val="center"/>
                                <w:rPr>
                                  <w:ins w:id="17" w:author="The Si Tran" w:date="2012-12-12T13:41:00Z"/>
                                  <w:b/>
                                  <w:bCs/>
                                  <w:szCs w:val="26"/>
                                </w:rPr>
                              </w:pPr>
                            </w:p>
                            <w:p w14:paraId="060D02AB" w14:textId="77777777" w:rsidR="0056499D" w:rsidRPr="006D1D8A" w:rsidRDefault="0056499D" w:rsidP="00095447">
                              <w:pPr>
                                <w:spacing w:before="0"/>
                                <w:jc w:val="center"/>
                                <w:rPr>
                                  <w:ins w:id="18" w:author="The Si Tran" w:date="2012-12-12T13:41:00Z"/>
                                  <w:b/>
                                  <w:sz w:val="48"/>
                                  <w:szCs w:val="26"/>
                                </w:rPr>
                              </w:pPr>
                              <w:ins w:id="19" w:author="The Si Tran" w:date="2012-12-12T13:41:00Z">
                                <w:r w:rsidRPr="006D1D8A">
                                  <w:rPr>
                                    <w:b/>
                                    <w:sz w:val="48"/>
                                    <w:szCs w:val="26"/>
                                  </w:rPr>
                                  <w:t>Ứng dụng mạng Neuron nhân tạo vào công tác dự báo dữ liệu chuỗi thời gian</w:t>
                                </w:r>
                              </w:ins>
                            </w:p>
                            <w:p w14:paraId="3C2C0C53" w14:textId="77777777" w:rsidR="0056499D" w:rsidRPr="00074777" w:rsidRDefault="0056499D" w:rsidP="00095447">
                              <w:pPr>
                                <w:spacing w:before="0"/>
                                <w:rPr>
                                  <w:ins w:id="20" w:author="The Si Tran" w:date="2012-12-12T13:41:00Z"/>
                                  <w:szCs w:val="26"/>
                                </w:rPr>
                              </w:pPr>
                            </w:p>
                            <w:p w14:paraId="00E19A75" w14:textId="77777777" w:rsidR="0056499D" w:rsidRPr="00074777" w:rsidRDefault="0056499D" w:rsidP="00095447">
                              <w:pPr>
                                <w:spacing w:before="0"/>
                                <w:jc w:val="left"/>
                                <w:rPr>
                                  <w:ins w:id="21" w:author="The Si Tran" w:date="2012-12-12T13:41:00Z"/>
                                  <w:b/>
                                  <w:bCs/>
                                  <w:szCs w:val="26"/>
                                </w:rPr>
                              </w:pPr>
                            </w:p>
                            <w:p w14:paraId="69EF26DC" w14:textId="77777777" w:rsidR="0056499D" w:rsidRPr="00074777" w:rsidRDefault="0056499D" w:rsidP="00AD1513">
                              <w:pPr>
                                <w:tabs>
                                  <w:tab w:val="left" w:pos="4680"/>
                                </w:tabs>
                                <w:spacing w:before="0"/>
                                <w:jc w:val="left"/>
                                <w:rPr>
                                  <w:ins w:id="22" w:author="The Si Tran" w:date="2012-12-12T13:41:00Z"/>
                                  <w:b/>
                                  <w:bCs/>
                                  <w:szCs w:val="26"/>
                                </w:rPr>
                              </w:pPr>
                              <w:ins w:id="23" w:author="The Si Tran" w:date="2012-12-12T13:42:00Z">
                                <w:r>
                                  <w:rPr>
                                    <w:b/>
                                    <w:bCs/>
                                    <w:szCs w:val="26"/>
                                  </w:rPr>
                                  <w:tab/>
                                </w:r>
                              </w:ins>
                              <w:ins w:id="24" w:author="The Si Tran" w:date="2012-12-12T13:43:00Z">
                                <w:r w:rsidRPr="00414332">
                                  <w:rPr>
                                    <w:b/>
                                    <w:sz w:val="30"/>
                                    <w:szCs w:val="30"/>
                                  </w:rPr>
                                  <w:t>HỘI ĐỒNG</w:t>
                                </w:r>
                                <w:r>
                                  <w:rPr>
                                    <w:b/>
                                    <w:sz w:val="30"/>
                                    <w:szCs w:val="30"/>
                                  </w:rPr>
                                  <w:t>:</w:t>
                                </w:r>
                              </w:ins>
                              <w:ins w:id="25" w:author="The Si Tran" w:date="2012-12-12T13:42:00Z">
                                <w:r>
                                  <w:rPr>
                                    <w:b/>
                                    <w:bCs/>
                                    <w:szCs w:val="26"/>
                                  </w:rPr>
                                  <w:tab/>
                                </w:r>
                                <w:r>
                                  <w:rPr>
                                    <w:b/>
                                    <w:bCs/>
                                    <w:szCs w:val="26"/>
                                  </w:rPr>
                                  <w:tab/>
                                </w:r>
                                <w:r>
                                  <w:rPr>
                                    <w:b/>
                                    <w:bCs/>
                                    <w:szCs w:val="26"/>
                                  </w:rPr>
                                  <w:tab/>
                                </w:r>
                              </w:ins>
                              <w:ins w:id="26" w:author="The Si Tran" w:date="2012-12-12T13:43:00Z">
                                <w:r>
                                  <w:rPr>
                                    <w:b/>
                                    <w:bCs/>
                                    <w:szCs w:val="26"/>
                                  </w:rPr>
                                  <w:tab/>
                                </w:r>
                                <w:r>
                                  <w:rPr>
                                    <w:b/>
                                    <w:bCs/>
                                    <w:szCs w:val="26"/>
                                  </w:rPr>
                                  <w:tab/>
                                </w:r>
                                <w:r>
                                  <w:rPr>
                                    <w:b/>
                                    <w:bCs/>
                                    <w:szCs w:val="26"/>
                                  </w:rPr>
                                  <w:tab/>
                                </w:r>
                                <w:r w:rsidRPr="00414332">
                                  <w:rPr>
                                    <w:b/>
                                    <w:sz w:val="30"/>
                                    <w:szCs w:val="30"/>
                                  </w:rPr>
                                  <w:t>GVHD</w:t>
                                </w:r>
                                <w:r>
                                  <w:rPr>
                                    <w:b/>
                                    <w:sz w:val="30"/>
                                    <w:szCs w:val="30"/>
                                  </w:rPr>
                                  <w:t xml:space="preserve">: </w:t>
                                </w:r>
                                <w:r>
                                  <w:rPr>
                                    <w:b/>
                                    <w:bCs/>
                                    <w:szCs w:val="26"/>
                                  </w:rPr>
                                  <w:tab/>
                                </w:r>
                              </w:ins>
                              <w:ins w:id="27" w:author="The Si Tran" w:date="2012-12-12T13:44:00Z">
                                <w:r>
                                  <w:rPr>
                                    <w:b/>
                                    <w:bCs/>
                                    <w:szCs w:val="26"/>
                                  </w:rPr>
                                  <w:t>P</w:t>
                                </w:r>
                                <w:r w:rsidRPr="00074777">
                                  <w:rPr>
                                    <w:b/>
                                    <w:bCs/>
                                    <w:szCs w:val="26"/>
                                  </w:rPr>
                                  <w:t>GS.TS Dương Tuấn Anh</w:t>
                                </w:r>
                              </w:ins>
                            </w:p>
                            <w:p w14:paraId="16B2B425" w14:textId="77777777" w:rsidR="0056499D" w:rsidRPr="00074777" w:rsidRDefault="0056499D" w:rsidP="00AD1513">
                              <w:pPr>
                                <w:tabs>
                                  <w:tab w:val="left" w:pos="4680"/>
                                </w:tabs>
                                <w:spacing w:before="0"/>
                                <w:jc w:val="left"/>
                                <w:rPr>
                                  <w:ins w:id="28" w:author="The Si Tran" w:date="2012-12-12T13:41:00Z"/>
                                  <w:b/>
                                  <w:bCs/>
                                  <w:szCs w:val="26"/>
                                </w:rPr>
                              </w:pPr>
                              <w:ins w:id="29" w:author="The Si Tran" w:date="2012-12-12T13:41:00Z">
                                <w:r>
                                  <w:rPr>
                                    <w:b/>
                                    <w:bCs/>
                                    <w:i/>
                                    <w:szCs w:val="26"/>
                                  </w:rPr>
                                  <w:tab/>
                                </w:r>
                              </w:ins>
                              <w:ins w:id="30" w:author="The Si Tran" w:date="2012-12-12T13:44:00Z">
                                <w:r w:rsidRPr="00414332">
                                  <w:rPr>
                                    <w:b/>
                                    <w:sz w:val="30"/>
                                    <w:szCs w:val="30"/>
                                  </w:rPr>
                                  <w:t>GVPB</w:t>
                                </w:r>
                                <w:r>
                                  <w:rPr>
                                    <w:b/>
                                    <w:sz w:val="30"/>
                                    <w:szCs w:val="30"/>
                                  </w:rPr>
                                  <w:t xml:space="preserve">: </w:t>
                                </w:r>
                                <w:r>
                                  <w:rPr>
                                    <w:b/>
                                    <w:bCs/>
                                    <w:szCs w:val="26"/>
                                  </w:rPr>
                                  <w:t>Võ Thị Ngọc Châu</w:t>
                                </w:r>
                              </w:ins>
                            </w:p>
                            <w:p w14:paraId="60B5B5CC" w14:textId="77777777" w:rsidR="0056499D" w:rsidRDefault="0056499D" w:rsidP="00095447">
                              <w:pPr>
                                <w:spacing w:before="0"/>
                                <w:jc w:val="left"/>
                                <w:rPr>
                                  <w:ins w:id="31" w:author="The Si Tran" w:date="2012-12-12T13:45:00Z"/>
                                  <w:b/>
                                  <w:szCs w:val="26"/>
                                </w:rPr>
                              </w:pPr>
                              <w:ins w:id="32"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33" w:author="The Si Tran" w:date="2012-12-12T13:42:00Z">
                                <w:r>
                                  <w:rPr>
                                    <w:b/>
                                    <w:szCs w:val="26"/>
                                  </w:rPr>
                                  <w:t xml:space="preserve">                 </w:t>
                                </w:r>
                              </w:ins>
                              <w:ins w:id="34" w:author="The Si Tran" w:date="2012-12-12T13:41:00Z">
                                <w:r w:rsidRPr="00074777">
                                  <w:rPr>
                                    <w:b/>
                                    <w:szCs w:val="26"/>
                                  </w:rPr>
                                  <w:t>---o0o---</w:t>
                                </w:r>
                              </w:ins>
                            </w:p>
                            <w:p w14:paraId="360C4274" w14:textId="77777777" w:rsidR="0056499D" w:rsidRPr="00074777" w:rsidRDefault="0056499D" w:rsidP="002E545D">
                              <w:pPr>
                                <w:tabs>
                                  <w:tab w:val="left" w:pos="4680"/>
                                </w:tabs>
                                <w:spacing w:before="0"/>
                                <w:jc w:val="left"/>
                                <w:rPr>
                                  <w:ins w:id="35" w:author="The Si Tran" w:date="2012-12-12T13:41:00Z"/>
                                  <w:b/>
                                  <w:bCs/>
                                  <w:szCs w:val="26"/>
                                </w:rPr>
                              </w:pPr>
                              <w:ins w:id="36"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56499D" w:rsidRDefault="0056499D" w:rsidP="002E545D">
                              <w:pPr>
                                <w:tabs>
                                  <w:tab w:val="left" w:pos="4680"/>
                                  <w:tab w:val="left" w:pos="7380"/>
                                </w:tabs>
                                <w:spacing w:before="0"/>
                                <w:ind w:left="3780"/>
                                <w:jc w:val="left"/>
                                <w:rPr>
                                  <w:ins w:id="37" w:author="The Si Tran" w:date="2012-12-12T13:46:00Z"/>
                                  <w:b/>
                                  <w:sz w:val="30"/>
                                  <w:szCs w:val="30"/>
                                </w:rPr>
                              </w:pPr>
                              <w:ins w:id="38" w:author="The Si Tran" w:date="2012-12-12T13:46:00Z">
                                <w:r>
                                  <w:rPr>
                                    <w:b/>
                                    <w:sz w:val="30"/>
                                    <w:szCs w:val="30"/>
                                  </w:rPr>
                                  <w:tab/>
                                </w:r>
                              </w:ins>
                              <w:ins w:id="39" w:author="The Si Tran" w:date="2012-12-12T13:45:00Z">
                                <w:r>
                                  <w:rPr>
                                    <w:b/>
                                    <w:sz w:val="30"/>
                                    <w:szCs w:val="30"/>
                                  </w:rPr>
                                  <w:t>SVTH 2</w:t>
                                </w:r>
                                <w:r w:rsidRPr="00414332">
                                  <w:rPr>
                                    <w:b/>
                                    <w:sz w:val="30"/>
                                    <w:szCs w:val="30"/>
                                  </w:rPr>
                                  <w:t>:</w:t>
                                </w:r>
                                <w:r>
                                  <w:rPr>
                                    <w:b/>
                                    <w:sz w:val="30"/>
                                    <w:szCs w:val="30"/>
                                  </w:rPr>
                                  <w:t xml:space="preserve"> T</w:t>
                                </w:r>
                              </w:ins>
                              <w:ins w:id="40" w:author="The Si Tran" w:date="2012-12-14T03:44:00Z">
                                <w:r>
                                  <w:rPr>
                                    <w:b/>
                                    <w:sz w:val="30"/>
                                    <w:szCs w:val="30"/>
                                  </w:rPr>
                                  <w:t>rần Thế Sĩ</w:t>
                                </w:r>
                              </w:ins>
                              <w:ins w:id="41" w:author="The Si Tran" w:date="2012-12-12T13:45:00Z">
                                <w:r>
                                  <w:rPr>
                                    <w:b/>
                                    <w:sz w:val="30"/>
                                    <w:szCs w:val="30"/>
                                  </w:rPr>
                                  <w:t xml:space="preserve">    </w:t>
                                </w:r>
                              </w:ins>
                              <w:ins w:id="42" w:author="The Si Tran" w:date="2012-12-14T03:45:00Z">
                                <w:r>
                                  <w:rPr>
                                    <w:b/>
                                    <w:sz w:val="30"/>
                                    <w:szCs w:val="30"/>
                                  </w:rPr>
                                  <w:t xml:space="preserve">       </w:t>
                                </w:r>
                              </w:ins>
                              <w:ins w:id="43" w:author="The Si Tran" w:date="2012-12-12T13:45:00Z">
                                <w:r>
                                  <w:rPr>
                                    <w:b/>
                                    <w:sz w:val="30"/>
                                    <w:szCs w:val="30"/>
                                  </w:rPr>
                                  <w:t>50801793</w:t>
                                </w:r>
                              </w:ins>
                            </w:p>
                            <w:p w14:paraId="2BD0F54A" w14:textId="77777777" w:rsidR="0056499D" w:rsidRPr="00822570" w:rsidRDefault="0056499D" w:rsidP="002E545D">
                              <w:pPr>
                                <w:tabs>
                                  <w:tab w:val="left" w:pos="4680"/>
                                  <w:tab w:val="left" w:pos="7380"/>
                                </w:tabs>
                                <w:spacing w:before="0"/>
                                <w:ind w:left="3780"/>
                                <w:jc w:val="left"/>
                                <w:rPr>
                                  <w:ins w:id="44" w:author="The Si Tran" w:date="2012-12-12T13:41:00Z"/>
                                  <w:b/>
                                  <w:bCs/>
                                  <w:szCs w:val="26"/>
                                </w:rPr>
                              </w:pPr>
                            </w:p>
                            <w:p w14:paraId="0A5EDE8B" w14:textId="77777777" w:rsidR="0056499D" w:rsidRPr="002E545D" w:rsidRDefault="0056499D" w:rsidP="00095447">
                              <w:pPr>
                                <w:spacing w:before="0"/>
                                <w:jc w:val="center"/>
                                <w:rPr>
                                  <w:ins w:id="45" w:author="The Si Tran" w:date="2012-12-12T13:41:00Z"/>
                                  <w:sz w:val="30"/>
                                  <w:szCs w:val="30"/>
                                  <w:rPrChange w:id="46" w:author="The Si Tran" w:date="2012-12-12T13:46:00Z">
                                    <w:rPr>
                                      <w:ins w:id="47" w:author="The Si Tran" w:date="2012-12-12T13:41:00Z"/>
                                      <w:szCs w:val="26"/>
                                    </w:rPr>
                                  </w:rPrChange>
                                </w:rPr>
                              </w:pPr>
                              <w:ins w:id="48" w:author="The Si Tran" w:date="2012-12-12T13:41:00Z">
                                <w:r w:rsidRPr="002E545D">
                                  <w:rPr>
                                    <w:sz w:val="30"/>
                                    <w:szCs w:val="30"/>
                                    <w:rPrChange w:id="49" w:author="The Si Tran" w:date="2012-12-12T13:46:00Z">
                                      <w:rPr>
                                        <w:szCs w:val="26"/>
                                      </w:rPr>
                                    </w:rPrChange>
                                  </w:rPr>
                                  <w:t>TP. HỒ CHÍ MINH, 12/2012</w:t>
                                </w:r>
                              </w:ins>
                            </w:p>
                            <w:p w14:paraId="748C38FC" w14:textId="77777777" w:rsidR="0056499D" w:rsidRPr="00414332" w:rsidRDefault="0056499D" w:rsidP="007C4131">
                              <w:pPr>
                                <w:jc w:val="center"/>
                                <w:rPr>
                                  <w:b/>
                                  <w:sz w:val="30"/>
                                  <w:szCs w:val="30"/>
                                </w:rPr>
                              </w:pPr>
                            </w:p>
                            <w:p w14:paraId="4273081E" w14:textId="77777777" w:rsidR="0056499D" w:rsidRPr="00414332" w:rsidRDefault="0056499D" w:rsidP="007C4131">
                              <w:pPr>
                                <w:jc w:val="center"/>
                                <w:rPr>
                                  <w:b/>
                                  <w:sz w:val="30"/>
                                  <w:szCs w:val="30"/>
                                </w:rPr>
                              </w:pPr>
                            </w:p>
                            <w:p w14:paraId="520B4861" w14:textId="77777777" w:rsidR="0056499D" w:rsidRPr="00414332" w:rsidRDefault="0056499D" w:rsidP="007C4131">
                              <w:pPr>
                                <w:jc w:val="center"/>
                                <w:rPr>
                                  <w:b/>
                                  <w:sz w:val="30"/>
                                  <w:szCs w:val="30"/>
                                </w:rPr>
                              </w:pPr>
                            </w:p>
                            <w:p w14:paraId="15E49725" w14:textId="77777777" w:rsidR="0056499D" w:rsidRPr="00414332" w:rsidRDefault="0056499D" w:rsidP="007C4131">
                              <w:pPr>
                                <w:jc w:val="center"/>
                                <w:rPr>
                                  <w:b/>
                                  <w:sz w:val="30"/>
                                  <w:szCs w:val="30"/>
                                </w:rPr>
                              </w:pPr>
                            </w:p>
                            <w:p w14:paraId="7D871B1D" w14:textId="77777777" w:rsidR="0056499D" w:rsidRPr="00414332" w:rsidRDefault="0056499D" w:rsidP="007C4131">
                              <w:pPr>
                                <w:jc w:val="center"/>
                                <w:rPr>
                                  <w:b/>
                                  <w:sz w:val="30"/>
                                  <w:szCs w:val="30"/>
                                </w:rPr>
                              </w:pPr>
                            </w:p>
                            <w:p w14:paraId="43281BF9" w14:textId="77777777" w:rsidR="0056499D" w:rsidRPr="00414332" w:rsidDel="00095447" w:rsidRDefault="0056499D" w:rsidP="007C4131">
                              <w:pPr>
                                <w:jc w:val="center"/>
                                <w:rPr>
                                  <w:del w:id="50" w:author="The Si Tran" w:date="2012-12-12T13:41:00Z"/>
                                  <w:b/>
                                  <w:sz w:val="50"/>
                                  <w:szCs w:val="50"/>
                                </w:rPr>
                              </w:pPr>
                              <w:del w:id="51" w:author="The Si Tran" w:date="2012-12-12T13:41:00Z">
                                <w:r w:rsidRPr="00414332" w:rsidDel="00095447">
                                  <w:rPr>
                                    <w:b/>
                                    <w:sz w:val="50"/>
                                    <w:szCs w:val="50"/>
                                  </w:rPr>
                                  <w:delText>TÊN ĐỀ TÀI</w:delText>
                                </w:r>
                              </w:del>
                            </w:p>
                            <w:p w14:paraId="74C603C8" w14:textId="77777777" w:rsidR="0056499D" w:rsidRPr="00414332" w:rsidDel="00095447" w:rsidRDefault="0056499D" w:rsidP="007C4131">
                              <w:pPr>
                                <w:jc w:val="center"/>
                                <w:rPr>
                                  <w:del w:id="52" w:author="The Si Tran" w:date="2012-12-12T13:41:00Z"/>
                                  <w:sz w:val="30"/>
                                  <w:szCs w:val="30"/>
                                </w:rPr>
                              </w:pPr>
                              <w:del w:id="53" w:author="The Si Tran" w:date="2012-12-12T13:41:00Z">
                                <w:r w:rsidRPr="00414332" w:rsidDel="00095447">
                                  <w:rPr>
                                    <w:sz w:val="30"/>
                                    <w:szCs w:val="30"/>
                                  </w:rPr>
                                  <w:delText>(size 16-25 tùy theo số lượng từ)</w:delText>
                                </w:r>
                              </w:del>
                            </w:p>
                            <w:p w14:paraId="6B8C182C" w14:textId="77777777" w:rsidR="0056499D" w:rsidRPr="00414332" w:rsidRDefault="0056499D" w:rsidP="007C4131">
                              <w:pPr>
                                <w:rPr>
                                  <w:sz w:val="30"/>
                                  <w:szCs w:val="30"/>
                                </w:rPr>
                              </w:pPr>
                            </w:p>
                            <w:p w14:paraId="78884E63" w14:textId="77777777" w:rsidR="0056499D" w:rsidRPr="00414332" w:rsidRDefault="0056499D" w:rsidP="007C4131">
                              <w:pPr>
                                <w:rPr>
                                  <w:sz w:val="30"/>
                                  <w:szCs w:val="30"/>
                                </w:rPr>
                              </w:pPr>
                            </w:p>
                            <w:p w14:paraId="2034164A" w14:textId="77777777" w:rsidR="0056499D" w:rsidRPr="00414332" w:rsidRDefault="0056499D" w:rsidP="007C4131">
                              <w:pPr>
                                <w:rPr>
                                  <w:sz w:val="30"/>
                                  <w:szCs w:val="30"/>
                                </w:rPr>
                              </w:pPr>
                            </w:p>
                            <w:p w14:paraId="0947E522" w14:textId="77777777" w:rsidR="0056499D" w:rsidRPr="00414332" w:rsidRDefault="0056499D" w:rsidP="007C4131">
                              <w:pPr>
                                <w:rPr>
                                  <w:sz w:val="30"/>
                                  <w:szCs w:val="30"/>
                                </w:rPr>
                              </w:pPr>
                            </w:p>
                            <w:p w14:paraId="262E116F" w14:textId="77777777" w:rsidR="0056499D" w:rsidRPr="00414332" w:rsidRDefault="0056499D" w:rsidP="007C4131">
                              <w:pPr>
                                <w:rPr>
                                  <w:sz w:val="30"/>
                                  <w:szCs w:val="30"/>
                                </w:rPr>
                              </w:pPr>
                            </w:p>
                            <w:p w14:paraId="505F9F1F" w14:textId="77777777" w:rsidR="0056499D" w:rsidRDefault="0056499D" w:rsidP="007C4131">
                              <w:pPr>
                                <w:ind w:left="4320"/>
                                <w:rPr>
                                  <w:b/>
                                  <w:sz w:val="30"/>
                                  <w:szCs w:val="30"/>
                                </w:rPr>
                              </w:pPr>
                            </w:p>
                            <w:p w14:paraId="7F685341" w14:textId="77777777" w:rsidR="0056499D" w:rsidRPr="00414332" w:rsidRDefault="0056499D" w:rsidP="007C4131">
                              <w:pPr>
                                <w:ind w:left="4320"/>
                                <w:rPr>
                                  <w:b/>
                                  <w:sz w:val="30"/>
                                  <w:szCs w:val="30"/>
                                </w:rPr>
                              </w:pPr>
                            </w:p>
                            <w:p w14:paraId="604EF380" w14:textId="77777777" w:rsidR="0056499D" w:rsidRPr="00414332" w:rsidRDefault="0056499D" w:rsidP="007C4131">
                              <w:pPr>
                                <w:ind w:left="3240"/>
                                <w:rPr>
                                  <w:b/>
                                  <w:sz w:val="30"/>
                                  <w:szCs w:val="30"/>
                                </w:rPr>
                              </w:pPr>
                              <w:r w:rsidRPr="00414332">
                                <w:rPr>
                                  <w:b/>
                                  <w:sz w:val="30"/>
                                  <w:szCs w:val="30"/>
                                </w:rPr>
                                <w:t>HỘI ĐỒNG: ………………………………</w:t>
                              </w:r>
                            </w:p>
                            <w:p w14:paraId="4FE05E53" w14:textId="77777777" w:rsidR="0056499D" w:rsidRPr="00414332" w:rsidRDefault="0056499D" w:rsidP="007C4131">
                              <w:pPr>
                                <w:ind w:left="3240"/>
                                <w:rPr>
                                  <w:b/>
                                  <w:sz w:val="30"/>
                                  <w:szCs w:val="30"/>
                                </w:rPr>
                              </w:pPr>
                              <w:r w:rsidRPr="00414332">
                                <w:rPr>
                                  <w:b/>
                                  <w:sz w:val="30"/>
                                  <w:szCs w:val="30"/>
                                </w:rPr>
                                <w:t>GVHD: ………………………………………</w:t>
                              </w:r>
                            </w:p>
                            <w:p w14:paraId="6D8F7469" w14:textId="77777777" w:rsidR="0056499D" w:rsidRPr="00414332" w:rsidRDefault="0056499D" w:rsidP="007C4131">
                              <w:pPr>
                                <w:ind w:left="3240"/>
                                <w:rPr>
                                  <w:b/>
                                  <w:sz w:val="30"/>
                                  <w:szCs w:val="30"/>
                                </w:rPr>
                              </w:pPr>
                              <w:r w:rsidRPr="00414332">
                                <w:rPr>
                                  <w:b/>
                                  <w:sz w:val="30"/>
                                  <w:szCs w:val="30"/>
                                </w:rPr>
                                <w:t>GVPB: ………………………………………</w:t>
                              </w:r>
                            </w:p>
                            <w:p w14:paraId="3371CD51" w14:textId="77777777" w:rsidR="0056499D" w:rsidRPr="00414332" w:rsidRDefault="0056499D" w:rsidP="007C4131">
                              <w:pPr>
                                <w:ind w:left="3240"/>
                                <w:rPr>
                                  <w:b/>
                                  <w:sz w:val="30"/>
                                  <w:szCs w:val="30"/>
                                </w:rPr>
                              </w:pPr>
                              <w:r w:rsidRPr="00414332">
                                <w:rPr>
                                  <w:b/>
                                  <w:sz w:val="30"/>
                                  <w:szCs w:val="30"/>
                                </w:rPr>
                                <w:t xml:space="preserve">                                ---o0o---</w:t>
                              </w:r>
                            </w:p>
                            <w:p w14:paraId="2FDE68EE" w14:textId="77777777" w:rsidR="0056499D" w:rsidRPr="00414332" w:rsidRDefault="0056499D" w:rsidP="007C4131">
                              <w:pPr>
                                <w:ind w:left="3240"/>
                                <w:rPr>
                                  <w:b/>
                                  <w:sz w:val="30"/>
                                  <w:szCs w:val="30"/>
                                </w:rPr>
                              </w:pPr>
                              <w:r w:rsidRPr="00414332">
                                <w:rPr>
                                  <w:b/>
                                  <w:sz w:val="30"/>
                                  <w:szCs w:val="30"/>
                                </w:rPr>
                                <w:t>SVTH 1: ………………………………… (MSSV)</w:t>
                              </w:r>
                            </w:p>
                            <w:p w14:paraId="026C3766" w14:textId="77777777" w:rsidR="0056499D" w:rsidRPr="00414332" w:rsidRDefault="0056499D" w:rsidP="007C4131">
                              <w:pPr>
                                <w:ind w:left="3240"/>
                                <w:rPr>
                                  <w:b/>
                                  <w:sz w:val="30"/>
                                  <w:szCs w:val="30"/>
                                </w:rPr>
                              </w:pPr>
                              <w:r w:rsidRPr="00414332">
                                <w:rPr>
                                  <w:b/>
                                  <w:sz w:val="30"/>
                                  <w:szCs w:val="30"/>
                                </w:rPr>
                                <w:t>SVTH 2: ………………………………… (MSSV)</w:t>
                              </w:r>
                            </w:p>
                            <w:p w14:paraId="0C95FBBB" w14:textId="77777777" w:rsidR="0056499D" w:rsidRPr="00414332" w:rsidRDefault="0056499D" w:rsidP="007C4131">
                              <w:pPr>
                                <w:ind w:left="3240"/>
                                <w:rPr>
                                  <w:b/>
                                  <w:sz w:val="30"/>
                                  <w:szCs w:val="30"/>
                                </w:rPr>
                              </w:pPr>
                              <w:r w:rsidRPr="00414332">
                                <w:rPr>
                                  <w:b/>
                                  <w:sz w:val="30"/>
                                  <w:szCs w:val="30"/>
                                </w:rPr>
                                <w:t>SVTH 3: ………………………………… (MSSV)</w:t>
                              </w:r>
                            </w:p>
                            <w:p w14:paraId="70E6E6D6" w14:textId="77777777" w:rsidR="0056499D" w:rsidRPr="00414332" w:rsidRDefault="0056499D" w:rsidP="007C4131">
                              <w:pPr>
                                <w:ind w:left="3240"/>
                                <w:rPr>
                                  <w:sz w:val="30"/>
                                  <w:szCs w:val="30"/>
                                </w:rPr>
                              </w:pPr>
                              <w:r w:rsidRPr="00414332">
                                <w:rPr>
                                  <w:b/>
                                  <w:sz w:val="30"/>
                                  <w:szCs w:val="30"/>
                                </w:rPr>
                                <w:t>……</w:t>
                              </w:r>
                            </w:p>
                            <w:p w14:paraId="65328F86" w14:textId="77777777" w:rsidR="0056499D" w:rsidRPr="00414332" w:rsidRDefault="0056499D" w:rsidP="007C4131">
                              <w:pPr>
                                <w:ind w:left="2520" w:firstLine="720"/>
                                <w:rPr>
                                  <w:sz w:val="30"/>
                                  <w:szCs w:val="30"/>
                                </w:rPr>
                              </w:pPr>
                              <w:r w:rsidRPr="00414332">
                                <w:rPr>
                                  <w:sz w:val="30"/>
                                  <w:szCs w:val="30"/>
                                </w:rPr>
                                <w:t>(Size 15)</w:t>
                              </w:r>
                            </w:p>
                            <w:p w14:paraId="5FB8F90B" w14:textId="77777777" w:rsidR="0056499D" w:rsidRPr="00414332" w:rsidRDefault="0056499D" w:rsidP="007C4131">
                              <w:pPr>
                                <w:rPr>
                                  <w:sz w:val="30"/>
                                  <w:szCs w:val="30"/>
                                </w:rPr>
                              </w:pPr>
                            </w:p>
                            <w:p w14:paraId="56371461" w14:textId="77777777" w:rsidR="0056499D" w:rsidRPr="00414332" w:rsidRDefault="0056499D" w:rsidP="007C4131">
                              <w:pPr>
                                <w:rPr>
                                  <w:sz w:val="30"/>
                                  <w:szCs w:val="30"/>
                                </w:rPr>
                              </w:pPr>
                            </w:p>
                            <w:p w14:paraId="1A15B0F8" w14:textId="77777777" w:rsidR="0056499D" w:rsidRPr="00414332" w:rsidRDefault="0056499D" w:rsidP="007C4131">
                              <w:pPr>
                                <w:jc w:val="center"/>
                                <w:rPr>
                                  <w:b/>
                                  <w:sz w:val="30"/>
                                  <w:szCs w:val="30"/>
                                </w:rPr>
                              </w:pPr>
                            </w:p>
                            <w:p w14:paraId="4D32EADE" w14:textId="77777777" w:rsidR="0056499D" w:rsidRPr="00414332" w:rsidRDefault="0056499D" w:rsidP="007C4131">
                              <w:pPr>
                                <w:jc w:val="center"/>
                                <w:rPr>
                                  <w:sz w:val="30"/>
                                  <w:szCs w:val="30"/>
                                </w:rPr>
                              </w:pPr>
                            </w:p>
                            <w:p w14:paraId="35691925" w14:textId="77777777" w:rsidR="0056499D" w:rsidRPr="00414332" w:rsidRDefault="0056499D" w:rsidP="007C4131">
                              <w:pPr>
                                <w:jc w:val="center"/>
                                <w:rPr>
                                  <w:sz w:val="30"/>
                                  <w:szCs w:val="30"/>
                                </w:rPr>
                              </w:pPr>
                              <w:r w:rsidRPr="00414332">
                                <w:rPr>
                                  <w:sz w:val="30"/>
                                  <w:szCs w:val="30"/>
                                </w:rPr>
                                <w:t>TP. HỒ CHÍ MINH, THÁNG/NĂM</w:t>
                              </w:r>
                              <w:r>
                                <w:rPr>
                                  <w:sz w:val="30"/>
                                  <w:szCs w:val="30"/>
                                </w:rPr>
                                <w:t xml:space="preserve"> (BẢO VỆ)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4CCEF" id="Rectangle 169" o:spid="_x0000_s1026" style="position:absolute;left:0;text-align:left;margin-left:-43.95pt;margin-top:-32.65pt;width:513pt;height:693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" strokeweight="4.5pt">
                  <v:stroke linestyle="thinThick"/>
                  <v:textbox>
                    <w:txbxContent>
                      <w:p w14:paraId="41700AFE" w14:textId="77777777" w:rsidR="0056499D" w:rsidRPr="00414332" w:rsidRDefault="0056499D" w:rsidP="007C4131">
                        <w:pPr>
                          <w:jc w:val="center"/>
                          <w:rPr>
                            <w:b/>
                            <w:sz w:val="30"/>
                            <w:szCs w:val="30"/>
                          </w:rPr>
                        </w:pPr>
                        <w:r w:rsidRPr="00414332">
                          <w:rPr>
                            <w:b/>
                            <w:sz w:val="30"/>
                            <w:szCs w:val="30"/>
                          </w:rPr>
                          <w:t>ĐẠI HỌC QUỐC GIA TP.HCM</w:t>
                        </w:r>
                      </w:p>
                      <w:p w14:paraId="0262793C" w14:textId="77777777" w:rsidR="0056499D" w:rsidRPr="00414332" w:rsidRDefault="0056499D" w:rsidP="007C4131">
                        <w:pPr>
                          <w:jc w:val="center"/>
                          <w:rPr>
                            <w:b/>
                            <w:sz w:val="30"/>
                            <w:szCs w:val="30"/>
                          </w:rPr>
                        </w:pPr>
                        <w:r w:rsidRPr="00414332">
                          <w:rPr>
                            <w:b/>
                            <w:sz w:val="30"/>
                            <w:szCs w:val="30"/>
                          </w:rPr>
                          <w:t>TRƯỜNG ĐẠI HỌC BÁCH KHOA</w:t>
                        </w:r>
                      </w:p>
                      <w:p w14:paraId="16D1A6CD" w14:textId="77777777" w:rsidR="0056499D" w:rsidRPr="00414332" w:rsidRDefault="0056499D" w:rsidP="007C4131">
                        <w:pPr>
                          <w:jc w:val="center"/>
                          <w:rPr>
                            <w:b/>
                            <w:sz w:val="30"/>
                            <w:szCs w:val="30"/>
                          </w:rPr>
                        </w:pPr>
                        <w:r w:rsidRPr="00414332">
                          <w:rPr>
                            <w:b/>
                            <w:sz w:val="30"/>
                            <w:szCs w:val="30"/>
                          </w:rPr>
                          <w:t>KHOA KHOA HỌC &amp; KỸ THUẬT MÁY TÍNH</w:t>
                        </w:r>
                      </w:p>
                      <w:p w14:paraId="03F8BC34" w14:textId="77777777" w:rsidR="0056499D" w:rsidRPr="00414332" w:rsidDel="00095447" w:rsidRDefault="0056499D" w:rsidP="007C4131">
                        <w:pPr>
                          <w:jc w:val="center"/>
                          <w:rPr>
                            <w:del w:id="54" w:author="The Si Tran" w:date="2012-12-12T13:40:00Z"/>
                            <w:sz w:val="30"/>
                            <w:szCs w:val="30"/>
                          </w:rPr>
                        </w:pPr>
                        <w:ins w:id="55" w:author="The Si Tran" w:date="2012-12-12T13:40:00Z">
                          <w:r w:rsidRPr="00074777">
                            <w:rPr>
                              <w:b/>
                              <w:bCs/>
                              <w:noProof/>
                              <w:szCs w:val="26"/>
                              <w:rPrChange w:id="56" w:author="Unknown">
                                <w:rPr>
                                  <w:noProof/>
                                </w:rPr>
                              </w:rPrChange>
                            </w:rPr>
                            <w:drawing>
                              <wp:inline distT="0" distB="0" distL="0" distR="0" wp14:anchorId="6A57480B" wp14:editId="3173B147">
                                <wp:extent cx="1571625" cy="1647825"/>
                                <wp:effectExtent l="0" t="0" r="9525"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57" w:author="The Si Tran" w:date="2012-12-12T13:40:00Z">
                          <w:r w:rsidRPr="00414332" w:rsidDel="00095447">
                            <w:rPr>
                              <w:sz w:val="30"/>
                              <w:szCs w:val="30"/>
                            </w:rPr>
                            <w:delText>(size 15)</w:delText>
                          </w:r>
                        </w:del>
                      </w:p>
                      <w:p w14:paraId="7858C412" w14:textId="77777777" w:rsidR="0056499D" w:rsidRPr="00414332" w:rsidRDefault="0056499D" w:rsidP="007C4131">
                        <w:pPr>
                          <w:jc w:val="center"/>
                          <w:rPr>
                            <w:b/>
                            <w:sz w:val="30"/>
                            <w:szCs w:val="30"/>
                          </w:rPr>
                        </w:pPr>
                      </w:p>
                      <w:p w14:paraId="0066D4B0" w14:textId="77777777" w:rsidR="0056499D" w:rsidRPr="00414332" w:rsidDel="00095447" w:rsidRDefault="0056499D" w:rsidP="007C4131">
                        <w:pPr>
                          <w:jc w:val="center"/>
                          <w:rPr>
                            <w:del w:id="58" w:author="The Si Tran" w:date="2012-12-12T13:40:00Z"/>
                            <w:b/>
                            <w:sz w:val="30"/>
                            <w:szCs w:val="30"/>
                          </w:rPr>
                        </w:pPr>
                        <w:del w:id="59" w:author="The Si Tran" w:date="2012-12-12T13:40:00Z">
                          <w:r w:rsidRPr="00414332" w:rsidDel="00095447">
                            <w:rPr>
                              <w:b/>
                              <w:sz w:val="30"/>
                              <w:szCs w:val="30"/>
                            </w:rPr>
                            <w:delText>LOGO TRƯỜNG</w:delText>
                          </w:r>
                        </w:del>
                      </w:p>
                      <w:p w14:paraId="03FA1804" w14:textId="77777777" w:rsidR="0056499D" w:rsidRPr="00414332" w:rsidRDefault="0056499D" w:rsidP="007C4131">
                        <w:pPr>
                          <w:jc w:val="center"/>
                          <w:rPr>
                            <w:b/>
                            <w:sz w:val="30"/>
                            <w:szCs w:val="30"/>
                          </w:rPr>
                        </w:pPr>
                      </w:p>
                      <w:p w14:paraId="2C780E26" w14:textId="77777777" w:rsidR="0056499D" w:rsidRPr="00414332" w:rsidRDefault="0056499D" w:rsidP="007C4131">
                        <w:pPr>
                          <w:jc w:val="center"/>
                          <w:rPr>
                            <w:b/>
                            <w:sz w:val="30"/>
                            <w:szCs w:val="30"/>
                          </w:rPr>
                        </w:pPr>
                      </w:p>
                      <w:p w14:paraId="14C38E9A" w14:textId="77777777" w:rsidR="0056499D" w:rsidRPr="00414332" w:rsidDel="00095447" w:rsidRDefault="0056499D" w:rsidP="007C4131">
                        <w:pPr>
                          <w:jc w:val="center"/>
                          <w:rPr>
                            <w:del w:id="60" w:author="The Si Tran" w:date="2012-12-12T13:41:00Z"/>
                            <w:b/>
                            <w:sz w:val="30"/>
                            <w:szCs w:val="30"/>
                          </w:rPr>
                        </w:pPr>
                      </w:p>
                      <w:p w14:paraId="2D425F7C" w14:textId="77777777" w:rsidR="0056499D" w:rsidRPr="00414332" w:rsidRDefault="0056499D" w:rsidP="007C4131">
                        <w:pPr>
                          <w:jc w:val="center"/>
                          <w:rPr>
                            <w:b/>
                            <w:sz w:val="30"/>
                            <w:szCs w:val="30"/>
                          </w:rPr>
                        </w:pPr>
                        <w:r w:rsidRPr="00414332">
                          <w:rPr>
                            <w:b/>
                            <w:sz w:val="30"/>
                            <w:szCs w:val="30"/>
                          </w:rPr>
                          <w:t>LUẬN VĂN TỐT NGHIỆP ĐẠI HỌC</w:t>
                        </w:r>
                        <w:del w:id="61"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56499D" w:rsidRPr="00074777" w:rsidRDefault="0056499D" w:rsidP="00095447">
                        <w:pPr>
                          <w:spacing w:before="0"/>
                          <w:jc w:val="center"/>
                          <w:rPr>
                            <w:ins w:id="62" w:author="The Si Tran" w:date="2012-12-12T13:41:00Z"/>
                            <w:b/>
                            <w:bCs/>
                            <w:szCs w:val="26"/>
                          </w:rPr>
                        </w:pPr>
                      </w:p>
                      <w:p w14:paraId="060D02AB" w14:textId="77777777" w:rsidR="0056499D" w:rsidRPr="006D1D8A" w:rsidRDefault="0056499D" w:rsidP="00095447">
                        <w:pPr>
                          <w:spacing w:before="0"/>
                          <w:jc w:val="center"/>
                          <w:rPr>
                            <w:ins w:id="63" w:author="The Si Tran" w:date="2012-12-12T13:41:00Z"/>
                            <w:b/>
                            <w:sz w:val="48"/>
                            <w:szCs w:val="26"/>
                          </w:rPr>
                        </w:pPr>
                        <w:ins w:id="64" w:author="The Si Tran" w:date="2012-12-12T13:41:00Z">
                          <w:r w:rsidRPr="006D1D8A">
                            <w:rPr>
                              <w:b/>
                              <w:sz w:val="48"/>
                              <w:szCs w:val="26"/>
                            </w:rPr>
                            <w:t>Ứng dụng mạng Neuron nhân tạo vào công tác dự báo dữ liệu chuỗi thời gian</w:t>
                          </w:r>
                        </w:ins>
                      </w:p>
                      <w:p w14:paraId="3C2C0C53" w14:textId="77777777" w:rsidR="0056499D" w:rsidRPr="00074777" w:rsidRDefault="0056499D" w:rsidP="00095447">
                        <w:pPr>
                          <w:spacing w:before="0"/>
                          <w:rPr>
                            <w:ins w:id="65" w:author="The Si Tran" w:date="2012-12-12T13:41:00Z"/>
                            <w:szCs w:val="26"/>
                          </w:rPr>
                        </w:pPr>
                      </w:p>
                      <w:p w14:paraId="00E19A75" w14:textId="77777777" w:rsidR="0056499D" w:rsidRPr="00074777" w:rsidRDefault="0056499D" w:rsidP="00095447">
                        <w:pPr>
                          <w:spacing w:before="0"/>
                          <w:jc w:val="left"/>
                          <w:rPr>
                            <w:ins w:id="66" w:author="The Si Tran" w:date="2012-12-12T13:41:00Z"/>
                            <w:b/>
                            <w:bCs/>
                            <w:szCs w:val="26"/>
                          </w:rPr>
                        </w:pPr>
                      </w:p>
                      <w:p w14:paraId="69EF26DC" w14:textId="77777777" w:rsidR="0056499D" w:rsidRPr="00074777" w:rsidRDefault="0056499D" w:rsidP="00AD1513">
                        <w:pPr>
                          <w:tabs>
                            <w:tab w:val="left" w:pos="4680"/>
                          </w:tabs>
                          <w:spacing w:before="0"/>
                          <w:jc w:val="left"/>
                          <w:rPr>
                            <w:ins w:id="67" w:author="The Si Tran" w:date="2012-12-12T13:41:00Z"/>
                            <w:b/>
                            <w:bCs/>
                            <w:szCs w:val="26"/>
                          </w:rPr>
                        </w:pPr>
                        <w:ins w:id="68" w:author="The Si Tran" w:date="2012-12-12T13:42:00Z">
                          <w:r>
                            <w:rPr>
                              <w:b/>
                              <w:bCs/>
                              <w:szCs w:val="26"/>
                            </w:rPr>
                            <w:tab/>
                          </w:r>
                        </w:ins>
                        <w:ins w:id="69" w:author="The Si Tran" w:date="2012-12-12T13:43:00Z">
                          <w:r w:rsidRPr="00414332">
                            <w:rPr>
                              <w:b/>
                              <w:sz w:val="30"/>
                              <w:szCs w:val="30"/>
                            </w:rPr>
                            <w:t>HỘI ĐỒNG</w:t>
                          </w:r>
                          <w:r>
                            <w:rPr>
                              <w:b/>
                              <w:sz w:val="30"/>
                              <w:szCs w:val="30"/>
                            </w:rPr>
                            <w:t>:</w:t>
                          </w:r>
                        </w:ins>
                        <w:ins w:id="70" w:author="The Si Tran" w:date="2012-12-12T13:42:00Z">
                          <w:r>
                            <w:rPr>
                              <w:b/>
                              <w:bCs/>
                              <w:szCs w:val="26"/>
                            </w:rPr>
                            <w:tab/>
                          </w:r>
                          <w:r>
                            <w:rPr>
                              <w:b/>
                              <w:bCs/>
                              <w:szCs w:val="26"/>
                            </w:rPr>
                            <w:tab/>
                          </w:r>
                          <w:r>
                            <w:rPr>
                              <w:b/>
                              <w:bCs/>
                              <w:szCs w:val="26"/>
                            </w:rPr>
                            <w:tab/>
                          </w:r>
                        </w:ins>
                        <w:ins w:id="71" w:author="The Si Tran" w:date="2012-12-12T13:43:00Z">
                          <w:r>
                            <w:rPr>
                              <w:b/>
                              <w:bCs/>
                              <w:szCs w:val="26"/>
                            </w:rPr>
                            <w:tab/>
                          </w:r>
                          <w:r>
                            <w:rPr>
                              <w:b/>
                              <w:bCs/>
                              <w:szCs w:val="26"/>
                            </w:rPr>
                            <w:tab/>
                          </w:r>
                          <w:r>
                            <w:rPr>
                              <w:b/>
                              <w:bCs/>
                              <w:szCs w:val="26"/>
                            </w:rPr>
                            <w:tab/>
                          </w:r>
                          <w:r w:rsidRPr="00414332">
                            <w:rPr>
                              <w:b/>
                              <w:sz w:val="30"/>
                              <w:szCs w:val="30"/>
                            </w:rPr>
                            <w:t>GVHD</w:t>
                          </w:r>
                          <w:r>
                            <w:rPr>
                              <w:b/>
                              <w:sz w:val="30"/>
                              <w:szCs w:val="30"/>
                            </w:rPr>
                            <w:t xml:space="preserve">: </w:t>
                          </w:r>
                          <w:r>
                            <w:rPr>
                              <w:b/>
                              <w:bCs/>
                              <w:szCs w:val="26"/>
                            </w:rPr>
                            <w:tab/>
                          </w:r>
                        </w:ins>
                        <w:ins w:id="72" w:author="The Si Tran" w:date="2012-12-12T13:44:00Z">
                          <w:r>
                            <w:rPr>
                              <w:b/>
                              <w:bCs/>
                              <w:szCs w:val="26"/>
                            </w:rPr>
                            <w:t>P</w:t>
                          </w:r>
                          <w:r w:rsidRPr="00074777">
                            <w:rPr>
                              <w:b/>
                              <w:bCs/>
                              <w:szCs w:val="26"/>
                            </w:rPr>
                            <w:t>GS.TS Dương Tuấn Anh</w:t>
                          </w:r>
                        </w:ins>
                      </w:p>
                      <w:p w14:paraId="16B2B425" w14:textId="77777777" w:rsidR="0056499D" w:rsidRPr="00074777" w:rsidRDefault="0056499D" w:rsidP="00AD1513">
                        <w:pPr>
                          <w:tabs>
                            <w:tab w:val="left" w:pos="4680"/>
                          </w:tabs>
                          <w:spacing w:before="0"/>
                          <w:jc w:val="left"/>
                          <w:rPr>
                            <w:ins w:id="73" w:author="The Si Tran" w:date="2012-12-12T13:41:00Z"/>
                            <w:b/>
                            <w:bCs/>
                            <w:szCs w:val="26"/>
                          </w:rPr>
                        </w:pPr>
                        <w:ins w:id="74" w:author="The Si Tran" w:date="2012-12-12T13:41:00Z">
                          <w:r>
                            <w:rPr>
                              <w:b/>
                              <w:bCs/>
                              <w:i/>
                              <w:szCs w:val="26"/>
                            </w:rPr>
                            <w:tab/>
                          </w:r>
                        </w:ins>
                        <w:ins w:id="75" w:author="The Si Tran" w:date="2012-12-12T13:44:00Z">
                          <w:r w:rsidRPr="00414332">
                            <w:rPr>
                              <w:b/>
                              <w:sz w:val="30"/>
                              <w:szCs w:val="30"/>
                            </w:rPr>
                            <w:t>GVPB</w:t>
                          </w:r>
                          <w:r>
                            <w:rPr>
                              <w:b/>
                              <w:sz w:val="30"/>
                              <w:szCs w:val="30"/>
                            </w:rPr>
                            <w:t xml:space="preserve">: </w:t>
                          </w:r>
                          <w:r>
                            <w:rPr>
                              <w:b/>
                              <w:bCs/>
                              <w:szCs w:val="26"/>
                            </w:rPr>
                            <w:t>Võ Thị Ngọc Châu</w:t>
                          </w:r>
                        </w:ins>
                      </w:p>
                      <w:p w14:paraId="60B5B5CC" w14:textId="77777777" w:rsidR="0056499D" w:rsidRDefault="0056499D" w:rsidP="00095447">
                        <w:pPr>
                          <w:spacing w:before="0"/>
                          <w:jc w:val="left"/>
                          <w:rPr>
                            <w:ins w:id="76" w:author="The Si Tran" w:date="2012-12-12T13:45:00Z"/>
                            <w:b/>
                            <w:szCs w:val="26"/>
                          </w:rPr>
                        </w:pPr>
                        <w:ins w:id="77"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78" w:author="The Si Tran" w:date="2012-12-12T13:42:00Z">
                          <w:r>
                            <w:rPr>
                              <w:b/>
                              <w:szCs w:val="26"/>
                            </w:rPr>
                            <w:t xml:space="preserve">                 </w:t>
                          </w:r>
                        </w:ins>
                        <w:ins w:id="79" w:author="The Si Tran" w:date="2012-12-12T13:41:00Z">
                          <w:r w:rsidRPr="00074777">
                            <w:rPr>
                              <w:b/>
                              <w:szCs w:val="26"/>
                            </w:rPr>
                            <w:t>---o0o---</w:t>
                          </w:r>
                        </w:ins>
                      </w:p>
                      <w:p w14:paraId="360C4274" w14:textId="77777777" w:rsidR="0056499D" w:rsidRPr="00074777" w:rsidRDefault="0056499D" w:rsidP="002E545D">
                        <w:pPr>
                          <w:tabs>
                            <w:tab w:val="left" w:pos="4680"/>
                          </w:tabs>
                          <w:spacing w:before="0"/>
                          <w:jc w:val="left"/>
                          <w:rPr>
                            <w:ins w:id="80" w:author="The Si Tran" w:date="2012-12-12T13:41:00Z"/>
                            <w:b/>
                            <w:bCs/>
                            <w:szCs w:val="26"/>
                          </w:rPr>
                        </w:pPr>
                        <w:ins w:id="81"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56499D" w:rsidRDefault="0056499D" w:rsidP="002E545D">
                        <w:pPr>
                          <w:tabs>
                            <w:tab w:val="left" w:pos="4680"/>
                            <w:tab w:val="left" w:pos="7380"/>
                          </w:tabs>
                          <w:spacing w:before="0"/>
                          <w:ind w:left="3780"/>
                          <w:jc w:val="left"/>
                          <w:rPr>
                            <w:ins w:id="82" w:author="The Si Tran" w:date="2012-12-12T13:46:00Z"/>
                            <w:b/>
                            <w:sz w:val="30"/>
                            <w:szCs w:val="30"/>
                          </w:rPr>
                        </w:pPr>
                        <w:ins w:id="83" w:author="The Si Tran" w:date="2012-12-12T13:46:00Z">
                          <w:r>
                            <w:rPr>
                              <w:b/>
                              <w:sz w:val="30"/>
                              <w:szCs w:val="30"/>
                            </w:rPr>
                            <w:tab/>
                          </w:r>
                        </w:ins>
                        <w:ins w:id="84" w:author="The Si Tran" w:date="2012-12-12T13:45:00Z">
                          <w:r>
                            <w:rPr>
                              <w:b/>
                              <w:sz w:val="30"/>
                              <w:szCs w:val="30"/>
                            </w:rPr>
                            <w:t>SVTH 2</w:t>
                          </w:r>
                          <w:r w:rsidRPr="00414332">
                            <w:rPr>
                              <w:b/>
                              <w:sz w:val="30"/>
                              <w:szCs w:val="30"/>
                            </w:rPr>
                            <w:t>:</w:t>
                          </w:r>
                          <w:r>
                            <w:rPr>
                              <w:b/>
                              <w:sz w:val="30"/>
                              <w:szCs w:val="30"/>
                            </w:rPr>
                            <w:t xml:space="preserve"> T</w:t>
                          </w:r>
                        </w:ins>
                        <w:ins w:id="85" w:author="The Si Tran" w:date="2012-12-14T03:44:00Z">
                          <w:r>
                            <w:rPr>
                              <w:b/>
                              <w:sz w:val="30"/>
                              <w:szCs w:val="30"/>
                            </w:rPr>
                            <w:t>rần Thế Sĩ</w:t>
                          </w:r>
                        </w:ins>
                        <w:ins w:id="86" w:author="The Si Tran" w:date="2012-12-12T13:45:00Z">
                          <w:r>
                            <w:rPr>
                              <w:b/>
                              <w:sz w:val="30"/>
                              <w:szCs w:val="30"/>
                            </w:rPr>
                            <w:t xml:space="preserve">    </w:t>
                          </w:r>
                        </w:ins>
                        <w:ins w:id="87" w:author="The Si Tran" w:date="2012-12-14T03:45:00Z">
                          <w:r>
                            <w:rPr>
                              <w:b/>
                              <w:sz w:val="30"/>
                              <w:szCs w:val="30"/>
                            </w:rPr>
                            <w:t xml:space="preserve">       </w:t>
                          </w:r>
                        </w:ins>
                        <w:ins w:id="88" w:author="The Si Tran" w:date="2012-12-12T13:45:00Z">
                          <w:r>
                            <w:rPr>
                              <w:b/>
                              <w:sz w:val="30"/>
                              <w:szCs w:val="30"/>
                            </w:rPr>
                            <w:t>50801793</w:t>
                          </w:r>
                        </w:ins>
                      </w:p>
                      <w:p w14:paraId="2BD0F54A" w14:textId="77777777" w:rsidR="0056499D" w:rsidRPr="00822570" w:rsidRDefault="0056499D" w:rsidP="002E545D">
                        <w:pPr>
                          <w:tabs>
                            <w:tab w:val="left" w:pos="4680"/>
                            <w:tab w:val="left" w:pos="7380"/>
                          </w:tabs>
                          <w:spacing w:before="0"/>
                          <w:ind w:left="3780"/>
                          <w:jc w:val="left"/>
                          <w:rPr>
                            <w:ins w:id="89" w:author="The Si Tran" w:date="2012-12-12T13:41:00Z"/>
                            <w:b/>
                            <w:bCs/>
                            <w:szCs w:val="26"/>
                          </w:rPr>
                        </w:pPr>
                      </w:p>
                      <w:p w14:paraId="0A5EDE8B" w14:textId="77777777" w:rsidR="0056499D" w:rsidRPr="002E545D" w:rsidRDefault="0056499D" w:rsidP="00095447">
                        <w:pPr>
                          <w:spacing w:before="0"/>
                          <w:jc w:val="center"/>
                          <w:rPr>
                            <w:ins w:id="90" w:author="The Si Tran" w:date="2012-12-12T13:41:00Z"/>
                            <w:sz w:val="30"/>
                            <w:szCs w:val="30"/>
                            <w:rPrChange w:id="91" w:author="The Si Tran" w:date="2012-12-12T13:46:00Z">
                              <w:rPr>
                                <w:ins w:id="92" w:author="The Si Tran" w:date="2012-12-12T13:41:00Z"/>
                                <w:szCs w:val="26"/>
                              </w:rPr>
                            </w:rPrChange>
                          </w:rPr>
                        </w:pPr>
                        <w:ins w:id="93" w:author="The Si Tran" w:date="2012-12-12T13:41:00Z">
                          <w:r w:rsidRPr="002E545D">
                            <w:rPr>
                              <w:sz w:val="30"/>
                              <w:szCs w:val="30"/>
                              <w:rPrChange w:id="94" w:author="The Si Tran" w:date="2012-12-12T13:46:00Z">
                                <w:rPr>
                                  <w:szCs w:val="26"/>
                                </w:rPr>
                              </w:rPrChange>
                            </w:rPr>
                            <w:t>TP. HỒ CHÍ MINH, 12/2012</w:t>
                          </w:r>
                        </w:ins>
                      </w:p>
                      <w:p w14:paraId="748C38FC" w14:textId="77777777" w:rsidR="0056499D" w:rsidRPr="00414332" w:rsidRDefault="0056499D" w:rsidP="007C4131">
                        <w:pPr>
                          <w:jc w:val="center"/>
                          <w:rPr>
                            <w:b/>
                            <w:sz w:val="30"/>
                            <w:szCs w:val="30"/>
                          </w:rPr>
                        </w:pPr>
                      </w:p>
                      <w:p w14:paraId="4273081E" w14:textId="77777777" w:rsidR="0056499D" w:rsidRPr="00414332" w:rsidRDefault="0056499D" w:rsidP="007C4131">
                        <w:pPr>
                          <w:jc w:val="center"/>
                          <w:rPr>
                            <w:b/>
                            <w:sz w:val="30"/>
                            <w:szCs w:val="30"/>
                          </w:rPr>
                        </w:pPr>
                      </w:p>
                      <w:p w14:paraId="520B4861" w14:textId="77777777" w:rsidR="0056499D" w:rsidRPr="00414332" w:rsidRDefault="0056499D" w:rsidP="007C4131">
                        <w:pPr>
                          <w:jc w:val="center"/>
                          <w:rPr>
                            <w:b/>
                            <w:sz w:val="30"/>
                            <w:szCs w:val="30"/>
                          </w:rPr>
                        </w:pPr>
                      </w:p>
                      <w:p w14:paraId="15E49725" w14:textId="77777777" w:rsidR="0056499D" w:rsidRPr="00414332" w:rsidRDefault="0056499D" w:rsidP="007C4131">
                        <w:pPr>
                          <w:jc w:val="center"/>
                          <w:rPr>
                            <w:b/>
                            <w:sz w:val="30"/>
                            <w:szCs w:val="30"/>
                          </w:rPr>
                        </w:pPr>
                      </w:p>
                      <w:p w14:paraId="7D871B1D" w14:textId="77777777" w:rsidR="0056499D" w:rsidRPr="00414332" w:rsidRDefault="0056499D" w:rsidP="007C4131">
                        <w:pPr>
                          <w:jc w:val="center"/>
                          <w:rPr>
                            <w:b/>
                            <w:sz w:val="30"/>
                            <w:szCs w:val="30"/>
                          </w:rPr>
                        </w:pPr>
                      </w:p>
                      <w:p w14:paraId="43281BF9" w14:textId="77777777" w:rsidR="0056499D" w:rsidRPr="00414332" w:rsidDel="00095447" w:rsidRDefault="0056499D" w:rsidP="007C4131">
                        <w:pPr>
                          <w:jc w:val="center"/>
                          <w:rPr>
                            <w:del w:id="95" w:author="The Si Tran" w:date="2012-12-12T13:41:00Z"/>
                            <w:b/>
                            <w:sz w:val="50"/>
                            <w:szCs w:val="50"/>
                          </w:rPr>
                        </w:pPr>
                        <w:del w:id="96" w:author="The Si Tran" w:date="2012-12-12T13:41:00Z">
                          <w:r w:rsidRPr="00414332" w:rsidDel="00095447">
                            <w:rPr>
                              <w:b/>
                              <w:sz w:val="50"/>
                              <w:szCs w:val="50"/>
                            </w:rPr>
                            <w:delText>TÊN ĐỀ TÀI</w:delText>
                          </w:r>
                        </w:del>
                      </w:p>
                      <w:p w14:paraId="74C603C8" w14:textId="77777777" w:rsidR="0056499D" w:rsidRPr="00414332" w:rsidDel="00095447" w:rsidRDefault="0056499D" w:rsidP="007C4131">
                        <w:pPr>
                          <w:jc w:val="center"/>
                          <w:rPr>
                            <w:del w:id="97" w:author="The Si Tran" w:date="2012-12-12T13:41:00Z"/>
                            <w:sz w:val="30"/>
                            <w:szCs w:val="30"/>
                          </w:rPr>
                        </w:pPr>
                        <w:del w:id="98" w:author="The Si Tran" w:date="2012-12-12T13:41:00Z">
                          <w:r w:rsidRPr="00414332" w:rsidDel="00095447">
                            <w:rPr>
                              <w:sz w:val="30"/>
                              <w:szCs w:val="30"/>
                            </w:rPr>
                            <w:delText>(size 16-25 tùy theo số lượng từ)</w:delText>
                          </w:r>
                        </w:del>
                      </w:p>
                      <w:p w14:paraId="6B8C182C" w14:textId="77777777" w:rsidR="0056499D" w:rsidRPr="00414332" w:rsidRDefault="0056499D" w:rsidP="007C4131">
                        <w:pPr>
                          <w:rPr>
                            <w:sz w:val="30"/>
                            <w:szCs w:val="30"/>
                          </w:rPr>
                        </w:pPr>
                      </w:p>
                      <w:p w14:paraId="78884E63" w14:textId="77777777" w:rsidR="0056499D" w:rsidRPr="00414332" w:rsidRDefault="0056499D" w:rsidP="007C4131">
                        <w:pPr>
                          <w:rPr>
                            <w:sz w:val="30"/>
                            <w:szCs w:val="30"/>
                          </w:rPr>
                        </w:pPr>
                      </w:p>
                      <w:p w14:paraId="2034164A" w14:textId="77777777" w:rsidR="0056499D" w:rsidRPr="00414332" w:rsidRDefault="0056499D" w:rsidP="007C4131">
                        <w:pPr>
                          <w:rPr>
                            <w:sz w:val="30"/>
                            <w:szCs w:val="30"/>
                          </w:rPr>
                        </w:pPr>
                      </w:p>
                      <w:p w14:paraId="0947E522" w14:textId="77777777" w:rsidR="0056499D" w:rsidRPr="00414332" w:rsidRDefault="0056499D" w:rsidP="007C4131">
                        <w:pPr>
                          <w:rPr>
                            <w:sz w:val="30"/>
                            <w:szCs w:val="30"/>
                          </w:rPr>
                        </w:pPr>
                      </w:p>
                      <w:p w14:paraId="262E116F" w14:textId="77777777" w:rsidR="0056499D" w:rsidRPr="00414332" w:rsidRDefault="0056499D" w:rsidP="007C4131">
                        <w:pPr>
                          <w:rPr>
                            <w:sz w:val="30"/>
                            <w:szCs w:val="30"/>
                          </w:rPr>
                        </w:pPr>
                      </w:p>
                      <w:p w14:paraId="505F9F1F" w14:textId="77777777" w:rsidR="0056499D" w:rsidRDefault="0056499D" w:rsidP="007C4131">
                        <w:pPr>
                          <w:ind w:left="4320"/>
                          <w:rPr>
                            <w:b/>
                            <w:sz w:val="30"/>
                            <w:szCs w:val="30"/>
                          </w:rPr>
                        </w:pPr>
                      </w:p>
                      <w:p w14:paraId="7F685341" w14:textId="77777777" w:rsidR="0056499D" w:rsidRPr="00414332" w:rsidRDefault="0056499D" w:rsidP="007C4131">
                        <w:pPr>
                          <w:ind w:left="4320"/>
                          <w:rPr>
                            <w:b/>
                            <w:sz w:val="30"/>
                            <w:szCs w:val="30"/>
                          </w:rPr>
                        </w:pPr>
                      </w:p>
                      <w:p w14:paraId="604EF380" w14:textId="77777777" w:rsidR="0056499D" w:rsidRPr="00414332" w:rsidRDefault="0056499D" w:rsidP="007C4131">
                        <w:pPr>
                          <w:ind w:left="3240"/>
                          <w:rPr>
                            <w:b/>
                            <w:sz w:val="30"/>
                            <w:szCs w:val="30"/>
                          </w:rPr>
                        </w:pPr>
                        <w:r w:rsidRPr="00414332">
                          <w:rPr>
                            <w:b/>
                            <w:sz w:val="30"/>
                            <w:szCs w:val="30"/>
                          </w:rPr>
                          <w:t>HỘI ĐỒNG: ………………………………</w:t>
                        </w:r>
                      </w:p>
                      <w:p w14:paraId="4FE05E53" w14:textId="77777777" w:rsidR="0056499D" w:rsidRPr="00414332" w:rsidRDefault="0056499D" w:rsidP="007C4131">
                        <w:pPr>
                          <w:ind w:left="3240"/>
                          <w:rPr>
                            <w:b/>
                            <w:sz w:val="30"/>
                            <w:szCs w:val="30"/>
                          </w:rPr>
                        </w:pPr>
                        <w:r w:rsidRPr="00414332">
                          <w:rPr>
                            <w:b/>
                            <w:sz w:val="30"/>
                            <w:szCs w:val="30"/>
                          </w:rPr>
                          <w:t>GVHD: ………………………………………</w:t>
                        </w:r>
                      </w:p>
                      <w:p w14:paraId="6D8F7469" w14:textId="77777777" w:rsidR="0056499D" w:rsidRPr="00414332" w:rsidRDefault="0056499D" w:rsidP="007C4131">
                        <w:pPr>
                          <w:ind w:left="3240"/>
                          <w:rPr>
                            <w:b/>
                            <w:sz w:val="30"/>
                            <w:szCs w:val="30"/>
                          </w:rPr>
                        </w:pPr>
                        <w:r w:rsidRPr="00414332">
                          <w:rPr>
                            <w:b/>
                            <w:sz w:val="30"/>
                            <w:szCs w:val="30"/>
                          </w:rPr>
                          <w:t>GVPB: ………………………………………</w:t>
                        </w:r>
                      </w:p>
                      <w:p w14:paraId="3371CD51" w14:textId="77777777" w:rsidR="0056499D" w:rsidRPr="00414332" w:rsidRDefault="0056499D" w:rsidP="007C4131">
                        <w:pPr>
                          <w:ind w:left="3240"/>
                          <w:rPr>
                            <w:b/>
                            <w:sz w:val="30"/>
                            <w:szCs w:val="30"/>
                          </w:rPr>
                        </w:pPr>
                        <w:r w:rsidRPr="00414332">
                          <w:rPr>
                            <w:b/>
                            <w:sz w:val="30"/>
                            <w:szCs w:val="30"/>
                          </w:rPr>
                          <w:t xml:space="preserve">                                ---o0o---</w:t>
                        </w:r>
                      </w:p>
                      <w:p w14:paraId="2FDE68EE" w14:textId="77777777" w:rsidR="0056499D" w:rsidRPr="00414332" w:rsidRDefault="0056499D" w:rsidP="007C4131">
                        <w:pPr>
                          <w:ind w:left="3240"/>
                          <w:rPr>
                            <w:b/>
                            <w:sz w:val="30"/>
                            <w:szCs w:val="30"/>
                          </w:rPr>
                        </w:pPr>
                        <w:r w:rsidRPr="00414332">
                          <w:rPr>
                            <w:b/>
                            <w:sz w:val="30"/>
                            <w:szCs w:val="30"/>
                          </w:rPr>
                          <w:t>SVTH 1: ………………………………… (MSSV)</w:t>
                        </w:r>
                      </w:p>
                      <w:p w14:paraId="026C3766" w14:textId="77777777" w:rsidR="0056499D" w:rsidRPr="00414332" w:rsidRDefault="0056499D" w:rsidP="007C4131">
                        <w:pPr>
                          <w:ind w:left="3240"/>
                          <w:rPr>
                            <w:b/>
                            <w:sz w:val="30"/>
                            <w:szCs w:val="30"/>
                          </w:rPr>
                        </w:pPr>
                        <w:r w:rsidRPr="00414332">
                          <w:rPr>
                            <w:b/>
                            <w:sz w:val="30"/>
                            <w:szCs w:val="30"/>
                          </w:rPr>
                          <w:t>SVTH 2: ………………………………… (MSSV)</w:t>
                        </w:r>
                      </w:p>
                      <w:p w14:paraId="0C95FBBB" w14:textId="77777777" w:rsidR="0056499D" w:rsidRPr="00414332" w:rsidRDefault="0056499D" w:rsidP="007C4131">
                        <w:pPr>
                          <w:ind w:left="3240"/>
                          <w:rPr>
                            <w:b/>
                            <w:sz w:val="30"/>
                            <w:szCs w:val="30"/>
                          </w:rPr>
                        </w:pPr>
                        <w:r w:rsidRPr="00414332">
                          <w:rPr>
                            <w:b/>
                            <w:sz w:val="30"/>
                            <w:szCs w:val="30"/>
                          </w:rPr>
                          <w:t>SVTH 3: ………………………………… (MSSV)</w:t>
                        </w:r>
                      </w:p>
                      <w:p w14:paraId="70E6E6D6" w14:textId="77777777" w:rsidR="0056499D" w:rsidRPr="00414332" w:rsidRDefault="0056499D" w:rsidP="007C4131">
                        <w:pPr>
                          <w:ind w:left="3240"/>
                          <w:rPr>
                            <w:sz w:val="30"/>
                            <w:szCs w:val="30"/>
                          </w:rPr>
                        </w:pPr>
                        <w:r w:rsidRPr="00414332">
                          <w:rPr>
                            <w:b/>
                            <w:sz w:val="30"/>
                            <w:szCs w:val="30"/>
                          </w:rPr>
                          <w:t>……</w:t>
                        </w:r>
                      </w:p>
                      <w:p w14:paraId="65328F86" w14:textId="77777777" w:rsidR="0056499D" w:rsidRPr="00414332" w:rsidRDefault="0056499D" w:rsidP="007C4131">
                        <w:pPr>
                          <w:ind w:left="2520" w:firstLine="720"/>
                          <w:rPr>
                            <w:sz w:val="30"/>
                            <w:szCs w:val="30"/>
                          </w:rPr>
                        </w:pPr>
                        <w:r w:rsidRPr="00414332">
                          <w:rPr>
                            <w:sz w:val="30"/>
                            <w:szCs w:val="30"/>
                          </w:rPr>
                          <w:t>(Size 15)</w:t>
                        </w:r>
                      </w:p>
                      <w:p w14:paraId="5FB8F90B" w14:textId="77777777" w:rsidR="0056499D" w:rsidRPr="00414332" w:rsidRDefault="0056499D" w:rsidP="007C4131">
                        <w:pPr>
                          <w:rPr>
                            <w:sz w:val="30"/>
                            <w:szCs w:val="30"/>
                          </w:rPr>
                        </w:pPr>
                      </w:p>
                      <w:p w14:paraId="56371461" w14:textId="77777777" w:rsidR="0056499D" w:rsidRPr="00414332" w:rsidRDefault="0056499D" w:rsidP="007C4131">
                        <w:pPr>
                          <w:rPr>
                            <w:sz w:val="30"/>
                            <w:szCs w:val="30"/>
                          </w:rPr>
                        </w:pPr>
                      </w:p>
                      <w:p w14:paraId="1A15B0F8" w14:textId="77777777" w:rsidR="0056499D" w:rsidRPr="00414332" w:rsidRDefault="0056499D" w:rsidP="007C4131">
                        <w:pPr>
                          <w:jc w:val="center"/>
                          <w:rPr>
                            <w:b/>
                            <w:sz w:val="30"/>
                            <w:szCs w:val="30"/>
                          </w:rPr>
                        </w:pPr>
                      </w:p>
                      <w:p w14:paraId="4D32EADE" w14:textId="77777777" w:rsidR="0056499D" w:rsidRPr="00414332" w:rsidRDefault="0056499D" w:rsidP="007C4131">
                        <w:pPr>
                          <w:jc w:val="center"/>
                          <w:rPr>
                            <w:sz w:val="30"/>
                            <w:szCs w:val="30"/>
                          </w:rPr>
                        </w:pPr>
                      </w:p>
                      <w:p w14:paraId="35691925" w14:textId="77777777" w:rsidR="0056499D" w:rsidRPr="00414332" w:rsidRDefault="0056499D" w:rsidP="007C4131">
                        <w:pPr>
                          <w:jc w:val="center"/>
                          <w:rPr>
                            <w:sz w:val="30"/>
                            <w:szCs w:val="30"/>
                          </w:rPr>
                        </w:pPr>
                        <w:r w:rsidRPr="00414332">
                          <w:rPr>
                            <w:sz w:val="30"/>
                            <w:szCs w:val="30"/>
                          </w:rPr>
                          <w:t>TP. HỒ CHÍ MINH, THÁNG/NĂM</w:t>
                        </w:r>
                        <w:r>
                          <w:rPr>
                            <w:sz w:val="30"/>
                            <w:szCs w:val="30"/>
                          </w:rPr>
                          <w:t xml:space="preserve"> (BẢO VỆ)</w:t>
                        </w:r>
                      </w:p>
                    </w:txbxContent>
                  </v:textbox>
                </v:rect>
              </w:pict>
            </mc:Fallback>
          </mc:AlternateContent>
        </w:r>
      </w:ins>
    </w:p>
    <w:p w14:paraId="685F7A69" w14:textId="77777777" w:rsidR="007C4131" w:rsidRDefault="007C4131">
      <w:pPr>
        <w:rPr>
          <w:ins w:id="99" w:author="The Si Tran" w:date="2012-12-12T13:39:00Z"/>
          <w:kern w:val="32"/>
        </w:rPr>
        <w:pPrChange w:id="100" w:author="The Si Tran" w:date="2012-12-12T13:39:00Z">
          <w:pPr>
            <w:spacing w:before="0" w:after="200" w:line="276" w:lineRule="auto"/>
            <w:jc w:val="left"/>
          </w:pPr>
        </w:pPrChange>
      </w:pPr>
      <w:ins w:id="101" w:author="The Si Tran" w:date="2012-12-12T13:39:00Z">
        <w:r>
          <w:br w:type="page"/>
        </w:r>
      </w:ins>
    </w:p>
    <w:p w14:paraId="31E80E93" w14:textId="77777777" w:rsidR="0032705F" w:rsidRPr="0049233F" w:rsidRDefault="00071624" w:rsidP="00071624">
      <w:pPr>
        <w:pStyle w:val="Heading1"/>
        <w:numPr>
          <w:ilvl w:val="0"/>
          <w:numId w:val="0"/>
        </w:numPr>
        <w:spacing w:before="0"/>
        <w:ind w:left="360"/>
        <w:rPr>
          <w:rFonts w:cs="Times New Roman"/>
          <w:sz w:val="26"/>
          <w:szCs w:val="26"/>
          <w:rPrChange w:id="102" w:author="The Si Tran" w:date="2012-12-05T23:02:00Z">
            <w:rPr>
              <w:rFonts w:cs="Times New Roman"/>
            </w:rPr>
          </w:rPrChange>
        </w:rPr>
      </w:pPr>
      <w:bookmarkStart w:id="103" w:name="_Toc343220670"/>
      <w:r w:rsidRPr="0049233F">
        <w:rPr>
          <w:rFonts w:cs="Times New Roman"/>
          <w:sz w:val="26"/>
          <w:szCs w:val="26"/>
          <w:rPrChange w:id="104" w:author="The Si Tran" w:date="2012-12-05T23:02:00Z">
            <w:rPr>
              <w:rFonts w:cs="Times New Roman"/>
              <w:b w:val="0"/>
              <w:bCs w:val="0"/>
              <w:kern w:val="0"/>
              <w:sz w:val="26"/>
              <w:szCs w:val="22"/>
            </w:rPr>
          </w:rPrChange>
        </w:rPr>
        <w:lastRenderedPageBreak/>
        <w:t>LỜI CAM ĐOAN</w:t>
      </w:r>
      <w:bookmarkEnd w:id="6"/>
      <w:bookmarkEnd w:id="103"/>
    </w:p>
    <w:p w14:paraId="2E83E915" w14:textId="77777777" w:rsidR="00071624" w:rsidRPr="0049233F" w:rsidRDefault="0032705F" w:rsidP="0032705F">
      <w:pPr>
        <w:rPr>
          <w:kern w:val="32"/>
          <w:szCs w:val="26"/>
          <w:rPrChange w:id="105" w:author="The Si Tran" w:date="2012-12-05T23:02:00Z">
            <w:rPr>
              <w:kern w:val="32"/>
              <w:sz w:val="32"/>
              <w:szCs w:val="32"/>
            </w:rPr>
          </w:rPrChange>
        </w:rPr>
      </w:pPr>
      <w:r w:rsidRPr="002B1464">
        <w:rPr>
          <w:szCs w:val="26"/>
        </w:rPr>
        <w:br w:type="page"/>
      </w:r>
    </w:p>
    <w:p w14:paraId="15918FA4" w14:textId="77777777" w:rsidR="0032705F" w:rsidRPr="0049233F" w:rsidRDefault="00071624" w:rsidP="00071624">
      <w:pPr>
        <w:pStyle w:val="Heading1"/>
        <w:numPr>
          <w:ilvl w:val="0"/>
          <w:numId w:val="0"/>
        </w:numPr>
        <w:ind w:left="360"/>
        <w:rPr>
          <w:rFonts w:cs="Times New Roman"/>
          <w:sz w:val="26"/>
          <w:szCs w:val="26"/>
          <w:rPrChange w:id="106" w:author="The Si Tran" w:date="2012-12-05T23:02:00Z">
            <w:rPr>
              <w:rFonts w:cs="Times New Roman"/>
            </w:rPr>
          </w:rPrChange>
        </w:rPr>
      </w:pPr>
      <w:bookmarkStart w:id="107" w:name="_Toc328879884"/>
      <w:bookmarkStart w:id="108" w:name="_Toc328894960"/>
      <w:bookmarkStart w:id="109" w:name="_Toc343220671"/>
      <w:r w:rsidRPr="0049233F">
        <w:rPr>
          <w:rFonts w:cs="Times New Roman"/>
          <w:sz w:val="26"/>
          <w:szCs w:val="26"/>
          <w:rPrChange w:id="110" w:author="The Si Tran" w:date="2012-12-05T23:02:00Z">
            <w:rPr>
              <w:rFonts w:cs="Times New Roman"/>
              <w:b w:val="0"/>
              <w:bCs w:val="0"/>
              <w:kern w:val="0"/>
              <w:sz w:val="26"/>
              <w:szCs w:val="22"/>
            </w:rPr>
          </w:rPrChange>
        </w:rPr>
        <w:lastRenderedPageBreak/>
        <w:t>LỜI CÁM ƠN</w:t>
      </w:r>
      <w:bookmarkEnd w:id="107"/>
      <w:bookmarkEnd w:id="108"/>
      <w:bookmarkEnd w:id="109"/>
    </w:p>
    <w:p w14:paraId="0C404539" w14:textId="77777777" w:rsidR="00071624" w:rsidRPr="0049233F" w:rsidRDefault="0032705F" w:rsidP="0032705F">
      <w:pPr>
        <w:rPr>
          <w:kern w:val="32"/>
          <w:szCs w:val="26"/>
          <w:rPrChange w:id="111" w:author="The Si Tran" w:date="2012-12-05T23:02:00Z">
            <w:rPr>
              <w:kern w:val="32"/>
              <w:sz w:val="32"/>
              <w:szCs w:val="32"/>
            </w:rPr>
          </w:rPrChange>
        </w:rPr>
      </w:pPr>
      <w:r w:rsidRPr="002B1464">
        <w:rPr>
          <w:szCs w:val="26"/>
        </w:rPr>
        <w:br w:type="page"/>
      </w:r>
    </w:p>
    <w:p w14:paraId="18AC497E" w14:textId="77777777" w:rsidR="0032705F" w:rsidRPr="0049233F" w:rsidRDefault="00071624" w:rsidP="00071624">
      <w:pPr>
        <w:pStyle w:val="Heading1"/>
        <w:numPr>
          <w:ilvl w:val="0"/>
          <w:numId w:val="0"/>
        </w:numPr>
        <w:ind w:left="360"/>
        <w:rPr>
          <w:rFonts w:cs="Times New Roman"/>
          <w:sz w:val="26"/>
          <w:szCs w:val="26"/>
          <w:rPrChange w:id="112" w:author="The Si Tran" w:date="2012-12-05T23:02:00Z">
            <w:rPr>
              <w:rFonts w:cs="Times New Roman"/>
            </w:rPr>
          </w:rPrChange>
        </w:rPr>
      </w:pPr>
      <w:bookmarkStart w:id="113" w:name="_Toc328879885"/>
      <w:bookmarkStart w:id="114" w:name="_Toc328894961"/>
      <w:bookmarkStart w:id="115" w:name="_Toc343220672"/>
      <w:r w:rsidRPr="0049233F">
        <w:rPr>
          <w:rFonts w:cs="Times New Roman"/>
          <w:sz w:val="26"/>
          <w:szCs w:val="26"/>
          <w:rPrChange w:id="116" w:author="The Si Tran" w:date="2012-12-05T23:02:00Z">
            <w:rPr>
              <w:rFonts w:cs="Times New Roman"/>
              <w:b w:val="0"/>
              <w:bCs w:val="0"/>
              <w:kern w:val="0"/>
              <w:sz w:val="26"/>
              <w:szCs w:val="22"/>
            </w:rPr>
          </w:rPrChange>
        </w:rPr>
        <w:lastRenderedPageBreak/>
        <w:t>TÓM TẮT LUẬN VĂN</w:t>
      </w:r>
      <w:bookmarkEnd w:id="113"/>
      <w:bookmarkEnd w:id="114"/>
      <w:bookmarkEnd w:id="115"/>
    </w:p>
    <w:p w14:paraId="248C1994" w14:textId="77777777" w:rsidR="005D6B44" w:rsidRPr="00526192" w:rsidRDefault="005D6B44">
      <w:pPr>
        <w:ind w:firstLine="360"/>
        <w:rPr>
          <w:ins w:id="117" w:author="The Si Tran" w:date="2012-12-12T07:36:00Z"/>
          <w:szCs w:val="26"/>
        </w:rPr>
        <w:pPrChange w:id="118" w:author="superchickend" w:date="2012-12-12T08:17:00Z">
          <w:pPr/>
        </w:pPrChange>
      </w:pPr>
      <w:ins w:id="119" w:author="The Si Tran" w:date="2012-12-12T07:36:00Z">
        <w:r w:rsidRPr="00526192">
          <w:rPr>
            <w:szCs w:val="26"/>
          </w:rPr>
          <w:t>Ngày nay, trong môi trường thông tin bùng nổ và luôn thay đổi, thì dự báo đóng vai trò rất quan trọng trong bài toán ra quyết định, lập kế hoạch của các cá nhân, tổ chức, doanh nghiệp và các quốc gia. Có rất nhiều hướng nghiên cứu khác nhau cho bài toán dự báo, một trong những hướng đã đạt được nhiều thành công và vẫn đang phát triển là bài toán dự báo dựa vào chuỗi dữ liệu thời gian. Hầu như, trong các tất cả các lĩnh vực kinh tế, tài chính, môi trường, y học đều có những nghiên cứu và áp dụng dựa trên dữ liệu chuỗi thời gian. Hai mô hình tiêu biểu là mô hình hồi qui tích hợp trung bình di động (ARIMA) và mô hình mạ</w:t>
        </w:r>
        <w:r w:rsidR="002569E2">
          <w:rPr>
            <w:szCs w:val="26"/>
          </w:rPr>
          <w:t>ng nơ</w:t>
        </w:r>
        <w:r w:rsidRPr="00526192">
          <w:rPr>
            <w:szCs w:val="26"/>
          </w:rPr>
          <w:t xml:space="preserve">ron nhân tạo (ANN). </w:t>
        </w:r>
      </w:ins>
    </w:p>
    <w:p w14:paraId="2DBDFC16" w14:textId="77777777" w:rsidR="005D6B44" w:rsidRPr="00526192" w:rsidRDefault="005D6B44">
      <w:pPr>
        <w:ind w:firstLine="360"/>
        <w:rPr>
          <w:ins w:id="120" w:author="The Si Tran" w:date="2012-12-12T07:36:00Z"/>
          <w:szCs w:val="26"/>
          <w:lang w:val="fr-FR"/>
        </w:rPr>
        <w:pPrChange w:id="121" w:author="superchickend" w:date="2012-12-12T08:17:00Z">
          <w:pPr/>
        </w:pPrChange>
      </w:pPr>
      <w:ins w:id="122" w:author="The Si Tran" w:date="2012-12-12T07:36:00Z">
        <w:r w:rsidRPr="00526192">
          <w:rPr>
            <w:szCs w:val="26"/>
          </w:rPr>
          <w:t xml:space="preserve">Báo cáo là tài liệu cung cấp những khái niệm cơ bản về bài toán dự báo, các khái niệm thống kê có liên quan đến bài toán dự báo chuỗi thời gian. Luận văn tập trung tìm hiểu 3 mô hình dự báo. Thứ nhất là lớp mô hình ARIMA bao gồm các mô hình AR, MA, ARMA, ARIMA và SARIMA. </w:t>
        </w:r>
        <w:r w:rsidRPr="00526192">
          <w:rPr>
            <w:szCs w:val="26"/>
            <w:lang w:val="fr-FR"/>
          </w:rPr>
          <w:t>Lớp mô hình ARIMA có khả năng thích nghi với các chuỗi thời gian tĩnh và không tĩnh, thuộc lớp mô hình tuyến tính. Thứ hai là mô hình mạng nơ ron nhân tạo (ANN). ANN là thuộc lớp mô hình phi tuyến.  Cuối cùng , chúng tôi giới thiệu mô hình kết hợp của hai mô hình ARIMA và ANN nhằm mong muốn kết hợp được ưu điểm của hai mô hình thành phần để giải quyết các bài toán trong thực tế - đa phần chứa đựng cả hai thành phần tuyến tính và phi tuyến.</w:t>
        </w:r>
      </w:ins>
    </w:p>
    <w:p w14:paraId="6C7CB01B" w14:textId="77777777" w:rsidR="00071624" w:rsidRPr="0049233F" w:rsidRDefault="005D6B44">
      <w:pPr>
        <w:ind w:firstLine="360"/>
        <w:rPr>
          <w:kern w:val="32"/>
          <w:szCs w:val="26"/>
          <w:rPrChange w:id="123" w:author="The Si Tran" w:date="2012-12-05T23:02:00Z">
            <w:rPr>
              <w:kern w:val="32"/>
              <w:sz w:val="32"/>
              <w:szCs w:val="32"/>
            </w:rPr>
          </w:rPrChange>
        </w:rPr>
        <w:pPrChange w:id="124" w:author="superchickend" w:date="2012-12-12T08:17:00Z">
          <w:pPr/>
        </w:pPrChange>
      </w:pPr>
      <w:ins w:id="125" w:author="The Si Tran" w:date="2012-12-12T07:36:00Z">
        <w:r w:rsidRPr="00526192">
          <w:rPr>
            <w:szCs w:val="26"/>
            <w:lang w:val="fr-FR"/>
          </w:rPr>
          <w:t>Phần còn lại của báo cáo trình bày kết quả thực nghiệm so sánh giữa ba mô hình đã giới thiệu và rút ra kết luận. Kết quả thực nghiệm thu được từ chương trình tự xây dựng của nhóm dựa trên những kiến thức lý thuyết và các giải thuật đã tìm hiểu.</w:t>
        </w:r>
      </w:ins>
      <w:r w:rsidR="0032705F" w:rsidRPr="002B1464">
        <w:rPr>
          <w:szCs w:val="26"/>
        </w:rPr>
        <w:br w:type="page"/>
      </w:r>
    </w:p>
    <w:p w14:paraId="067CED07" w14:textId="77777777" w:rsidR="002E545D" w:rsidRDefault="002E545D" w:rsidP="0045424A">
      <w:pPr>
        <w:pStyle w:val="Heading1"/>
        <w:numPr>
          <w:ilvl w:val="0"/>
          <w:numId w:val="0"/>
        </w:numPr>
        <w:spacing w:line="480" w:lineRule="auto"/>
        <w:jc w:val="both"/>
        <w:rPr>
          <w:ins w:id="126" w:author="The Si Tran" w:date="2012-12-12T13:48:00Z"/>
          <w:rFonts w:cs="Times New Roman"/>
          <w:sz w:val="26"/>
          <w:szCs w:val="26"/>
        </w:rPr>
      </w:pPr>
      <w:bookmarkStart w:id="127" w:name="_Toc343220673"/>
      <w:ins w:id="128" w:author="The Si Tran" w:date="2012-12-12T13:48:00Z">
        <w:r>
          <w:rPr>
            <w:rFonts w:cs="Times New Roman"/>
            <w:sz w:val="26"/>
            <w:szCs w:val="26"/>
          </w:rPr>
          <w:lastRenderedPageBreak/>
          <w:t>MỤC LỤC</w:t>
        </w:r>
        <w:bookmarkEnd w:id="127"/>
      </w:ins>
    </w:p>
    <w:p w14:paraId="019DEAB5" w14:textId="77777777" w:rsidR="009462B6" w:rsidRDefault="002E545D">
      <w:pPr>
        <w:pStyle w:val="TOC1"/>
        <w:tabs>
          <w:tab w:val="right" w:leader="dot" w:pos="9062"/>
        </w:tabs>
        <w:rPr>
          <w:ins w:id="129" w:author="The Si Tran" w:date="2012-12-14T03:55:00Z"/>
          <w:rFonts w:asciiTheme="minorHAnsi" w:eastAsiaTheme="minorEastAsia" w:hAnsiTheme="minorHAnsi" w:cstheme="minorBidi"/>
          <w:noProof/>
          <w:sz w:val="22"/>
        </w:rPr>
      </w:pPr>
      <w:ins w:id="130" w:author="The Si Tran" w:date="2012-12-12T13:49:00Z">
        <w:r>
          <w:fldChar w:fldCharType="begin"/>
        </w:r>
        <w:r>
          <w:instrText xml:space="preserve"> TOC \o "1-3" \f \h \z \u </w:instrText>
        </w:r>
      </w:ins>
      <w:r>
        <w:fldChar w:fldCharType="separate"/>
      </w:r>
      <w:ins w:id="131" w:author="The Si Tran" w:date="2012-12-14T03:55:00Z">
        <w:r w:rsidR="009462B6" w:rsidRPr="00631DC9">
          <w:rPr>
            <w:rStyle w:val="Hyperlink"/>
            <w:noProof/>
          </w:rPr>
          <w:fldChar w:fldCharType="begin"/>
        </w:r>
        <w:r w:rsidR="009462B6" w:rsidRPr="00631DC9">
          <w:rPr>
            <w:rStyle w:val="Hyperlink"/>
            <w:noProof/>
          </w:rPr>
          <w:instrText xml:space="preserve"> </w:instrText>
        </w:r>
        <w:r w:rsidR="009462B6">
          <w:rPr>
            <w:noProof/>
          </w:rPr>
          <w:instrText>HYPERLINK \l "_Toc343220670"</w:instrText>
        </w:r>
        <w:r w:rsidR="009462B6" w:rsidRPr="00631DC9">
          <w:rPr>
            <w:rStyle w:val="Hyperlink"/>
            <w:noProof/>
          </w:rPr>
          <w:instrText xml:space="preserve"> </w:instrText>
        </w:r>
        <w:r w:rsidR="009462B6" w:rsidRPr="00631DC9">
          <w:rPr>
            <w:rStyle w:val="Hyperlink"/>
            <w:noProof/>
          </w:rPr>
          <w:fldChar w:fldCharType="separate"/>
        </w:r>
        <w:r w:rsidR="009462B6" w:rsidRPr="00631DC9">
          <w:rPr>
            <w:rStyle w:val="Hyperlink"/>
            <w:noProof/>
          </w:rPr>
          <w:t>LỜI CAM ĐOAN</w:t>
        </w:r>
        <w:r w:rsidR="009462B6">
          <w:rPr>
            <w:noProof/>
            <w:webHidden/>
          </w:rPr>
          <w:tab/>
        </w:r>
        <w:r w:rsidR="009462B6">
          <w:rPr>
            <w:noProof/>
            <w:webHidden/>
          </w:rPr>
          <w:fldChar w:fldCharType="begin"/>
        </w:r>
        <w:r w:rsidR="009462B6">
          <w:rPr>
            <w:noProof/>
            <w:webHidden/>
          </w:rPr>
          <w:instrText xml:space="preserve"> PAGEREF _Toc343220670 \h </w:instrText>
        </w:r>
      </w:ins>
      <w:r w:rsidR="009462B6">
        <w:rPr>
          <w:noProof/>
          <w:webHidden/>
        </w:rPr>
      </w:r>
      <w:r w:rsidR="009462B6">
        <w:rPr>
          <w:noProof/>
          <w:webHidden/>
        </w:rPr>
        <w:fldChar w:fldCharType="separate"/>
      </w:r>
      <w:ins w:id="132" w:author="The Si Tran" w:date="2012-12-14T03:55:00Z">
        <w:r w:rsidR="009462B6">
          <w:rPr>
            <w:noProof/>
            <w:webHidden/>
          </w:rPr>
          <w:t>ii</w:t>
        </w:r>
        <w:r w:rsidR="009462B6">
          <w:rPr>
            <w:noProof/>
            <w:webHidden/>
          </w:rPr>
          <w:fldChar w:fldCharType="end"/>
        </w:r>
        <w:r w:rsidR="009462B6" w:rsidRPr="00631DC9">
          <w:rPr>
            <w:rStyle w:val="Hyperlink"/>
            <w:noProof/>
          </w:rPr>
          <w:fldChar w:fldCharType="end"/>
        </w:r>
      </w:ins>
    </w:p>
    <w:p w14:paraId="2241C7F8" w14:textId="77777777" w:rsidR="009462B6" w:rsidRDefault="009462B6">
      <w:pPr>
        <w:pStyle w:val="TOC1"/>
        <w:tabs>
          <w:tab w:val="right" w:leader="dot" w:pos="9062"/>
        </w:tabs>
        <w:rPr>
          <w:ins w:id="133" w:author="The Si Tran" w:date="2012-12-14T03:55:00Z"/>
          <w:rFonts w:asciiTheme="minorHAnsi" w:eastAsiaTheme="minorEastAsia" w:hAnsiTheme="minorHAnsi" w:cstheme="minorBidi"/>
          <w:noProof/>
          <w:sz w:val="22"/>
        </w:rPr>
      </w:pPr>
      <w:ins w:id="134"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"_Toc343220671"</w:instrText>
        </w:r>
        <w:r w:rsidRPr="00631DC9">
          <w:rPr>
            <w:rStyle w:val="Hyperlink"/>
            <w:noProof/>
          </w:rPr>
          <w:instrText xml:space="preserve"> </w:instrText>
        </w:r>
        <w:r w:rsidRPr="00631DC9">
          <w:rPr>
            <w:rStyle w:val="Hyperlink"/>
            <w:noProof/>
          </w:rPr>
          <w:fldChar w:fldCharType="separate"/>
        </w:r>
        <w:r w:rsidRPr="00631DC9">
          <w:rPr>
            <w:rStyle w:val="Hyperlink"/>
            <w:noProof/>
          </w:rPr>
          <w:t>LỜI CÁM ƠN</w:t>
        </w:r>
        <w:r>
          <w:rPr>
            <w:noProof/>
            <w:webHidden/>
          </w:rPr>
          <w:tab/>
        </w:r>
        <w:r>
          <w:rPr>
            <w:noProof/>
            <w:webHidden/>
          </w:rPr>
          <w:fldChar w:fldCharType="begin"/>
        </w:r>
        <w:r>
          <w:rPr>
            <w:noProof/>
            <w:webHidden/>
          </w:rPr>
          <w:instrText xml:space="preserve"> PAGEREF _Toc343220671 \h </w:instrText>
        </w:r>
      </w:ins>
      <w:r>
        <w:rPr>
          <w:noProof/>
          <w:webHidden/>
        </w:rPr>
      </w:r>
      <w:r>
        <w:rPr>
          <w:noProof/>
          <w:webHidden/>
        </w:rPr>
        <w:fldChar w:fldCharType="separate"/>
      </w:r>
      <w:ins w:id="135" w:author="The Si Tran" w:date="2012-12-14T03:55:00Z">
        <w:r>
          <w:rPr>
            <w:noProof/>
            <w:webHidden/>
          </w:rPr>
          <w:t>iii</w:t>
        </w:r>
        <w:r>
          <w:rPr>
            <w:noProof/>
            <w:webHidden/>
          </w:rPr>
          <w:fldChar w:fldCharType="end"/>
        </w:r>
        <w:r w:rsidRPr="00631DC9">
          <w:rPr>
            <w:rStyle w:val="Hyperlink"/>
            <w:noProof/>
          </w:rPr>
          <w:fldChar w:fldCharType="end"/>
        </w:r>
      </w:ins>
    </w:p>
    <w:p w14:paraId="50A140FF" w14:textId="77777777" w:rsidR="009462B6" w:rsidRDefault="009462B6">
      <w:pPr>
        <w:pStyle w:val="TOC1"/>
        <w:tabs>
          <w:tab w:val="right" w:leader="dot" w:pos="9062"/>
        </w:tabs>
        <w:rPr>
          <w:ins w:id="136" w:author="The Si Tran" w:date="2012-12-14T03:55:00Z"/>
          <w:rFonts w:asciiTheme="minorHAnsi" w:eastAsiaTheme="minorEastAsia" w:hAnsiTheme="minorHAnsi" w:cstheme="minorBidi"/>
          <w:noProof/>
          <w:sz w:val="22"/>
        </w:rPr>
      </w:pPr>
      <w:ins w:id="137"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"_Toc343220672"</w:instrText>
        </w:r>
        <w:r w:rsidRPr="00631DC9">
          <w:rPr>
            <w:rStyle w:val="Hyperlink"/>
            <w:noProof/>
          </w:rPr>
          <w:instrText xml:space="preserve"> </w:instrText>
        </w:r>
        <w:r w:rsidRPr="00631DC9">
          <w:rPr>
            <w:rStyle w:val="Hyperlink"/>
            <w:noProof/>
          </w:rPr>
          <w:fldChar w:fldCharType="separate"/>
        </w:r>
        <w:r w:rsidRPr="00631DC9">
          <w:rPr>
            <w:rStyle w:val="Hyperlink"/>
            <w:noProof/>
          </w:rPr>
          <w:t>TÓM TẮT LUẬN VĂN</w:t>
        </w:r>
        <w:r>
          <w:rPr>
            <w:noProof/>
            <w:webHidden/>
          </w:rPr>
          <w:tab/>
        </w:r>
        <w:r>
          <w:rPr>
            <w:noProof/>
            <w:webHidden/>
          </w:rPr>
          <w:fldChar w:fldCharType="begin"/>
        </w:r>
        <w:r>
          <w:rPr>
            <w:noProof/>
            <w:webHidden/>
          </w:rPr>
          <w:instrText xml:space="preserve"> PAGEREF _Toc343220672 \h </w:instrText>
        </w:r>
      </w:ins>
      <w:r>
        <w:rPr>
          <w:noProof/>
          <w:webHidden/>
        </w:rPr>
      </w:r>
      <w:r>
        <w:rPr>
          <w:noProof/>
          <w:webHidden/>
        </w:rPr>
        <w:fldChar w:fldCharType="separate"/>
      </w:r>
      <w:ins w:id="138" w:author="The Si Tran" w:date="2012-12-14T03:55:00Z">
        <w:r>
          <w:rPr>
            <w:noProof/>
            <w:webHidden/>
          </w:rPr>
          <w:t>iv</w:t>
        </w:r>
        <w:r>
          <w:rPr>
            <w:noProof/>
            <w:webHidden/>
          </w:rPr>
          <w:fldChar w:fldCharType="end"/>
        </w:r>
        <w:r w:rsidRPr="00631DC9">
          <w:rPr>
            <w:rStyle w:val="Hyperlink"/>
            <w:noProof/>
          </w:rPr>
          <w:fldChar w:fldCharType="end"/>
        </w:r>
      </w:ins>
    </w:p>
    <w:p w14:paraId="55475C0D" w14:textId="77777777" w:rsidR="009462B6" w:rsidRDefault="009462B6">
      <w:pPr>
        <w:pStyle w:val="TOC1"/>
        <w:tabs>
          <w:tab w:val="right" w:leader="dot" w:pos="9062"/>
        </w:tabs>
        <w:rPr>
          <w:ins w:id="139" w:author="The Si Tran" w:date="2012-12-14T03:55:00Z"/>
          <w:rFonts w:asciiTheme="minorHAnsi" w:eastAsiaTheme="minorEastAsia" w:hAnsiTheme="minorHAnsi" w:cstheme="minorBidi"/>
          <w:noProof/>
          <w:sz w:val="22"/>
        </w:rPr>
      </w:pPr>
      <w:ins w:id="140"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"_Toc343220673"</w:instrText>
        </w:r>
        <w:r w:rsidRPr="00631DC9">
          <w:rPr>
            <w:rStyle w:val="Hyperlink"/>
            <w:noProof/>
          </w:rPr>
          <w:instrText xml:space="preserve"> </w:instrText>
        </w:r>
        <w:r w:rsidRPr="00631DC9">
          <w:rPr>
            <w:rStyle w:val="Hyperlink"/>
            <w:noProof/>
          </w:rPr>
          <w:fldChar w:fldCharType="separate"/>
        </w:r>
        <w:r w:rsidRPr="00631DC9">
          <w:rPr>
            <w:rStyle w:val="Hyperlink"/>
            <w:noProof/>
          </w:rPr>
          <w:t>MỤC LỤC</w:t>
        </w:r>
        <w:r>
          <w:rPr>
            <w:noProof/>
            <w:webHidden/>
          </w:rPr>
          <w:tab/>
        </w:r>
        <w:r>
          <w:rPr>
            <w:noProof/>
            <w:webHidden/>
          </w:rPr>
          <w:fldChar w:fldCharType="begin"/>
        </w:r>
        <w:r>
          <w:rPr>
            <w:noProof/>
            <w:webHidden/>
          </w:rPr>
          <w:instrText xml:space="preserve"> PAGEREF _Toc343220673 \h </w:instrText>
        </w:r>
      </w:ins>
      <w:r>
        <w:rPr>
          <w:noProof/>
          <w:webHidden/>
        </w:rPr>
      </w:r>
      <w:r>
        <w:rPr>
          <w:noProof/>
          <w:webHidden/>
        </w:rPr>
        <w:fldChar w:fldCharType="separate"/>
      </w:r>
      <w:ins w:id="141" w:author="The Si Tran" w:date="2012-12-14T03:55:00Z">
        <w:r>
          <w:rPr>
            <w:noProof/>
            <w:webHidden/>
          </w:rPr>
          <w:t>v</w:t>
        </w:r>
        <w:r>
          <w:rPr>
            <w:noProof/>
            <w:webHidden/>
          </w:rPr>
          <w:fldChar w:fldCharType="end"/>
        </w:r>
        <w:r w:rsidRPr="00631DC9">
          <w:rPr>
            <w:rStyle w:val="Hyperlink"/>
            <w:noProof/>
          </w:rPr>
          <w:fldChar w:fldCharType="end"/>
        </w:r>
      </w:ins>
    </w:p>
    <w:p w14:paraId="2DA345FA" w14:textId="77777777" w:rsidR="009462B6" w:rsidRDefault="009462B6">
      <w:pPr>
        <w:pStyle w:val="TOC1"/>
        <w:tabs>
          <w:tab w:val="right" w:leader="dot" w:pos="9062"/>
        </w:tabs>
        <w:rPr>
          <w:ins w:id="142" w:author="The Si Tran" w:date="2012-12-14T03:55:00Z"/>
          <w:rFonts w:asciiTheme="minorHAnsi" w:eastAsiaTheme="minorEastAsia" w:hAnsiTheme="minorHAnsi" w:cstheme="minorBidi"/>
          <w:noProof/>
          <w:sz w:val="22"/>
        </w:rPr>
      </w:pPr>
      <w:ins w:id="143"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"_Toc343220674"</w:instrText>
        </w:r>
        <w:r w:rsidRPr="00631DC9">
          <w:rPr>
            <w:rStyle w:val="Hyperlink"/>
            <w:noProof/>
          </w:rPr>
          <w:instrText xml:space="preserve"> </w:instrText>
        </w:r>
        <w:r w:rsidRPr="00631DC9">
          <w:rPr>
            <w:rStyle w:val="Hyperlink"/>
            <w:noProof/>
          </w:rPr>
          <w:fldChar w:fldCharType="separate"/>
        </w:r>
        <w:r w:rsidRPr="00631DC9">
          <w:rPr>
            <w:rStyle w:val="Hyperlink"/>
            <w:noProof/>
          </w:rPr>
          <w:t>DANH MỤC HÌNH</w:t>
        </w:r>
        <w:r>
          <w:rPr>
            <w:noProof/>
            <w:webHidden/>
          </w:rPr>
          <w:tab/>
        </w:r>
        <w:r>
          <w:rPr>
            <w:noProof/>
            <w:webHidden/>
          </w:rPr>
          <w:fldChar w:fldCharType="begin"/>
        </w:r>
        <w:r>
          <w:rPr>
            <w:noProof/>
            <w:webHidden/>
          </w:rPr>
          <w:instrText xml:space="preserve"> PAGEREF _Toc343220674 \h </w:instrText>
        </w:r>
      </w:ins>
      <w:r>
        <w:rPr>
          <w:noProof/>
          <w:webHidden/>
        </w:rPr>
      </w:r>
      <w:r>
        <w:rPr>
          <w:noProof/>
          <w:webHidden/>
        </w:rPr>
        <w:fldChar w:fldCharType="separate"/>
      </w:r>
      <w:ins w:id="144" w:author="The Si Tran" w:date="2012-12-14T03:55:00Z">
        <w:r>
          <w:rPr>
            <w:noProof/>
            <w:webHidden/>
          </w:rPr>
          <w:t>viii</w:t>
        </w:r>
        <w:r>
          <w:rPr>
            <w:noProof/>
            <w:webHidden/>
          </w:rPr>
          <w:fldChar w:fldCharType="end"/>
        </w:r>
        <w:r w:rsidRPr="00631DC9">
          <w:rPr>
            <w:rStyle w:val="Hyperlink"/>
            <w:noProof/>
          </w:rPr>
          <w:fldChar w:fldCharType="end"/>
        </w:r>
      </w:ins>
    </w:p>
    <w:p w14:paraId="6BC046D5" w14:textId="77777777" w:rsidR="009462B6" w:rsidRDefault="009462B6">
      <w:pPr>
        <w:pStyle w:val="TOC1"/>
        <w:tabs>
          <w:tab w:val="right" w:leader="dot" w:pos="9062"/>
        </w:tabs>
        <w:rPr>
          <w:ins w:id="145" w:author="The Si Tran" w:date="2012-12-14T03:55:00Z"/>
          <w:rFonts w:asciiTheme="minorHAnsi" w:eastAsiaTheme="minorEastAsia" w:hAnsiTheme="minorHAnsi" w:cstheme="minorBidi"/>
          <w:noProof/>
          <w:sz w:val="22"/>
        </w:rPr>
      </w:pPr>
      <w:ins w:id="146"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"_Toc343220675"</w:instrText>
        </w:r>
        <w:r w:rsidRPr="00631DC9">
          <w:rPr>
            <w:rStyle w:val="Hyperlink"/>
            <w:noProof/>
          </w:rPr>
          <w:instrText xml:space="preserve"> </w:instrText>
        </w:r>
        <w:r w:rsidRPr="00631DC9">
          <w:rPr>
            <w:rStyle w:val="Hyperlink"/>
            <w:noProof/>
          </w:rPr>
          <w:fldChar w:fldCharType="separate"/>
        </w:r>
        <w:r w:rsidRPr="00631DC9">
          <w:rPr>
            <w:rStyle w:val="Hyperlink"/>
            <w:noProof/>
          </w:rPr>
          <w:t>DANH MỤC BẢNG</w:t>
        </w:r>
        <w:r>
          <w:rPr>
            <w:noProof/>
            <w:webHidden/>
          </w:rPr>
          <w:tab/>
        </w:r>
        <w:r>
          <w:rPr>
            <w:noProof/>
            <w:webHidden/>
          </w:rPr>
          <w:fldChar w:fldCharType="begin"/>
        </w:r>
        <w:r>
          <w:rPr>
            <w:noProof/>
            <w:webHidden/>
          </w:rPr>
          <w:instrText xml:space="preserve"> PAGEREF _Toc343220675 \h </w:instrText>
        </w:r>
      </w:ins>
      <w:r>
        <w:rPr>
          <w:noProof/>
          <w:webHidden/>
        </w:rPr>
      </w:r>
      <w:r>
        <w:rPr>
          <w:noProof/>
          <w:webHidden/>
        </w:rPr>
        <w:fldChar w:fldCharType="separate"/>
      </w:r>
      <w:ins w:id="147" w:author="The Si Tran" w:date="2012-12-14T03:55:00Z">
        <w:r>
          <w:rPr>
            <w:noProof/>
            <w:webHidden/>
          </w:rPr>
          <w:t>x</w:t>
        </w:r>
        <w:r>
          <w:rPr>
            <w:noProof/>
            <w:webHidden/>
          </w:rPr>
          <w:fldChar w:fldCharType="end"/>
        </w:r>
        <w:r w:rsidRPr="00631DC9">
          <w:rPr>
            <w:rStyle w:val="Hyperlink"/>
            <w:noProof/>
          </w:rPr>
          <w:fldChar w:fldCharType="end"/>
        </w:r>
      </w:ins>
    </w:p>
    <w:p w14:paraId="4A6A505D" w14:textId="77777777" w:rsidR="009462B6" w:rsidRDefault="009462B6">
      <w:pPr>
        <w:pStyle w:val="TOC1"/>
        <w:tabs>
          <w:tab w:val="left" w:pos="1320"/>
          <w:tab w:val="right" w:leader="dot" w:pos="9062"/>
        </w:tabs>
        <w:rPr>
          <w:ins w:id="148" w:author="The Si Tran" w:date="2012-12-14T03:55:00Z"/>
          <w:rFonts w:asciiTheme="minorHAnsi" w:eastAsiaTheme="minorEastAsia" w:hAnsiTheme="minorHAnsi" w:cstheme="minorBidi"/>
          <w:noProof/>
          <w:sz w:val="22"/>
        </w:rPr>
      </w:pPr>
      <w:ins w:id="149"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"_Toc343220699"</w:instrText>
        </w:r>
        <w:r w:rsidRPr="00631DC9">
          <w:rPr>
            <w:rStyle w:val="Hyperlink"/>
            <w:noProof/>
          </w:rPr>
          <w:instrText xml:space="preserve"> </w:instrText>
        </w:r>
        <w:r w:rsidRPr="00631DC9">
          <w:rPr>
            <w:rStyle w:val="Hyperlink"/>
            <w:noProof/>
          </w:rPr>
          <w:fldChar w:fldCharType="separate"/>
        </w:r>
        <w:r w:rsidRPr="00631DC9">
          <w:rPr>
            <w:rStyle w:val="Hyperlink"/>
            <w:noProof/>
          </w:rPr>
          <w:t>Chương 1</w:t>
        </w:r>
        <w:r>
          <w:rPr>
            <w:rFonts w:asciiTheme="minorHAnsi" w:eastAsiaTheme="minorEastAsia" w:hAnsiTheme="minorHAnsi" w:cstheme="minorBidi"/>
            <w:noProof/>
            <w:sz w:val="22"/>
          </w:rPr>
          <w:tab/>
        </w:r>
        <w:r w:rsidRPr="00631DC9">
          <w:rPr>
            <w:rStyle w:val="Hyperlink"/>
            <w:noProof/>
          </w:rPr>
          <w:t>GIỚI THIỆU</w:t>
        </w:r>
        <w:r>
          <w:rPr>
            <w:noProof/>
            <w:webHidden/>
          </w:rPr>
          <w:tab/>
        </w:r>
        <w:r>
          <w:rPr>
            <w:noProof/>
            <w:webHidden/>
          </w:rPr>
          <w:fldChar w:fldCharType="begin"/>
        </w:r>
        <w:r>
          <w:rPr>
            <w:noProof/>
            <w:webHidden/>
          </w:rPr>
          <w:instrText xml:space="preserve"> PAGEREF _Toc343220699 \h </w:instrText>
        </w:r>
      </w:ins>
      <w:r>
        <w:rPr>
          <w:noProof/>
          <w:webHidden/>
        </w:rPr>
      </w:r>
      <w:r>
        <w:rPr>
          <w:noProof/>
          <w:webHidden/>
        </w:rPr>
        <w:fldChar w:fldCharType="separate"/>
      </w:r>
      <w:ins w:id="150" w:author="The Si Tran" w:date="2012-12-14T03:55:00Z">
        <w:r>
          <w:rPr>
            <w:noProof/>
            <w:webHidden/>
          </w:rPr>
          <w:t>1</w:t>
        </w:r>
        <w:r>
          <w:rPr>
            <w:noProof/>
            <w:webHidden/>
          </w:rPr>
          <w:fldChar w:fldCharType="end"/>
        </w:r>
        <w:r w:rsidRPr="00631DC9">
          <w:rPr>
            <w:rStyle w:val="Hyperlink"/>
            <w:noProof/>
          </w:rPr>
          <w:fldChar w:fldCharType="end"/>
        </w:r>
      </w:ins>
    </w:p>
    <w:p w14:paraId="6B99EAB5" w14:textId="77777777" w:rsidR="009462B6" w:rsidRDefault="009462B6">
      <w:pPr>
        <w:pStyle w:val="TOC2"/>
        <w:tabs>
          <w:tab w:val="left" w:pos="880"/>
          <w:tab w:val="right" w:leader="dot" w:pos="9062"/>
        </w:tabs>
        <w:rPr>
          <w:ins w:id="151" w:author="The Si Tran" w:date="2012-12-14T03:55:00Z"/>
          <w:rFonts w:asciiTheme="minorHAnsi" w:eastAsiaTheme="minorEastAsia" w:hAnsiTheme="minorHAnsi" w:cstheme="minorBidi"/>
          <w:noProof/>
          <w:sz w:val="22"/>
        </w:rPr>
      </w:pPr>
      <w:ins w:id="152"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"_Toc343220700"</w:instrText>
        </w:r>
        <w:r w:rsidRPr="00631DC9">
          <w:rPr>
            <w:rStyle w:val="Hyperlink"/>
            <w:noProof/>
          </w:rPr>
          <w:instrText xml:space="preserve"> </w:instrText>
        </w:r>
        <w:r w:rsidRPr="00631DC9">
          <w:rPr>
            <w:rStyle w:val="Hyperlink"/>
            <w:noProof/>
          </w:rPr>
          <w:fldChar w:fldCharType="separate"/>
        </w:r>
        <w:r w:rsidRPr="00631DC9">
          <w:rPr>
            <w:rStyle w:val="Hyperlink"/>
            <w:noProof/>
          </w:rPr>
          <w:t>1.1.</w:t>
        </w:r>
        <w:r>
          <w:rPr>
            <w:rFonts w:asciiTheme="minorHAnsi" w:eastAsiaTheme="minorEastAsia" w:hAnsiTheme="minorHAnsi" w:cstheme="minorBidi"/>
            <w:noProof/>
            <w:sz w:val="22"/>
          </w:rPr>
          <w:tab/>
        </w:r>
        <w:r w:rsidRPr="00631DC9">
          <w:rPr>
            <w:rStyle w:val="Hyperlink"/>
            <w:noProof/>
          </w:rPr>
          <w:t>Đặt vấn đề</w:t>
        </w:r>
        <w:r>
          <w:rPr>
            <w:noProof/>
            <w:webHidden/>
          </w:rPr>
          <w:tab/>
        </w:r>
        <w:r>
          <w:rPr>
            <w:noProof/>
            <w:webHidden/>
          </w:rPr>
          <w:fldChar w:fldCharType="begin"/>
        </w:r>
        <w:r>
          <w:rPr>
            <w:noProof/>
            <w:webHidden/>
          </w:rPr>
          <w:instrText xml:space="preserve"> PAGEREF _Toc343220700 \h </w:instrText>
        </w:r>
      </w:ins>
      <w:r>
        <w:rPr>
          <w:noProof/>
          <w:webHidden/>
        </w:rPr>
      </w:r>
      <w:r>
        <w:rPr>
          <w:noProof/>
          <w:webHidden/>
        </w:rPr>
        <w:fldChar w:fldCharType="separate"/>
      </w:r>
      <w:ins w:id="153" w:author="The Si Tran" w:date="2012-12-14T03:55:00Z">
        <w:r>
          <w:rPr>
            <w:noProof/>
            <w:webHidden/>
          </w:rPr>
          <w:t>1</w:t>
        </w:r>
        <w:r>
          <w:rPr>
            <w:noProof/>
            <w:webHidden/>
          </w:rPr>
          <w:fldChar w:fldCharType="end"/>
        </w:r>
        <w:r w:rsidRPr="00631DC9">
          <w:rPr>
            <w:rStyle w:val="Hyperlink"/>
            <w:noProof/>
          </w:rPr>
          <w:fldChar w:fldCharType="end"/>
        </w:r>
      </w:ins>
    </w:p>
    <w:p w14:paraId="0ACE0350" w14:textId="77777777" w:rsidR="009462B6" w:rsidRDefault="009462B6">
      <w:pPr>
        <w:pStyle w:val="TOC2"/>
        <w:tabs>
          <w:tab w:val="left" w:pos="880"/>
          <w:tab w:val="right" w:leader="dot" w:pos="9062"/>
        </w:tabs>
        <w:rPr>
          <w:ins w:id="154" w:author="The Si Tran" w:date="2012-12-14T03:55:00Z"/>
          <w:rFonts w:asciiTheme="minorHAnsi" w:eastAsiaTheme="minorEastAsia" w:hAnsiTheme="minorHAnsi" w:cstheme="minorBidi"/>
          <w:noProof/>
          <w:sz w:val="22"/>
        </w:rPr>
      </w:pPr>
      <w:ins w:id="155"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"_Toc343220701"</w:instrText>
        </w:r>
        <w:r w:rsidRPr="00631DC9">
          <w:rPr>
            <w:rStyle w:val="Hyperlink"/>
            <w:noProof/>
          </w:rPr>
          <w:instrText xml:space="preserve"> </w:instrText>
        </w:r>
        <w:r w:rsidRPr="00631DC9">
          <w:rPr>
            <w:rStyle w:val="Hyperlink"/>
            <w:noProof/>
          </w:rPr>
          <w:fldChar w:fldCharType="separate"/>
        </w:r>
        <w:r w:rsidRPr="00631DC9">
          <w:rPr>
            <w:rStyle w:val="Hyperlink"/>
            <w:noProof/>
          </w:rPr>
          <w:t>1.2.</w:t>
        </w:r>
        <w:r>
          <w:rPr>
            <w:rFonts w:asciiTheme="minorHAnsi" w:eastAsiaTheme="minorEastAsia" w:hAnsiTheme="minorHAnsi" w:cstheme="minorBidi"/>
            <w:noProof/>
            <w:sz w:val="22"/>
          </w:rPr>
          <w:tab/>
        </w:r>
        <w:r w:rsidRPr="00631DC9">
          <w:rPr>
            <w:rStyle w:val="Hyperlink"/>
            <w:noProof/>
          </w:rPr>
          <w:t>Mục tiêu của đề tài</w:t>
        </w:r>
        <w:r>
          <w:rPr>
            <w:noProof/>
            <w:webHidden/>
          </w:rPr>
          <w:tab/>
        </w:r>
        <w:r>
          <w:rPr>
            <w:noProof/>
            <w:webHidden/>
          </w:rPr>
          <w:fldChar w:fldCharType="begin"/>
        </w:r>
        <w:r>
          <w:rPr>
            <w:noProof/>
            <w:webHidden/>
          </w:rPr>
          <w:instrText xml:space="preserve"> PAGEREF _Toc343220701 \h </w:instrText>
        </w:r>
      </w:ins>
      <w:r>
        <w:rPr>
          <w:noProof/>
          <w:webHidden/>
        </w:rPr>
      </w:r>
      <w:r>
        <w:rPr>
          <w:noProof/>
          <w:webHidden/>
        </w:rPr>
        <w:fldChar w:fldCharType="separate"/>
      </w:r>
      <w:ins w:id="156" w:author="The Si Tran" w:date="2012-12-14T03:55:00Z">
        <w:r>
          <w:rPr>
            <w:noProof/>
            <w:webHidden/>
          </w:rPr>
          <w:t>1</w:t>
        </w:r>
        <w:r>
          <w:rPr>
            <w:noProof/>
            <w:webHidden/>
          </w:rPr>
          <w:fldChar w:fldCharType="end"/>
        </w:r>
        <w:r w:rsidRPr="00631DC9">
          <w:rPr>
            <w:rStyle w:val="Hyperlink"/>
            <w:noProof/>
          </w:rPr>
          <w:fldChar w:fldCharType="end"/>
        </w:r>
      </w:ins>
    </w:p>
    <w:p w14:paraId="1C61DAB9" w14:textId="77777777" w:rsidR="009462B6" w:rsidRDefault="009462B6">
      <w:pPr>
        <w:pStyle w:val="TOC2"/>
        <w:tabs>
          <w:tab w:val="left" w:pos="880"/>
          <w:tab w:val="right" w:leader="dot" w:pos="9062"/>
        </w:tabs>
        <w:rPr>
          <w:ins w:id="157" w:author="The Si Tran" w:date="2012-12-14T03:55:00Z"/>
          <w:rFonts w:asciiTheme="minorHAnsi" w:eastAsiaTheme="minorEastAsia" w:hAnsiTheme="minorHAnsi" w:cstheme="minorBidi"/>
          <w:noProof/>
          <w:sz w:val="22"/>
        </w:rPr>
      </w:pPr>
      <w:ins w:id="158"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"_Toc343220711"</w:instrText>
        </w:r>
        <w:r w:rsidRPr="00631DC9">
          <w:rPr>
            <w:rStyle w:val="Hyperlink"/>
            <w:noProof/>
          </w:rPr>
          <w:instrText xml:space="preserve"> </w:instrText>
        </w:r>
        <w:r w:rsidRPr="00631DC9">
          <w:rPr>
            <w:rStyle w:val="Hyperlink"/>
            <w:noProof/>
          </w:rPr>
          <w:fldChar w:fldCharType="separate"/>
        </w:r>
        <w:r w:rsidRPr="00631DC9">
          <w:rPr>
            <w:rStyle w:val="Hyperlink"/>
            <w:noProof/>
          </w:rPr>
          <w:t>1.3.</w:t>
        </w:r>
        <w:r>
          <w:rPr>
            <w:rFonts w:asciiTheme="minorHAnsi" w:eastAsiaTheme="minorEastAsia" w:hAnsiTheme="minorHAnsi" w:cstheme="minorBidi"/>
            <w:noProof/>
            <w:sz w:val="22"/>
          </w:rPr>
          <w:tab/>
        </w:r>
        <w:r w:rsidRPr="00631DC9">
          <w:rPr>
            <w:rStyle w:val="Hyperlink"/>
            <w:noProof/>
          </w:rPr>
          <w:t>Cấu trúc báo cáo</w:t>
        </w:r>
        <w:r>
          <w:rPr>
            <w:noProof/>
            <w:webHidden/>
          </w:rPr>
          <w:tab/>
        </w:r>
        <w:r>
          <w:rPr>
            <w:noProof/>
            <w:webHidden/>
          </w:rPr>
          <w:fldChar w:fldCharType="begin"/>
        </w:r>
        <w:r>
          <w:rPr>
            <w:noProof/>
            <w:webHidden/>
          </w:rPr>
          <w:instrText xml:space="preserve"> PAGEREF _Toc343220711 \h </w:instrText>
        </w:r>
      </w:ins>
      <w:r>
        <w:rPr>
          <w:noProof/>
          <w:webHidden/>
        </w:rPr>
      </w:r>
      <w:r>
        <w:rPr>
          <w:noProof/>
          <w:webHidden/>
        </w:rPr>
        <w:fldChar w:fldCharType="separate"/>
      </w:r>
      <w:ins w:id="159" w:author="The Si Tran" w:date="2012-12-14T03:55:00Z">
        <w:r>
          <w:rPr>
            <w:noProof/>
            <w:webHidden/>
          </w:rPr>
          <w:t>3</w:t>
        </w:r>
        <w:r>
          <w:rPr>
            <w:noProof/>
            <w:webHidden/>
          </w:rPr>
          <w:fldChar w:fldCharType="end"/>
        </w:r>
        <w:r w:rsidRPr="00631DC9">
          <w:rPr>
            <w:rStyle w:val="Hyperlink"/>
            <w:noProof/>
          </w:rPr>
          <w:fldChar w:fldCharType="end"/>
        </w:r>
      </w:ins>
    </w:p>
    <w:p w14:paraId="7110A9B2" w14:textId="77777777" w:rsidR="009462B6" w:rsidRDefault="009462B6">
      <w:pPr>
        <w:pStyle w:val="TOC1"/>
        <w:tabs>
          <w:tab w:val="left" w:pos="1320"/>
          <w:tab w:val="right" w:leader="dot" w:pos="9062"/>
        </w:tabs>
        <w:rPr>
          <w:ins w:id="160" w:author="The Si Tran" w:date="2012-12-14T03:55:00Z"/>
          <w:rFonts w:asciiTheme="minorHAnsi" w:eastAsiaTheme="minorEastAsia" w:hAnsiTheme="minorHAnsi" w:cstheme="minorBidi"/>
          <w:noProof/>
          <w:sz w:val="22"/>
        </w:rPr>
      </w:pPr>
      <w:ins w:id="161"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"_Toc343220721"</w:instrText>
        </w:r>
        <w:r w:rsidRPr="00631DC9">
          <w:rPr>
            <w:rStyle w:val="Hyperlink"/>
            <w:noProof/>
          </w:rPr>
          <w:instrText xml:space="preserve"> </w:instrText>
        </w:r>
        <w:r w:rsidRPr="00631DC9">
          <w:rPr>
            <w:rStyle w:val="Hyperlink"/>
            <w:noProof/>
          </w:rPr>
          <w:fldChar w:fldCharType="separate"/>
        </w:r>
        <w:r w:rsidRPr="00631DC9">
          <w:rPr>
            <w:rStyle w:val="Hyperlink"/>
            <w:noProof/>
          </w:rPr>
          <w:t>Chương 2</w:t>
        </w:r>
        <w:r>
          <w:rPr>
            <w:rFonts w:asciiTheme="minorHAnsi" w:eastAsiaTheme="minorEastAsia" w:hAnsiTheme="minorHAnsi" w:cstheme="minorBidi"/>
            <w:noProof/>
            <w:sz w:val="22"/>
          </w:rPr>
          <w:tab/>
        </w:r>
        <w:r w:rsidRPr="00631DC9">
          <w:rPr>
            <w:rStyle w:val="Hyperlink"/>
            <w:noProof/>
          </w:rPr>
          <w:t>: CHUỖI THỜI GIAN VÀ CÁC THÀNH PHẦN CỦA CHUỖI THỜI GIAN</w:t>
        </w:r>
        <w:r>
          <w:rPr>
            <w:noProof/>
            <w:webHidden/>
          </w:rPr>
          <w:tab/>
        </w:r>
        <w:r>
          <w:rPr>
            <w:noProof/>
            <w:webHidden/>
          </w:rPr>
          <w:fldChar w:fldCharType="begin"/>
        </w:r>
        <w:r>
          <w:rPr>
            <w:noProof/>
            <w:webHidden/>
          </w:rPr>
          <w:instrText xml:space="preserve"> PAGEREF _Toc343220721 \h </w:instrText>
        </w:r>
      </w:ins>
      <w:r>
        <w:rPr>
          <w:noProof/>
          <w:webHidden/>
        </w:rPr>
      </w:r>
      <w:r>
        <w:rPr>
          <w:noProof/>
          <w:webHidden/>
        </w:rPr>
        <w:fldChar w:fldCharType="separate"/>
      </w:r>
      <w:ins w:id="162" w:author="The Si Tran" w:date="2012-12-14T03:55:00Z">
        <w:r>
          <w:rPr>
            <w:noProof/>
            <w:webHidden/>
          </w:rPr>
          <w:t>5</w:t>
        </w:r>
        <w:r>
          <w:rPr>
            <w:noProof/>
            <w:webHidden/>
          </w:rPr>
          <w:fldChar w:fldCharType="end"/>
        </w:r>
        <w:r w:rsidRPr="00631DC9">
          <w:rPr>
            <w:rStyle w:val="Hyperlink"/>
            <w:noProof/>
          </w:rPr>
          <w:fldChar w:fldCharType="end"/>
        </w:r>
      </w:ins>
    </w:p>
    <w:p w14:paraId="274AFE3D" w14:textId="77777777" w:rsidR="009462B6" w:rsidRDefault="009462B6">
      <w:pPr>
        <w:pStyle w:val="TOC2"/>
        <w:tabs>
          <w:tab w:val="left" w:pos="880"/>
          <w:tab w:val="right" w:leader="dot" w:pos="9062"/>
        </w:tabs>
        <w:rPr>
          <w:ins w:id="163" w:author="The Si Tran" w:date="2012-12-14T03:55:00Z"/>
          <w:rFonts w:asciiTheme="minorHAnsi" w:eastAsiaTheme="minorEastAsia" w:hAnsiTheme="minorHAnsi" w:cstheme="minorBidi"/>
          <w:noProof/>
          <w:sz w:val="22"/>
        </w:rPr>
      </w:pPr>
      <w:ins w:id="164"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"_Toc343220722"</w:instrText>
        </w:r>
        <w:r w:rsidRPr="00631DC9">
          <w:rPr>
            <w:rStyle w:val="Hyperlink"/>
            <w:noProof/>
          </w:rPr>
          <w:instrText xml:space="preserve"> </w:instrText>
        </w:r>
        <w:r w:rsidRPr="00631DC9">
          <w:rPr>
            <w:rStyle w:val="Hyperlink"/>
            <w:noProof/>
          </w:rPr>
          <w:fldChar w:fldCharType="separate"/>
        </w:r>
        <w:r w:rsidRPr="00631DC9">
          <w:rPr>
            <w:rStyle w:val="Hyperlink"/>
            <w:noProof/>
          </w:rPr>
          <w:t>2.1.</w:t>
        </w:r>
        <w:r>
          <w:rPr>
            <w:rFonts w:asciiTheme="minorHAnsi" w:eastAsiaTheme="minorEastAsia" w:hAnsiTheme="minorHAnsi" w:cstheme="minorBidi"/>
            <w:noProof/>
            <w:sz w:val="22"/>
          </w:rPr>
          <w:tab/>
        </w:r>
        <w:r w:rsidRPr="00631DC9">
          <w:rPr>
            <w:rStyle w:val="Hyperlink"/>
            <w:noProof/>
          </w:rPr>
          <w:t>Chuỗi thời gian</w:t>
        </w:r>
        <w:r>
          <w:rPr>
            <w:noProof/>
            <w:webHidden/>
          </w:rPr>
          <w:tab/>
        </w:r>
        <w:r>
          <w:rPr>
            <w:noProof/>
            <w:webHidden/>
          </w:rPr>
          <w:fldChar w:fldCharType="begin"/>
        </w:r>
        <w:r>
          <w:rPr>
            <w:noProof/>
            <w:webHidden/>
          </w:rPr>
          <w:instrText xml:space="preserve"> PAGEREF _Toc343220722 \h </w:instrText>
        </w:r>
      </w:ins>
      <w:r>
        <w:rPr>
          <w:noProof/>
          <w:webHidden/>
        </w:rPr>
      </w:r>
      <w:r>
        <w:rPr>
          <w:noProof/>
          <w:webHidden/>
        </w:rPr>
        <w:fldChar w:fldCharType="separate"/>
      </w:r>
      <w:ins w:id="165" w:author="The Si Tran" w:date="2012-12-14T03:55:00Z">
        <w:r>
          <w:rPr>
            <w:noProof/>
            <w:webHidden/>
          </w:rPr>
          <w:t>5</w:t>
        </w:r>
        <w:r>
          <w:rPr>
            <w:noProof/>
            <w:webHidden/>
          </w:rPr>
          <w:fldChar w:fldCharType="end"/>
        </w:r>
        <w:r w:rsidRPr="00631DC9">
          <w:rPr>
            <w:rStyle w:val="Hyperlink"/>
            <w:noProof/>
          </w:rPr>
          <w:fldChar w:fldCharType="end"/>
        </w:r>
      </w:ins>
    </w:p>
    <w:p w14:paraId="03082548" w14:textId="77777777" w:rsidR="009462B6" w:rsidRDefault="009462B6">
      <w:pPr>
        <w:pStyle w:val="TOC2"/>
        <w:tabs>
          <w:tab w:val="left" w:pos="880"/>
          <w:tab w:val="right" w:leader="dot" w:pos="9062"/>
        </w:tabs>
        <w:rPr>
          <w:ins w:id="166" w:author="The Si Tran" w:date="2012-12-14T03:55:00Z"/>
          <w:rFonts w:asciiTheme="minorHAnsi" w:eastAsiaTheme="minorEastAsia" w:hAnsiTheme="minorHAnsi" w:cstheme="minorBidi"/>
          <w:noProof/>
          <w:sz w:val="22"/>
        </w:rPr>
      </w:pPr>
      <w:ins w:id="167"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"_Toc343220754"</w:instrText>
        </w:r>
        <w:r w:rsidRPr="00631DC9">
          <w:rPr>
            <w:rStyle w:val="Hyperlink"/>
            <w:noProof/>
          </w:rPr>
          <w:instrText xml:space="preserve"> </w:instrText>
        </w:r>
        <w:r w:rsidRPr="00631DC9">
          <w:rPr>
            <w:rStyle w:val="Hyperlink"/>
            <w:noProof/>
          </w:rPr>
          <w:fldChar w:fldCharType="separate"/>
        </w:r>
        <w:r w:rsidRPr="00631DC9">
          <w:rPr>
            <w:rStyle w:val="Hyperlink"/>
            <w:noProof/>
          </w:rPr>
          <w:t>2.2.</w:t>
        </w:r>
        <w:r>
          <w:rPr>
            <w:rFonts w:asciiTheme="minorHAnsi" w:eastAsiaTheme="minorEastAsia" w:hAnsiTheme="minorHAnsi" w:cstheme="minorBidi"/>
            <w:noProof/>
            <w:sz w:val="22"/>
          </w:rPr>
          <w:tab/>
        </w:r>
        <w:r w:rsidRPr="00631DC9">
          <w:rPr>
            <w:rStyle w:val="Hyperlink"/>
            <w:noProof/>
          </w:rPr>
          <w:t>Dự báo chuỗi thời gian</w:t>
        </w:r>
        <w:r>
          <w:rPr>
            <w:noProof/>
            <w:webHidden/>
          </w:rPr>
          <w:tab/>
        </w:r>
        <w:r>
          <w:rPr>
            <w:noProof/>
            <w:webHidden/>
          </w:rPr>
          <w:fldChar w:fldCharType="begin"/>
        </w:r>
        <w:r>
          <w:rPr>
            <w:noProof/>
            <w:webHidden/>
          </w:rPr>
          <w:instrText xml:space="preserve"> PAGEREF _Toc343220754 \h </w:instrText>
        </w:r>
      </w:ins>
      <w:r>
        <w:rPr>
          <w:noProof/>
          <w:webHidden/>
        </w:rPr>
      </w:r>
      <w:r>
        <w:rPr>
          <w:noProof/>
          <w:webHidden/>
        </w:rPr>
        <w:fldChar w:fldCharType="separate"/>
      </w:r>
      <w:ins w:id="168" w:author="The Si Tran" w:date="2012-12-14T03:55:00Z">
        <w:r>
          <w:rPr>
            <w:noProof/>
            <w:webHidden/>
          </w:rPr>
          <w:t>6</w:t>
        </w:r>
        <w:r>
          <w:rPr>
            <w:noProof/>
            <w:webHidden/>
          </w:rPr>
          <w:fldChar w:fldCharType="end"/>
        </w:r>
        <w:r w:rsidRPr="00631DC9">
          <w:rPr>
            <w:rStyle w:val="Hyperlink"/>
            <w:noProof/>
          </w:rPr>
          <w:fldChar w:fldCharType="end"/>
        </w:r>
      </w:ins>
    </w:p>
    <w:p w14:paraId="6A8AFAB1" w14:textId="77777777" w:rsidR="009462B6" w:rsidRDefault="009462B6">
      <w:pPr>
        <w:pStyle w:val="TOC2"/>
        <w:tabs>
          <w:tab w:val="left" w:pos="880"/>
          <w:tab w:val="right" w:leader="dot" w:pos="9062"/>
        </w:tabs>
        <w:rPr>
          <w:ins w:id="169" w:author="The Si Tran" w:date="2012-12-14T03:55:00Z"/>
          <w:rFonts w:asciiTheme="minorHAnsi" w:eastAsiaTheme="minorEastAsia" w:hAnsiTheme="minorHAnsi" w:cstheme="minorBidi"/>
          <w:noProof/>
          <w:sz w:val="22"/>
        </w:rPr>
      </w:pPr>
      <w:ins w:id="170"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"_Toc343220755"</w:instrText>
        </w:r>
        <w:r w:rsidRPr="00631DC9">
          <w:rPr>
            <w:rStyle w:val="Hyperlink"/>
            <w:noProof/>
          </w:rPr>
          <w:instrText xml:space="preserve"> </w:instrText>
        </w:r>
        <w:r w:rsidRPr="00631DC9">
          <w:rPr>
            <w:rStyle w:val="Hyperlink"/>
            <w:noProof/>
          </w:rPr>
          <w:fldChar w:fldCharType="separate"/>
        </w:r>
        <w:r w:rsidRPr="00631DC9">
          <w:rPr>
            <w:rStyle w:val="Hyperlink"/>
            <w:noProof/>
          </w:rPr>
          <w:t>2.3.</w:t>
        </w:r>
        <w:r>
          <w:rPr>
            <w:rFonts w:asciiTheme="minorHAnsi" w:eastAsiaTheme="minorEastAsia" w:hAnsiTheme="minorHAnsi" w:cstheme="minorBidi"/>
            <w:noProof/>
            <w:sz w:val="22"/>
          </w:rPr>
          <w:tab/>
        </w:r>
        <w:r w:rsidRPr="00631DC9">
          <w:rPr>
            <w:rStyle w:val="Hyperlink"/>
            <w:noProof/>
          </w:rPr>
          <w:t>Khái niệm thống kê liên quan</w:t>
        </w:r>
        <w:r>
          <w:rPr>
            <w:noProof/>
            <w:webHidden/>
          </w:rPr>
          <w:tab/>
        </w:r>
        <w:r>
          <w:rPr>
            <w:noProof/>
            <w:webHidden/>
          </w:rPr>
          <w:fldChar w:fldCharType="begin"/>
        </w:r>
        <w:r>
          <w:rPr>
            <w:noProof/>
            <w:webHidden/>
          </w:rPr>
          <w:instrText xml:space="preserve"> PAGEREF _Toc343220755 \h </w:instrText>
        </w:r>
      </w:ins>
      <w:r>
        <w:rPr>
          <w:noProof/>
          <w:webHidden/>
        </w:rPr>
      </w:r>
      <w:r>
        <w:rPr>
          <w:noProof/>
          <w:webHidden/>
        </w:rPr>
        <w:fldChar w:fldCharType="separate"/>
      </w:r>
      <w:ins w:id="171" w:author="The Si Tran" w:date="2012-12-14T03:55:00Z">
        <w:r>
          <w:rPr>
            <w:noProof/>
            <w:webHidden/>
          </w:rPr>
          <w:t>8</w:t>
        </w:r>
        <w:r>
          <w:rPr>
            <w:noProof/>
            <w:webHidden/>
          </w:rPr>
          <w:fldChar w:fldCharType="end"/>
        </w:r>
        <w:r w:rsidRPr="00631DC9">
          <w:rPr>
            <w:rStyle w:val="Hyperlink"/>
            <w:noProof/>
          </w:rPr>
          <w:fldChar w:fldCharType="end"/>
        </w:r>
      </w:ins>
    </w:p>
    <w:p w14:paraId="70C059B4" w14:textId="77777777" w:rsidR="009462B6" w:rsidRDefault="009462B6">
      <w:pPr>
        <w:pStyle w:val="TOC3"/>
        <w:tabs>
          <w:tab w:val="left" w:pos="1540"/>
          <w:tab w:val="right" w:leader="dot" w:pos="9062"/>
        </w:tabs>
        <w:rPr>
          <w:ins w:id="172" w:author="The Si Tran" w:date="2012-12-14T03:55:00Z"/>
          <w:rFonts w:asciiTheme="minorHAnsi" w:eastAsiaTheme="minorEastAsia" w:hAnsiTheme="minorHAnsi" w:cstheme="minorBidi"/>
          <w:noProof/>
          <w:sz w:val="22"/>
        </w:rPr>
      </w:pPr>
      <w:ins w:id="173"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"_Toc343220756"</w:instrText>
        </w:r>
        <w:r w:rsidRPr="00631DC9">
          <w:rPr>
            <w:rStyle w:val="Hyperlink"/>
            <w:noProof/>
          </w:rPr>
          <w:instrText xml:space="preserve"> </w:instrText>
        </w:r>
        <w:r w:rsidRPr="00631DC9">
          <w:rPr>
            <w:rStyle w:val="Hyperlink"/>
            <w:noProof/>
          </w:rPr>
          <w:fldChar w:fldCharType="separate"/>
        </w:r>
        <w:r w:rsidRPr="00631DC9">
          <w:rPr>
            <w:rStyle w:val="Hyperlink"/>
            <w:noProof/>
          </w:rPr>
          <w:t>2.3.1.</w:t>
        </w:r>
        <w:r>
          <w:rPr>
            <w:rFonts w:asciiTheme="minorHAnsi" w:eastAsiaTheme="minorEastAsia" w:hAnsiTheme="minorHAnsi" w:cstheme="minorBidi"/>
            <w:noProof/>
            <w:sz w:val="22"/>
          </w:rPr>
          <w:tab/>
        </w:r>
        <w:r w:rsidRPr="00631DC9">
          <w:rPr>
            <w:rStyle w:val="Hyperlink"/>
            <w:noProof/>
          </w:rPr>
          <w:t>Hệ số tự tương quan</w:t>
        </w:r>
        <w:r>
          <w:rPr>
            <w:noProof/>
            <w:webHidden/>
          </w:rPr>
          <w:tab/>
        </w:r>
        <w:r>
          <w:rPr>
            <w:noProof/>
            <w:webHidden/>
          </w:rPr>
          <w:fldChar w:fldCharType="begin"/>
        </w:r>
        <w:r>
          <w:rPr>
            <w:noProof/>
            <w:webHidden/>
          </w:rPr>
          <w:instrText xml:space="preserve"> PAGEREF _Toc343220756 \h </w:instrText>
        </w:r>
      </w:ins>
      <w:r>
        <w:rPr>
          <w:noProof/>
          <w:webHidden/>
        </w:rPr>
      </w:r>
      <w:r>
        <w:rPr>
          <w:noProof/>
          <w:webHidden/>
        </w:rPr>
        <w:fldChar w:fldCharType="separate"/>
      </w:r>
      <w:ins w:id="174" w:author="The Si Tran" w:date="2012-12-14T03:55:00Z">
        <w:r>
          <w:rPr>
            <w:noProof/>
            <w:webHidden/>
          </w:rPr>
          <w:t>8</w:t>
        </w:r>
        <w:r>
          <w:rPr>
            <w:noProof/>
            <w:webHidden/>
          </w:rPr>
          <w:fldChar w:fldCharType="end"/>
        </w:r>
        <w:r w:rsidRPr="00631DC9">
          <w:rPr>
            <w:rStyle w:val="Hyperlink"/>
            <w:noProof/>
          </w:rPr>
          <w:fldChar w:fldCharType="end"/>
        </w:r>
      </w:ins>
    </w:p>
    <w:p w14:paraId="1E3E3379" w14:textId="77777777" w:rsidR="009462B6" w:rsidRDefault="009462B6">
      <w:pPr>
        <w:pStyle w:val="TOC3"/>
        <w:tabs>
          <w:tab w:val="left" w:pos="1540"/>
          <w:tab w:val="right" w:leader="dot" w:pos="9062"/>
        </w:tabs>
        <w:rPr>
          <w:ins w:id="175" w:author="The Si Tran" w:date="2012-12-14T03:55:00Z"/>
          <w:rFonts w:asciiTheme="minorHAnsi" w:eastAsiaTheme="minorEastAsia" w:hAnsiTheme="minorHAnsi" w:cstheme="minorBidi"/>
          <w:noProof/>
          <w:sz w:val="22"/>
        </w:rPr>
      </w:pPr>
      <w:ins w:id="176"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"_Toc343220757"</w:instrText>
        </w:r>
        <w:r w:rsidRPr="00631DC9">
          <w:rPr>
            <w:rStyle w:val="Hyperlink"/>
            <w:noProof/>
          </w:rPr>
          <w:instrText xml:space="preserve"> </w:instrText>
        </w:r>
        <w:r w:rsidRPr="00631DC9">
          <w:rPr>
            <w:rStyle w:val="Hyperlink"/>
            <w:noProof/>
          </w:rPr>
          <w:fldChar w:fldCharType="separate"/>
        </w:r>
        <w:r w:rsidRPr="00631DC9">
          <w:rPr>
            <w:rStyle w:val="Hyperlink"/>
            <w:noProof/>
          </w:rPr>
          <w:t>2.3.2.</w:t>
        </w:r>
        <w:r>
          <w:rPr>
            <w:rFonts w:asciiTheme="minorHAnsi" w:eastAsiaTheme="minorEastAsia" w:hAnsiTheme="minorHAnsi" w:cstheme="minorBidi"/>
            <w:noProof/>
            <w:sz w:val="22"/>
          </w:rPr>
          <w:tab/>
        </w:r>
        <w:r w:rsidRPr="00631DC9">
          <w:rPr>
            <w:rStyle w:val="Hyperlink"/>
            <w:noProof/>
          </w:rPr>
          <w:t>Hệ số tự tương quan riêng phần</w:t>
        </w:r>
        <w:r>
          <w:rPr>
            <w:noProof/>
            <w:webHidden/>
          </w:rPr>
          <w:tab/>
        </w:r>
        <w:r>
          <w:rPr>
            <w:noProof/>
            <w:webHidden/>
          </w:rPr>
          <w:fldChar w:fldCharType="begin"/>
        </w:r>
        <w:r>
          <w:rPr>
            <w:noProof/>
            <w:webHidden/>
          </w:rPr>
          <w:instrText xml:space="preserve"> PAGEREF _Toc343220757 \h </w:instrText>
        </w:r>
      </w:ins>
      <w:r>
        <w:rPr>
          <w:noProof/>
          <w:webHidden/>
        </w:rPr>
      </w:r>
      <w:r>
        <w:rPr>
          <w:noProof/>
          <w:webHidden/>
        </w:rPr>
        <w:fldChar w:fldCharType="separate"/>
      </w:r>
      <w:ins w:id="177" w:author="The Si Tran" w:date="2012-12-14T03:55:00Z">
        <w:r>
          <w:rPr>
            <w:noProof/>
            <w:webHidden/>
          </w:rPr>
          <w:t>10</w:t>
        </w:r>
        <w:r>
          <w:rPr>
            <w:noProof/>
            <w:webHidden/>
          </w:rPr>
          <w:fldChar w:fldCharType="end"/>
        </w:r>
        <w:r w:rsidRPr="00631DC9">
          <w:rPr>
            <w:rStyle w:val="Hyperlink"/>
            <w:noProof/>
          </w:rPr>
          <w:fldChar w:fldCharType="end"/>
        </w:r>
      </w:ins>
    </w:p>
    <w:p w14:paraId="53495DC8" w14:textId="77777777" w:rsidR="009462B6" w:rsidRDefault="009462B6">
      <w:pPr>
        <w:pStyle w:val="TOC2"/>
        <w:tabs>
          <w:tab w:val="left" w:pos="880"/>
          <w:tab w:val="right" w:leader="dot" w:pos="9062"/>
        </w:tabs>
        <w:rPr>
          <w:ins w:id="178" w:author="The Si Tran" w:date="2012-12-14T03:55:00Z"/>
          <w:rFonts w:asciiTheme="minorHAnsi" w:eastAsiaTheme="minorEastAsia" w:hAnsiTheme="minorHAnsi" w:cstheme="minorBidi"/>
          <w:noProof/>
          <w:sz w:val="22"/>
        </w:rPr>
      </w:pPr>
      <w:ins w:id="179"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"_Toc343220758"</w:instrText>
        </w:r>
        <w:r w:rsidRPr="00631DC9">
          <w:rPr>
            <w:rStyle w:val="Hyperlink"/>
            <w:noProof/>
          </w:rPr>
          <w:instrText xml:space="preserve"> </w:instrText>
        </w:r>
        <w:r w:rsidRPr="00631DC9">
          <w:rPr>
            <w:rStyle w:val="Hyperlink"/>
            <w:noProof/>
          </w:rPr>
          <w:fldChar w:fldCharType="separate"/>
        </w:r>
        <w:r w:rsidRPr="00631DC9">
          <w:rPr>
            <w:rStyle w:val="Hyperlink"/>
            <w:noProof/>
          </w:rPr>
          <w:t>2.4.</w:t>
        </w:r>
        <w:r>
          <w:rPr>
            <w:rFonts w:asciiTheme="minorHAnsi" w:eastAsiaTheme="minorEastAsia" w:hAnsiTheme="minorHAnsi" w:cstheme="minorBidi"/>
            <w:noProof/>
            <w:sz w:val="22"/>
          </w:rPr>
          <w:tab/>
        </w:r>
        <w:r w:rsidRPr="00631DC9">
          <w:rPr>
            <w:rStyle w:val="Hyperlink"/>
            <w:noProof/>
          </w:rPr>
          <w:t>Nhận biết các thành phần của chuỗi thời gian bằng phương pháp phân tích hệ số tự tương quan:</w:t>
        </w:r>
        <w:r>
          <w:rPr>
            <w:noProof/>
            <w:webHidden/>
          </w:rPr>
          <w:tab/>
        </w:r>
        <w:r>
          <w:rPr>
            <w:noProof/>
            <w:webHidden/>
          </w:rPr>
          <w:fldChar w:fldCharType="begin"/>
        </w:r>
        <w:r>
          <w:rPr>
            <w:noProof/>
            <w:webHidden/>
          </w:rPr>
          <w:instrText xml:space="preserve"> PAGEREF _Toc343220758 \h </w:instrText>
        </w:r>
      </w:ins>
      <w:r>
        <w:rPr>
          <w:noProof/>
          <w:webHidden/>
        </w:rPr>
      </w:r>
      <w:r>
        <w:rPr>
          <w:noProof/>
          <w:webHidden/>
        </w:rPr>
        <w:fldChar w:fldCharType="separate"/>
      </w:r>
      <w:ins w:id="180" w:author="The Si Tran" w:date="2012-12-14T03:55:00Z">
        <w:r>
          <w:rPr>
            <w:noProof/>
            <w:webHidden/>
          </w:rPr>
          <w:t>10</w:t>
        </w:r>
        <w:r>
          <w:rPr>
            <w:noProof/>
            <w:webHidden/>
          </w:rPr>
          <w:fldChar w:fldCharType="end"/>
        </w:r>
        <w:r w:rsidRPr="00631DC9">
          <w:rPr>
            <w:rStyle w:val="Hyperlink"/>
            <w:noProof/>
          </w:rPr>
          <w:fldChar w:fldCharType="end"/>
        </w:r>
      </w:ins>
    </w:p>
    <w:p w14:paraId="409F9DAB" w14:textId="77777777" w:rsidR="009462B6" w:rsidRDefault="009462B6">
      <w:pPr>
        <w:pStyle w:val="TOC1"/>
        <w:tabs>
          <w:tab w:val="left" w:pos="1320"/>
          <w:tab w:val="right" w:leader="dot" w:pos="9062"/>
        </w:tabs>
        <w:rPr>
          <w:ins w:id="181" w:author="The Si Tran" w:date="2012-12-14T03:55:00Z"/>
          <w:rFonts w:asciiTheme="minorHAnsi" w:eastAsiaTheme="minorEastAsia" w:hAnsiTheme="minorHAnsi" w:cstheme="minorBidi"/>
          <w:noProof/>
          <w:sz w:val="22"/>
        </w:rPr>
      </w:pPr>
      <w:ins w:id="182"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"_Toc343220762"</w:instrText>
        </w:r>
        <w:r w:rsidRPr="00631DC9">
          <w:rPr>
            <w:rStyle w:val="Hyperlink"/>
            <w:noProof/>
          </w:rPr>
          <w:instrText xml:space="preserve"> </w:instrText>
        </w:r>
        <w:r w:rsidRPr="00631DC9">
          <w:rPr>
            <w:rStyle w:val="Hyperlink"/>
            <w:noProof/>
          </w:rPr>
          <w:fldChar w:fldCharType="separate"/>
        </w:r>
        <w:r w:rsidRPr="00631DC9">
          <w:rPr>
            <w:rStyle w:val="Hyperlink"/>
            <w:noProof/>
          </w:rPr>
          <w:t>Chương 3</w:t>
        </w:r>
        <w:r>
          <w:rPr>
            <w:rFonts w:asciiTheme="minorHAnsi" w:eastAsiaTheme="minorEastAsia" w:hAnsiTheme="minorHAnsi" w:cstheme="minorBidi"/>
            <w:noProof/>
            <w:sz w:val="22"/>
          </w:rPr>
          <w:tab/>
        </w:r>
        <w:r w:rsidRPr="00631DC9">
          <w:rPr>
            <w:rStyle w:val="Hyperlink"/>
            <w:noProof/>
          </w:rPr>
          <w:t>: MÔ HÌNH ARIMA</w:t>
        </w:r>
        <w:r>
          <w:rPr>
            <w:noProof/>
            <w:webHidden/>
          </w:rPr>
          <w:tab/>
        </w:r>
        <w:r>
          <w:rPr>
            <w:noProof/>
            <w:webHidden/>
          </w:rPr>
          <w:fldChar w:fldCharType="begin"/>
        </w:r>
        <w:r>
          <w:rPr>
            <w:noProof/>
            <w:webHidden/>
          </w:rPr>
          <w:instrText xml:space="preserve"> PAGEREF _Toc343220762 \h </w:instrText>
        </w:r>
      </w:ins>
      <w:r>
        <w:rPr>
          <w:noProof/>
          <w:webHidden/>
        </w:rPr>
      </w:r>
      <w:r>
        <w:rPr>
          <w:noProof/>
          <w:webHidden/>
        </w:rPr>
        <w:fldChar w:fldCharType="separate"/>
      </w:r>
      <w:ins w:id="183" w:author="The Si Tran" w:date="2012-12-14T03:55:00Z">
        <w:r>
          <w:rPr>
            <w:noProof/>
            <w:webHidden/>
          </w:rPr>
          <w:t>18</w:t>
        </w:r>
        <w:r>
          <w:rPr>
            <w:noProof/>
            <w:webHidden/>
          </w:rPr>
          <w:fldChar w:fldCharType="end"/>
        </w:r>
        <w:r w:rsidRPr="00631DC9">
          <w:rPr>
            <w:rStyle w:val="Hyperlink"/>
            <w:noProof/>
          </w:rPr>
          <w:fldChar w:fldCharType="end"/>
        </w:r>
      </w:ins>
    </w:p>
    <w:p w14:paraId="4670850F" w14:textId="77777777" w:rsidR="009462B6" w:rsidRDefault="009462B6">
      <w:pPr>
        <w:pStyle w:val="TOC2"/>
        <w:tabs>
          <w:tab w:val="left" w:pos="880"/>
          <w:tab w:val="right" w:leader="dot" w:pos="9062"/>
        </w:tabs>
        <w:rPr>
          <w:ins w:id="184" w:author="The Si Tran" w:date="2012-12-14T03:55:00Z"/>
          <w:rFonts w:asciiTheme="minorHAnsi" w:eastAsiaTheme="minorEastAsia" w:hAnsiTheme="minorHAnsi" w:cstheme="minorBidi"/>
          <w:noProof/>
          <w:sz w:val="22"/>
        </w:rPr>
      </w:pPr>
      <w:ins w:id="185"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"_Toc343220763"</w:instrText>
        </w:r>
        <w:r w:rsidRPr="00631DC9">
          <w:rPr>
            <w:rStyle w:val="Hyperlink"/>
            <w:noProof/>
          </w:rPr>
          <w:instrText xml:space="preserve"> </w:instrText>
        </w:r>
        <w:r w:rsidRPr="00631DC9">
          <w:rPr>
            <w:rStyle w:val="Hyperlink"/>
            <w:noProof/>
          </w:rPr>
          <w:fldChar w:fldCharType="separate"/>
        </w:r>
        <w:r w:rsidRPr="00631DC9">
          <w:rPr>
            <w:rStyle w:val="Hyperlink"/>
            <w:noProof/>
            <w:lang w:val="fr-FR"/>
          </w:rPr>
          <w:t>3.1.</w:t>
        </w:r>
        <w:r>
          <w:rPr>
            <w:rFonts w:asciiTheme="minorHAnsi" w:eastAsiaTheme="minorEastAsia" w:hAnsiTheme="minorHAnsi" w:cstheme="minorBidi"/>
            <w:noProof/>
            <w:sz w:val="22"/>
          </w:rPr>
          <w:tab/>
        </w:r>
        <w:r w:rsidRPr="00631DC9">
          <w:rPr>
            <w:rStyle w:val="Hyperlink"/>
            <w:noProof/>
            <w:lang w:val="fr-FR"/>
          </w:rPr>
          <w:t>Mô hình trung bình di động bậc q, MA(q)</w:t>
        </w:r>
        <w:r>
          <w:rPr>
            <w:noProof/>
            <w:webHidden/>
          </w:rPr>
          <w:tab/>
        </w:r>
        <w:r>
          <w:rPr>
            <w:noProof/>
            <w:webHidden/>
          </w:rPr>
          <w:fldChar w:fldCharType="begin"/>
        </w:r>
        <w:r>
          <w:rPr>
            <w:noProof/>
            <w:webHidden/>
          </w:rPr>
          <w:instrText xml:space="preserve"> PAGEREF _Toc343220763 \h </w:instrText>
        </w:r>
      </w:ins>
      <w:r>
        <w:rPr>
          <w:noProof/>
          <w:webHidden/>
        </w:rPr>
      </w:r>
      <w:r>
        <w:rPr>
          <w:noProof/>
          <w:webHidden/>
        </w:rPr>
        <w:fldChar w:fldCharType="separate"/>
      </w:r>
      <w:ins w:id="186" w:author="The Si Tran" w:date="2012-12-14T03:55:00Z">
        <w:r>
          <w:rPr>
            <w:noProof/>
            <w:webHidden/>
          </w:rPr>
          <w:t>18</w:t>
        </w:r>
        <w:r>
          <w:rPr>
            <w:noProof/>
            <w:webHidden/>
          </w:rPr>
          <w:fldChar w:fldCharType="end"/>
        </w:r>
        <w:r w:rsidRPr="00631DC9">
          <w:rPr>
            <w:rStyle w:val="Hyperlink"/>
            <w:noProof/>
          </w:rPr>
          <w:fldChar w:fldCharType="end"/>
        </w:r>
      </w:ins>
    </w:p>
    <w:p w14:paraId="65AD656A" w14:textId="77777777" w:rsidR="009462B6" w:rsidRDefault="009462B6">
      <w:pPr>
        <w:pStyle w:val="TOC2"/>
        <w:tabs>
          <w:tab w:val="left" w:pos="880"/>
          <w:tab w:val="right" w:leader="dot" w:pos="9062"/>
        </w:tabs>
        <w:rPr>
          <w:ins w:id="187" w:author="The Si Tran" w:date="2012-12-14T03:55:00Z"/>
          <w:rFonts w:asciiTheme="minorHAnsi" w:eastAsiaTheme="minorEastAsia" w:hAnsiTheme="minorHAnsi" w:cstheme="minorBidi"/>
          <w:noProof/>
          <w:sz w:val="22"/>
        </w:rPr>
      </w:pPr>
      <w:ins w:id="188"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"_Toc343220764"</w:instrText>
        </w:r>
        <w:r w:rsidRPr="00631DC9">
          <w:rPr>
            <w:rStyle w:val="Hyperlink"/>
            <w:noProof/>
          </w:rPr>
          <w:instrText xml:space="preserve"> </w:instrText>
        </w:r>
        <w:r w:rsidRPr="00631DC9">
          <w:rPr>
            <w:rStyle w:val="Hyperlink"/>
            <w:noProof/>
          </w:rPr>
          <w:fldChar w:fldCharType="separate"/>
        </w:r>
        <w:r w:rsidRPr="00631DC9">
          <w:rPr>
            <w:rStyle w:val="Hyperlink"/>
            <w:noProof/>
            <w:lang w:val="pt-BR"/>
          </w:rPr>
          <w:t>3.2.</w:t>
        </w:r>
        <w:r>
          <w:rPr>
            <w:rFonts w:asciiTheme="minorHAnsi" w:eastAsiaTheme="minorEastAsia" w:hAnsiTheme="minorHAnsi" w:cstheme="minorBidi"/>
            <w:noProof/>
            <w:sz w:val="22"/>
          </w:rPr>
          <w:tab/>
        </w:r>
        <w:r w:rsidRPr="00631DC9">
          <w:rPr>
            <w:rStyle w:val="Hyperlink"/>
            <w:noProof/>
            <w:lang w:val="pt-BR"/>
          </w:rPr>
          <w:t>Mô hình tự hồi quy bậc p, AR(p)</w:t>
        </w:r>
        <w:r>
          <w:rPr>
            <w:noProof/>
            <w:webHidden/>
          </w:rPr>
          <w:tab/>
        </w:r>
        <w:r>
          <w:rPr>
            <w:noProof/>
            <w:webHidden/>
          </w:rPr>
          <w:fldChar w:fldCharType="begin"/>
        </w:r>
        <w:r>
          <w:rPr>
            <w:noProof/>
            <w:webHidden/>
          </w:rPr>
          <w:instrText xml:space="preserve"> PAGEREF _Toc343220764 \h </w:instrText>
        </w:r>
      </w:ins>
      <w:r>
        <w:rPr>
          <w:noProof/>
          <w:webHidden/>
        </w:rPr>
      </w:r>
      <w:r>
        <w:rPr>
          <w:noProof/>
          <w:webHidden/>
        </w:rPr>
        <w:fldChar w:fldCharType="separate"/>
      </w:r>
      <w:ins w:id="189" w:author="The Si Tran" w:date="2012-12-14T03:55:00Z">
        <w:r>
          <w:rPr>
            <w:noProof/>
            <w:webHidden/>
          </w:rPr>
          <w:t>20</w:t>
        </w:r>
        <w:r>
          <w:rPr>
            <w:noProof/>
            <w:webHidden/>
          </w:rPr>
          <w:fldChar w:fldCharType="end"/>
        </w:r>
        <w:r w:rsidRPr="00631DC9">
          <w:rPr>
            <w:rStyle w:val="Hyperlink"/>
            <w:noProof/>
          </w:rPr>
          <w:fldChar w:fldCharType="end"/>
        </w:r>
      </w:ins>
    </w:p>
    <w:p w14:paraId="481892F6" w14:textId="77777777" w:rsidR="009462B6" w:rsidRDefault="009462B6">
      <w:pPr>
        <w:pStyle w:val="TOC2"/>
        <w:tabs>
          <w:tab w:val="left" w:pos="880"/>
          <w:tab w:val="right" w:leader="dot" w:pos="9062"/>
        </w:tabs>
        <w:rPr>
          <w:ins w:id="190" w:author="The Si Tran" w:date="2012-12-14T03:55:00Z"/>
          <w:rFonts w:asciiTheme="minorHAnsi" w:eastAsiaTheme="minorEastAsia" w:hAnsiTheme="minorHAnsi" w:cstheme="minorBidi"/>
          <w:noProof/>
          <w:sz w:val="22"/>
        </w:rPr>
      </w:pPr>
      <w:ins w:id="191"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"_Toc343220765"</w:instrText>
        </w:r>
        <w:r w:rsidRPr="00631DC9">
          <w:rPr>
            <w:rStyle w:val="Hyperlink"/>
            <w:noProof/>
          </w:rPr>
          <w:instrText xml:space="preserve"> </w:instrText>
        </w:r>
        <w:r w:rsidRPr="00631DC9">
          <w:rPr>
            <w:rStyle w:val="Hyperlink"/>
            <w:noProof/>
          </w:rPr>
          <w:fldChar w:fldCharType="separate"/>
        </w:r>
        <w:r w:rsidRPr="00631DC9">
          <w:rPr>
            <w:rStyle w:val="Hyperlink"/>
            <w:noProof/>
            <w:lang w:val="pt-BR"/>
          </w:rPr>
          <w:t>3.3.</w:t>
        </w:r>
        <w:r>
          <w:rPr>
            <w:rFonts w:asciiTheme="minorHAnsi" w:eastAsiaTheme="minorEastAsia" w:hAnsiTheme="minorHAnsi" w:cstheme="minorBidi"/>
            <w:noProof/>
            <w:sz w:val="22"/>
          </w:rPr>
          <w:tab/>
        </w:r>
        <w:r w:rsidRPr="00631DC9">
          <w:rPr>
            <w:rStyle w:val="Hyperlink"/>
            <w:noProof/>
            <w:lang w:val="pt-BR"/>
          </w:rPr>
          <w:t>Mô hình kết hợp tự hồi quy và trung bình di động, ARMA(p,q)</w:t>
        </w:r>
        <w:r>
          <w:rPr>
            <w:noProof/>
            <w:webHidden/>
          </w:rPr>
          <w:tab/>
        </w:r>
        <w:r>
          <w:rPr>
            <w:noProof/>
            <w:webHidden/>
          </w:rPr>
          <w:fldChar w:fldCharType="begin"/>
        </w:r>
        <w:r>
          <w:rPr>
            <w:noProof/>
            <w:webHidden/>
          </w:rPr>
          <w:instrText xml:space="preserve"> PAGEREF _Toc343220765 \h </w:instrText>
        </w:r>
      </w:ins>
      <w:r>
        <w:rPr>
          <w:noProof/>
          <w:webHidden/>
        </w:rPr>
      </w:r>
      <w:r>
        <w:rPr>
          <w:noProof/>
          <w:webHidden/>
        </w:rPr>
        <w:fldChar w:fldCharType="separate"/>
      </w:r>
      <w:ins w:id="192" w:author="The Si Tran" w:date="2012-12-14T03:55:00Z">
        <w:r>
          <w:rPr>
            <w:noProof/>
            <w:webHidden/>
          </w:rPr>
          <w:t>23</w:t>
        </w:r>
        <w:r>
          <w:rPr>
            <w:noProof/>
            <w:webHidden/>
          </w:rPr>
          <w:fldChar w:fldCharType="end"/>
        </w:r>
        <w:r w:rsidRPr="00631DC9">
          <w:rPr>
            <w:rStyle w:val="Hyperlink"/>
            <w:noProof/>
          </w:rPr>
          <w:fldChar w:fldCharType="end"/>
        </w:r>
      </w:ins>
    </w:p>
    <w:p w14:paraId="71CAC014" w14:textId="77777777" w:rsidR="009462B6" w:rsidRDefault="009462B6">
      <w:pPr>
        <w:pStyle w:val="TOC2"/>
        <w:tabs>
          <w:tab w:val="left" w:pos="880"/>
          <w:tab w:val="right" w:leader="dot" w:pos="9062"/>
        </w:tabs>
        <w:rPr>
          <w:ins w:id="193" w:author="The Si Tran" w:date="2012-12-14T03:55:00Z"/>
          <w:rFonts w:asciiTheme="minorHAnsi" w:eastAsiaTheme="minorEastAsia" w:hAnsiTheme="minorHAnsi" w:cstheme="minorBidi"/>
          <w:noProof/>
          <w:sz w:val="22"/>
        </w:rPr>
      </w:pPr>
      <w:ins w:id="194"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"_Toc343220766"</w:instrText>
        </w:r>
        <w:r w:rsidRPr="00631DC9">
          <w:rPr>
            <w:rStyle w:val="Hyperlink"/>
            <w:noProof/>
          </w:rPr>
          <w:instrText xml:space="preserve"> </w:instrText>
        </w:r>
        <w:r w:rsidRPr="00631DC9">
          <w:rPr>
            <w:rStyle w:val="Hyperlink"/>
            <w:noProof/>
          </w:rPr>
          <w:fldChar w:fldCharType="separate"/>
        </w:r>
        <w:r w:rsidRPr="00631DC9">
          <w:rPr>
            <w:rStyle w:val="Hyperlink"/>
            <w:noProof/>
            <w:lang w:val="pt-BR"/>
          </w:rPr>
          <w:t>3.4.</w:t>
        </w:r>
        <w:r>
          <w:rPr>
            <w:rFonts w:asciiTheme="minorHAnsi" w:eastAsiaTheme="minorEastAsia" w:hAnsiTheme="minorHAnsi" w:cstheme="minorBidi"/>
            <w:noProof/>
            <w:sz w:val="22"/>
          </w:rPr>
          <w:tab/>
        </w:r>
        <w:r w:rsidRPr="00631DC9">
          <w:rPr>
            <w:rStyle w:val="Hyperlink"/>
            <w:noProof/>
            <w:lang w:val="pt-BR"/>
          </w:rPr>
          <w:t>Mô hình tự hồi quy kết hợp với trung bình di động, ARIMA(p,d,q)</w:t>
        </w:r>
        <w:r>
          <w:rPr>
            <w:noProof/>
            <w:webHidden/>
          </w:rPr>
          <w:tab/>
        </w:r>
        <w:r>
          <w:rPr>
            <w:noProof/>
            <w:webHidden/>
          </w:rPr>
          <w:fldChar w:fldCharType="begin"/>
        </w:r>
        <w:r>
          <w:rPr>
            <w:noProof/>
            <w:webHidden/>
          </w:rPr>
          <w:instrText xml:space="preserve"> PAGEREF _Toc343220766 \h </w:instrText>
        </w:r>
      </w:ins>
      <w:r>
        <w:rPr>
          <w:noProof/>
          <w:webHidden/>
        </w:rPr>
      </w:r>
      <w:r>
        <w:rPr>
          <w:noProof/>
          <w:webHidden/>
        </w:rPr>
        <w:fldChar w:fldCharType="separate"/>
      </w:r>
      <w:ins w:id="195" w:author="The Si Tran" w:date="2012-12-14T03:55:00Z">
        <w:r>
          <w:rPr>
            <w:noProof/>
            <w:webHidden/>
          </w:rPr>
          <w:t>25</w:t>
        </w:r>
        <w:r>
          <w:rPr>
            <w:noProof/>
            <w:webHidden/>
          </w:rPr>
          <w:fldChar w:fldCharType="end"/>
        </w:r>
        <w:r w:rsidRPr="00631DC9">
          <w:rPr>
            <w:rStyle w:val="Hyperlink"/>
            <w:noProof/>
          </w:rPr>
          <w:fldChar w:fldCharType="end"/>
        </w:r>
      </w:ins>
    </w:p>
    <w:p w14:paraId="0A37C1DF" w14:textId="77777777" w:rsidR="009462B6" w:rsidRDefault="009462B6">
      <w:pPr>
        <w:pStyle w:val="TOC2"/>
        <w:tabs>
          <w:tab w:val="left" w:pos="880"/>
          <w:tab w:val="right" w:leader="dot" w:pos="9062"/>
        </w:tabs>
        <w:rPr>
          <w:ins w:id="196" w:author="The Si Tran" w:date="2012-12-14T03:55:00Z"/>
          <w:rFonts w:asciiTheme="minorHAnsi" w:eastAsiaTheme="minorEastAsia" w:hAnsiTheme="minorHAnsi" w:cstheme="minorBidi"/>
          <w:noProof/>
          <w:sz w:val="22"/>
        </w:rPr>
      </w:pPr>
      <w:ins w:id="197" w:author="The Si Tran" w:date="2012-12-14T03:55:00Z">
        <w:r w:rsidRPr="00631DC9">
          <w:rPr>
            <w:rStyle w:val="Hyperlink"/>
            <w:noProof/>
          </w:rPr>
          <w:lastRenderedPageBreak/>
          <w:fldChar w:fldCharType="begin"/>
        </w:r>
        <w:r w:rsidRPr="00631DC9">
          <w:rPr>
            <w:rStyle w:val="Hyperlink"/>
            <w:noProof/>
          </w:rPr>
          <w:instrText xml:space="preserve"> </w:instrText>
        </w:r>
        <w:r>
          <w:rPr>
            <w:noProof/>
          </w:rPr>
          <w:instrText>HYPERLINK \l "_Toc343220767"</w:instrText>
        </w:r>
        <w:r w:rsidRPr="00631DC9">
          <w:rPr>
            <w:rStyle w:val="Hyperlink"/>
            <w:noProof/>
          </w:rPr>
          <w:instrText xml:space="preserve"> </w:instrText>
        </w:r>
        <w:r w:rsidRPr="00631DC9">
          <w:rPr>
            <w:rStyle w:val="Hyperlink"/>
            <w:noProof/>
          </w:rPr>
          <w:fldChar w:fldCharType="separate"/>
        </w:r>
        <w:r w:rsidRPr="00631DC9">
          <w:rPr>
            <w:rStyle w:val="Hyperlink"/>
            <w:noProof/>
            <w:lang w:val="pt-BR"/>
          </w:rPr>
          <w:t>3.5.</w:t>
        </w:r>
        <w:r>
          <w:rPr>
            <w:rFonts w:asciiTheme="minorHAnsi" w:eastAsiaTheme="minorEastAsia" w:hAnsiTheme="minorHAnsi" w:cstheme="minorBidi"/>
            <w:noProof/>
            <w:sz w:val="22"/>
          </w:rPr>
          <w:tab/>
        </w:r>
        <w:r w:rsidRPr="00631DC9">
          <w:rPr>
            <w:rStyle w:val="Hyperlink"/>
            <w:noProof/>
            <w:lang w:val="pt-BR"/>
          </w:rPr>
          <w:t>Mô hình ARIMA có tính mùa (SARIMA)</w:t>
        </w:r>
        <w:r>
          <w:rPr>
            <w:noProof/>
            <w:webHidden/>
          </w:rPr>
          <w:tab/>
        </w:r>
        <w:r>
          <w:rPr>
            <w:noProof/>
            <w:webHidden/>
          </w:rPr>
          <w:fldChar w:fldCharType="begin"/>
        </w:r>
        <w:r>
          <w:rPr>
            <w:noProof/>
            <w:webHidden/>
          </w:rPr>
          <w:instrText xml:space="preserve"> PAGEREF _Toc343220767 \h </w:instrText>
        </w:r>
      </w:ins>
      <w:r>
        <w:rPr>
          <w:noProof/>
          <w:webHidden/>
        </w:rPr>
      </w:r>
      <w:r>
        <w:rPr>
          <w:noProof/>
          <w:webHidden/>
        </w:rPr>
        <w:fldChar w:fldCharType="separate"/>
      </w:r>
      <w:ins w:id="198" w:author="The Si Tran" w:date="2012-12-14T03:55:00Z">
        <w:r>
          <w:rPr>
            <w:noProof/>
            <w:webHidden/>
          </w:rPr>
          <w:t>26</w:t>
        </w:r>
        <w:r>
          <w:rPr>
            <w:noProof/>
            <w:webHidden/>
          </w:rPr>
          <w:fldChar w:fldCharType="end"/>
        </w:r>
        <w:r w:rsidRPr="00631DC9">
          <w:rPr>
            <w:rStyle w:val="Hyperlink"/>
            <w:noProof/>
          </w:rPr>
          <w:fldChar w:fldCharType="end"/>
        </w:r>
      </w:ins>
    </w:p>
    <w:p w14:paraId="18152C34" w14:textId="77777777" w:rsidR="009462B6" w:rsidRDefault="009462B6">
      <w:pPr>
        <w:pStyle w:val="TOC2"/>
        <w:tabs>
          <w:tab w:val="left" w:pos="880"/>
          <w:tab w:val="right" w:leader="dot" w:pos="9062"/>
        </w:tabs>
        <w:rPr>
          <w:ins w:id="199" w:author="The Si Tran" w:date="2012-12-14T03:55:00Z"/>
          <w:rFonts w:asciiTheme="minorHAnsi" w:eastAsiaTheme="minorEastAsia" w:hAnsiTheme="minorHAnsi" w:cstheme="minorBidi"/>
          <w:noProof/>
          <w:sz w:val="22"/>
        </w:rPr>
      </w:pPr>
      <w:ins w:id="200"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"_Toc343220807"</w:instrText>
        </w:r>
        <w:r w:rsidRPr="00631DC9">
          <w:rPr>
            <w:rStyle w:val="Hyperlink"/>
            <w:noProof/>
          </w:rPr>
          <w:instrText xml:space="preserve"> </w:instrText>
        </w:r>
        <w:r w:rsidRPr="00631DC9">
          <w:rPr>
            <w:rStyle w:val="Hyperlink"/>
            <w:noProof/>
          </w:rPr>
          <w:fldChar w:fldCharType="separate"/>
        </w:r>
        <w:r w:rsidRPr="00631DC9">
          <w:rPr>
            <w:rStyle w:val="Hyperlink"/>
            <w:noProof/>
          </w:rPr>
          <w:t>3.6.</w:t>
        </w:r>
        <w:r>
          <w:rPr>
            <w:rFonts w:asciiTheme="minorHAnsi" w:eastAsiaTheme="minorEastAsia" w:hAnsiTheme="minorHAnsi" w:cstheme="minorBidi"/>
            <w:noProof/>
            <w:sz w:val="22"/>
          </w:rPr>
          <w:tab/>
        </w:r>
        <w:r w:rsidRPr="00631DC9">
          <w:rPr>
            <w:rStyle w:val="Hyperlink"/>
            <w:noProof/>
          </w:rPr>
          <w:t>Xây dựng mô hình SARIMA</w:t>
        </w:r>
        <w:r>
          <w:rPr>
            <w:noProof/>
            <w:webHidden/>
          </w:rPr>
          <w:tab/>
        </w:r>
        <w:r>
          <w:rPr>
            <w:noProof/>
            <w:webHidden/>
          </w:rPr>
          <w:fldChar w:fldCharType="begin"/>
        </w:r>
        <w:r>
          <w:rPr>
            <w:noProof/>
            <w:webHidden/>
          </w:rPr>
          <w:instrText xml:space="preserve"> PAGEREF _Toc343220807 \h </w:instrText>
        </w:r>
      </w:ins>
      <w:r>
        <w:rPr>
          <w:noProof/>
          <w:webHidden/>
        </w:rPr>
      </w:r>
      <w:r>
        <w:rPr>
          <w:noProof/>
          <w:webHidden/>
        </w:rPr>
        <w:fldChar w:fldCharType="separate"/>
      </w:r>
      <w:ins w:id="201" w:author="The Si Tran" w:date="2012-12-14T03:55:00Z">
        <w:r>
          <w:rPr>
            <w:noProof/>
            <w:webHidden/>
          </w:rPr>
          <w:t>26</w:t>
        </w:r>
        <w:r>
          <w:rPr>
            <w:noProof/>
            <w:webHidden/>
          </w:rPr>
          <w:fldChar w:fldCharType="end"/>
        </w:r>
        <w:r w:rsidRPr="00631DC9">
          <w:rPr>
            <w:rStyle w:val="Hyperlink"/>
            <w:noProof/>
          </w:rPr>
          <w:fldChar w:fldCharType="end"/>
        </w:r>
      </w:ins>
    </w:p>
    <w:p w14:paraId="7F4D9676" w14:textId="77777777" w:rsidR="009462B6" w:rsidRDefault="009462B6">
      <w:pPr>
        <w:pStyle w:val="TOC3"/>
        <w:tabs>
          <w:tab w:val="left" w:pos="1540"/>
          <w:tab w:val="right" w:leader="dot" w:pos="9062"/>
        </w:tabs>
        <w:rPr>
          <w:ins w:id="202" w:author="The Si Tran" w:date="2012-12-14T03:55:00Z"/>
          <w:rFonts w:asciiTheme="minorHAnsi" w:eastAsiaTheme="minorEastAsia" w:hAnsiTheme="minorHAnsi" w:cstheme="minorBidi"/>
          <w:noProof/>
          <w:sz w:val="22"/>
        </w:rPr>
      </w:pPr>
      <w:ins w:id="203"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"_Toc343220808"</w:instrText>
        </w:r>
        <w:r w:rsidRPr="00631DC9">
          <w:rPr>
            <w:rStyle w:val="Hyperlink"/>
            <w:noProof/>
          </w:rPr>
          <w:instrText xml:space="preserve"> </w:instrText>
        </w:r>
        <w:r w:rsidRPr="00631DC9">
          <w:rPr>
            <w:rStyle w:val="Hyperlink"/>
            <w:noProof/>
          </w:rPr>
          <w:fldChar w:fldCharType="separate"/>
        </w:r>
        <w:r w:rsidRPr="00631DC9">
          <w:rPr>
            <w:rStyle w:val="Hyperlink"/>
            <w:noProof/>
          </w:rPr>
          <w:t>3.6.1.</w:t>
        </w:r>
        <w:r>
          <w:rPr>
            <w:rFonts w:asciiTheme="minorHAnsi" w:eastAsiaTheme="minorEastAsia" w:hAnsiTheme="minorHAnsi" w:cstheme="minorBidi"/>
            <w:noProof/>
            <w:sz w:val="22"/>
          </w:rPr>
          <w:tab/>
        </w:r>
        <w:r w:rsidRPr="00631DC9">
          <w:rPr>
            <w:rStyle w:val="Hyperlink"/>
            <w:noProof/>
          </w:rPr>
          <w:t>Thành phần nhận dạng mô hình</w:t>
        </w:r>
        <w:r>
          <w:rPr>
            <w:noProof/>
            <w:webHidden/>
          </w:rPr>
          <w:tab/>
        </w:r>
        <w:r>
          <w:rPr>
            <w:noProof/>
            <w:webHidden/>
          </w:rPr>
          <w:fldChar w:fldCharType="begin"/>
        </w:r>
        <w:r>
          <w:rPr>
            <w:noProof/>
            <w:webHidden/>
          </w:rPr>
          <w:instrText xml:space="preserve"> PAGEREF _Toc343220808 \h </w:instrText>
        </w:r>
      </w:ins>
      <w:r>
        <w:rPr>
          <w:noProof/>
          <w:webHidden/>
        </w:rPr>
      </w:r>
      <w:r>
        <w:rPr>
          <w:noProof/>
          <w:webHidden/>
        </w:rPr>
        <w:fldChar w:fldCharType="separate"/>
      </w:r>
      <w:ins w:id="204" w:author="The Si Tran" w:date="2012-12-14T03:55:00Z">
        <w:r>
          <w:rPr>
            <w:noProof/>
            <w:webHidden/>
          </w:rPr>
          <w:t>28</w:t>
        </w:r>
        <w:r>
          <w:rPr>
            <w:noProof/>
            <w:webHidden/>
          </w:rPr>
          <w:fldChar w:fldCharType="end"/>
        </w:r>
        <w:r w:rsidRPr="00631DC9">
          <w:rPr>
            <w:rStyle w:val="Hyperlink"/>
            <w:noProof/>
          </w:rPr>
          <w:fldChar w:fldCharType="end"/>
        </w:r>
      </w:ins>
    </w:p>
    <w:p w14:paraId="5E922952" w14:textId="77777777" w:rsidR="009462B6" w:rsidRDefault="009462B6">
      <w:pPr>
        <w:pStyle w:val="TOC3"/>
        <w:tabs>
          <w:tab w:val="left" w:pos="1540"/>
          <w:tab w:val="right" w:leader="dot" w:pos="9062"/>
        </w:tabs>
        <w:rPr>
          <w:ins w:id="205" w:author="The Si Tran" w:date="2012-12-14T03:55:00Z"/>
          <w:rFonts w:asciiTheme="minorHAnsi" w:eastAsiaTheme="minorEastAsia" w:hAnsiTheme="minorHAnsi" w:cstheme="minorBidi"/>
          <w:noProof/>
          <w:sz w:val="22"/>
        </w:rPr>
      </w:pPr>
      <w:ins w:id="206"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"_Toc343220809"</w:instrText>
        </w:r>
        <w:r w:rsidRPr="00631DC9">
          <w:rPr>
            <w:rStyle w:val="Hyperlink"/>
            <w:noProof/>
          </w:rPr>
          <w:instrText xml:space="preserve"> </w:instrText>
        </w:r>
        <w:r w:rsidRPr="00631DC9">
          <w:rPr>
            <w:rStyle w:val="Hyperlink"/>
            <w:noProof/>
          </w:rPr>
          <w:fldChar w:fldCharType="separate"/>
        </w:r>
        <w:r w:rsidRPr="00631DC9">
          <w:rPr>
            <w:rStyle w:val="Hyperlink"/>
            <w:noProof/>
          </w:rPr>
          <w:t>3.6.2.</w:t>
        </w:r>
        <w:r>
          <w:rPr>
            <w:rFonts w:asciiTheme="minorHAnsi" w:eastAsiaTheme="minorEastAsia" w:hAnsiTheme="minorHAnsi" w:cstheme="minorBidi"/>
            <w:noProof/>
            <w:sz w:val="22"/>
          </w:rPr>
          <w:tab/>
        </w:r>
        <w:r w:rsidRPr="00631DC9">
          <w:rPr>
            <w:rStyle w:val="Hyperlink"/>
            <w:rFonts w:eastAsia="Calibri"/>
            <w:noProof/>
          </w:rPr>
          <w:t xml:space="preserve">Thành phần </w:t>
        </w:r>
        <w:r w:rsidRPr="00631DC9">
          <w:rPr>
            <w:rStyle w:val="Hyperlink"/>
            <w:noProof/>
          </w:rPr>
          <w:t>khử mùa và xu hướng</w:t>
        </w:r>
        <w:r>
          <w:rPr>
            <w:noProof/>
            <w:webHidden/>
          </w:rPr>
          <w:tab/>
        </w:r>
        <w:r>
          <w:rPr>
            <w:noProof/>
            <w:webHidden/>
          </w:rPr>
          <w:fldChar w:fldCharType="begin"/>
        </w:r>
        <w:r>
          <w:rPr>
            <w:noProof/>
            <w:webHidden/>
          </w:rPr>
          <w:instrText xml:space="preserve"> PAGEREF _Toc343220809 \h </w:instrText>
        </w:r>
      </w:ins>
      <w:r>
        <w:rPr>
          <w:noProof/>
          <w:webHidden/>
        </w:rPr>
      </w:r>
      <w:r>
        <w:rPr>
          <w:noProof/>
          <w:webHidden/>
        </w:rPr>
        <w:fldChar w:fldCharType="separate"/>
      </w:r>
      <w:ins w:id="207" w:author="The Si Tran" w:date="2012-12-14T03:55:00Z">
        <w:r>
          <w:rPr>
            <w:noProof/>
            <w:webHidden/>
          </w:rPr>
          <w:t>31</w:t>
        </w:r>
        <w:r>
          <w:rPr>
            <w:noProof/>
            <w:webHidden/>
          </w:rPr>
          <w:fldChar w:fldCharType="end"/>
        </w:r>
        <w:r w:rsidRPr="00631DC9">
          <w:rPr>
            <w:rStyle w:val="Hyperlink"/>
            <w:noProof/>
          </w:rPr>
          <w:fldChar w:fldCharType="end"/>
        </w:r>
      </w:ins>
    </w:p>
    <w:p w14:paraId="284823C1" w14:textId="77777777" w:rsidR="009462B6" w:rsidRDefault="009462B6">
      <w:pPr>
        <w:pStyle w:val="TOC3"/>
        <w:tabs>
          <w:tab w:val="left" w:pos="1540"/>
          <w:tab w:val="right" w:leader="dot" w:pos="9062"/>
        </w:tabs>
        <w:rPr>
          <w:ins w:id="208" w:author="The Si Tran" w:date="2012-12-14T03:55:00Z"/>
          <w:rFonts w:asciiTheme="minorHAnsi" w:eastAsiaTheme="minorEastAsia" w:hAnsiTheme="minorHAnsi" w:cstheme="minorBidi"/>
          <w:noProof/>
          <w:sz w:val="22"/>
        </w:rPr>
      </w:pPr>
      <w:ins w:id="209"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"_Toc343220810"</w:instrText>
        </w:r>
        <w:r w:rsidRPr="00631DC9">
          <w:rPr>
            <w:rStyle w:val="Hyperlink"/>
            <w:noProof/>
          </w:rPr>
          <w:instrText xml:space="preserve"> </w:instrText>
        </w:r>
        <w:r w:rsidRPr="00631DC9">
          <w:rPr>
            <w:rStyle w:val="Hyperlink"/>
            <w:noProof/>
          </w:rPr>
          <w:fldChar w:fldCharType="separate"/>
        </w:r>
        <w:r w:rsidRPr="00631DC9">
          <w:rPr>
            <w:rStyle w:val="Hyperlink"/>
            <w:noProof/>
          </w:rPr>
          <w:t>3.6.3.</w:t>
        </w:r>
        <w:r>
          <w:rPr>
            <w:rFonts w:asciiTheme="minorHAnsi" w:eastAsiaTheme="minorEastAsia" w:hAnsiTheme="minorHAnsi" w:cstheme="minorBidi"/>
            <w:noProof/>
            <w:sz w:val="22"/>
          </w:rPr>
          <w:tab/>
        </w:r>
        <w:r w:rsidRPr="00631DC9">
          <w:rPr>
            <w:rStyle w:val="Hyperlink"/>
            <w:noProof/>
          </w:rPr>
          <w:t>Thành phần ước lượng tham số</w:t>
        </w:r>
        <w:r>
          <w:rPr>
            <w:noProof/>
            <w:webHidden/>
          </w:rPr>
          <w:tab/>
        </w:r>
        <w:r>
          <w:rPr>
            <w:noProof/>
            <w:webHidden/>
          </w:rPr>
          <w:fldChar w:fldCharType="begin"/>
        </w:r>
        <w:r>
          <w:rPr>
            <w:noProof/>
            <w:webHidden/>
          </w:rPr>
          <w:instrText xml:space="preserve"> PAGEREF _Toc343220810 \h </w:instrText>
        </w:r>
      </w:ins>
      <w:r>
        <w:rPr>
          <w:noProof/>
          <w:webHidden/>
        </w:rPr>
      </w:r>
      <w:r>
        <w:rPr>
          <w:noProof/>
          <w:webHidden/>
        </w:rPr>
        <w:fldChar w:fldCharType="separate"/>
      </w:r>
      <w:ins w:id="210" w:author="The Si Tran" w:date="2012-12-14T03:55:00Z">
        <w:r>
          <w:rPr>
            <w:noProof/>
            <w:webHidden/>
          </w:rPr>
          <w:t>32</w:t>
        </w:r>
        <w:r>
          <w:rPr>
            <w:noProof/>
            <w:webHidden/>
          </w:rPr>
          <w:fldChar w:fldCharType="end"/>
        </w:r>
        <w:r w:rsidRPr="00631DC9">
          <w:rPr>
            <w:rStyle w:val="Hyperlink"/>
            <w:noProof/>
          </w:rPr>
          <w:fldChar w:fldCharType="end"/>
        </w:r>
      </w:ins>
    </w:p>
    <w:p w14:paraId="72906B57" w14:textId="77777777" w:rsidR="009462B6" w:rsidRDefault="009462B6">
      <w:pPr>
        <w:pStyle w:val="TOC3"/>
        <w:tabs>
          <w:tab w:val="left" w:pos="1540"/>
          <w:tab w:val="right" w:leader="dot" w:pos="9062"/>
        </w:tabs>
        <w:rPr>
          <w:ins w:id="211" w:author="The Si Tran" w:date="2012-12-14T03:55:00Z"/>
          <w:rFonts w:asciiTheme="minorHAnsi" w:eastAsiaTheme="minorEastAsia" w:hAnsiTheme="minorHAnsi" w:cstheme="minorBidi"/>
          <w:noProof/>
          <w:sz w:val="22"/>
        </w:rPr>
      </w:pPr>
      <w:ins w:id="212"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"_Toc343220811"</w:instrText>
        </w:r>
        <w:r w:rsidRPr="00631DC9">
          <w:rPr>
            <w:rStyle w:val="Hyperlink"/>
            <w:noProof/>
          </w:rPr>
          <w:instrText xml:space="preserve"> </w:instrText>
        </w:r>
        <w:r w:rsidRPr="00631DC9">
          <w:rPr>
            <w:rStyle w:val="Hyperlink"/>
            <w:noProof/>
          </w:rPr>
          <w:fldChar w:fldCharType="separate"/>
        </w:r>
        <w:r w:rsidRPr="00631DC9">
          <w:rPr>
            <w:rStyle w:val="Hyperlink"/>
            <w:noProof/>
          </w:rPr>
          <w:t>3.6.4.</w:t>
        </w:r>
        <w:r>
          <w:rPr>
            <w:rFonts w:asciiTheme="minorHAnsi" w:eastAsiaTheme="minorEastAsia" w:hAnsiTheme="minorHAnsi" w:cstheme="minorBidi"/>
            <w:noProof/>
            <w:sz w:val="22"/>
          </w:rPr>
          <w:tab/>
        </w:r>
        <w:r w:rsidRPr="00631DC9">
          <w:rPr>
            <w:rStyle w:val="Hyperlink"/>
            <w:noProof/>
          </w:rPr>
          <w:t>Thành phần dự đoán</w:t>
        </w:r>
        <w:r>
          <w:rPr>
            <w:noProof/>
            <w:webHidden/>
          </w:rPr>
          <w:tab/>
        </w:r>
        <w:r>
          <w:rPr>
            <w:noProof/>
            <w:webHidden/>
          </w:rPr>
          <w:fldChar w:fldCharType="begin"/>
        </w:r>
        <w:r>
          <w:rPr>
            <w:noProof/>
            <w:webHidden/>
          </w:rPr>
          <w:instrText xml:space="preserve"> PAGEREF _Toc343220811 \h </w:instrText>
        </w:r>
      </w:ins>
      <w:r>
        <w:rPr>
          <w:noProof/>
          <w:webHidden/>
        </w:rPr>
      </w:r>
      <w:r>
        <w:rPr>
          <w:noProof/>
          <w:webHidden/>
        </w:rPr>
        <w:fldChar w:fldCharType="separate"/>
      </w:r>
      <w:ins w:id="213" w:author="The Si Tran" w:date="2012-12-14T03:55:00Z">
        <w:r>
          <w:rPr>
            <w:noProof/>
            <w:webHidden/>
          </w:rPr>
          <w:t>33</w:t>
        </w:r>
        <w:r>
          <w:rPr>
            <w:noProof/>
            <w:webHidden/>
          </w:rPr>
          <w:fldChar w:fldCharType="end"/>
        </w:r>
        <w:r w:rsidRPr="00631DC9">
          <w:rPr>
            <w:rStyle w:val="Hyperlink"/>
            <w:noProof/>
          </w:rPr>
          <w:fldChar w:fldCharType="end"/>
        </w:r>
      </w:ins>
    </w:p>
    <w:p w14:paraId="2972ECB5" w14:textId="77777777" w:rsidR="009462B6" w:rsidRDefault="009462B6">
      <w:pPr>
        <w:pStyle w:val="TOC2"/>
        <w:tabs>
          <w:tab w:val="left" w:pos="880"/>
          <w:tab w:val="right" w:leader="dot" w:pos="9062"/>
        </w:tabs>
        <w:rPr>
          <w:ins w:id="214" w:author="The Si Tran" w:date="2012-12-14T03:55:00Z"/>
          <w:rFonts w:asciiTheme="minorHAnsi" w:eastAsiaTheme="minorEastAsia" w:hAnsiTheme="minorHAnsi" w:cstheme="minorBidi"/>
          <w:noProof/>
          <w:sz w:val="22"/>
        </w:rPr>
      </w:pPr>
      <w:ins w:id="215"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"_Toc343220812"</w:instrText>
        </w:r>
        <w:r w:rsidRPr="00631DC9">
          <w:rPr>
            <w:rStyle w:val="Hyperlink"/>
            <w:noProof/>
          </w:rPr>
          <w:instrText xml:space="preserve"> </w:instrText>
        </w:r>
        <w:r w:rsidRPr="00631DC9">
          <w:rPr>
            <w:rStyle w:val="Hyperlink"/>
            <w:noProof/>
          </w:rPr>
          <w:fldChar w:fldCharType="separate"/>
        </w:r>
        <w:r w:rsidRPr="00631DC9">
          <w:rPr>
            <w:rStyle w:val="Hyperlink"/>
            <w:noProof/>
          </w:rPr>
          <w:t>3.7.</w:t>
        </w:r>
        <w:r>
          <w:rPr>
            <w:rFonts w:asciiTheme="minorHAnsi" w:eastAsiaTheme="minorEastAsia" w:hAnsiTheme="minorHAnsi" w:cstheme="minorBidi"/>
            <w:noProof/>
            <w:sz w:val="22"/>
          </w:rPr>
          <w:tab/>
        </w:r>
        <w:r w:rsidRPr="00631DC9">
          <w:rPr>
            <w:rStyle w:val="Hyperlink"/>
            <w:noProof/>
          </w:rPr>
          <w:t>Kết luận về mô hình ARIMA</w:t>
        </w:r>
        <w:r>
          <w:rPr>
            <w:noProof/>
            <w:webHidden/>
          </w:rPr>
          <w:tab/>
        </w:r>
        <w:r>
          <w:rPr>
            <w:noProof/>
            <w:webHidden/>
          </w:rPr>
          <w:fldChar w:fldCharType="begin"/>
        </w:r>
        <w:r>
          <w:rPr>
            <w:noProof/>
            <w:webHidden/>
          </w:rPr>
          <w:instrText xml:space="preserve"> PAGEREF _Toc343220812 \h </w:instrText>
        </w:r>
      </w:ins>
      <w:r>
        <w:rPr>
          <w:noProof/>
          <w:webHidden/>
        </w:rPr>
      </w:r>
      <w:r>
        <w:rPr>
          <w:noProof/>
          <w:webHidden/>
        </w:rPr>
        <w:fldChar w:fldCharType="separate"/>
      </w:r>
      <w:ins w:id="216" w:author="The Si Tran" w:date="2012-12-14T03:55:00Z">
        <w:r>
          <w:rPr>
            <w:noProof/>
            <w:webHidden/>
          </w:rPr>
          <w:t>34</w:t>
        </w:r>
        <w:r>
          <w:rPr>
            <w:noProof/>
            <w:webHidden/>
          </w:rPr>
          <w:fldChar w:fldCharType="end"/>
        </w:r>
        <w:r w:rsidRPr="00631DC9">
          <w:rPr>
            <w:rStyle w:val="Hyperlink"/>
            <w:noProof/>
          </w:rPr>
          <w:fldChar w:fldCharType="end"/>
        </w:r>
      </w:ins>
    </w:p>
    <w:p w14:paraId="38EF9839" w14:textId="77777777" w:rsidR="009462B6" w:rsidRDefault="009462B6">
      <w:pPr>
        <w:pStyle w:val="TOC1"/>
        <w:tabs>
          <w:tab w:val="left" w:pos="1320"/>
          <w:tab w:val="right" w:leader="dot" w:pos="9062"/>
        </w:tabs>
        <w:rPr>
          <w:ins w:id="217" w:author="The Si Tran" w:date="2012-12-14T03:55:00Z"/>
          <w:rFonts w:asciiTheme="minorHAnsi" w:eastAsiaTheme="minorEastAsia" w:hAnsiTheme="minorHAnsi" w:cstheme="minorBidi"/>
          <w:noProof/>
          <w:sz w:val="22"/>
        </w:rPr>
      </w:pPr>
      <w:ins w:id="218"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"_Toc343220814"</w:instrText>
        </w:r>
        <w:r w:rsidRPr="00631DC9">
          <w:rPr>
            <w:rStyle w:val="Hyperlink"/>
            <w:noProof/>
          </w:rPr>
          <w:instrText xml:space="preserve"> </w:instrText>
        </w:r>
        <w:r w:rsidRPr="00631DC9">
          <w:rPr>
            <w:rStyle w:val="Hyperlink"/>
            <w:noProof/>
          </w:rPr>
          <w:fldChar w:fldCharType="separate"/>
        </w:r>
        <w:r w:rsidRPr="00631DC9">
          <w:rPr>
            <w:rStyle w:val="Hyperlink"/>
            <w:noProof/>
          </w:rPr>
          <w:t>Chương 4</w:t>
        </w:r>
        <w:r>
          <w:rPr>
            <w:rFonts w:asciiTheme="minorHAnsi" w:eastAsiaTheme="minorEastAsia" w:hAnsiTheme="minorHAnsi" w:cstheme="minorBidi"/>
            <w:noProof/>
            <w:sz w:val="22"/>
          </w:rPr>
          <w:tab/>
        </w:r>
        <w:r w:rsidRPr="00631DC9">
          <w:rPr>
            <w:rStyle w:val="Hyperlink"/>
            <w:noProof/>
          </w:rPr>
          <w:t>MÔ HÌNH ANN</w:t>
        </w:r>
        <w:r>
          <w:rPr>
            <w:noProof/>
            <w:webHidden/>
          </w:rPr>
          <w:tab/>
        </w:r>
        <w:r>
          <w:rPr>
            <w:noProof/>
            <w:webHidden/>
          </w:rPr>
          <w:fldChar w:fldCharType="begin"/>
        </w:r>
        <w:r>
          <w:rPr>
            <w:noProof/>
            <w:webHidden/>
          </w:rPr>
          <w:instrText xml:space="preserve"> PAGEREF _Toc343220814 \h </w:instrText>
        </w:r>
      </w:ins>
      <w:r>
        <w:rPr>
          <w:noProof/>
          <w:webHidden/>
        </w:rPr>
      </w:r>
      <w:r>
        <w:rPr>
          <w:noProof/>
          <w:webHidden/>
        </w:rPr>
        <w:fldChar w:fldCharType="separate"/>
      </w:r>
      <w:ins w:id="219" w:author="The Si Tran" w:date="2012-12-14T03:55:00Z">
        <w:r>
          <w:rPr>
            <w:noProof/>
            <w:webHidden/>
          </w:rPr>
          <w:t>35</w:t>
        </w:r>
        <w:r>
          <w:rPr>
            <w:noProof/>
            <w:webHidden/>
          </w:rPr>
          <w:fldChar w:fldCharType="end"/>
        </w:r>
        <w:r w:rsidRPr="00631DC9">
          <w:rPr>
            <w:rStyle w:val="Hyperlink"/>
            <w:noProof/>
          </w:rPr>
          <w:fldChar w:fldCharType="end"/>
        </w:r>
      </w:ins>
    </w:p>
    <w:p w14:paraId="5AAF8C96" w14:textId="77777777" w:rsidR="009462B6" w:rsidRDefault="009462B6">
      <w:pPr>
        <w:pStyle w:val="TOC2"/>
        <w:tabs>
          <w:tab w:val="left" w:pos="880"/>
          <w:tab w:val="right" w:leader="dot" w:pos="9062"/>
        </w:tabs>
        <w:rPr>
          <w:ins w:id="220" w:author="The Si Tran" w:date="2012-12-14T03:55:00Z"/>
          <w:rFonts w:asciiTheme="minorHAnsi" w:eastAsiaTheme="minorEastAsia" w:hAnsiTheme="minorHAnsi" w:cstheme="minorBidi"/>
          <w:noProof/>
          <w:sz w:val="22"/>
        </w:rPr>
      </w:pPr>
      <w:ins w:id="221"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"_Toc343220815"</w:instrText>
        </w:r>
        <w:r w:rsidRPr="00631DC9">
          <w:rPr>
            <w:rStyle w:val="Hyperlink"/>
            <w:noProof/>
          </w:rPr>
          <w:instrText xml:space="preserve"> </w:instrText>
        </w:r>
        <w:r w:rsidRPr="00631DC9">
          <w:rPr>
            <w:rStyle w:val="Hyperlink"/>
            <w:noProof/>
          </w:rPr>
          <w:fldChar w:fldCharType="separate"/>
        </w:r>
        <w:r w:rsidRPr="00631DC9">
          <w:rPr>
            <w:rStyle w:val="Hyperlink"/>
            <w:noProof/>
          </w:rPr>
          <w:t>4.1.</w:t>
        </w:r>
        <w:r>
          <w:rPr>
            <w:rFonts w:asciiTheme="minorHAnsi" w:eastAsiaTheme="minorEastAsia" w:hAnsiTheme="minorHAnsi" w:cstheme="minorBidi"/>
            <w:noProof/>
            <w:sz w:val="22"/>
          </w:rPr>
          <w:tab/>
        </w:r>
        <w:r w:rsidRPr="00631DC9">
          <w:rPr>
            <w:rStyle w:val="Hyperlink"/>
            <w:noProof/>
          </w:rPr>
          <w:t>Sơ lược về mạng nơron nhân tạo</w:t>
        </w:r>
        <w:r>
          <w:rPr>
            <w:noProof/>
            <w:webHidden/>
          </w:rPr>
          <w:tab/>
        </w:r>
        <w:r>
          <w:rPr>
            <w:noProof/>
            <w:webHidden/>
          </w:rPr>
          <w:fldChar w:fldCharType="begin"/>
        </w:r>
        <w:r>
          <w:rPr>
            <w:noProof/>
            <w:webHidden/>
          </w:rPr>
          <w:instrText xml:space="preserve"> PAGEREF _Toc343220815 \h </w:instrText>
        </w:r>
      </w:ins>
      <w:r>
        <w:rPr>
          <w:noProof/>
          <w:webHidden/>
        </w:rPr>
      </w:r>
      <w:r>
        <w:rPr>
          <w:noProof/>
          <w:webHidden/>
        </w:rPr>
        <w:fldChar w:fldCharType="separate"/>
      </w:r>
      <w:ins w:id="222" w:author="The Si Tran" w:date="2012-12-14T03:55:00Z">
        <w:r>
          <w:rPr>
            <w:noProof/>
            <w:webHidden/>
          </w:rPr>
          <w:t>35</w:t>
        </w:r>
        <w:r>
          <w:rPr>
            <w:noProof/>
            <w:webHidden/>
          </w:rPr>
          <w:fldChar w:fldCharType="end"/>
        </w:r>
        <w:r w:rsidRPr="00631DC9">
          <w:rPr>
            <w:rStyle w:val="Hyperlink"/>
            <w:noProof/>
          </w:rPr>
          <w:fldChar w:fldCharType="end"/>
        </w:r>
      </w:ins>
    </w:p>
    <w:p w14:paraId="1BB13415" w14:textId="77777777" w:rsidR="009462B6" w:rsidRDefault="009462B6">
      <w:pPr>
        <w:pStyle w:val="TOC2"/>
        <w:tabs>
          <w:tab w:val="left" w:pos="880"/>
          <w:tab w:val="right" w:leader="dot" w:pos="9062"/>
        </w:tabs>
        <w:rPr>
          <w:ins w:id="223" w:author="The Si Tran" w:date="2012-12-14T03:55:00Z"/>
          <w:rFonts w:asciiTheme="minorHAnsi" w:eastAsiaTheme="minorEastAsia" w:hAnsiTheme="minorHAnsi" w:cstheme="minorBidi"/>
          <w:noProof/>
          <w:sz w:val="22"/>
        </w:rPr>
      </w:pPr>
      <w:ins w:id="224"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"_Toc343220816"</w:instrText>
        </w:r>
        <w:r w:rsidRPr="00631DC9">
          <w:rPr>
            <w:rStyle w:val="Hyperlink"/>
            <w:noProof/>
          </w:rPr>
          <w:instrText xml:space="preserve"> </w:instrText>
        </w:r>
        <w:r w:rsidRPr="00631DC9">
          <w:rPr>
            <w:rStyle w:val="Hyperlink"/>
            <w:noProof/>
          </w:rPr>
          <w:fldChar w:fldCharType="separate"/>
        </w:r>
        <w:r w:rsidRPr="00631DC9">
          <w:rPr>
            <w:rStyle w:val="Hyperlink"/>
            <w:noProof/>
          </w:rPr>
          <w:t>4.2.</w:t>
        </w:r>
        <w:r>
          <w:rPr>
            <w:rFonts w:asciiTheme="minorHAnsi" w:eastAsiaTheme="minorEastAsia" w:hAnsiTheme="minorHAnsi" w:cstheme="minorBidi"/>
            <w:noProof/>
            <w:sz w:val="22"/>
          </w:rPr>
          <w:tab/>
        </w:r>
        <w:r w:rsidRPr="00631DC9">
          <w:rPr>
            <w:rStyle w:val="Hyperlink"/>
            <w:noProof/>
          </w:rPr>
          <w:t>Cấu trúc về mạng nơron nhân tạo</w:t>
        </w:r>
        <w:r>
          <w:rPr>
            <w:noProof/>
            <w:webHidden/>
          </w:rPr>
          <w:tab/>
        </w:r>
        <w:r>
          <w:rPr>
            <w:noProof/>
            <w:webHidden/>
          </w:rPr>
          <w:fldChar w:fldCharType="begin"/>
        </w:r>
        <w:r>
          <w:rPr>
            <w:noProof/>
            <w:webHidden/>
          </w:rPr>
          <w:instrText xml:space="preserve"> PAGEREF _Toc343220816 \h </w:instrText>
        </w:r>
      </w:ins>
      <w:r>
        <w:rPr>
          <w:noProof/>
          <w:webHidden/>
        </w:rPr>
      </w:r>
      <w:r>
        <w:rPr>
          <w:noProof/>
          <w:webHidden/>
        </w:rPr>
        <w:fldChar w:fldCharType="separate"/>
      </w:r>
      <w:ins w:id="225" w:author="The Si Tran" w:date="2012-12-14T03:55:00Z">
        <w:r>
          <w:rPr>
            <w:noProof/>
            <w:webHidden/>
          </w:rPr>
          <w:t>35</w:t>
        </w:r>
        <w:r>
          <w:rPr>
            <w:noProof/>
            <w:webHidden/>
          </w:rPr>
          <w:fldChar w:fldCharType="end"/>
        </w:r>
        <w:r w:rsidRPr="00631DC9">
          <w:rPr>
            <w:rStyle w:val="Hyperlink"/>
            <w:noProof/>
          </w:rPr>
          <w:fldChar w:fldCharType="end"/>
        </w:r>
      </w:ins>
    </w:p>
    <w:p w14:paraId="7827B815" w14:textId="77777777" w:rsidR="009462B6" w:rsidRDefault="009462B6">
      <w:pPr>
        <w:pStyle w:val="TOC2"/>
        <w:tabs>
          <w:tab w:val="left" w:pos="880"/>
          <w:tab w:val="right" w:leader="dot" w:pos="9062"/>
        </w:tabs>
        <w:rPr>
          <w:ins w:id="226" w:author="The Si Tran" w:date="2012-12-14T03:55:00Z"/>
          <w:rFonts w:asciiTheme="minorHAnsi" w:eastAsiaTheme="minorEastAsia" w:hAnsiTheme="minorHAnsi" w:cstheme="minorBidi"/>
          <w:noProof/>
          <w:sz w:val="22"/>
        </w:rPr>
      </w:pPr>
      <w:ins w:id="227"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"_Toc343220817"</w:instrText>
        </w:r>
        <w:r w:rsidRPr="00631DC9">
          <w:rPr>
            <w:rStyle w:val="Hyperlink"/>
            <w:noProof/>
          </w:rPr>
          <w:instrText xml:space="preserve"> </w:instrText>
        </w:r>
        <w:r w:rsidRPr="00631DC9">
          <w:rPr>
            <w:rStyle w:val="Hyperlink"/>
            <w:noProof/>
          </w:rPr>
          <w:fldChar w:fldCharType="separate"/>
        </w:r>
        <w:r w:rsidRPr="00631DC9">
          <w:rPr>
            <w:rStyle w:val="Hyperlink"/>
            <w:noProof/>
          </w:rPr>
          <w:t>4.3.</w:t>
        </w:r>
        <w:r>
          <w:rPr>
            <w:rFonts w:asciiTheme="minorHAnsi" w:eastAsiaTheme="minorEastAsia" w:hAnsiTheme="minorHAnsi" w:cstheme="minorBidi"/>
            <w:noProof/>
            <w:sz w:val="22"/>
          </w:rPr>
          <w:tab/>
        </w:r>
        <w:r w:rsidRPr="00631DC9">
          <w:rPr>
            <w:rStyle w:val="Hyperlink"/>
            <w:noProof/>
          </w:rPr>
          <w:t>Nguyên tắc hoạt động và các giải thuật huấn luyện của mạng nơron nhân tạo</w:t>
        </w:r>
        <w:r>
          <w:rPr>
            <w:noProof/>
            <w:webHidden/>
          </w:rPr>
          <w:tab/>
        </w:r>
        <w:r>
          <w:rPr>
            <w:noProof/>
            <w:webHidden/>
          </w:rPr>
          <w:fldChar w:fldCharType="begin"/>
        </w:r>
        <w:r>
          <w:rPr>
            <w:noProof/>
            <w:webHidden/>
          </w:rPr>
          <w:instrText xml:space="preserve"> PAGEREF _Toc343220817 \h </w:instrText>
        </w:r>
      </w:ins>
      <w:r>
        <w:rPr>
          <w:noProof/>
          <w:webHidden/>
        </w:rPr>
      </w:r>
      <w:r>
        <w:rPr>
          <w:noProof/>
          <w:webHidden/>
        </w:rPr>
        <w:fldChar w:fldCharType="separate"/>
      </w:r>
      <w:ins w:id="228" w:author="The Si Tran" w:date="2012-12-14T03:55:00Z">
        <w:r>
          <w:rPr>
            <w:noProof/>
            <w:webHidden/>
          </w:rPr>
          <w:t>39</w:t>
        </w:r>
        <w:r>
          <w:rPr>
            <w:noProof/>
            <w:webHidden/>
          </w:rPr>
          <w:fldChar w:fldCharType="end"/>
        </w:r>
        <w:r w:rsidRPr="00631DC9">
          <w:rPr>
            <w:rStyle w:val="Hyperlink"/>
            <w:noProof/>
          </w:rPr>
          <w:fldChar w:fldCharType="end"/>
        </w:r>
      </w:ins>
    </w:p>
    <w:p w14:paraId="26CDEF26" w14:textId="77777777" w:rsidR="009462B6" w:rsidRDefault="009462B6">
      <w:pPr>
        <w:pStyle w:val="TOC3"/>
        <w:tabs>
          <w:tab w:val="left" w:pos="1540"/>
          <w:tab w:val="right" w:leader="dot" w:pos="9062"/>
        </w:tabs>
        <w:rPr>
          <w:ins w:id="229" w:author="The Si Tran" w:date="2012-12-14T03:55:00Z"/>
          <w:rFonts w:asciiTheme="minorHAnsi" w:eastAsiaTheme="minorEastAsia" w:hAnsiTheme="minorHAnsi" w:cstheme="minorBidi"/>
          <w:noProof/>
          <w:sz w:val="22"/>
        </w:rPr>
      </w:pPr>
      <w:ins w:id="230"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"_Toc343220818"</w:instrText>
        </w:r>
        <w:r w:rsidRPr="00631DC9">
          <w:rPr>
            <w:rStyle w:val="Hyperlink"/>
            <w:noProof/>
          </w:rPr>
          <w:instrText xml:space="preserve"> </w:instrText>
        </w:r>
        <w:r w:rsidRPr="00631DC9">
          <w:rPr>
            <w:rStyle w:val="Hyperlink"/>
            <w:noProof/>
          </w:rPr>
          <w:fldChar w:fldCharType="separate"/>
        </w:r>
        <w:r w:rsidRPr="00631DC9">
          <w:rPr>
            <w:rStyle w:val="Hyperlink"/>
            <w:noProof/>
          </w:rPr>
          <w:t>4.3.1.</w:t>
        </w:r>
        <w:r>
          <w:rPr>
            <w:rFonts w:asciiTheme="minorHAnsi" w:eastAsiaTheme="minorEastAsia" w:hAnsiTheme="minorHAnsi" w:cstheme="minorBidi"/>
            <w:noProof/>
            <w:sz w:val="22"/>
          </w:rPr>
          <w:tab/>
        </w:r>
        <w:r w:rsidRPr="00631DC9">
          <w:rPr>
            <w:rStyle w:val="Hyperlink"/>
            <w:noProof/>
          </w:rPr>
          <w:t>Perceptron</w:t>
        </w:r>
        <w:r>
          <w:rPr>
            <w:noProof/>
            <w:webHidden/>
          </w:rPr>
          <w:tab/>
        </w:r>
        <w:r>
          <w:rPr>
            <w:noProof/>
            <w:webHidden/>
          </w:rPr>
          <w:fldChar w:fldCharType="begin"/>
        </w:r>
        <w:r>
          <w:rPr>
            <w:noProof/>
            <w:webHidden/>
          </w:rPr>
          <w:instrText xml:space="preserve"> PAGEREF _Toc343220818 \h </w:instrText>
        </w:r>
      </w:ins>
      <w:r>
        <w:rPr>
          <w:noProof/>
          <w:webHidden/>
        </w:rPr>
      </w:r>
      <w:r>
        <w:rPr>
          <w:noProof/>
          <w:webHidden/>
        </w:rPr>
        <w:fldChar w:fldCharType="separate"/>
      </w:r>
      <w:ins w:id="231" w:author="The Si Tran" w:date="2012-12-14T03:55:00Z">
        <w:r>
          <w:rPr>
            <w:noProof/>
            <w:webHidden/>
          </w:rPr>
          <w:t>39</w:t>
        </w:r>
        <w:r>
          <w:rPr>
            <w:noProof/>
            <w:webHidden/>
          </w:rPr>
          <w:fldChar w:fldCharType="end"/>
        </w:r>
        <w:r w:rsidRPr="00631DC9">
          <w:rPr>
            <w:rStyle w:val="Hyperlink"/>
            <w:noProof/>
          </w:rPr>
          <w:fldChar w:fldCharType="end"/>
        </w:r>
      </w:ins>
    </w:p>
    <w:p w14:paraId="455C3F79" w14:textId="77777777" w:rsidR="009462B6" w:rsidRDefault="009462B6">
      <w:pPr>
        <w:pStyle w:val="TOC3"/>
        <w:tabs>
          <w:tab w:val="left" w:pos="1540"/>
          <w:tab w:val="right" w:leader="dot" w:pos="9062"/>
        </w:tabs>
        <w:rPr>
          <w:ins w:id="232" w:author="The Si Tran" w:date="2012-12-14T03:55:00Z"/>
          <w:rFonts w:asciiTheme="minorHAnsi" w:eastAsiaTheme="minorEastAsia" w:hAnsiTheme="minorHAnsi" w:cstheme="minorBidi"/>
          <w:noProof/>
          <w:sz w:val="22"/>
        </w:rPr>
      </w:pPr>
      <w:ins w:id="233"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"_Toc343220819"</w:instrText>
        </w:r>
        <w:r w:rsidRPr="00631DC9">
          <w:rPr>
            <w:rStyle w:val="Hyperlink"/>
            <w:noProof/>
          </w:rPr>
          <w:instrText xml:space="preserve"> </w:instrText>
        </w:r>
        <w:r w:rsidRPr="00631DC9">
          <w:rPr>
            <w:rStyle w:val="Hyperlink"/>
            <w:noProof/>
          </w:rPr>
          <w:fldChar w:fldCharType="separate"/>
        </w:r>
        <w:r w:rsidRPr="00631DC9">
          <w:rPr>
            <w:rStyle w:val="Hyperlink"/>
            <w:noProof/>
          </w:rPr>
          <w:t>4.3.2.</w:t>
        </w:r>
        <w:r>
          <w:rPr>
            <w:rFonts w:asciiTheme="minorHAnsi" w:eastAsiaTheme="minorEastAsia" w:hAnsiTheme="minorHAnsi" w:cstheme="minorBidi"/>
            <w:noProof/>
            <w:sz w:val="22"/>
          </w:rPr>
          <w:tab/>
        </w:r>
        <w:r w:rsidRPr="00631DC9">
          <w:rPr>
            <w:rStyle w:val="Hyperlink"/>
            <w:noProof/>
          </w:rPr>
          <w:t>Mạng nhiều lớp và giải thuật lan truyền ngược</w:t>
        </w:r>
        <w:r>
          <w:rPr>
            <w:noProof/>
            <w:webHidden/>
          </w:rPr>
          <w:tab/>
        </w:r>
        <w:r>
          <w:rPr>
            <w:noProof/>
            <w:webHidden/>
          </w:rPr>
          <w:fldChar w:fldCharType="begin"/>
        </w:r>
        <w:r>
          <w:rPr>
            <w:noProof/>
            <w:webHidden/>
          </w:rPr>
          <w:instrText xml:space="preserve"> PAGEREF _Toc343220819 \h </w:instrText>
        </w:r>
      </w:ins>
      <w:r>
        <w:rPr>
          <w:noProof/>
          <w:webHidden/>
        </w:rPr>
      </w:r>
      <w:r>
        <w:rPr>
          <w:noProof/>
          <w:webHidden/>
        </w:rPr>
        <w:fldChar w:fldCharType="separate"/>
      </w:r>
      <w:ins w:id="234" w:author="The Si Tran" w:date="2012-12-14T03:55:00Z">
        <w:r>
          <w:rPr>
            <w:noProof/>
            <w:webHidden/>
          </w:rPr>
          <w:t>45</w:t>
        </w:r>
        <w:r>
          <w:rPr>
            <w:noProof/>
            <w:webHidden/>
          </w:rPr>
          <w:fldChar w:fldCharType="end"/>
        </w:r>
        <w:r w:rsidRPr="00631DC9">
          <w:rPr>
            <w:rStyle w:val="Hyperlink"/>
            <w:noProof/>
          </w:rPr>
          <w:fldChar w:fldCharType="end"/>
        </w:r>
      </w:ins>
    </w:p>
    <w:p w14:paraId="7EFBE769" w14:textId="77777777" w:rsidR="009462B6" w:rsidRDefault="009462B6">
      <w:pPr>
        <w:pStyle w:val="TOC3"/>
        <w:tabs>
          <w:tab w:val="left" w:pos="1540"/>
          <w:tab w:val="right" w:leader="dot" w:pos="9062"/>
        </w:tabs>
        <w:rPr>
          <w:ins w:id="235" w:author="The Si Tran" w:date="2012-12-14T03:55:00Z"/>
          <w:rFonts w:asciiTheme="minorHAnsi" w:eastAsiaTheme="minorEastAsia" w:hAnsiTheme="minorHAnsi" w:cstheme="minorBidi"/>
          <w:noProof/>
          <w:sz w:val="22"/>
        </w:rPr>
      </w:pPr>
      <w:ins w:id="236"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"_Toc343220820"</w:instrText>
        </w:r>
        <w:r w:rsidRPr="00631DC9">
          <w:rPr>
            <w:rStyle w:val="Hyperlink"/>
            <w:noProof/>
          </w:rPr>
          <w:instrText xml:space="preserve"> </w:instrText>
        </w:r>
        <w:r w:rsidRPr="00631DC9">
          <w:rPr>
            <w:rStyle w:val="Hyperlink"/>
            <w:noProof/>
          </w:rPr>
          <w:fldChar w:fldCharType="separate"/>
        </w:r>
        <w:r w:rsidRPr="00631DC9">
          <w:rPr>
            <w:rStyle w:val="Hyperlink"/>
            <w:noProof/>
          </w:rPr>
          <w:t>4.3.3.</w:t>
        </w:r>
        <w:r>
          <w:rPr>
            <w:rFonts w:asciiTheme="minorHAnsi" w:eastAsiaTheme="minorEastAsia" w:hAnsiTheme="minorHAnsi" w:cstheme="minorBidi"/>
            <w:noProof/>
            <w:sz w:val="22"/>
          </w:rPr>
          <w:tab/>
        </w:r>
        <w:r w:rsidRPr="00631DC9">
          <w:rPr>
            <w:rStyle w:val="Hyperlink"/>
            <w:noProof/>
          </w:rPr>
          <w:t>Giải thuật RPROP</w:t>
        </w:r>
        <w:r>
          <w:rPr>
            <w:noProof/>
            <w:webHidden/>
          </w:rPr>
          <w:tab/>
        </w:r>
        <w:r>
          <w:rPr>
            <w:noProof/>
            <w:webHidden/>
          </w:rPr>
          <w:fldChar w:fldCharType="begin"/>
        </w:r>
        <w:r>
          <w:rPr>
            <w:noProof/>
            <w:webHidden/>
          </w:rPr>
          <w:instrText xml:space="preserve"> PAGEREF _Toc343220820 \h </w:instrText>
        </w:r>
      </w:ins>
      <w:r>
        <w:rPr>
          <w:noProof/>
          <w:webHidden/>
        </w:rPr>
      </w:r>
      <w:r>
        <w:rPr>
          <w:noProof/>
          <w:webHidden/>
        </w:rPr>
        <w:fldChar w:fldCharType="separate"/>
      </w:r>
      <w:ins w:id="237" w:author="The Si Tran" w:date="2012-12-14T03:55:00Z">
        <w:r>
          <w:rPr>
            <w:noProof/>
            <w:webHidden/>
          </w:rPr>
          <w:t>50</w:t>
        </w:r>
        <w:r>
          <w:rPr>
            <w:noProof/>
            <w:webHidden/>
          </w:rPr>
          <w:fldChar w:fldCharType="end"/>
        </w:r>
        <w:r w:rsidRPr="00631DC9">
          <w:rPr>
            <w:rStyle w:val="Hyperlink"/>
            <w:noProof/>
          </w:rPr>
          <w:fldChar w:fldCharType="end"/>
        </w:r>
      </w:ins>
    </w:p>
    <w:p w14:paraId="20E99AE9" w14:textId="77777777" w:rsidR="009462B6" w:rsidRDefault="009462B6">
      <w:pPr>
        <w:pStyle w:val="TOC3"/>
        <w:tabs>
          <w:tab w:val="left" w:pos="1540"/>
          <w:tab w:val="right" w:leader="dot" w:pos="9062"/>
        </w:tabs>
        <w:rPr>
          <w:ins w:id="238" w:author="The Si Tran" w:date="2012-12-14T03:55:00Z"/>
          <w:rFonts w:asciiTheme="minorHAnsi" w:eastAsiaTheme="minorEastAsia" w:hAnsiTheme="minorHAnsi" w:cstheme="minorBidi"/>
          <w:noProof/>
          <w:sz w:val="22"/>
        </w:rPr>
      </w:pPr>
      <w:ins w:id="239"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"_Toc343220821"</w:instrText>
        </w:r>
        <w:r w:rsidRPr="00631DC9">
          <w:rPr>
            <w:rStyle w:val="Hyperlink"/>
            <w:noProof/>
          </w:rPr>
          <w:instrText xml:space="preserve"> </w:instrText>
        </w:r>
        <w:r w:rsidRPr="00631DC9">
          <w:rPr>
            <w:rStyle w:val="Hyperlink"/>
            <w:noProof/>
          </w:rPr>
          <w:fldChar w:fldCharType="separate"/>
        </w:r>
        <w:r w:rsidRPr="00631DC9">
          <w:rPr>
            <w:rStyle w:val="Hyperlink"/>
            <w:noProof/>
          </w:rPr>
          <w:t>4.3.4.</w:t>
        </w:r>
        <w:r>
          <w:rPr>
            <w:rFonts w:asciiTheme="minorHAnsi" w:eastAsiaTheme="minorEastAsia" w:hAnsiTheme="minorHAnsi" w:cstheme="minorBidi"/>
            <w:noProof/>
            <w:sz w:val="22"/>
          </w:rPr>
          <w:tab/>
        </w:r>
        <w:r w:rsidRPr="00631DC9">
          <w:rPr>
            <w:rStyle w:val="Hyperlink"/>
            <w:noProof/>
          </w:rPr>
          <w:t>Hiện tượng quá khớp</w:t>
        </w:r>
        <w:r>
          <w:rPr>
            <w:noProof/>
            <w:webHidden/>
          </w:rPr>
          <w:tab/>
        </w:r>
        <w:r>
          <w:rPr>
            <w:noProof/>
            <w:webHidden/>
          </w:rPr>
          <w:fldChar w:fldCharType="begin"/>
        </w:r>
        <w:r>
          <w:rPr>
            <w:noProof/>
            <w:webHidden/>
          </w:rPr>
          <w:instrText xml:space="preserve"> PAGEREF _Toc343220821 \h </w:instrText>
        </w:r>
      </w:ins>
      <w:r>
        <w:rPr>
          <w:noProof/>
          <w:webHidden/>
        </w:rPr>
      </w:r>
      <w:r>
        <w:rPr>
          <w:noProof/>
          <w:webHidden/>
        </w:rPr>
        <w:fldChar w:fldCharType="separate"/>
      </w:r>
      <w:ins w:id="240" w:author="The Si Tran" w:date="2012-12-14T03:55:00Z">
        <w:r>
          <w:rPr>
            <w:noProof/>
            <w:webHidden/>
          </w:rPr>
          <w:t>54</w:t>
        </w:r>
        <w:r>
          <w:rPr>
            <w:noProof/>
            <w:webHidden/>
          </w:rPr>
          <w:fldChar w:fldCharType="end"/>
        </w:r>
        <w:r w:rsidRPr="00631DC9">
          <w:rPr>
            <w:rStyle w:val="Hyperlink"/>
            <w:noProof/>
          </w:rPr>
          <w:fldChar w:fldCharType="end"/>
        </w:r>
      </w:ins>
    </w:p>
    <w:p w14:paraId="3CE8A88C" w14:textId="77777777" w:rsidR="009462B6" w:rsidRDefault="009462B6">
      <w:pPr>
        <w:pStyle w:val="TOC2"/>
        <w:tabs>
          <w:tab w:val="left" w:pos="880"/>
          <w:tab w:val="right" w:leader="dot" w:pos="9062"/>
        </w:tabs>
        <w:rPr>
          <w:ins w:id="241" w:author="The Si Tran" w:date="2012-12-14T03:55:00Z"/>
          <w:rFonts w:asciiTheme="minorHAnsi" w:eastAsiaTheme="minorEastAsia" w:hAnsiTheme="minorHAnsi" w:cstheme="minorBidi"/>
          <w:noProof/>
          <w:sz w:val="22"/>
        </w:rPr>
      </w:pPr>
      <w:ins w:id="242"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"_Toc343220822"</w:instrText>
        </w:r>
        <w:r w:rsidRPr="00631DC9">
          <w:rPr>
            <w:rStyle w:val="Hyperlink"/>
            <w:noProof/>
          </w:rPr>
          <w:instrText xml:space="preserve"> </w:instrText>
        </w:r>
        <w:r w:rsidRPr="00631DC9">
          <w:rPr>
            <w:rStyle w:val="Hyperlink"/>
            <w:noProof/>
          </w:rPr>
          <w:fldChar w:fldCharType="separate"/>
        </w:r>
        <w:r w:rsidRPr="00631DC9">
          <w:rPr>
            <w:rStyle w:val="Hyperlink"/>
            <w:noProof/>
          </w:rPr>
          <w:t>4.4.</w:t>
        </w:r>
        <w:r>
          <w:rPr>
            <w:rFonts w:asciiTheme="minorHAnsi" w:eastAsiaTheme="minorEastAsia" w:hAnsiTheme="minorHAnsi" w:cstheme="minorBidi"/>
            <w:noProof/>
            <w:sz w:val="22"/>
          </w:rPr>
          <w:tab/>
        </w:r>
        <w:r w:rsidRPr="00631DC9">
          <w:rPr>
            <w:rStyle w:val="Hyperlink"/>
            <w:noProof/>
          </w:rPr>
          <w:t>Áp dụng mạng Neuron vào dự báo dữ liệu chuỗi thời gian</w:t>
        </w:r>
        <w:r>
          <w:rPr>
            <w:noProof/>
            <w:webHidden/>
          </w:rPr>
          <w:tab/>
        </w:r>
        <w:r>
          <w:rPr>
            <w:noProof/>
            <w:webHidden/>
          </w:rPr>
          <w:fldChar w:fldCharType="begin"/>
        </w:r>
        <w:r>
          <w:rPr>
            <w:noProof/>
            <w:webHidden/>
          </w:rPr>
          <w:instrText xml:space="preserve"> PAGEREF _Toc343220822 \h </w:instrText>
        </w:r>
      </w:ins>
      <w:r>
        <w:rPr>
          <w:noProof/>
          <w:webHidden/>
        </w:rPr>
      </w:r>
      <w:r>
        <w:rPr>
          <w:noProof/>
          <w:webHidden/>
        </w:rPr>
        <w:fldChar w:fldCharType="separate"/>
      </w:r>
      <w:ins w:id="243" w:author="The Si Tran" w:date="2012-12-14T03:55:00Z">
        <w:r>
          <w:rPr>
            <w:noProof/>
            <w:webHidden/>
          </w:rPr>
          <w:t>55</w:t>
        </w:r>
        <w:r>
          <w:rPr>
            <w:noProof/>
            <w:webHidden/>
          </w:rPr>
          <w:fldChar w:fldCharType="end"/>
        </w:r>
        <w:r w:rsidRPr="00631DC9">
          <w:rPr>
            <w:rStyle w:val="Hyperlink"/>
            <w:noProof/>
          </w:rPr>
          <w:fldChar w:fldCharType="end"/>
        </w:r>
      </w:ins>
    </w:p>
    <w:p w14:paraId="4496DCC6" w14:textId="77777777" w:rsidR="009462B6" w:rsidRDefault="009462B6">
      <w:pPr>
        <w:pStyle w:val="TOC2"/>
        <w:tabs>
          <w:tab w:val="left" w:pos="880"/>
          <w:tab w:val="right" w:leader="dot" w:pos="9062"/>
        </w:tabs>
        <w:rPr>
          <w:ins w:id="244" w:author="The Si Tran" w:date="2012-12-14T03:55:00Z"/>
          <w:rFonts w:asciiTheme="minorHAnsi" w:eastAsiaTheme="minorEastAsia" w:hAnsiTheme="minorHAnsi" w:cstheme="minorBidi"/>
          <w:noProof/>
          <w:sz w:val="22"/>
        </w:rPr>
      </w:pPr>
      <w:ins w:id="245"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"_Toc343220823"</w:instrText>
        </w:r>
        <w:r w:rsidRPr="00631DC9">
          <w:rPr>
            <w:rStyle w:val="Hyperlink"/>
            <w:noProof/>
          </w:rPr>
          <w:instrText xml:space="preserve"> </w:instrText>
        </w:r>
        <w:r w:rsidRPr="00631DC9">
          <w:rPr>
            <w:rStyle w:val="Hyperlink"/>
            <w:noProof/>
          </w:rPr>
          <w:fldChar w:fldCharType="separate"/>
        </w:r>
        <w:r w:rsidRPr="00631DC9">
          <w:rPr>
            <w:rStyle w:val="Hyperlink"/>
            <w:noProof/>
          </w:rPr>
          <w:t>4.5.</w:t>
        </w:r>
        <w:r>
          <w:rPr>
            <w:rFonts w:asciiTheme="minorHAnsi" w:eastAsiaTheme="minorEastAsia" w:hAnsiTheme="minorHAnsi" w:cstheme="minorBidi"/>
            <w:noProof/>
            <w:sz w:val="22"/>
          </w:rPr>
          <w:tab/>
        </w:r>
        <w:r w:rsidRPr="00631DC9">
          <w:rPr>
            <w:rStyle w:val="Hyperlink"/>
            <w:noProof/>
          </w:rPr>
          <w:t>Các bước xây dựng một mô hình mạng neuron để dự báo dữ liệu chuỗi thời gian</w:t>
        </w:r>
        <w:r>
          <w:rPr>
            <w:noProof/>
            <w:webHidden/>
          </w:rPr>
          <w:tab/>
        </w:r>
        <w:r>
          <w:rPr>
            <w:noProof/>
            <w:webHidden/>
          </w:rPr>
          <w:fldChar w:fldCharType="begin"/>
        </w:r>
        <w:r>
          <w:rPr>
            <w:noProof/>
            <w:webHidden/>
          </w:rPr>
          <w:instrText xml:space="preserve"> PAGEREF _Toc343220823 \h </w:instrText>
        </w:r>
      </w:ins>
      <w:r>
        <w:rPr>
          <w:noProof/>
          <w:webHidden/>
        </w:rPr>
      </w:r>
      <w:r>
        <w:rPr>
          <w:noProof/>
          <w:webHidden/>
        </w:rPr>
        <w:fldChar w:fldCharType="separate"/>
      </w:r>
      <w:ins w:id="246" w:author="The Si Tran" w:date="2012-12-14T03:55:00Z">
        <w:r>
          <w:rPr>
            <w:noProof/>
            <w:webHidden/>
          </w:rPr>
          <w:t>56</w:t>
        </w:r>
        <w:r>
          <w:rPr>
            <w:noProof/>
            <w:webHidden/>
          </w:rPr>
          <w:fldChar w:fldCharType="end"/>
        </w:r>
        <w:r w:rsidRPr="00631DC9">
          <w:rPr>
            <w:rStyle w:val="Hyperlink"/>
            <w:noProof/>
          </w:rPr>
          <w:fldChar w:fldCharType="end"/>
        </w:r>
      </w:ins>
    </w:p>
    <w:p w14:paraId="6AA07091" w14:textId="77777777" w:rsidR="009462B6" w:rsidRDefault="009462B6">
      <w:pPr>
        <w:pStyle w:val="TOC3"/>
        <w:tabs>
          <w:tab w:val="left" w:pos="1540"/>
          <w:tab w:val="right" w:leader="dot" w:pos="9062"/>
        </w:tabs>
        <w:rPr>
          <w:ins w:id="247" w:author="The Si Tran" w:date="2012-12-14T03:55:00Z"/>
          <w:rFonts w:asciiTheme="minorHAnsi" w:eastAsiaTheme="minorEastAsia" w:hAnsiTheme="minorHAnsi" w:cstheme="minorBidi"/>
          <w:noProof/>
          <w:sz w:val="22"/>
        </w:rPr>
      </w:pPr>
      <w:ins w:id="248"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"_Toc343220824"</w:instrText>
        </w:r>
        <w:r w:rsidRPr="00631DC9">
          <w:rPr>
            <w:rStyle w:val="Hyperlink"/>
            <w:noProof/>
          </w:rPr>
          <w:instrText xml:space="preserve"> </w:instrText>
        </w:r>
        <w:r w:rsidRPr="00631DC9">
          <w:rPr>
            <w:rStyle w:val="Hyperlink"/>
            <w:noProof/>
          </w:rPr>
          <w:fldChar w:fldCharType="separate"/>
        </w:r>
        <w:r w:rsidRPr="00631DC9">
          <w:rPr>
            <w:rStyle w:val="Hyperlink"/>
            <w:noProof/>
          </w:rPr>
          <w:t>4.5.1.</w:t>
        </w:r>
        <w:r>
          <w:rPr>
            <w:rFonts w:asciiTheme="minorHAnsi" w:eastAsiaTheme="minorEastAsia" w:hAnsiTheme="minorHAnsi" w:cstheme="minorBidi"/>
            <w:noProof/>
            <w:sz w:val="22"/>
          </w:rPr>
          <w:tab/>
        </w:r>
        <w:r w:rsidRPr="00631DC9">
          <w:rPr>
            <w:rStyle w:val="Hyperlink"/>
            <w:noProof/>
          </w:rPr>
          <w:t>Lựa chọn các biến</w:t>
        </w:r>
        <w:r>
          <w:rPr>
            <w:noProof/>
            <w:webHidden/>
          </w:rPr>
          <w:tab/>
        </w:r>
        <w:r>
          <w:rPr>
            <w:noProof/>
            <w:webHidden/>
          </w:rPr>
          <w:fldChar w:fldCharType="begin"/>
        </w:r>
        <w:r>
          <w:rPr>
            <w:noProof/>
            <w:webHidden/>
          </w:rPr>
          <w:instrText xml:space="preserve"> PAGEREF _Toc343220824 \h </w:instrText>
        </w:r>
      </w:ins>
      <w:r>
        <w:rPr>
          <w:noProof/>
          <w:webHidden/>
        </w:rPr>
      </w:r>
      <w:r>
        <w:rPr>
          <w:noProof/>
          <w:webHidden/>
        </w:rPr>
        <w:fldChar w:fldCharType="separate"/>
      </w:r>
      <w:ins w:id="249" w:author="The Si Tran" w:date="2012-12-14T03:55:00Z">
        <w:r>
          <w:rPr>
            <w:noProof/>
            <w:webHidden/>
          </w:rPr>
          <w:t>56</w:t>
        </w:r>
        <w:r>
          <w:rPr>
            <w:noProof/>
            <w:webHidden/>
          </w:rPr>
          <w:fldChar w:fldCharType="end"/>
        </w:r>
        <w:r w:rsidRPr="00631DC9">
          <w:rPr>
            <w:rStyle w:val="Hyperlink"/>
            <w:noProof/>
          </w:rPr>
          <w:fldChar w:fldCharType="end"/>
        </w:r>
      </w:ins>
    </w:p>
    <w:p w14:paraId="280B664F" w14:textId="77777777" w:rsidR="009462B6" w:rsidRDefault="009462B6">
      <w:pPr>
        <w:pStyle w:val="TOC3"/>
        <w:tabs>
          <w:tab w:val="left" w:pos="1540"/>
          <w:tab w:val="right" w:leader="dot" w:pos="9062"/>
        </w:tabs>
        <w:rPr>
          <w:ins w:id="250" w:author="The Si Tran" w:date="2012-12-14T03:55:00Z"/>
          <w:rFonts w:asciiTheme="minorHAnsi" w:eastAsiaTheme="minorEastAsia" w:hAnsiTheme="minorHAnsi" w:cstheme="minorBidi"/>
          <w:noProof/>
          <w:sz w:val="22"/>
        </w:rPr>
      </w:pPr>
      <w:ins w:id="251"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"_Toc343220825"</w:instrText>
        </w:r>
        <w:r w:rsidRPr="00631DC9">
          <w:rPr>
            <w:rStyle w:val="Hyperlink"/>
            <w:noProof/>
          </w:rPr>
          <w:instrText xml:space="preserve"> </w:instrText>
        </w:r>
        <w:r w:rsidRPr="00631DC9">
          <w:rPr>
            <w:rStyle w:val="Hyperlink"/>
            <w:noProof/>
          </w:rPr>
          <w:fldChar w:fldCharType="separate"/>
        </w:r>
        <w:r w:rsidRPr="00631DC9">
          <w:rPr>
            <w:rStyle w:val="Hyperlink"/>
            <w:noProof/>
          </w:rPr>
          <w:t>4.5.2.</w:t>
        </w:r>
        <w:r>
          <w:rPr>
            <w:rFonts w:asciiTheme="minorHAnsi" w:eastAsiaTheme="minorEastAsia" w:hAnsiTheme="minorHAnsi" w:cstheme="minorBidi"/>
            <w:noProof/>
            <w:sz w:val="22"/>
          </w:rPr>
          <w:tab/>
        </w:r>
        <w:r w:rsidRPr="00631DC9">
          <w:rPr>
            <w:rStyle w:val="Hyperlink"/>
            <w:noProof/>
            <w:lang w:val="fr-FR"/>
          </w:rPr>
          <w:t>Thu thập dữ liệu</w:t>
        </w:r>
        <w:r>
          <w:rPr>
            <w:noProof/>
            <w:webHidden/>
          </w:rPr>
          <w:tab/>
        </w:r>
        <w:r>
          <w:rPr>
            <w:noProof/>
            <w:webHidden/>
          </w:rPr>
          <w:fldChar w:fldCharType="begin"/>
        </w:r>
        <w:r>
          <w:rPr>
            <w:noProof/>
            <w:webHidden/>
          </w:rPr>
          <w:instrText xml:space="preserve"> PAGEREF _Toc343220825 \h </w:instrText>
        </w:r>
      </w:ins>
      <w:r>
        <w:rPr>
          <w:noProof/>
          <w:webHidden/>
        </w:rPr>
      </w:r>
      <w:r>
        <w:rPr>
          <w:noProof/>
          <w:webHidden/>
        </w:rPr>
        <w:fldChar w:fldCharType="separate"/>
      </w:r>
      <w:ins w:id="252" w:author="The Si Tran" w:date="2012-12-14T03:55:00Z">
        <w:r>
          <w:rPr>
            <w:noProof/>
            <w:webHidden/>
          </w:rPr>
          <w:t>57</w:t>
        </w:r>
        <w:r>
          <w:rPr>
            <w:noProof/>
            <w:webHidden/>
          </w:rPr>
          <w:fldChar w:fldCharType="end"/>
        </w:r>
        <w:r w:rsidRPr="00631DC9">
          <w:rPr>
            <w:rStyle w:val="Hyperlink"/>
            <w:noProof/>
          </w:rPr>
          <w:fldChar w:fldCharType="end"/>
        </w:r>
      </w:ins>
    </w:p>
    <w:p w14:paraId="5860B34C" w14:textId="77777777" w:rsidR="009462B6" w:rsidRDefault="009462B6">
      <w:pPr>
        <w:pStyle w:val="TOC3"/>
        <w:tabs>
          <w:tab w:val="left" w:pos="1540"/>
          <w:tab w:val="right" w:leader="dot" w:pos="9062"/>
        </w:tabs>
        <w:rPr>
          <w:ins w:id="253" w:author="The Si Tran" w:date="2012-12-14T03:55:00Z"/>
          <w:rFonts w:asciiTheme="minorHAnsi" w:eastAsiaTheme="minorEastAsia" w:hAnsiTheme="minorHAnsi" w:cstheme="minorBidi"/>
          <w:noProof/>
          <w:sz w:val="22"/>
        </w:rPr>
      </w:pPr>
      <w:ins w:id="254"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"_Toc343220826"</w:instrText>
        </w:r>
        <w:r w:rsidRPr="00631DC9">
          <w:rPr>
            <w:rStyle w:val="Hyperlink"/>
            <w:noProof/>
          </w:rPr>
          <w:instrText xml:space="preserve"> </w:instrText>
        </w:r>
        <w:r w:rsidRPr="00631DC9">
          <w:rPr>
            <w:rStyle w:val="Hyperlink"/>
            <w:noProof/>
          </w:rPr>
          <w:fldChar w:fldCharType="separate"/>
        </w:r>
        <w:r w:rsidRPr="00631DC9">
          <w:rPr>
            <w:rStyle w:val="Hyperlink"/>
            <w:noProof/>
          </w:rPr>
          <w:t>4.5.3.</w:t>
        </w:r>
        <w:r>
          <w:rPr>
            <w:rFonts w:asciiTheme="minorHAnsi" w:eastAsiaTheme="minorEastAsia" w:hAnsiTheme="minorHAnsi" w:cstheme="minorBidi"/>
            <w:noProof/>
            <w:sz w:val="22"/>
          </w:rPr>
          <w:tab/>
        </w:r>
        <w:r w:rsidRPr="00631DC9">
          <w:rPr>
            <w:rStyle w:val="Hyperlink"/>
            <w:noProof/>
          </w:rPr>
          <w:t>Tiền xử lý dữ liệu</w:t>
        </w:r>
        <w:r>
          <w:rPr>
            <w:noProof/>
            <w:webHidden/>
          </w:rPr>
          <w:tab/>
        </w:r>
        <w:r>
          <w:rPr>
            <w:noProof/>
            <w:webHidden/>
          </w:rPr>
          <w:fldChar w:fldCharType="begin"/>
        </w:r>
        <w:r>
          <w:rPr>
            <w:noProof/>
            <w:webHidden/>
          </w:rPr>
          <w:instrText xml:space="preserve"> PAGEREF _Toc343220826 \h </w:instrText>
        </w:r>
      </w:ins>
      <w:r>
        <w:rPr>
          <w:noProof/>
          <w:webHidden/>
        </w:rPr>
      </w:r>
      <w:r>
        <w:rPr>
          <w:noProof/>
          <w:webHidden/>
        </w:rPr>
        <w:fldChar w:fldCharType="separate"/>
      </w:r>
      <w:ins w:id="255" w:author="The Si Tran" w:date="2012-12-14T03:55:00Z">
        <w:r>
          <w:rPr>
            <w:noProof/>
            <w:webHidden/>
          </w:rPr>
          <w:t>58</w:t>
        </w:r>
        <w:r>
          <w:rPr>
            <w:noProof/>
            <w:webHidden/>
          </w:rPr>
          <w:fldChar w:fldCharType="end"/>
        </w:r>
        <w:r w:rsidRPr="00631DC9">
          <w:rPr>
            <w:rStyle w:val="Hyperlink"/>
            <w:noProof/>
          </w:rPr>
          <w:fldChar w:fldCharType="end"/>
        </w:r>
      </w:ins>
    </w:p>
    <w:p w14:paraId="10CB5935" w14:textId="77777777" w:rsidR="009462B6" w:rsidRDefault="009462B6">
      <w:pPr>
        <w:pStyle w:val="TOC3"/>
        <w:tabs>
          <w:tab w:val="left" w:pos="1540"/>
          <w:tab w:val="right" w:leader="dot" w:pos="9062"/>
        </w:tabs>
        <w:rPr>
          <w:ins w:id="256" w:author="The Si Tran" w:date="2012-12-14T03:55:00Z"/>
          <w:rFonts w:asciiTheme="minorHAnsi" w:eastAsiaTheme="minorEastAsia" w:hAnsiTheme="minorHAnsi" w:cstheme="minorBidi"/>
          <w:noProof/>
          <w:sz w:val="22"/>
        </w:rPr>
      </w:pPr>
      <w:ins w:id="257"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"_Toc343220827"</w:instrText>
        </w:r>
        <w:r w:rsidRPr="00631DC9">
          <w:rPr>
            <w:rStyle w:val="Hyperlink"/>
            <w:noProof/>
          </w:rPr>
          <w:instrText xml:space="preserve"> </w:instrText>
        </w:r>
        <w:r w:rsidRPr="00631DC9">
          <w:rPr>
            <w:rStyle w:val="Hyperlink"/>
            <w:noProof/>
          </w:rPr>
          <w:fldChar w:fldCharType="separate"/>
        </w:r>
        <w:r w:rsidRPr="00631DC9">
          <w:rPr>
            <w:rStyle w:val="Hyperlink"/>
            <w:noProof/>
          </w:rPr>
          <w:t>4.5.4.</w:t>
        </w:r>
        <w:r>
          <w:rPr>
            <w:rFonts w:asciiTheme="minorHAnsi" w:eastAsiaTheme="minorEastAsia" w:hAnsiTheme="minorHAnsi" w:cstheme="minorBidi"/>
            <w:noProof/>
            <w:sz w:val="22"/>
          </w:rPr>
          <w:tab/>
        </w:r>
        <w:r w:rsidRPr="00631DC9">
          <w:rPr>
            <w:rStyle w:val="Hyperlink"/>
            <w:noProof/>
          </w:rPr>
          <w:t>Phân chia tập dữ liệu</w:t>
        </w:r>
        <w:r>
          <w:rPr>
            <w:noProof/>
            <w:webHidden/>
          </w:rPr>
          <w:tab/>
        </w:r>
        <w:r>
          <w:rPr>
            <w:noProof/>
            <w:webHidden/>
          </w:rPr>
          <w:fldChar w:fldCharType="begin"/>
        </w:r>
        <w:r>
          <w:rPr>
            <w:noProof/>
            <w:webHidden/>
          </w:rPr>
          <w:instrText xml:space="preserve"> PAGEREF _Toc343220827 \h </w:instrText>
        </w:r>
      </w:ins>
      <w:r>
        <w:rPr>
          <w:noProof/>
          <w:webHidden/>
        </w:rPr>
      </w:r>
      <w:r>
        <w:rPr>
          <w:noProof/>
          <w:webHidden/>
        </w:rPr>
        <w:fldChar w:fldCharType="separate"/>
      </w:r>
      <w:ins w:id="258" w:author="The Si Tran" w:date="2012-12-14T03:55:00Z">
        <w:r>
          <w:rPr>
            <w:noProof/>
            <w:webHidden/>
          </w:rPr>
          <w:t>58</w:t>
        </w:r>
        <w:r>
          <w:rPr>
            <w:noProof/>
            <w:webHidden/>
          </w:rPr>
          <w:fldChar w:fldCharType="end"/>
        </w:r>
        <w:r w:rsidRPr="00631DC9">
          <w:rPr>
            <w:rStyle w:val="Hyperlink"/>
            <w:noProof/>
          </w:rPr>
          <w:fldChar w:fldCharType="end"/>
        </w:r>
      </w:ins>
    </w:p>
    <w:p w14:paraId="6429FDA0" w14:textId="77777777" w:rsidR="009462B6" w:rsidRDefault="009462B6">
      <w:pPr>
        <w:pStyle w:val="TOC3"/>
        <w:tabs>
          <w:tab w:val="left" w:pos="1540"/>
          <w:tab w:val="right" w:leader="dot" w:pos="9062"/>
        </w:tabs>
        <w:rPr>
          <w:ins w:id="259" w:author="The Si Tran" w:date="2012-12-14T03:55:00Z"/>
          <w:rFonts w:asciiTheme="minorHAnsi" w:eastAsiaTheme="minorEastAsia" w:hAnsiTheme="minorHAnsi" w:cstheme="minorBidi"/>
          <w:noProof/>
          <w:sz w:val="22"/>
        </w:rPr>
      </w:pPr>
      <w:ins w:id="260"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"_Toc343220828"</w:instrText>
        </w:r>
        <w:r w:rsidRPr="00631DC9">
          <w:rPr>
            <w:rStyle w:val="Hyperlink"/>
            <w:noProof/>
          </w:rPr>
          <w:instrText xml:space="preserve"> </w:instrText>
        </w:r>
        <w:r w:rsidRPr="00631DC9">
          <w:rPr>
            <w:rStyle w:val="Hyperlink"/>
            <w:noProof/>
          </w:rPr>
          <w:fldChar w:fldCharType="separate"/>
        </w:r>
        <w:r w:rsidRPr="00631DC9">
          <w:rPr>
            <w:rStyle w:val="Hyperlink"/>
            <w:noProof/>
          </w:rPr>
          <w:t>4.5.5.</w:t>
        </w:r>
        <w:r>
          <w:rPr>
            <w:rFonts w:asciiTheme="minorHAnsi" w:eastAsiaTheme="minorEastAsia" w:hAnsiTheme="minorHAnsi" w:cstheme="minorBidi"/>
            <w:noProof/>
            <w:sz w:val="22"/>
          </w:rPr>
          <w:tab/>
        </w:r>
        <w:r w:rsidRPr="00631DC9">
          <w:rPr>
            <w:rStyle w:val="Hyperlink"/>
            <w:noProof/>
          </w:rPr>
          <w:t>Xây dựng cấu trúc mạng</w:t>
        </w:r>
        <w:r>
          <w:rPr>
            <w:noProof/>
            <w:webHidden/>
          </w:rPr>
          <w:tab/>
        </w:r>
        <w:r>
          <w:rPr>
            <w:noProof/>
            <w:webHidden/>
          </w:rPr>
          <w:fldChar w:fldCharType="begin"/>
        </w:r>
        <w:r>
          <w:rPr>
            <w:noProof/>
            <w:webHidden/>
          </w:rPr>
          <w:instrText xml:space="preserve"> PAGEREF _Toc343220828 \h </w:instrText>
        </w:r>
      </w:ins>
      <w:r>
        <w:rPr>
          <w:noProof/>
          <w:webHidden/>
        </w:rPr>
      </w:r>
      <w:r>
        <w:rPr>
          <w:noProof/>
          <w:webHidden/>
        </w:rPr>
        <w:fldChar w:fldCharType="separate"/>
      </w:r>
      <w:ins w:id="261" w:author="The Si Tran" w:date="2012-12-14T03:55:00Z">
        <w:r>
          <w:rPr>
            <w:noProof/>
            <w:webHidden/>
          </w:rPr>
          <w:t>59</w:t>
        </w:r>
        <w:r>
          <w:rPr>
            <w:noProof/>
            <w:webHidden/>
          </w:rPr>
          <w:fldChar w:fldCharType="end"/>
        </w:r>
        <w:r w:rsidRPr="00631DC9">
          <w:rPr>
            <w:rStyle w:val="Hyperlink"/>
            <w:noProof/>
          </w:rPr>
          <w:fldChar w:fldCharType="end"/>
        </w:r>
      </w:ins>
    </w:p>
    <w:p w14:paraId="39F3C5E2" w14:textId="77777777" w:rsidR="009462B6" w:rsidRDefault="009462B6">
      <w:pPr>
        <w:pStyle w:val="TOC3"/>
        <w:tabs>
          <w:tab w:val="left" w:pos="1540"/>
          <w:tab w:val="right" w:leader="dot" w:pos="9062"/>
        </w:tabs>
        <w:rPr>
          <w:ins w:id="262" w:author="The Si Tran" w:date="2012-12-14T03:55:00Z"/>
          <w:rFonts w:asciiTheme="minorHAnsi" w:eastAsiaTheme="minorEastAsia" w:hAnsiTheme="minorHAnsi" w:cstheme="minorBidi"/>
          <w:noProof/>
          <w:sz w:val="22"/>
        </w:rPr>
      </w:pPr>
      <w:ins w:id="263"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"_Toc343220829"</w:instrText>
        </w:r>
        <w:r w:rsidRPr="00631DC9">
          <w:rPr>
            <w:rStyle w:val="Hyperlink"/>
            <w:noProof/>
          </w:rPr>
          <w:instrText xml:space="preserve"> </w:instrText>
        </w:r>
        <w:r w:rsidRPr="00631DC9">
          <w:rPr>
            <w:rStyle w:val="Hyperlink"/>
            <w:noProof/>
          </w:rPr>
          <w:fldChar w:fldCharType="separate"/>
        </w:r>
        <w:r w:rsidRPr="00631DC9">
          <w:rPr>
            <w:rStyle w:val="Hyperlink"/>
            <w:noProof/>
          </w:rPr>
          <w:t>4.5.6.</w:t>
        </w:r>
        <w:r>
          <w:rPr>
            <w:rFonts w:asciiTheme="minorHAnsi" w:eastAsiaTheme="minorEastAsia" w:hAnsiTheme="minorHAnsi" w:cstheme="minorBidi"/>
            <w:noProof/>
            <w:sz w:val="22"/>
          </w:rPr>
          <w:tab/>
        </w:r>
        <w:r w:rsidRPr="00631DC9">
          <w:rPr>
            <w:rStyle w:val="Hyperlink"/>
            <w:noProof/>
          </w:rPr>
          <w:t>Xác định tiêu chuẩn đánh giá</w:t>
        </w:r>
        <w:r>
          <w:rPr>
            <w:noProof/>
            <w:webHidden/>
          </w:rPr>
          <w:tab/>
        </w:r>
        <w:r>
          <w:rPr>
            <w:noProof/>
            <w:webHidden/>
          </w:rPr>
          <w:fldChar w:fldCharType="begin"/>
        </w:r>
        <w:r>
          <w:rPr>
            <w:noProof/>
            <w:webHidden/>
          </w:rPr>
          <w:instrText xml:space="preserve"> PAGEREF _Toc343220829 \h </w:instrText>
        </w:r>
      </w:ins>
      <w:r>
        <w:rPr>
          <w:noProof/>
          <w:webHidden/>
        </w:rPr>
      </w:r>
      <w:r>
        <w:rPr>
          <w:noProof/>
          <w:webHidden/>
        </w:rPr>
        <w:fldChar w:fldCharType="separate"/>
      </w:r>
      <w:ins w:id="264" w:author="The Si Tran" w:date="2012-12-14T03:55:00Z">
        <w:r>
          <w:rPr>
            <w:noProof/>
            <w:webHidden/>
          </w:rPr>
          <w:t>61</w:t>
        </w:r>
        <w:r>
          <w:rPr>
            <w:noProof/>
            <w:webHidden/>
          </w:rPr>
          <w:fldChar w:fldCharType="end"/>
        </w:r>
        <w:r w:rsidRPr="00631DC9">
          <w:rPr>
            <w:rStyle w:val="Hyperlink"/>
            <w:noProof/>
          </w:rPr>
          <w:fldChar w:fldCharType="end"/>
        </w:r>
      </w:ins>
    </w:p>
    <w:p w14:paraId="57FB3203" w14:textId="77777777" w:rsidR="009462B6" w:rsidRDefault="009462B6">
      <w:pPr>
        <w:pStyle w:val="TOC3"/>
        <w:tabs>
          <w:tab w:val="left" w:pos="1540"/>
          <w:tab w:val="right" w:leader="dot" w:pos="9062"/>
        </w:tabs>
        <w:rPr>
          <w:ins w:id="265" w:author="The Si Tran" w:date="2012-12-14T03:55:00Z"/>
          <w:rFonts w:asciiTheme="minorHAnsi" w:eastAsiaTheme="minorEastAsia" w:hAnsiTheme="minorHAnsi" w:cstheme="minorBidi"/>
          <w:noProof/>
          <w:sz w:val="22"/>
        </w:rPr>
      </w:pPr>
      <w:ins w:id="266" w:author="The Si Tran" w:date="2012-12-14T03:55:00Z">
        <w:r w:rsidRPr="00631DC9">
          <w:rPr>
            <w:rStyle w:val="Hyperlink"/>
            <w:noProof/>
          </w:rPr>
          <w:lastRenderedPageBreak/>
          <w:fldChar w:fldCharType="begin"/>
        </w:r>
        <w:r w:rsidRPr="00631DC9">
          <w:rPr>
            <w:rStyle w:val="Hyperlink"/>
            <w:noProof/>
          </w:rPr>
          <w:instrText xml:space="preserve"> </w:instrText>
        </w:r>
        <w:r>
          <w:rPr>
            <w:noProof/>
          </w:rPr>
          <w:instrText>HYPERLINK \l "_Toc343220830"</w:instrText>
        </w:r>
        <w:r w:rsidRPr="00631DC9">
          <w:rPr>
            <w:rStyle w:val="Hyperlink"/>
            <w:noProof/>
          </w:rPr>
          <w:instrText xml:space="preserve"> </w:instrText>
        </w:r>
        <w:r w:rsidRPr="00631DC9">
          <w:rPr>
            <w:rStyle w:val="Hyperlink"/>
            <w:noProof/>
          </w:rPr>
          <w:fldChar w:fldCharType="separate"/>
        </w:r>
        <w:r w:rsidRPr="00631DC9">
          <w:rPr>
            <w:rStyle w:val="Hyperlink"/>
            <w:noProof/>
            <w:lang w:val="fr-FR"/>
          </w:rPr>
          <w:t>4.5.7.</w:t>
        </w:r>
        <w:r>
          <w:rPr>
            <w:rFonts w:asciiTheme="minorHAnsi" w:eastAsiaTheme="minorEastAsia" w:hAnsiTheme="minorHAnsi" w:cstheme="minorBidi"/>
            <w:noProof/>
            <w:sz w:val="22"/>
          </w:rPr>
          <w:tab/>
        </w:r>
        <w:r w:rsidRPr="00631DC9">
          <w:rPr>
            <w:rStyle w:val="Hyperlink"/>
            <w:noProof/>
            <w:lang w:val="fr-FR"/>
          </w:rPr>
          <w:t>Huấn luyện mạng</w:t>
        </w:r>
        <w:r>
          <w:rPr>
            <w:noProof/>
            <w:webHidden/>
          </w:rPr>
          <w:tab/>
        </w:r>
        <w:r>
          <w:rPr>
            <w:noProof/>
            <w:webHidden/>
          </w:rPr>
          <w:fldChar w:fldCharType="begin"/>
        </w:r>
        <w:r>
          <w:rPr>
            <w:noProof/>
            <w:webHidden/>
          </w:rPr>
          <w:instrText xml:space="preserve"> PAGEREF _Toc343220830 \h </w:instrText>
        </w:r>
      </w:ins>
      <w:r>
        <w:rPr>
          <w:noProof/>
          <w:webHidden/>
        </w:rPr>
      </w:r>
      <w:r>
        <w:rPr>
          <w:noProof/>
          <w:webHidden/>
        </w:rPr>
        <w:fldChar w:fldCharType="separate"/>
      </w:r>
      <w:ins w:id="267" w:author="The Si Tran" w:date="2012-12-14T03:55:00Z">
        <w:r>
          <w:rPr>
            <w:noProof/>
            <w:webHidden/>
          </w:rPr>
          <w:t>61</w:t>
        </w:r>
        <w:r>
          <w:rPr>
            <w:noProof/>
            <w:webHidden/>
          </w:rPr>
          <w:fldChar w:fldCharType="end"/>
        </w:r>
        <w:r w:rsidRPr="00631DC9">
          <w:rPr>
            <w:rStyle w:val="Hyperlink"/>
            <w:noProof/>
          </w:rPr>
          <w:fldChar w:fldCharType="end"/>
        </w:r>
      </w:ins>
    </w:p>
    <w:p w14:paraId="5ABA7ECC" w14:textId="77777777" w:rsidR="009462B6" w:rsidRDefault="009462B6">
      <w:pPr>
        <w:pStyle w:val="TOC3"/>
        <w:tabs>
          <w:tab w:val="left" w:pos="1540"/>
          <w:tab w:val="right" w:leader="dot" w:pos="9062"/>
        </w:tabs>
        <w:rPr>
          <w:ins w:id="268" w:author="The Si Tran" w:date="2012-12-14T03:55:00Z"/>
          <w:rFonts w:asciiTheme="minorHAnsi" w:eastAsiaTheme="minorEastAsia" w:hAnsiTheme="minorHAnsi" w:cstheme="minorBidi"/>
          <w:noProof/>
          <w:sz w:val="22"/>
        </w:rPr>
      </w:pPr>
      <w:ins w:id="269"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"_Toc343220831"</w:instrText>
        </w:r>
        <w:r w:rsidRPr="00631DC9">
          <w:rPr>
            <w:rStyle w:val="Hyperlink"/>
            <w:noProof/>
          </w:rPr>
          <w:instrText xml:space="preserve"> </w:instrText>
        </w:r>
        <w:r w:rsidRPr="00631DC9">
          <w:rPr>
            <w:rStyle w:val="Hyperlink"/>
            <w:noProof/>
          </w:rPr>
          <w:fldChar w:fldCharType="separate"/>
        </w:r>
        <w:r w:rsidRPr="00631DC9">
          <w:rPr>
            <w:rStyle w:val="Hyperlink"/>
            <w:noProof/>
            <w:lang w:val="fr-FR"/>
          </w:rPr>
          <w:t>4.5.8.</w:t>
        </w:r>
        <w:r>
          <w:rPr>
            <w:rFonts w:asciiTheme="minorHAnsi" w:eastAsiaTheme="minorEastAsia" w:hAnsiTheme="minorHAnsi" w:cstheme="minorBidi"/>
            <w:noProof/>
            <w:sz w:val="22"/>
          </w:rPr>
          <w:tab/>
        </w:r>
        <w:r w:rsidRPr="00631DC9">
          <w:rPr>
            <w:rStyle w:val="Hyperlink"/>
            <w:noProof/>
            <w:lang w:val="fr-FR"/>
          </w:rPr>
          <w:t>Dự đoán và cải tiến</w:t>
        </w:r>
        <w:r>
          <w:rPr>
            <w:noProof/>
            <w:webHidden/>
          </w:rPr>
          <w:tab/>
        </w:r>
        <w:r>
          <w:rPr>
            <w:noProof/>
            <w:webHidden/>
          </w:rPr>
          <w:fldChar w:fldCharType="begin"/>
        </w:r>
        <w:r>
          <w:rPr>
            <w:noProof/>
            <w:webHidden/>
          </w:rPr>
          <w:instrText xml:space="preserve"> PAGEREF _Toc343220831 \h </w:instrText>
        </w:r>
      </w:ins>
      <w:r>
        <w:rPr>
          <w:noProof/>
          <w:webHidden/>
        </w:rPr>
      </w:r>
      <w:r>
        <w:rPr>
          <w:noProof/>
          <w:webHidden/>
        </w:rPr>
        <w:fldChar w:fldCharType="separate"/>
      </w:r>
      <w:ins w:id="270" w:author="The Si Tran" w:date="2012-12-14T03:55:00Z">
        <w:r>
          <w:rPr>
            <w:noProof/>
            <w:webHidden/>
          </w:rPr>
          <w:t>62</w:t>
        </w:r>
        <w:r>
          <w:rPr>
            <w:noProof/>
            <w:webHidden/>
          </w:rPr>
          <w:fldChar w:fldCharType="end"/>
        </w:r>
        <w:r w:rsidRPr="00631DC9">
          <w:rPr>
            <w:rStyle w:val="Hyperlink"/>
            <w:noProof/>
          </w:rPr>
          <w:fldChar w:fldCharType="end"/>
        </w:r>
      </w:ins>
    </w:p>
    <w:p w14:paraId="3F9F2C8E" w14:textId="77777777" w:rsidR="009462B6" w:rsidRDefault="009462B6">
      <w:pPr>
        <w:pStyle w:val="TOC2"/>
        <w:tabs>
          <w:tab w:val="left" w:pos="880"/>
          <w:tab w:val="right" w:leader="dot" w:pos="9062"/>
        </w:tabs>
        <w:rPr>
          <w:ins w:id="271" w:author="The Si Tran" w:date="2012-12-14T03:55:00Z"/>
          <w:rFonts w:asciiTheme="minorHAnsi" w:eastAsiaTheme="minorEastAsia" w:hAnsiTheme="minorHAnsi" w:cstheme="minorBidi"/>
          <w:noProof/>
          <w:sz w:val="22"/>
        </w:rPr>
      </w:pPr>
      <w:ins w:id="272"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"_Toc343220834"</w:instrText>
        </w:r>
        <w:r w:rsidRPr="00631DC9">
          <w:rPr>
            <w:rStyle w:val="Hyperlink"/>
            <w:noProof/>
          </w:rPr>
          <w:instrText xml:space="preserve"> </w:instrText>
        </w:r>
        <w:r w:rsidRPr="00631DC9">
          <w:rPr>
            <w:rStyle w:val="Hyperlink"/>
            <w:noProof/>
          </w:rPr>
          <w:fldChar w:fldCharType="separate"/>
        </w:r>
        <w:r w:rsidRPr="00631DC9">
          <w:rPr>
            <w:rStyle w:val="Hyperlink"/>
            <w:noProof/>
          </w:rPr>
          <w:t>4.6.</w:t>
        </w:r>
        <w:r>
          <w:rPr>
            <w:rFonts w:asciiTheme="minorHAnsi" w:eastAsiaTheme="minorEastAsia" w:hAnsiTheme="minorHAnsi" w:cstheme="minorBidi"/>
            <w:noProof/>
            <w:sz w:val="22"/>
          </w:rPr>
          <w:tab/>
        </w:r>
        <w:r w:rsidRPr="00631DC9">
          <w:rPr>
            <w:rStyle w:val="Hyperlink"/>
            <w:noProof/>
          </w:rPr>
          <w:t>Kết luận</w:t>
        </w:r>
        <w:r>
          <w:rPr>
            <w:noProof/>
            <w:webHidden/>
          </w:rPr>
          <w:tab/>
        </w:r>
        <w:r>
          <w:rPr>
            <w:noProof/>
            <w:webHidden/>
          </w:rPr>
          <w:fldChar w:fldCharType="begin"/>
        </w:r>
        <w:r>
          <w:rPr>
            <w:noProof/>
            <w:webHidden/>
          </w:rPr>
          <w:instrText xml:space="preserve"> PAGEREF _Toc343220834 \h </w:instrText>
        </w:r>
      </w:ins>
      <w:r>
        <w:rPr>
          <w:noProof/>
          <w:webHidden/>
        </w:rPr>
      </w:r>
      <w:r>
        <w:rPr>
          <w:noProof/>
          <w:webHidden/>
        </w:rPr>
        <w:fldChar w:fldCharType="separate"/>
      </w:r>
      <w:ins w:id="273" w:author="The Si Tran" w:date="2012-12-14T03:55:00Z">
        <w:r>
          <w:rPr>
            <w:noProof/>
            <w:webHidden/>
          </w:rPr>
          <w:t>62</w:t>
        </w:r>
        <w:r>
          <w:rPr>
            <w:noProof/>
            <w:webHidden/>
          </w:rPr>
          <w:fldChar w:fldCharType="end"/>
        </w:r>
        <w:r w:rsidRPr="00631DC9">
          <w:rPr>
            <w:rStyle w:val="Hyperlink"/>
            <w:noProof/>
          </w:rPr>
          <w:fldChar w:fldCharType="end"/>
        </w:r>
      </w:ins>
    </w:p>
    <w:p w14:paraId="587D1242" w14:textId="77777777" w:rsidR="009462B6" w:rsidRDefault="009462B6">
      <w:pPr>
        <w:pStyle w:val="TOC1"/>
        <w:tabs>
          <w:tab w:val="left" w:pos="1320"/>
          <w:tab w:val="right" w:leader="dot" w:pos="9062"/>
        </w:tabs>
        <w:rPr>
          <w:ins w:id="274" w:author="The Si Tran" w:date="2012-12-14T03:55:00Z"/>
          <w:rFonts w:asciiTheme="minorHAnsi" w:eastAsiaTheme="minorEastAsia" w:hAnsiTheme="minorHAnsi" w:cstheme="minorBidi"/>
          <w:noProof/>
          <w:sz w:val="22"/>
        </w:rPr>
      </w:pPr>
      <w:ins w:id="275"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"_Toc343220836"</w:instrText>
        </w:r>
        <w:r w:rsidRPr="00631DC9">
          <w:rPr>
            <w:rStyle w:val="Hyperlink"/>
            <w:noProof/>
          </w:rPr>
          <w:instrText xml:space="preserve"> </w:instrText>
        </w:r>
        <w:r w:rsidRPr="00631DC9">
          <w:rPr>
            <w:rStyle w:val="Hyperlink"/>
            <w:noProof/>
          </w:rPr>
          <w:fldChar w:fldCharType="separate"/>
        </w:r>
        <w:r w:rsidRPr="00631DC9">
          <w:rPr>
            <w:rStyle w:val="Hyperlink"/>
            <w:noProof/>
          </w:rPr>
          <w:t>Chương 5</w:t>
        </w:r>
        <w:r>
          <w:rPr>
            <w:rFonts w:asciiTheme="minorHAnsi" w:eastAsiaTheme="minorEastAsia" w:hAnsiTheme="minorHAnsi" w:cstheme="minorBidi"/>
            <w:noProof/>
            <w:sz w:val="22"/>
          </w:rPr>
          <w:tab/>
        </w:r>
        <w:r w:rsidRPr="00631DC9">
          <w:rPr>
            <w:rStyle w:val="Hyperlink"/>
            <w:noProof/>
          </w:rPr>
          <w:t>MÔ HÌNH KẾT HỢP ARIMA VÀ ANN</w:t>
        </w:r>
        <w:r>
          <w:rPr>
            <w:noProof/>
            <w:webHidden/>
          </w:rPr>
          <w:tab/>
        </w:r>
        <w:r>
          <w:rPr>
            <w:noProof/>
            <w:webHidden/>
          </w:rPr>
          <w:fldChar w:fldCharType="begin"/>
        </w:r>
        <w:r>
          <w:rPr>
            <w:noProof/>
            <w:webHidden/>
          </w:rPr>
          <w:instrText xml:space="preserve"> PAGEREF _Toc343220836 \h </w:instrText>
        </w:r>
      </w:ins>
      <w:r>
        <w:rPr>
          <w:noProof/>
          <w:webHidden/>
        </w:rPr>
      </w:r>
      <w:r>
        <w:rPr>
          <w:noProof/>
          <w:webHidden/>
        </w:rPr>
        <w:fldChar w:fldCharType="separate"/>
      </w:r>
      <w:ins w:id="276" w:author="The Si Tran" w:date="2012-12-14T03:55:00Z">
        <w:r>
          <w:rPr>
            <w:noProof/>
            <w:webHidden/>
          </w:rPr>
          <w:t>64</w:t>
        </w:r>
        <w:r>
          <w:rPr>
            <w:noProof/>
            <w:webHidden/>
          </w:rPr>
          <w:fldChar w:fldCharType="end"/>
        </w:r>
        <w:r w:rsidRPr="00631DC9">
          <w:rPr>
            <w:rStyle w:val="Hyperlink"/>
            <w:noProof/>
          </w:rPr>
          <w:fldChar w:fldCharType="end"/>
        </w:r>
      </w:ins>
    </w:p>
    <w:p w14:paraId="5132638A" w14:textId="77777777" w:rsidR="009462B6" w:rsidRDefault="009462B6">
      <w:pPr>
        <w:pStyle w:val="TOC2"/>
        <w:tabs>
          <w:tab w:val="left" w:pos="880"/>
          <w:tab w:val="right" w:leader="dot" w:pos="9062"/>
        </w:tabs>
        <w:rPr>
          <w:ins w:id="277" w:author="The Si Tran" w:date="2012-12-14T03:55:00Z"/>
          <w:rFonts w:asciiTheme="minorHAnsi" w:eastAsiaTheme="minorEastAsia" w:hAnsiTheme="minorHAnsi" w:cstheme="minorBidi"/>
          <w:noProof/>
          <w:sz w:val="22"/>
        </w:rPr>
      </w:pPr>
      <w:ins w:id="278"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"_Toc343220842"</w:instrText>
        </w:r>
        <w:r w:rsidRPr="00631DC9">
          <w:rPr>
            <w:rStyle w:val="Hyperlink"/>
            <w:noProof/>
          </w:rPr>
          <w:instrText xml:space="preserve"> </w:instrText>
        </w:r>
        <w:r w:rsidRPr="00631DC9">
          <w:rPr>
            <w:rStyle w:val="Hyperlink"/>
            <w:noProof/>
          </w:rPr>
          <w:fldChar w:fldCharType="separate"/>
        </w:r>
        <w:r w:rsidRPr="00631DC9">
          <w:rPr>
            <w:rStyle w:val="Hyperlink"/>
            <w:noProof/>
          </w:rPr>
          <w:t>5.1.</w:t>
        </w:r>
        <w:r>
          <w:rPr>
            <w:rFonts w:asciiTheme="minorHAnsi" w:eastAsiaTheme="minorEastAsia" w:hAnsiTheme="minorHAnsi" w:cstheme="minorBidi"/>
            <w:noProof/>
            <w:sz w:val="22"/>
          </w:rPr>
          <w:tab/>
        </w:r>
        <w:r w:rsidRPr="00631DC9">
          <w:rPr>
            <w:rStyle w:val="Hyperlink"/>
            <w:noProof/>
          </w:rPr>
          <w:t>Nguyên nhân</w:t>
        </w:r>
        <w:r>
          <w:rPr>
            <w:noProof/>
            <w:webHidden/>
          </w:rPr>
          <w:tab/>
        </w:r>
        <w:r>
          <w:rPr>
            <w:noProof/>
            <w:webHidden/>
          </w:rPr>
          <w:fldChar w:fldCharType="begin"/>
        </w:r>
        <w:r>
          <w:rPr>
            <w:noProof/>
            <w:webHidden/>
          </w:rPr>
          <w:instrText xml:space="preserve"> PAGEREF _Toc343220842 \h </w:instrText>
        </w:r>
      </w:ins>
      <w:r>
        <w:rPr>
          <w:noProof/>
          <w:webHidden/>
        </w:rPr>
      </w:r>
      <w:r>
        <w:rPr>
          <w:noProof/>
          <w:webHidden/>
        </w:rPr>
        <w:fldChar w:fldCharType="separate"/>
      </w:r>
      <w:ins w:id="279" w:author="The Si Tran" w:date="2012-12-14T03:55:00Z">
        <w:r>
          <w:rPr>
            <w:noProof/>
            <w:webHidden/>
          </w:rPr>
          <w:t>64</w:t>
        </w:r>
        <w:r>
          <w:rPr>
            <w:noProof/>
            <w:webHidden/>
          </w:rPr>
          <w:fldChar w:fldCharType="end"/>
        </w:r>
        <w:r w:rsidRPr="00631DC9">
          <w:rPr>
            <w:rStyle w:val="Hyperlink"/>
            <w:noProof/>
          </w:rPr>
          <w:fldChar w:fldCharType="end"/>
        </w:r>
      </w:ins>
    </w:p>
    <w:p w14:paraId="15217EC0" w14:textId="77777777" w:rsidR="009462B6" w:rsidRDefault="009462B6">
      <w:pPr>
        <w:pStyle w:val="TOC2"/>
        <w:tabs>
          <w:tab w:val="left" w:pos="880"/>
          <w:tab w:val="right" w:leader="dot" w:pos="9062"/>
        </w:tabs>
        <w:rPr>
          <w:ins w:id="280" w:author="The Si Tran" w:date="2012-12-14T03:55:00Z"/>
          <w:rFonts w:asciiTheme="minorHAnsi" w:eastAsiaTheme="minorEastAsia" w:hAnsiTheme="minorHAnsi" w:cstheme="minorBidi"/>
          <w:noProof/>
          <w:sz w:val="22"/>
        </w:rPr>
      </w:pPr>
      <w:ins w:id="281"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"_Toc343220843"</w:instrText>
        </w:r>
        <w:r w:rsidRPr="00631DC9">
          <w:rPr>
            <w:rStyle w:val="Hyperlink"/>
            <w:noProof/>
          </w:rPr>
          <w:instrText xml:space="preserve"> </w:instrText>
        </w:r>
        <w:r w:rsidRPr="00631DC9">
          <w:rPr>
            <w:rStyle w:val="Hyperlink"/>
            <w:noProof/>
          </w:rPr>
          <w:fldChar w:fldCharType="separate"/>
        </w:r>
        <w:r w:rsidRPr="00631DC9">
          <w:rPr>
            <w:rStyle w:val="Hyperlink"/>
            <w:noProof/>
          </w:rPr>
          <w:t>5.2.</w:t>
        </w:r>
        <w:r>
          <w:rPr>
            <w:rFonts w:asciiTheme="minorHAnsi" w:eastAsiaTheme="minorEastAsia" w:hAnsiTheme="minorHAnsi" w:cstheme="minorBidi"/>
            <w:noProof/>
            <w:sz w:val="22"/>
          </w:rPr>
          <w:tab/>
        </w:r>
        <w:r w:rsidRPr="00631DC9">
          <w:rPr>
            <w:rStyle w:val="Hyperlink"/>
            <w:noProof/>
          </w:rPr>
          <w:t>Mô hình kết hợp ARIMA và Nơron</w:t>
        </w:r>
        <w:r>
          <w:rPr>
            <w:noProof/>
            <w:webHidden/>
          </w:rPr>
          <w:tab/>
        </w:r>
        <w:r>
          <w:rPr>
            <w:noProof/>
            <w:webHidden/>
          </w:rPr>
          <w:fldChar w:fldCharType="begin"/>
        </w:r>
        <w:r>
          <w:rPr>
            <w:noProof/>
            <w:webHidden/>
          </w:rPr>
          <w:instrText xml:space="preserve"> PAGEREF _Toc343220843 \h </w:instrText>
        </w:r>
      </w:ins>
      <w:r>
        <w:rPr>
          <w:noProof/>
          <w:webHidden/>
        </w:rPr>
      </w:r>
      <w:r>
        <w:rPr>
          <w:noProof/>
          <w:webHidden/>
        </w:rPr>
        <w:fldChar w:fldCharType="separate"/>
      </w:r>
      <w:ins w:id="282" w:author="The Si Tran" w:date="2012-12-14T03:55:00Z">
        <w:r>
          <w:rPr>
            <w:noProof/>
            <w:webHidden/>
          </w:rPr>
          <w:t>65</w:t>
        </w:r>
        <w:r>
          <w:rPr>
            <w:noProof/>
            <w:webHidden/>
          </w:rPr>
          <w:fldChar w:fldCharType="end"/>
        </w:r>
        <w:r w:rsidRPr="00631DC9">
          <w:rPr>
            <w:rStyle w:val="Hyperlink"/>
            <w:noProof/>
          </w:rPr>
          <w:fldChar w:fldCharType="end"/>
        </w:r>
      </w:ins>
    </w:p>
    <w:p w14:paraId="41084884" w14:textId="77777777" w:rsidR="009462B6" w:rsidRDefault="009462B6">
      <w:pPr>
        <w:pStyle w:val="TOC1"/>
        <w:tabs>
          <w:tab w:val="left" w:pos="1320"/>
          <w:tab w:val="right" w:leader="dot" w:pos="9062"/>
        </w:tabs>
        <w:rPr>
          <w:ins w:id="283" w:author="The Si Tran" w:date="2012-12-14T03:55:00Z"/>
          <w:rFonts w:asciiTheme="minorHAnsi" w:eastAsiaTheme="minorEastAsia" w:hAnsiTheme="minorHAnsi" w:cstheme="minorBidi"/>
          <w:noProof/>
          <w:sz w:val="22"/>
        </w:rPr>
      </w:pPr>
      <w:ins w:id="284"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"_Toc343220861"</w:instrText>
        </w:r>
        <w:r w:rsidRPr="00631DC9">
          <w:rPr>
            <w:rStyle w:val="Hyperlink"/>
            <w:noProof/>
          </w:rPr>
          <w:instrText xml:space="preserve"> </w:instrText>
        </w:r>
        <w:r w:rsidRPr="00631DC9">
          <w:rPr>
            <w:rStyle w:val="Hyperlink"/>
            <w:noProof/>
          </w:rPr>
          <w:fldChar w:fldCharType="separate"/>
        </w:r>
        <w:r w:rsidRPr="00631DC9">
          <w:rPr>
            <w:rStyle w:val="Hyperlink"/>
            <w:noProof/>
          </w:rPr>
          <w:t>Chương 6</w:t>
        </w:r>
        <w:r>
          <w:rPr>
            <w:rFonts w:asciiTheme="minorHAnsi" w:eastAsiaTheme="minorEastAsia" w:hAnsiTheme="minorHAnsi" w:cstheme="minorBidi"/>
            <w:noProof/>
            <w:sz w:val="22"/>
          </w:rPr>
          <w:tab/>
        </w:r>
        <w:r w:rsidRPr="00631DC9">
          <w:rPr>
            <w:rStyle w:val="Hyperlink"/>
            <w:noProof/>
          </w:rPr>
          <w:t>KẾT QUẢ THỰC NGHIỆM</w:t>
        </w:r>
        <w:r>
          <w:rPr>
            <w:noProof/>
            <w:webHidden/>
          </w:rPr>
          <w:tab/>
        </w:r>
        <w:r>
          <w:rPr>
            <w:noProof/>
            <w:webHidden/>
          </w:rPr>
          <w:fldChar w:fldCharType="begin"/>
        </w:r>
        <w:r>
          <w:rPr>
            <w:noProof/>
            <w:webHidden/>
          </w:rPr>
          <w:instrText xml:space="preserve"> PAGEREF _Toc343220861 \h </w:instrText>
        </w:r>
      </w:ins>
      <w:r>
        <w:rPr>
          <w:noProof/>
          <w:webHidden/>
        </w:rPr>
      </w:r>
      <w:r>
        <w:rPr>
          <w:noProof/>
          <w:webHidden/>
        </w:rPr>
        <w:fldChar w:fldCharType="separate"/>
      </w:r>
      <w:ins w:id="285" w:author="The Si Tran" w:date="2012-12-14T03:55:00Z">
        <w:r>
          <w:rPr>
            <w:noProof/>
            <w:webHidden/>
          </w:rPr>
          <w:t>67</w:t>
        </w:r>
        <w:r>
          <w:rPr>
            <w:noProof/>
            <w:webHidden/>
          </w:rPr>
          <w:fldChar w:fldCharType="end"/>
        </w:r>
        <w:r w:rsidRPr="00631DC9">
          <w:rPr>
            <w:rStyle w:val="Hyperlink"/>
            <w:noProof/>
          </w:rPr>
          <w:fldChar w:fldCharType="end"/>
        </w:r>
      </w:ins>
    </w:p>
    <w:p w14:paraId="75D2D5B4" w14:textId="77777777" w:rsidR="009462B6" w:rsidRDefault="009462B6">
      <w:pPr>
        <w:pStyle w:val="TOC2"/>
        <w:tabs>
          <w:tab w:val="left" w:pos="880"/>
          <w:tab w:val="right" w:leader="dot" w:pos="9062"/>
        </w:tabs>
        <w:rPr>
          <w:ins w:id="286" w:author="The Si Tran" w:date="2012-12-14T03:55:00Z"/>
          <w:rFonts w:asciiTheme="minorHAnsi" w:eastAsiaTheme="minorEastAsia" w:hAnsiTheme="minorHAnsi" w:cstheme="minorBidi"/>
          <w:noProof/>
          <w:sz w:val="22"/>
        </w:rPr>
      </w:pPr>
      <w:ins w:id="287"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"_Toc343220862"</w:instrText>
        </w:r>
        <w:r w:rsidRPr="00631DC9">
          <w:rPr>
            <w:rStyle w:val="Hyperlink"/>
            <w:noProof/>
          </w:rPr>
          <w:instrText xml:space="preserve"> </w:instrText>
        </w:r>
        <w:r w:rsidRPr="00631DC9">
          <w:rPr>
            <w:rStyle w:val="Hyperlink"/>
            <w:noProof/>
          </w:rPr>
          <w:fldChar w:fldCharType="separate"/>
        </w:r>
        <w:r w:rsidRPr="00631DC9">
          <w:rPr>
            <w:rStyle w:val="Hyperlink"/>
            <w:noProof/>
          </w:rPr>
          <w:t>6.1.</w:t>
        </w:r>
        <w:r>
          <w:rPr>
            <w:rFonts w:asciiTheme="minorHAnsi" w:eastAsiaTheme="minorEastAsia" w:hAnsiTheme="minorHAnsi" w:cstheme="minorBidi"/>
            <w:noProof/>
            <w:sz w:val="22"/>
          </w:rPr>
          <w:tab/>
        </w:r>
        <w:r w:rsidRPr="00631DC9">
          <w:rPr>
            <w:rStyle w:val="Hyperlink"/>
            <w:noProof/>
          </w:rPr>
          <w:t>Dữ liệu thực nghiệm</w:t>
        </w:r>
        <w:r>
          <w:rPr>
            <w:noProof/>
            <w:webHidden/>
          </w:rPr>
          <w:tab/>
        </w:r>
        <w:r>
          <w:rPr>
            <w:noProof/>
            <w:webHidden/>
          </w:rPr>
          <w:fldChar w:fldCharType="begin"/>
        </w:r>
        <w:r>
          <w:rPr>
            <w:noProof/>
            <w:webHidden/>
          </w:rPr>
          <w:instrText xml:space="preserve"> PAGEREF _Toc343220862 \h </w:instrText>
        </w:r>
      </w:ins>
      <w:r>
        <w:rPr>
          <w:noProof/>
          <w:webHidden/>
        </w:rPr>
      </w:r>
      <w:r>
        <w:rPr>
          <w:noProof/>
          <w:webHidden/>
        </w:rPr>
        <w:fldChar w:fldCharType="separate"/>
      </w:r>
      <w:ins w:id="288" w:author="The Si Tran" w:date="2012-12-14T03:55:00Z">
        <w:r>
          <w:rPr>
            <w:noProof/>
            <w:webHidden/>
          </w:rPr>
          <w:t>67</w:t>
        </w:r>
        <w:r>
          <w:rPr>
            <w:noProof/>
            <w:webHidden/>
          </w:rPr>
          <w:fldChar w:fldCharType="end"/>
        </w:r>
        <w:r w:rsidRPr="00631DC9">
          <w:rPr>
            <w:rStyle w:val="Hyperlink"/>
            <w:noProof/>
          </w:rPr>
          <w:fldChar w:fldCharType="end"/>
        </w:r>
      </w:ins>
    </w:p>
    <w:p w14:paraId="345D4DDB" w14:textId="77777777" w:rsidR="009462B6" w:rsidRDefault="009462B6">
      <w:pPr>
        <w:pStyle w:val="TOC2"/>
        <w:tabs>
          <w:tab w:val="left" w:pos="880"/>
          <w:tab w:val="right" w:leader="dot" w:pos="9062"/>
        </w:tabs>
        <w:rPr>
          <w:ins w:id="289" w:author="The Si Tran" w:date="2012-12-14T03:55:00Z"/>
          <w:rFonts w:asciiTheme="minorHAnsi" w:eastAsiaTheme="minorEastAsia" w:hAnsiTheme="minorHAnsi" w:cstheme="minorBidi"/>
          <w:noProof/>
          <w:sz w:val="22"/>
        </w:rPr>
      </w:pPr>
      <w:ins w:id="290"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"_Toc343220863"</w:instrText>
        </w:r>
        <w:r w:rsidRPr="00631DC9">
          <w:rPr>
            <w:rStyle w:val="Hyperlink"/>
            <w:noProof/>
          </w:rPr>
          <w:instrText xml:space="preserve"> </w:instrText>
        </w:r>
        <w:r w:rsidRPr="00631DC9">
          <w:rPr>
            <w:rStyle w:val="Hyperlink"/>
            <w:noProof/>
          </w:rPr>
          <w:fldChar w:fldCharType="separate"/>
        </w:r>
        <w:r w:rsidRPr="00631DC9">
          <w:rPr>
            <w:rStyle w:val="Hyperlink"/>
            <w:noProof/>
          </w:rPr>
          <w:t>6.2.</w:t>
        </w:r>
        <w:r>
          <w:rPr>
            <w:rFonts w:asciiTheme="minorHAnsi" w:eastAsiaTheme="minorEastAsia" w:hAnsiTheme="minorHAnsi" w:cstheme="minorBidi"/>
            <w:noProof/>
            <w:sz w:val="22"/>
          </w:rPr>
          <w:tab/>
        </w:r>
        <w:r w:rsidRPr="00631DC9">
          <w:rPr>
            <w:rStyle w:val="Hyperlink"/>
            <w:noProof/>
          </w:rPr>
          <w:t>Kết quả thực nghiệm</w:t>
        </w:r>
        <w:r>
          <w:rPr>
            <w:noProof/>
            <w:webHidden/>
          </w:rPr>
          <w:tab/>
        </w:r>
        <w:r>
          <w:rPr>
            <w:noProof/>
            <w:webHidden/>
          </w:rPr>
          <w:fldChar w:fldCharType="begin"/>
        </w:r>
        <w:r>
          <w:rPr>
            <w:noProof/>
            <w:webHidden/>
          </w:rPr>
          <w:instrText xml:space="preserve"> PAGEREF _Toc343220863 \h </w:instrText>
        </w:r>
      </w:ins>
      <w:r>
        <w:rPr>
          <w:noProof/>
          <w:webHidden/>
        </w:rPr>
      </w:r>
      <w:r>
        <w:rPr>
          <w:noProof/>
          <w:webHidden/>
        </w:rPr>
        <w:fldChar w:fldCharType="separate"/>
      </w:r>
      <w:ins w:id="291" w:author="The Si Tran" w:date="2012-12-14T03:55:00Z">
        <w:r>
          <w:rPr>
            <w:noProof/>
            <w:webHidden/>
          </w:rPr>
          <w:t>72</w:t>
        </w:r>
        <w:r>
          <w:rPr>
            <w:noProof/>
            <w:webHidden/>
          </w:rPr>
          <w:fldChar w:fldCharType="end"/>
        </w:r>
        <w:r w:rsidRPr="00631DC9">
          <w:rPr>
            <w:rStyle w:val="Hyperlink"/>
            <w:noProof/>
          </w:rPr>
          <w:fldChar w:fldCharType="end"/>
        </w:r>
      </w:ins>
    </w:p>
    <w:p w14:paraId="7A80A0F3" w14:textId="77777777" w:rsidR="009462B6" w:rsidRDefault="009462B6">
      <w:pPr>
        <w:pStyle w:val="TOC3"/>
        <w:tabs>
          <w:tab w:val="left" w:pos="1540"/>
          <w:tab w:val="right" w:leader="dot" w:pos="9062"/>
        </w:tabs>
        <w:rPr>
          <w:ins w:id="292" w:author="The Si Tran" w:date="2012-12-14T03:55:00Z"/>
          <w:rFonts w:asciiTheme="minorHAnsi" w:eastAsiaTheme="minorEastAsia" w:hAnsiTheme="minorHAnsi" w:cstheme="minorBidi"/>
          <w:noProof/>
          <w:sz w:val="22"/>
        </w:rPr>
      </w:pPr>
      <w:ins w:id="293"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"_Toc343220864"</w:instrText>
        </w:r>
        <w:r w:rsidRPr="00631DC9">
          <w:rPr>
            <w:rStyle w:val="Hyperlink"/>
            <w:noProof/>
          </w:rPr>
          <w:instrText xml:space="preserve"> </w:instrText>
        </w:r>
        <w:r w:rsidRPr="00631DC9">
          <w:rPr>
            <w:rStyle w:val="Hyperlink"/>
            <w:noProof/>
          </w:rPr>
          <w:fldChar w:fldCharType="separate"/>
        </w:r>
        <w:r w:rsidRPr="00631DC9">
          <w:rPr>
            <w:rStyle w:val="Hyperlink"/>
            <w:noProof/>
          </w:rPr>
          <w:t>6.2.1.</w:t>
        </w:r>
        <w:r>
          <w:rPr>
            <w:rFonts w:asciiTheme="minorHAnsi" w:eastAsiaTheme="minorEastAsia" w:hAnsiTheme="minorHAnsi" w:cstheme="minorBidi"/>
            <w:noProof/>
            <w:sz w:val="22"/>
          </w:rPr>
          <w:tab/>
        </w:r>
        <w:r w:rsidRPr="00631DC9">
          <w:rPr>
            <w:rStyle w:val="Hyperlink"/>
            <w:noProof/>
          </w:rPr>
          <w:t>Bộ dữ liệu có tính mùa và xu hướng</w:t>
        </w:r>
        <w:r>
          <w:rPr>
            <w:noProof/>
            <w:webHidden/>
          </w:rPr>
          <w:tab/>
        </w:r>
        <w:r>
          <w:rPr>
            <w:noProof/>
            <w:webHidden/>
          </w:rPr>
          <w:fldChar w:fldCharType="begin"/>
        </w:r>
        <w:r>
          <w:rPr>
            <w:noProof/>
            <w:webHidden/>
          </w:rPr>
          <w:instrText xml:space="preserve"> PAGEREF _Toc343220864 \h </w:instrText>
        </w:r>
      </w:ins>
      <w:r>
        <w:rPr>
          <w:noProof/>
          <w:webHidden/>
        </w:rPr>
      </w:r>
      <w:r>
        <w:rPr>
          <w:noProof/>
          <w:webHidden/>
        </w:rPr>
        <w:fldChar w:fldCharType="separate"/>
      </w:r>
      <w:ins w:id="294" w:author="The Si Tran" w:date="2012-12-14T03:55:00Z">
        <w:r>
          <w:rPr>
            <w:noProof/>
            <w:webHidden/>
          </w:rPr>
          <w:t>72</w:t>
        </w:r>
        <w:r>
          <w:rPr>
            <w:noProof/>
            <w:webHidden/>
          </w:rPr>
          <w:fldChar w:fldCharType="end"/>
        </w:r>
        <w:r w:rsidRPr="00631DC9">
          <w:rPr>
            <w:rStyle w:val="Hyperlink"/>
            <w:noProof/>
          </w:rPr>
          <w:fldChar w:fldCharType="end"/>
        </w:r>
      </w:ins>
    </w:p>
    <w:p w14:paraId="33AB74AD" w14:textId="77777777" w:rsidR="009462B6" w:rsidRDefault="009462B6">
      <w:pPr>
        <w:pStyle w:val="TOC3"/>
        <w:tabs>
          <w:tab w:val="left" w:pos="1540"/>
          <w:tab w:val="right" w:leader="dot" w:pos="9062"/>
        </w:tabs>
        <w:rPr>
          <w:ins w:id="295" w:author="The Si Tran" w:date="2012-12-14T03:55:00Z"/>
          <w:rFonts w:asciiTheme="minorHAnsi" w:eastAsiaTheme="minorEastAsia" w:hAnsiTheme="minorHAnsi" w:cstheme="minorBidi"/>
          <w:noProof/>
          <w:sz w:val="22"/>
        </w:rPr>
      </w:pPr>
      <w:ins w:id="296"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"_Toc343220865"</w:instrText>
        </w:r>
        <w:r w:rsidRPr="00631DC9">
          <w:rPr>
            <w:rStyle w:val="Hyperlink"/>
            <w:noProof/>
          </w:rPr>
          <w:instrText xml:space="preserve"> </w:instrText>
        </w:r>
        <w:r w:rsidRPr="00631DC9">
          <w:rPr>
            <w:rStyle w:val="Hyperlink"/>
            <w:noProof/>
          </w:rPr>
          <w:fldChar w:fldCharType="separate"/>
        </w:r>
        <w:r w:rsidRPr="00631DC9">
          <w:rPr>
            <w:rStyle w:val="Hyperlink"/>
            <w:noProof/>
          </w:rPr>
          <w:t>6.2.2.</w:t>
        </w:r>
        <w:r>
          <w:rPr>
            <w:rFonts w:asciiTheme="minorHAnsi" w:eastAsiaTheme="minorEastAsia" w:hAnsiTheme="minorHAnsi" w:cstheme="minorBidi"/>
            <w:noProof/>
            <w:sz w:val="22"/>
          </w:rPr>
          <w:tab/>
        </w:r>
        <w:r w:rsidRPr="00631DC9">
          <w:rPr>
            <w:rStyle w:val="Hyperlink"/>
            <w:noProof/>
          </w:rPr>
          <w:t>Bộ dữ liệu có tính mùa</w:t>
        </w:r>
        <w:r>
          <w:rPr>
            <w:noProof/>
            <w:webHidden/>
          </w:rPr>
          <w:tab/>
        </w:r>
        <w:r>
          <w:rPr>
            <w:noProof/>
            <w:webHidden/>
          </w:rPr>
          <w:fldChar w:fldCharType="begin"/>
        </w:r>
        <w:r>
          <w:rPr>
            <w:noProof/>
            <w:webHidden/>
          </w:rPr>
          <w:instrText xml:space="preserve"> PAGEREF _Toc343220865 \h </w:instrText>
        </w:r>
      </w:ins>
      <w:r>
        <w:rPr>
          <w:noProof/>
          <w:webHidden/>
        </w:rPr>
      </w:r>
      <w:r>
        <w:rPr>
          <w:noProof/>
          <w:webHidden/>
        </w:rPr>
        <w:fldChar w:fldCharType="separate"/>
      </w:r>
      <w:ins w:id="297" w:author="The Si Tran" w:date="2012-12-14T03:55:00Z">
        <w:r>
          <w:rPr>
            <w:noProof/>
            <w:webHidden/>
          </w:rPr>
          <w:t>72</w:t>
        </w:r>
        <w:r>
          <w:rPr>
            <w:noProof/>
            <w:webHidden/>
          </w:rPr>
          <w:fldChar w:fldCharType="end"/>
        </w:r>
        <w:r w:rsidRPr="00631DC9">
          <w:rPr>
            <w:rStyle w:val="Hyperlink"/>
            <w:noProof/>
          </w:rPr>
          <w:fldChar w:fldCharType="end"/>
        </w:r>
      </w:ins>
    </w:p>
    <w:p w14:paraId="53A7E7FD" w14:textId="77777777" w:rsidR="009462B6" w:rsidRDefault="009462B6">
      <w:pPr>
        <w:pStyle w:val="TOC3"/>
        <w:tabs>
          <w:tab w:val="left" w:pos="1540"/>
          <w:tab w:val="right" w:leader="dot" w:pos="9062"/>
        </w:tabs>
        <w:rPr>
          <w:ins w:id="298" w:author="The Si Tran" w:date="2012-12-14T03:55:00Z"/>
          <w:rFonts w:asciiTheme="minorHAnsi" w:eastAsiaTheme="minorEastAsia" w:hAnsiTheme="minorHAnsi" w:cstheme="minorBidi"/>
          <w:noProof/>
          <w:sz w:val="22"/>
        </w:rPr>
      </w:pPr>
      <w:ins w:id="299"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"_Toc343220866"</w:instrText>
        </w:r>
        <w:r w:rsidRPr="00631DC9">
          <w:rPr>
            <w:rStyle w:val="Hyperlink"/>
            <w:noProof/>
          </w:rPr>
          <w:instrText xml:space="preserve"> </w:instrText>
        </w:r>
        <w:r w:rsidRPr="00631DC9">
          <w:rPr>
            <w:rStyle w:val="Hyperlink"/>
            <w:noProof/>
          </w:rPr>
          <w:fldChar w:fldCharType="separate"/>
        </w:r>
        <w:r w:rsidRPr="00631DC9">
          <w:rPr>
            <w:rStyle w:val="Hyperlink"/>
            <w:noProof/>
          </w:rPr>
          <w:t>6.2.3.</w:t>
        </w:r>
        <w:r>
          <w:rPr>
            <w:rFonts w:asciiTheme="minorHAnsi" w:eastAsiaTheme="minorEastAsia" w:hAnsiTheme="minorHAnsi" w:cstheme="minorBidi"/>
            <w:noProof/>
            <w:sz w:val="22"/>
          </w:rPr>
          <w:tab/>
        </w:r>
        <w:r w:rsidRPr="00631DC9">
          <w:rPr>
            <w:rStyle w:val="Hyperlink"/>
            <w:noProof/>
          </w:rPr>
          <w:t>Bộ dữ liệu có tính xu hướng</w:t>
        </w:r>
        <w:r>
          <w:rPr>
            <w:noProof/>
            <w:webHidden/>
          </w:rPr>
          <w:tab/>
        </w:r>
        <w:r>
          <w:rPr>
            <w:noProof/>
            <w:webHidden/>
          </w:rPr>
          <w:fldChar w:fldCharType="begin"/>
        </w:r>
        <w:r>
          <w:rPr>
            <w:noProof/>
            <w:webHidden/>
          </w:rPr>
          <w:instrText xml:space="preserve"> PAGEREF _Toc343220866 \h </w:instrText>
        </w:r>
      </w:ins>
      <w:r>
        <w:rPr>
          <w:noProof/>
          <w:webHidden/>
        </w:rPr>
      </w:r>
      <w:r>
        <w:rPr>
          <w:noProof/>
          <w:webHidden/>
        </w:rPr>
        <w:fldChar w:fldCharType="separate"/>
      </w:r>
      <w:ins w:id="300" w:author="The Si Tran" w:date="2012-12-14T03:55:00Z">
        <w:r>
          <w:rPr>
            <w:noProof/>
            <w:webHidden/>
          </w:rPr>
          <w:t>73</w:t>
        </w:r>
        <w:r>
          <w:rPr>
            <w:noProof/>
            <w:webHidden/>
          </w:rPr>
          <w:fldChar w:fldCharType="end"/>
        </w:r>
        <w:r w:rsidRPr="00631DC9">
          <w:rPr>
            <w:rStyle w:val="Hyperlink"/>
            <w:noProof/>
          </w:rPr>
          <w:fldChar w:fldCharType="end"/>
        </w:r>
      </w:ins>
    </w:p>
    <w:p w14:paraId="6B7BB843" w14:textId="77777777" w:rsidR="009462B6" w:rsidRDefault="009462B6">
      <w:pPr>
        <w:pStyle w:val="TOC3"/>
        <w:tabs>
          <w:tab w:val="left" w:pos="1540"/>
          <w:tab w:val="right" w:leader="dot" w:pos="9062"/>
        </w:tabs>
        <w:rPr>
          <w:ins w:id="301" w:author="The Si Tran" w:date="2012-12-14T03:55:00Z"/>
          <w:rFonts w:asciiTheme="minorHAnsi" w:eastAsiaTheme="minorEastAsia" w:hAnsiTheme="minorHAnsi" w:cstheme="minorBidi"/>
          <w:noProof/>
          <w:sz w:val="22"/>
        </w:rPr>
      </w:pPr>
      <w:ins w:id="302"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"_Toc343220867"</w:instrText>
        </w:r>
        <w:r w:rsidRPr="00631DC9">
          <w:rPr>
            <w:rStyle w:val="Hyperlink"/>
            <w:noProof/>
          </w:rPr>
          <w:instrText xml:space="preserve"> </w:instrText>
        </w:r>
        <w:r w:rsidRPr="00631DC9">
          <w:rPr>
            <w:rStyle w:val="Hyperlink"/>
            <w:noProof/>
          </w:rPr>
          <w:fldChar w:fldCharType="separate"/>
        </w:r>
        <w:r w:rsidRPr="00631DC9">
          <w:rPr>
            <w:rStyle w:val="Hyperlink"/>
            <w:noProof/>
          </w:rPr>
          <w:t>6.2.4.</w:t>
        </w:r>
        <w:r>
          <w:rPr>
            <w:rFonts w:asciiTheme="minorHAnsi" w:eastAsiaTheme="minorEastAsia" w:hAnsiTheme="minorHAnsi" w:cstheme="minorBidi"/>
            <w:noProof/>
            <w:sz w:val="22"/>
          </w:rPr>
          <w:tab/>
        </w:r>
        <w:r w:rsidRPr="00631DC9">
          <w:rPr>
            <w:rStyle w:val="Hyperlink"/>
            <w:noProof/>
          </w:rPr>
          <w:t>Bộ dữ liệu có tính phi tuyến</w:t>
        </w:r>
        <w:r>
          <w:rPr>
            <w:noProof/>
            <w:webHidden/>
          </w:rPr>
          <w:tab/>
        </w:r>
        <w:r>
          <w:rPr>
            <w:noProof/>
            <w:webHidden/>
          </w:rPr>
          <w:fldChar w:fldCharType="begin"/>
        </w:r>
        <w:r>
          <w:rPr>
            <w:noProof/>
            <w:webHidden/>
          </w:rPr>
          <w:instrText xml:space="preserve"> PAGEREF _Toc343220867 \h </w:instrText>
        </w:r>
      </w:ins>
      <w:r>
        <w:rPr>
          <w:noProof/>
          <w:webHidden/>
        </w:rPr>
      </w:r>
      <w:r>
        <w:rPr>
          <w:noProof/>
          <w:webHidden/>
        </w:rPr>
        <w:fldChar w:fldCharType="separate"/>
      </w:r>
      <w:ins w:id="303" w:author="The Si Tran" w:date="2012-12-14T03:55:00Z">
        <w:r>
          <w:rPr>
            <w:noProof/>
            <w:webHidden/>
          </w:rPr>
          <w:t>74</w:t>
        </w:r>
        <w:r>
          <w:rPr>
            <w:noProof/>
            <w:webHidden/>
          </w:rPr>
          <w:fldChar w:fldCharType="end"/>
        </w:r>
        <w:r w:rsidRPr="00631DC9">
          <w:rPr>
            <w:rStyle w:val="Hyperlink"/>
            <w:noProof/>
          </w:rPr>
          <w:fldChar w:fldCharType="end"/>
        </w:r>
      </w:ins>
    </w:p>
    <w:p w14:paraId="0458DD00" w14:textId="77777777" w:rsidR="009462B6" w:rsidRDefault="009462B6">
      <w:pPr>
        <w:pStyle w:val="TOC2"/>
        <w:tabs>
          <w:tab w:val="left" w:pos="880"/>
          <w:tab w:val="right" w:leader="dot" w:pos="9062"/>
        </w:tabs>
        <w:rPr>
          <w:ins w:id="304" w:author="The Si Tran" w:date="2012-12-14T03:55:00Z"/>
          <w:rFonts w:asciiTheme="minorHAnsi" w:eastAsiaTheme="minorEastAsia" w:hAnsiTheme="minorHAnsi" w:cstheme="minorBidi"/>
          <w:noProof/>
          <w:sz w:val="22"/>
        </w:rPr>
      </w:pPr>
      <w:ins w:id="305"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"_Toc343220868"</w:instrText>
        </w:r>
        <w:r w:rsidRPr="00631DC9">
          <w:rPr>
            <w:rStyle w:val="Hyperlink"/>
            <w:noProof/>
          </w:rPr>
          <w:instrText xml:space="preserve"> </w:instrText>
        </w:r>
        <w:r w:rsidRPr="00631DC9">
          <w:rPr>
            <w:rStyle w:val="Hyperlink"/>
            <w:noProof/>
          </w:rPr>
          <w:fldChar w:fldCharType="separate"/>
        </w:r>
        <w:r w:rsidRPr="00631DC9">
          <w:rPr>
            <w:rStyle w:val="Hyperlink"/>
            <w:noProof/>
          </w:rPr>
          <w:t>6.3.</w:t>
        </w:r>
        <w:r>
          <w:rPr>
            <w:rFonts w:asciiTheme="minorHAnsi" w:eastAsiaTheme="minorEastAsia" w:hAnsiTheme="minorHAnsi" w:cstheme="minorBidi"/>
            <w:noProof/>
            <w:sz w:val="22"/>
          </w:rPr>
          <w:tab/>
        </w:r>
        <w:r w:rsidRPr="00631DC9">
          <w:rPr>
            <w:rStyle w:val="Hyperlink"/>
            <w:noProof/>
          </w:rPr>
          <w:t>Đánh giá kết quả thực nghiệm</w:t>
        </w:r>
        <w:r>
          <w:rPr>
            <w:noProof/>
            <w:webHidden/>
          </w:rPr>
          <w:tab/>
        </w:r>
        <w:r>
          <w:rPr>
            <w:noProof/>
            <w:webHidden/>
          </w:rPr>
          <w:fldChar w:fldCharType="begin"/>
        </w:r>
        <w:r>
          <w:rPr>
            <w:noProof/>
            <w:webHidden/>
          </w:rPr>
          <w:instrText xml:space="preserve"> PAGEREF _Toc343220868 \h </w:instrText>
        </w:r>
      </w:ins>
      <w:r>
        <w:rPr>
          <w:noProof/>
          <w:webHidden/>
        </w:rPr>
      </w:r>
      <w:r>
        <w:rPr>
          <w:noProof/>
          <w:webHidden/>
        </w:rPr>
        <w:fldChar w:fldCharType="separate"/>
      </w:r>
      <w:ins w:id="306" w:author="The Si Tran" w:date="2012-12-14T03:55:00Z">
        <w:r>
          <w:rPr>
            <w:noProof/>
            <w:webHidden/>
          </w:rPr>
          <w:t>75</w:t>
        </w:r>
        <w:r>
          <w:rPr>
            <w:noProof/>
            <w:webHidden/>
          </w:rPr>
          <w:fldChar w:fldCharType="end"/>
        </w:r>
        <w:r w:rsidRPr="00631DC9">
          <w:rPr>
            <w:rStyle w:val="Hyperlink"/>
            <w:noProof/>
          </w:rPr>
          <w:fldChar w:fldCharType="end"/>
        </w:r>
      </w:ins>
    </w:p>
    <w:p w14:paraId="602309D0" w14:textId="77777777" w:rsidR="009462B6" w:rsidRDefault="009462B6">
      <w:pPr>
        <w:pStyle w:val="TOC1"/>
        <w:tabs>
          <w:tab w:val="left" w:pos="1320"/>
          <w:tab w:val="right" w:leader="dot" w:pos="9062"/>
        </w:tabs>
        <w:rPr>
          <w:ins w:id="307" w:author="The Si Tran" w:date="2012-12-14T03:55:00Z"/>
          <w:rFonts w:asciiTheme="minorHAnsi" w:eastAsiaTheme="minorEastAsia" w:hAnsiTheme="minorHAnsi" w:cstheme="minorBidi"/>
          <w:noProof/>
          <w:sz w:val="22"/>
        </w:rPr>
      </w:pPr>
      <w:ins w:id="308"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"_Toc343220869"</w:instrText>
        </w:r>
        <w:r w:rsidRPr="00631DC9">
          <w:rPr>
            <w:rStyle w:val="Hyperlink"/>
            <w:noProof/>
          </w:rPr>
          <w:instrText xml:space="preserve"> </w:instrText>
        </w:r>
        <w:r w:rsidRPr="00631DC9">
          <w:rPr>
            <w:rStyle w:val="Hyperlink"/>
            <w:noProof/>
          </w:rPr>
          <w:fldChar w:fldCharType="separate"/>
        </w:r>
        <w:r w:rsidRPr="00631DC9">
          <w:rPr>
            <w:rStyle w:val="Hyperlink"/>
            <w:noProof/>
          </w:rPr>
          <w:t>Chương 7</w:t>
        </w:r>
        <w:r>
          <w:rPr>
            <w:rFonts w:asciiTheme="minorHAnsi" w:eastAsiaTheme="minorEastAsia" w:hAnsiTheme="minorHAnsi" w:cstheme="minorBidi"/>
            <w:noProof/>
            <w:sz w:val="22"/>
          </w:rPr>
          <w:tab/>
        </w:r>
        <w:r w:rsidRPr="00631DC9">
          <w:rPr>
            <w:rStyle w:val="Hyperlink"/>
            <w:noProof/>
          </w:rPr>
          <w:t>KẾT LUẬN</w:t>
        </w:r>
        <w:r>
          <w:rPr>
            <w:noProof/>
            <w:webHidden/>
          </w:rPr>
          <w:tab/>
        </w:r>
        <w:r>
          <w:rPr>
            <w:noProof/>
            <w:webHidden/>
          </w:rPr>
          <w:fldChar w:fldCharType="begin"/>
        </w:r>
        <w:r>
          <w:rPr>
            <w:noProof/>
            <w:webHidden/>
          </w:rPr>
          <w:instrText xml:space="preserve"> PAGEREF _Toc343220869 \h </w:instrText>
        </w:r>
      </w:ins>
      <w:r>
        <w:rPr>
          <w:noProof/>
          <w:webHidden/>
        </w:rPr>
      </w:r>
      <w:r>
        <w:rPr>
          <w:noProof/>
          <w:webHidden/>
        </w:rPr>
        <w:fldChar w:fldCharType="separate"/>
      </w:r>
      <w:ins w:id="309" w:author="The Si Tran" w:date="2012-12-14T03:55:00Z">
        <w:r>
          <w:rPr>
            <w:noProof/>
            <w:webHidden/>
          </w:rPr>
          <w:t>76</w:t>
        </w:r>
        <w:r>
          <w:rPr>
            <w:noProof/>
            <w:webHidden/>
          </w:rPr>
          <w:fldChar w:fldCharType="end"/>
        </w:r>
        <w:r w:rsidRPr="00631DC9">
          <w:rPr>
            <w:rStyle w:val="Hyperlink"/>
            <w:noProof/>
          </w:rPr>
          <w:fldChar w:fldCharType="end"/>
        </w:r>
      </w:ins>
    </w:p>
    <w:p w14:paraId="3B3C4EF9" w14:textId="77777777" w:rsidR="009462B6" w:rsidRDefault="009462B6">
      <w:pPr>
        <w:pStyle w:val="TOC2"/>
        <w:tabs>
          <w:tab w:val="left" w:pos="880"/>
          <w:tab w:val="right" w:leader="dot" w:pos="9062"/>
        </w:tabs>
        <w:rPr>
          <w:ins w:id="310" w:author="The Si Tran" w:date="2012-12-14T03:55:00Z"/>
          <w:rFonts w:asciiTheme="minorHAnsi" w:eastAsiaTheme="minorEastAsia" w:hAnsiTheme="minorHAnsi" w:cstheme="minorBidi"/>
          <w:noProof/>
          <w:sz w:val="22"/>
        </w:rPr>
      </w:pPr>
      <w:ins w:id="311"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"_Toc343220870"</w:instrText>
        </w:r>
        <w:r w:rsidRPr="00631DC9">
          <w:rPr>
            <w:rStyle w:val="Hyperlink"/>
            <w:noProof/>
          </w:rPr>
          <w:instrText xml:space="preserve"> </w:instrText>
        </w:r>
        <w:r w:rsidRPr="00631DC9">
          <w:rPr>
            <w:rStyle w:val="Hyperlink"/>
            <w:noProof/>
          </w:rPr>
          <w:fldChar w:fldCharType="separate"/>
        </w:r>
        <w:r w:rsidRPr="00631DC9">
          <w:rPr>
            <w:rStyle w:val="Hyperlink"/>
            <w:noProof/>
          </w:rPr>
          <w:t>7.1.</w:t>
        </w:r>
        <w:r>
          <w:rPr>
            <w:rFonts w:asciiTheme="minorHAnsi" w:eastAsiaTheme="minorEastAsia" w:hAnsiTheme="minorHAnsi" w:cstheme="minorBidi"/>
            <w:noProof/>
            <w:sz w:val="22"/>
          </w:rPr>
          <w:tab/>
        </w:r>
        <w:r w:rsidRPr="00631DC9">
          <w:rPr>
            <w:rStyle w:val="Hyperlink"/>
            <w:noProof/>
          </w:rPr>
          <w:t>Đánh giá kết quả</w:t>
        </w:r>
        <w:r>
          <w:rPr>
            <w:noProof/>
            <w:webHidden/>
          </w:rPr>
          <w:tab/>
        </w:r>
        <w:r>
          <w:rPr>
            <w:noProof/>
            <w:webHidden/>
          </w:rPr>
          <w:fldChar w:fldCharType="begin"/>
        </w:r>
        <w:r>
          <w:rPr>
            <w:noProof/>
            <w:webHidden/>
          </w:rPr>
          <w:instrText xml:space="preserve"> PAGEREF _Toc343220870 \h </w:instrText>
        </w:r>
      </w:ins>
      <w:r>
        <w:rPr>
          <w:noProof/>
          <w:webHidden/>
        </w:rPr>
      </w:r>
      <w:r>
        <w:rPr>
          <w:noProof/>
          <w:webHidden/>
        </w:rPr>
        <w:fldChar w:fldCharType="separate"/>
      </w:r>
      <w:ins w:id="312" w:author="The Si Tran" w:date="2012-12-14T03:55:00Z">
        <w:r>
          <w:rPr>
            <w:noProof/>
            <w:webHidden/>
          </w:rPr>
          <w:t>76</w:t>
        </w:r>
        <w:r>
          <w:rPr>
            <w:noProof/>
            <w:webHidden/>
          </w:rPr>
          <w:fldChar w:fldCharType="end"/>
        </w:r>
        <w:r w:rsidRPr="00631DC9">
          <w:rPr>
            <w:rStyle w:val="Hyperlink"/>
            <w:noProof/>
          </w:rPr>
          <w:fldChar w:fldCharType="end"/>
        </w:r>
      </w:ins>
    </w:p>
    <w:p w14:paraId="13AE7B34" w14:textId="77777777" w:rsidR="009462B6" w:rsidRDefault="009462B6">
      <w:pPr>
        <w:pStyle w:val="TOC3"/>
        <w:tabs>
          <w:tab w:val="left" w:pos="1540"/>
          <w:tab w:val="right" w:leader="dot" w:pos="9062"/>
        </w:tabs>
        <w:rPr>
          <w:ins w:id="313" w:author="The Si Tran" w:date="2012-12-14T03:55:00Z"/>
          <w:rFonts w:asciiTheme="minorHAnsi" w:eastAsiaTheme="minorEastAsia" w:hAnsiTheme="minorHAnsi" w:cstheme="minorBidi"/>
          <w:noProof/>
          <w:sz w:val="22"/>
        </w:rPr>
      </w:pPr>
      <w:ins w:id="314"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"_Toc343220871"</w:instrText>
        </w:r>
        <w:r w:rsidRPr="00631DC9">
          <w:rPr>
            <w:rStyle w:val="Hyperlink"/>
            <w:noProof/>
          </w:rPr>
          <w:instrText xml:space="preserve"> </w:instrText>
        </w:r>
        <w:r w:rsidRPr="00631DC9">
          <w:rPr>
            <w:rStyle w:val="Hyperlink"/>
            <w:noProof/>
          </w:rPr>
          <w:fldChar w:fldCharType="separate"/>
        </w:r>
        <w:r w:rsidRPr="00631DC9">
          <w:rPr>
            <w:rStyle w:val="Hyperlink"/>
            <w:noProof/>
          </w:rPr>
          <w:t>7.1.1.</w:t>
        </w:r>
        <w:r>
          <w:rPr>
            <w:rFonts w:asciiTheme="minorHAnsi" w:eastAsiaTheme="minorEastAsia" w:hAnsiTheme="minorHAnsi" w:cstheme="minorBidi"/>
            <w:noProof/>
            <w:sz w:val="22"/>
          </w:rPr>
          <w:tab/>
        </w:r>
        <w:r w:rsidRPr="00631DC9">
          <w:rPr>
            <w:rStyle w:val="Hyperlink"/>
            <w:noProof/>
          </w:rPr>
          <w:t>Những công việc làm được</w:t>
        </w:r>
        <w:r>
          <w:rPr>
            <w:noProof/>
            <w:webHidden/>
          </w:rPr>
          <w:tab/>
        </w:r>
        <w:r>
          <w:rPr>
            <w:noProof/>
            <w:webHidden/>
          </w:rPr>
          <w:fldChar w:fldCharType="begin"/>
        </w:r>
        <w:r>
          <w:rPr>
            <w:noProof/>
            <w:webHidden/>
          </w:rPr>
          <w:instrText xml:space="preserve"> PAGEREF _Toc343220871 \h </w:instrText>
        </w:r>
      </w:ins>
      <w:r>
        <w:rPr>
          <w:noProof/>
          <w:webHidden/>
        </w:rPr>
      </w:r>
      <w:r>
        <w:rPr>
          <w:noProof/>
          <w:webHidden/>
        </w:rPr>
        <w:fldChar w:fldCharType="separate"/>
      </w:r>
      <w:ins w:id="315" w:author="The Si Tran" w:date="2012-12-14T03:55:00Z">
        <w:r>
          <w:rPr>
            <w:noProof/>
            <w:webHidden/>
          </w:rPr>
          <w:t>76</w:t>
        </w:r>
        <w:r>
          <w:rPr>
            <w:noProof/>
            <w:webHidden/>
          </w:rPr>
          <w:fldChar w:fldCharType="end"/>
        </w:r>
        <w:r w:rsidRPr="00631DC9">
          <w:rPr>
            <w:rStyle w:val="Hyperlink"/>
            <w:noProof/>
          </w:rPr>
          <w:fldChar w:fldCharType="end"/>
        </w:r>
      </w:ins>
    </w:p>
    <w:p w14:paraId="27B93E14" w14:textId="77777777" w:rsidR="009462B6" w:rsidRDefault="009462B6">
      <w:pPr>
        <w:pStyle w:val="TOC3"/>
        <w:tabs>
          <w:tab w:val="left" w:pos="1540"/>
          <w:tab w:val="right" w:leader="dot" w:pos="9062"/>
        </w:tabs>
        <w:rPr>
          <w:ins w:id="316" w:author="The Si Tran" w:date="2012-12-14T03:55:00Z"/>
          <w:rFonts w:asciiTheme="minorHAnsi" w:eastAsiaTheme="minorEastAsia" w:hAnsiTheme="minorHAnsi" w:cstheme="minorBidi"/>
          <w:noProof/>
          <w:sz w:val="22"/>
        </w:rPr>
      </w:pPr>
      <w:ins w:id="317"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"_Toc343220872"</w:instrText>
        </w:r>
        <w:r w:rsidRPr="00631DC9">
          <w:rPr>
            <w:rStyle w:val="Hyperlink"/>
            <w:noProof/>
          </w:rPr>
          <w:instrText xml:space="preserve"> </w:instrText>
        </w:r>
        <w:r w:rsidRPr="00631DC9">
          <w:rPr>
            <w:rStyle w:val="Hyperlink"/>
            <w:noProof/>
          </w:rPr>
          <w:fldChar w:fldCharType="separate"/>
        </w:r>
        <w:r w:rsidRPr="00631DC9">
          <w:rPr>
            <w:rStyle w:val="Hyperlink"/>
            <w:noProof/>
          </w:rPr>
          <w:t>7.1.2.</w:t>
        </w:r>
        <w:r>
          <w:rPr>
            <w:rFonts w:asciiTheme="minorHAnsi" w:eastAsiaTheme="minorEastAsia" w:hAnsiTheme="minorHAnsi" w:cstheme="minorBidi"/>
            <w:noProof/>
            <w:sz w:val="22"/>
          </w:rPr>
          <w:tab/>
        </w:r>
        <w:r w:rsidRPr="00631DC9">
          <w:rPr>
            <w:rStyle w:val="Hyperlink"/>
            <w:noProof/>
          </w:rPr>
          <w:t>Những đúc kết về mặt lý luận</w:t>
        </w:r>
        <w:r>
          <w:rPr>
            <w:noProof/>
            <w:webHidden/>
          </w:rPr>
          <w:tab/>
        </w:r>
        <w:r>
          <w:rPr>
            <w:noProof/>
            <w:webHidden/>
          </w:rPr>
          <w:fldChar w:fldCharType="begin"/>
        </w:r>
        <w:r>
          <w:rPr>
            <w:noProof/>
            <w:webHidden/>
          </w:rPr>
          <w:instrText xml:space="preserve"> PAGEREF _Toc343220872 \h </w:instrText>
        </w:r>
      </w:ins>
      <w:r>
        <w:rPr>
          <w:noProof/>
          <w:webHidden/>
        </w:rPr>
      </w:r>
      <w:r>
        <w:rPr>
          <w:noProof/>
          <w:webHidden/>
        </w:rPr>
        <w:fldChar w:fldCharType="separate"/>
      </w:r>
      <w:ins w:id="318" w:author="The Si Tran" w:date="2012-12-14T03:55:00Z">
        <w:r>
          <w:rPr>
            <w:noProof/>
            <w:webHidden/>
          </w:rPr>
          <w:t>76</w:t>
        </w:r>
        <w:r>
          <w:rPr>
            <w:noProof/>
            <w:webHidden/>
          </w:rPr>
          <w:fldChar w:fldCharType="end"/>
        </w:r>
        <w:r w:rsidRPr="00631DC9">
          <w:rPr>
            <w:rStyle w:val="Hyperlink"/>
            <w:noProof/>
          </w:rPr>
          <w:fldChar w:fldCharType="end"/>
        </w:r>
      </w:ins>
    </w:p>
    <w:p w14:paraId="088F43FC" w14:textId="77777777" w:rsidR="009462B6" w:rsidRDefault="009462B6">
      <w:pPr>
        <w:pStyle w:val="TOC3"/>
        <w:tabs>
          <w:tab w:val="left" w:pos="1540"/>
          <w:tab w:val="right" w:leader="dot" w:pos="9062"/>
        </w:tabs>
        <w:rPr>
          <w:ins w:id="319" w:author="The Si Tran" w:date="2012-12-14T03:55:00Z"/>
          <w:rFonts w:asciiTheme="minorHAnsi" w:eastAsiaTheme="minorEastAsia" w:hAnsiTheme="minorHAnsi" w:cstheme="minorBidi"/>
          <w:noProof/>
          <w:sz w:val="22"/>
        </w:rPr>
      </w:pPr>
      <w:ins w:id="320"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"_Toc343220873"</w:instrText>
        </w:r>
        <w:r w:rsidRPr="00631DC9">
          <w:rPr>
            <w:rStyle w:val="Hyperlink"/>
            <w:noProof/>
          </w:rPr>
          <w:instrText xml:space="preserve"> </w:instrText>
        </w:r>
        <w:r w:rsidRPr="00631DC9">
          <w:rPr>
            <w:rStyle w:val="Hyperlink"/>
            <w:noProof/>
          </w:rPr>
          <w:fldChar w:fldCharType="separate"/>
        </w:r>
        <w:r w:rsidRPr="00631DC9">
          <w:rPr>
            <w:rStyle w:val="Hyperlink"/>
            <w:noProof/>
          </w:rPr>
          <w:t>7.1.3.</w:t>
        </w:r>
        <w:r>
          <w:rPr>
            <w:rFonts w:asciiTheme="minorHAnsi" w:eastAsiaTheme="minorEastAsia" w:hAnsiTheme="minorHAnsi" w:cstheme="minorBidi"/>
            <w:noProof/>
            <w:sz w:val="22"/>
          </w:rPr>
          <w:tab/>
        </w:r>
        <w:r w:rsidRPr="00631DC9">
          <w:rPr>
            <w:rStyle w:val="Hyperlink"/>
            <w:noProof/>
          </w:rPr>
          <w:t>Mặt hạn chế</w:t>
        </w:r>
        <w:r>
          <w:rPr>
            <w:noProof/>
            <w:webHidden/>
          </w:rPr>
          <w:tab/>
        </w:r>
        <w:r>
          <w:rPr>
            <w:noProof/>
            <w:webHidden/>
          </w:rPr>
          <w:fldChar w:fldCharType="begin"/>
        </w:r>
        <w:r>
          <w:rPr>
            <w:noProof/>
            <w:webHidden/>
          </w:rPr>
          <w:instrText xml:space="preserve"> PAGEREF _Toc343220873 \h </w:instrText>
        </w:r>
      </w:ins>
      <w:r>
        <w:rPr>
          <w:noProof/>
          <w:webHidden/>
        </w:rPr>
      </w:r>
      <w:r>
        <w:rPr>
          <w:noProof/>
          <w:webHidden/>
        </w:rPr>
        <w:fldChar w:fldCharType="separate"/>
      </w:r>
      <w:ins w:id="321" w:author="The Si Tran" w:date="2012-12-14T03:55:00Z">
        <w:r>
          <w:rPr>
            <w:noProof/>
            <w:webHidden/>
          </w:rPr>
          <w:t>76</w:t>
        </w:r>
        <w:r>
          <w:rPr>
            <w:noProof/>
            <w:webHidden/>
          </w:rPr>
          <w:fldChar w:fldCharType="end"/>
        </w:r>
        <w:r w:rsidRPr="00631DC9">
          <w:rPr>
            <w:rStyle w:val="Hyperlink"/>
            <w:noProof/>
          </w:rPr>
          <w:fldChar w:fldCharType="end"/>
        </w:r>
      </w:ins>
    </w:p>
    <w:p w14:paraId="7B2FCF4B" w14:textId="77777777" w:rsidR="009462B6" w:rsidRDefault="009462B6">
      <w:pPr>
        <w:pStyle w:val="TOC2"/>
        <w:tabs>
          <w:tab w:val="left" w:pos="880"/>
          <w:tab w:val="right" w:leader="dot" w:pos="9062"/>
        </w:tabs>
        <w:rPr>
          <w:ins w:id="322" w:author="The Si Tran" w:date="2012-12-14T03:55:00Z"/>
          <w:rFonts w:asciiTheme="minorHAnsi" w:eastAsiaTheme="minorEastAsia" w:hAnsiTheme="minorHAnsi" w:cstheme="minorBidi"/>
          <w:noProof/>
          <w:sz w:val="22"/>
        </w:rPr>
      </w:pPr>
      <w:ins w:id="323"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"_Toc343220874"</w:instrText>
        </w:r>
        <w:r w:rsidRPr="00631DC9">
          <w:rPr>
            <w:rStyle w:val="Hyperlink"/>
            <w:noProof/>
          </w:rPr>
          <w:instrText xml:space="preserve"> </w:instrText>
        </w:r>
        <w:r w:rsidRPr="00631DC9">
          <w:rPr>
            <w:rStyle w:val="Hyperlink"/>
            <w:noProof/>
          </w:rPr>
          <w:fldChar w:fldCharType="separate"/>
        </w:r>
        <w:r w:rsidRPr="00631DC9">
          <w:rPr>
            <w:rStyle w:val="Hyperlink"/>
            <w:noProof/>
          </w:rPr>
          <w:t>7.2.</w:t>
        </w:r>
        <w:r>
          <w:rPr>
            <w:rFonts w:asciiTheme="minorHAnsi" w:eastAsiaTheme="minorEastAsia" w:hAnsiTheme="minorHAnsi" w:cstheme="minorBidi"/>
            <w:noProof/>
            <w:sz w:val="22"/>
          </w:rPr>
          <w:tab/>
        </w:r>
        <w:r w:rsidRPr="00631DC9">
          <w:rPr>
            <w:rStyle w:val="Hyperlink"/>
            <w:noProof/>
          </w:rPr>
          <w:t>Hướng phát triển đề tài</w:t>
        </w:r>
        <w:r>
          <w:rPr>
            <w:noProof/>
            <w:webHidden/>
          </w:rPr>
          <w:tab/>
        </w:r>
        <w:r>
          <w:rPr>
            <w:noProof/>
            <w:webHidden/>
          </w:rPr>
          <w:fldChar w:fldCharType="begin"/>
        </w:r>
        <w:r>
          <w:rPr>
            <w:noProof/>
            <w:webHidden/>
          </w:rPr>
          <w:instrText xml:space="preserve"> PAGEREF _Toc343220874 \h </w:instrText>
        </w:r>
      </w:ins>
      <w:r>
        <w:rPr>
          <w:noProof/>
          <w:webHidden/>
        </w:rPr>
      </w:r>
      <w:r>
        <w:rPr>
          <w:noProof/>
          <w:webHidden/>
        </w:rPr>
        <w:fldChar w:fldCharType="separate"/>
      </w:r>
      <w:ins w:id="324" w:author="The Si Tran" w:date="2012-12-14T03:55:00Z">
        <w:r>
          <w:rPr>
            <w:noProof/>
            <w:webHidden/>
          </w:rPr>
          <w:t>77</w:t>
        </w:r>
        <w:r>
          <w:rPr>
            <w:noProof/>
            <w:webHidden/>
          </w:rPr>
          <w:fldChar w:fldCharType="end"/>
        </w:r>
        <w:r w:rsidRPr="00631DC9">
          <w:rPr>
            <w:rStyle w:val="Hyperlink"/>
            <w:noProof/>
          </w:rPr>
          <w:fldChar w:fldCharType="end"/>
        </w:r>
      </w:ins>
    </w:p>
    <w:p w14:paraId="74306BA6" w14:textId="77777777" w:rsidR="009462B6" w:rsidRDefault="009462B6">
      <w:pPr>
        <w:pStyle w:val="TOC1"/>
        <w:tabs>
          <w:tab w:val="right" w:leader="dot" w:pos="9062"/>
        </w:tabs>
        <w:rPr>
          <w:ins w:id="325" w:author="The Si Tran" w:date="2012-12-14T03:55:00Z"/>
          <w:rFonts w:asciiTheme="minorHAnsi" w:eastAsiaTheme="minorEastAsia" w:hAnsiTheme="minorHAnsi" w:cstheme="minorBidi"/>
          <w:noProof/>
          <w:sz w:val="22"/>
        </w:rPr>
      </w:pPr>
      <w:ins w:id="326"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"_Toc343220875"</w:instrText>
        </w:r>
        <w:r w:rsidRPr="00631DC9">
          <w:rPr>
            <w:rStyle w:val="Hyperlink"/>
            <w:noProof/>
          </w:rPr>
          <w:instrText xml:space="preserve"> </w:instrText>
        </w:r>
        <w:r w:rsidRPr="00631DC9">
          <w:rPr>
            <w:rStyle w:val="Hyperlink"/>
            <w:noProof/>
          </w:rPr>
          <w:fldChar w:fldCharType="separate"/>
        </w:r>
        <w:r w:rsidRPr="00631DC9">
          <w:rPr>
            <w:rStyle w:val="Hyperlink"/>
            <w:noProof/>
          </w:rPr>
          <w:t>TÀI LIỆU THAM KHẢO</w:t>
        </w:r>
        <w:r>
          <w:rPr>
            <w:noProof/>
            <w:webHidden/>
          </w:rPr>
          <w:tab/>
        </w:r>
        <w:r>
          <w:rPr>
            <w:noProof/>
            <w:webHidden/>
          </w:rPr>
          <w:fldChar w:fldCharType="begin"/>
        </w:r>
        <w:r>
          <w:rPr>
            <w:noProof/>
            <w:webHidden/>
          </w:rPr>
          <w:instrText xml:space="preserve"> PAGEREF _Toc343220875 \h </w:instrText>
        </w:r>
      </w:ins>
      <w:r>
        <w:rPr>
          <w:noProof/>
          <w:webHidden/>
        </w:rPr>
      </w:r>
      <w:r>
        <w:rPr>
          <w:noProof/>
          <w:webHidden/>
        </w:rPr>
        <w:fldChar w:fldCharType="separate"/>
      </w:r>
      <w:ins w:id="327" w:author="The Si Tran" w:date="2012-12-14T03:55:00Z">
        <w:r>
          <w:rPr>
            <w:noProof/>
            <w:webHidden/>
          </w:rPr>
          <w:t>78</w:t>
        </w:r>
        <w:r>
          <w:rPr>
            <w:noProof/>
            <w:webHidden/>
          </w:rPr>
          <w:fldChar w:fldCharType="end"/>
        </w:r>
        <w:r w:rsidRPr="00631DC9">
          <w:rPr>
            <w:rStyle w:val="Hyperlink"/>
            <w:noProof/>
          </w:rPr>
          <w:fldChar w:fldCharType="end"/>
        </w:r>
      </w:ins>
    </w:p>
    <w:p w14:paraId="009EC5CE" w14:textId="77777777" w:rsidR="009462B6" w:rsidRDefault="009462B6">
      <w:pPr>
        <w:pStyle w:val="TOC1"/>
        <w:tabs>
          <w:tab w:val="right" w:leader="dot" w:pos="9062"/>
        </w:tabs>
        <w:rPr>
          <w:ins w:id="328" w:author="The Si Tran" w:date="2012-12-14T03:55:00Z"/>
          <w:rFonts w:asciiTheme="minorHAnsi" w:eastAsiaTheme="minorEastAsia" w:hAnsiTheme="minorHAnsi" w:cstheme="minorBidi"/>
          <w:noProof/>
          <w:sz w:val="22"/>
        </w:rPr>
      </w:pPr>
      <w:ins w:id="329"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"_Toc343220876"</w:instrText>
        </w:r>
        <w:r w:rsidRPr="00631DC9">
          <w:rPr>
            <w:rStyle w:val="Hyperlink"/>
            <w:noProof/>
          </w:rPr>
          <w:instrText xml:space="preserve"> </w:instrText>
        </w:r>
        <w:r w:rsidRPr="00631DC9">
          <w:rPr>
            <w:rStyle w:val="Hyperlink"/>
            <w:noProof/>
          </w:rPr>
          <w:fldChar w:fldCharType="separate"/>
        </w:r>
        <w:r w:rsidRPr="00631DC9">
          <w:rPr>
            <w:rStyle w:val="Hyperlink"/>
            <w:noProof/>
          </w:rPr>
          <w:t>PHỤ LỤC A Bảng thuật ngữ Anh-Việt</w:t>
        </w:r>
        <w:r>
          <w:rPr>
            <w:noProof/>
            <w:webHidden/>
          </w:rPr>
          <w:tab/>
        </w:r>
        <w:r>
          <w:rPr>
            <w:noProof/>
            <w:webHidden/>
          </w:rPr>
          <w:fldChar w:fldCharType="begin"/>
        </w:r>
        <w:r>
          <w:rPr>
            <w:noProof/>
            <w:webHidden/>
          </w:rPr>
          <w:instrText xml:space="preserve"> PAGEREF _Toc343220876 \h </w:instrText>
        </w:r>
      </w:ins>
      <w:r>
        <w:rPr>
          <w:noProof/>
          <w:webHidden/>
        </w:rPr>
      </w:r>
      <w:r>
        <w:rPr>
          <w:noProof/>
          <w:webHidden/>
        </w:rPr>
        <w:fldChar w:fldCharType="separate"/>
      </w:r>
      <w:ins w:id="330" w:author="The Si Tran" w:date="2012-12-14T03:55:00Z">
        <w:r>
          <w:rPr>
            <w:noProof/>
            <w:webHidden/>
          </w:rPr>
          <w:t>2</w:t>
        </w:r>
        <w:r>
          <w:rPr>
            <w:noProof/>
            <w:webHidden/>
          </w:rPr>
          <w:fldChar w:fldCharType="end"/>
        </w:r>
        <w:r w:rsidRPr="00631DC9">
          <w:rPr>
            <w:rStyle w:val="Hyperlink"/>
            <w:noProof/>
          </w:rPr>
          <w:fldChar w:fldCharType="end"/>
        </w:r>
      </w:ins>
    </w:p>
    <w:p w14:paraId="6617251C" w14:textId="77777777" w:rsidR="009462B6" w:rsidRDefault="009462B6">
      <w:pPr>
        <w:pStyle w:val="TOC1"/>
        <w:tabs>
          <w:tab w:val="right" w:leader="dot" w:pos="9062"/>
        </w:tabs>
        <w:rPr>
          <w:ins w:id="331" w:author="The Si Tran" w:date="2012-12-14T03:55:00Z"/>
          <w:rFonts w:asciiTheme="minorHAnsi" w:eastAsiaTheme="minorEastAsia" w:hAnsiTheme="minorHAnsi" w:cstheme="minorBidi"/>
          <w:noProof/>
          <w:sz w:val="22"/>
        </w:rPr>
      </w:pPr>
      <w:ins w:id="332"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"_Toc343220877"</w:instrText>
        </w:r>
        <w:r w:rsidRPr="00631DC9">
          <w:rPr>
            <w:rStyle w:val="Hyperlink"/>
            <w:noProof/>
          </w:rPr>
          <w:instrText xml:space="preserve"> </w:instrText>
        </w:r>
        <w:r w:rsidRPr="00631DC9">
          <w:rPr>
            <w:rStyle w:val="Hyperlink"/>
            <w:noProof/>
          </w:rPr>
          <w:fldChar w:fldCharType="separate"/>
        </w:r>
        <w:r w:rsidRPr="00631DC9">
          <w:rPr>
            <w:rStyle w:val="Hyperlink"/>
            <w:noProof/>
          </w:rPr>
          <w:t>PHỤ LỤC B</w:t>
        </w:r>
        <w:r>
          <w:rPr>
            <w:noProof/>
            <w:webHidden/>
          </w:rPr>
          <w:tab/>
        </w:r>
        <w:r>
          <w:rPr>
            <w:noProof/>
            <w:webHidden/>
          </w:rPr>
          <w:fldChar w:fldCharType="begin"/>
        </w:r>
        <w:r>
          <w:rPr>
            <w:noProof/>
            <w:webHidden/>
          </w:rPr>
          <w:instrText xml:space="preserve"> PAGEREF _Toc343220877 \h </w:instrText>
        </w:r>
      </w:ins>
      <w:r>
        <w:rPr>
          <w:noProof/>
          <w:webHidden/>
        </w:rPr>
      </w:r>
      <w:r>
        <w:rPr>
          <w:noProof/>
          <w:webHidden/>
        </w:rPr>
        <w:fldChar w:fldCharType="separate"/>
      </w:r>
      <w:ins w:id="333" w:author="The Si Tran" w:date="2012-12-14T03:55:00Z">
        <w:r>
          <w:rPr>
            <w:noProof/>
            <w:webHidden/>
          </w:rPr>
          <w:t>5</w:t>
        </w:r>
        <w:r>
          <w:rPr>
            <w:noProof/>
            <w:webHidden/>
          </w:rPr>
          <w:fldChar w:fldCharType="end"/>
        </w:r>
        <w:r w:rsidRPr="00631DC9">
          <w:rPr>
            <w:rStyle w:val="Hyperlink"/>
            <w:noProof/>
          </w:rPr>
          <w:fldChar w:fldCharType="end"/>
        </w:r>
      </w:ins>
    </w:p>
    <w:p w14:paraId="20F782A2" w14:textId="77777777" w:rsidR="009462B6" w:rsidRDefault="009462B6">
      <w:pPr>
        <w:pStyle w:val="TOC1"/>
        <w:tabs>
          <w:tab w:val="right" w:leader="dot" w:pos="9062"/>
        </w:tabs>
        <w:rPr>
          <w:ins w:id="334" w:author="The Si Tran" w:date="2012-12-14T03:55:00Z"/>
          <w:rFonts w:asciiTheme="minorHAnsi" w:eastAsiaTheme="minorEastAsia" w:hAnsiTheme="minorHAnsi" w:cstheme="minorBidi"/>
          <w:noProof/>
          <w:sz w:val="22"/>
        </w:rPr>
      </w:pPr>
      <w:ins w:id="335"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"_Toc343220878"</w:instrText>
        </w:r>
        <w:r w:rsidRPr="00631DC9">
          <w:rPr>
            <w:rStyle w:val="Hyperlink"/>
            <w:noProof/>
          </w:rPr>
          <w:instrText xml:space="preserve"> </w:instrText>
        </w:r>
        <w:r w:rsidRPr="00631DC9">
          <w:rPr>
            <w:rStyle w:val="Hyperlink"/>
            <w:noProof/>
          </w:rPr>
          <w:fldChar w:fldCharType="separate"/>
        </w:r>
        <w:r w:rsidRPr="00631DC9">
          <w:rPr>
            <w:rStyle w:val="Hyperlink"/>
            <w:noProof/>
          </w:rPr>
          <w:t>Hướng dẫn sử dụng chương trình</w:t>
        </w:r>
        <w:r>
          <w:rPr>
            <w:noProof/>
            <w:webHidden/>
          </w:rPr>
          <w:tab/>
        </w:r>
        <w:r>
          <w:rPr>
            <w:noProof/>
            <w:webHidden/>
          </w:rPr>
          <w:fldChar w:fldCharType="begin"/>
        </w:r>
        <w:r>
          <w:rPr>
            <w:noProof/>
            <w:webHidden/>
          </w:rPr>
          <w:instrText xml:space="preserve"> PAGEREF _Toc343220878 \h </w:instrText>
        </w:r>
      </w:ins>
      <w:r>
        <w:rPr>
          <w:noProof/>
          <w:webHidden/>
        </w:rPr>
      </w:r>
      <w:r>
        <w:rPr>
          <w:noProof/>
          <w:webHidden/>
        </w:rPr>
        <w:fldChar w:fldCharType="separate"/>
      </w:r>
      <w:ins w:id="336" w:author="The Si Tran" w:date="2012-12-14T03:55:00Z">
        <w:r>
          <w:rPr>
            <w:noProof/>
            <w:webHidden/>
          </w:rPr>
          <w:t>5</w:t>
        </w:r>
        <w:r>
          <w:rPr>
            <w:noProof/>
            <w:webHidden/>
          </w:rPr>
          <w:fldChar w:fldCharType="end"/>
        </w:r>
        <w:r w:rsidRPr="00631DC9">
          <w:rPr>
            <w:rStyle w:val="Hyperlink"/>
            <w:noProof/>
          </w:rPr>
          <w:fldChar w:fldCharType="end"/>
        </w:r>
      </w:ins>
    </w:p>
    <w:p w14:paraId="525B4F87" w14:textId="77777777" w:rsidR="009462B6" w:rsidRDefault="009462B6">
      <w:pPr>
        <w:pStyle w:val="TOC2"/>
        <w:tabs>
          <w:tab w:val="left" w:pos="880"/>
          <w:tab w:val="right" w:leader="dot" w:pos="9062"/>
        </w:tabs>
        <w:rPr>
          <w:ins w:id="337" w:author="The Si Tran" w:date="2012-12-14T03:55:00Z"/>
          <w:rFonts w:asciiTheme="minorHAnsi" w:eastAsiaTheme="minorEastAsia" w:hAnsiTheme="minorHAnsi" w:cstheme="minorBidi"/>
          <w:noProof/>
          <w:sz w:val="22"/>
        </w:rPr>
      </w:pPr>
      <w:ins w:id="338" w:author="The Si Tran" w:date="2012-12-14T03:55:00Z">
        <w:r w:rsidRPr="00631DC9">
          <w:rPr>
            <w:rStyle w:val="Hyperlink"/>
            <w:noProof/>
          </w:rPr>
          <w:fldChar w:fldCharType="begin"/>
        </w:r>
        <w:r w:rsidRPr="00631DC9">
          <w:rPr>
            <w:rStyle w:val="Hyperlink"/>
            <w:noProof/>
          </w:rPr>
          <w:instrText xml:space="preserve"> </w:instrText>
        </w:r>
        <w:r>
          <w:rPr>
            <w:noProof/>
          </w:rPr>
          <w:instrText>HYPERLINK \l "_Toc343220879"</w:instrText>
        </w:r>
        <w:r w:rsidRPr="00631DC9">
          <w:rPr>
            <w:rStyle w:val="Hyperlink"/>
            <w:noProof/>
          </w:rPr>
          <w:instrText xml:space="preserve"> </w:instrText>
        </w:r>
        <w:r w:rsidRPr="00631DC9">
          <w:rPr>
            <w:rStyle w:val="Hyperlink"/>
            <w:noProof/>
          </w:rPr>
          <w:fldChar w:fldCharType="separate"/>
        </w:r>
        <w:r w:rsidRPr="00631DC9">
          <w:rPr>
            <w:rStyle w:val="Hyperlink"/>
            <w:rFonts w:ascii="Wingdings" w:hAnsi="Wingdings"/>
            <w:noProof/>
          </w:rPr>
          <w:t></w:t>
        </w:r>
        <w:r>
          <w:rPr>
            <w:rFonts w:asciiTheme="minorHAnsi" w:eastAsiaTheme="minorEastAsia" w:hAnsiTheme="minorHAnsi" w:cstheme="minorBidi"/>
            <w:noProof/>
            <w:sz w:val="22"/>
          </w:rPr>
          <w:tab/>
        </w:r>
        <w:r w:rsidRPr="00631DC9">
          <w:rPr>
            <w:rStyle w:val="Hyperlink"/>
            <w:noProof/>
          </w:rPr>
          <w:t>Xây dựng mô hình SARIMA</w:t>
        </w:r>
        <w:r>
          <w:rPr>
            <w:noProof/>
            <w:webHidden/>
          </w:rPr>
          <w:tab/>
        </w:r>
        <w:r>
          <w:rPr>
            <w:noProof/>
            <w:webHidden/>
          </w:rPr>
          <w:fldChar w:fldCharType="begin"/>
        </w:r>
        <w:r>
          <w:rPr>
            <w:noProof/>
            <w:webHidden/>
          </w:rPr>
          <w:instrText xml:space="preserve"> PAGEREF _Toc343220879 \h </w:instrText>
        </w:r>
      </w:ins>
      <w:r>
        <w:rPr>
          <w:noProof/>
          <w:webHidden/>
        </w:rPr>
      </w:r>
      <w:r>
        <w:rPr>
          <w:noProof/>
          <w:webHidden/>
        </w:rPr>
        <w:fldChar w:fldCharType="separate"/>
      </w:r>
      <w:ins w:id="339" w:author="The Si Tran" w:date="2012-12-14T03:55:00Z">
        <w:r>
          <w:rPr>
            <w:noProof/>
            <w:webHidden/>
          </w:rPr>
          <w:t>5</w:t>
        </w:r>
        <w:r>
          <w:rPr>
            <w:noProof/>
            <w:webHidden/>
          </w:rPr>
          <w:fldChar w:fldCharType="end"/>
        </w:r>
        <w:r w:rsidRPr="00631DC9">
          <w:rPr>
            <w:rStyle w:val="Hyperlink"/>
            <w:noProof/>
          </w:rPr>
          <w:fldChar w:fldCharType="end"/>
        </w:r>
      </w:ins>
    </w:p>
    <w:p w14:paraId="1406BD3F" w14:textId="77777777" w:rsidR="009462B6" w:rsidRDefault="009462B6">
      <w:pPr>
        <w:pStyle w:val="TOC2"/>
        <w:tabs>
          <w:tab w:val="left" w:pos="880"/>
          <w:tab w:val="right" w:leader="dot" w:pos="9062"/>
        </w:tabs>
        <w:rPr>
          <w:ins w:id="340" w:author="The Si Tran" w:date="2012-12-14T03:55:00Z"/>
          <w:rFonts w:asciiTheme="minorHAnsi" w:eastAsiaTheme="minorEastAsia" w:hAnsiTheme="minorHAnsi" w:cstheme="minorBidi"/>
          <w:noProof/>
          <w:sz w:val="22"/>
        </w:rPr>
      </w:pPr>
      <w:ins w:id="341" w:author="The Si Tran" w:date="2012-12-14T03:55:00Z">
        <w:r w:rsidRPr="00631DC9">
          <w:rPr>
            <w:rStyle w:val="Hyperlink"/>
            <w:noProof/>
          </w:rPr>
          <w:lastRenderedPageBreak/>
          <w:fldChar w:fldCharType="begin"/>
        </w:r>
        <w:r w:rsidRPr="00631DC9">
          <w:rPr>
            <w:rStyle w:val="Hyperlink"/>
            <w:noProof/>
          </w:rPr>
          <w:instrText xml:space="preserve"> </w:instrText>
        </w:r>
        <w:r>
          <w:rPr>
            <w:noProof/>
          </w:rPr>
          <w:instrText>HYPERLINK \l "_Toc343220880"</w:instrText>
        </w:r>
        <w:r w:rsidRPr="00631DC9">
          <w:rPr>
            <w:rStyle w:val="Hyperlink"/>
            <w:noProof/>
          </w:rPr>
          <w:instrText xml:space="preserve"> </w:instrText>
        </w:r>
        <w:r w:rsidRPr="00631DC9">
          <w:rPr>
            <w:rStyle w:val="Hyperlink"/>
            <w:noProof/>
          </w:rPr>
          <w:fldChar w:fldCharType="separate"/>
        </w:r>
        <w:r w:rsidRPr="00631DC9">
          <w:rPr>
            <w:rStyle w:val="Hyperlink"/>
            <w:rFonts w:ascii="Wingdings" w:hAnsi="Wingdings"/>
            <w:noProof/>
          </w:rPr>
          <w:t></w:t>
        </w:r>
        <w:r>
          <w:rPr>
            <w:rFonts w:asciiTheme="minorHAnsi" w:eastAsiaTheme="minorEastAsia" w:hAnsiTheme="minorHAnsi" w:cstheme="minorBidi"/>
            <w:noProof/>
            <w:sz w:val="22"/>
          </w:rPr>
          <w:tab/>
        </w:r>
        <w:r w:rsidRPr="00631DC9">
          <w:rPr>
            <w:rStyle w:val="Hyperlink"/>
            <w:noProof/>
          </w:rPr>
          <w:t>Xây dựng mô hình mạng nơron</w:t>
        </w:r>
        <w:r>
          <w:rPr>
            <w:noProof/>
            <w:webHidden/>
          </w:rPr>
          <w:tab/>
        </w:r>
        <w:r>
          <w:rPr>
            <w:noProof/>
            <w:webHidden/>
          </w:rPr>
          <w:fldChar w:fldCharType="begin"/>
        </w:r>
        <w:r>
          <w:rPr>
            <w:noProof/>
            <w:webHidden/>
          </w:rPr>
          <w:instrText xml:space="preserve"> PAGEREF _Toc343220880 \h </w:instrText>
        </w:r>
      </w:ins>
      <w:r>
        <w:rPr>
          <w:noProof/>
          <w:webHidden/>
        </w:rPr>
      </w:r>
      <w:r>
        <w:rPr>
          <w:noProof/>
          <w:webHidden/>
        </w:rPr>
        <w:fldChar w:fldCharType="separate"/>
      </w:r>
      <w:ins w:id="342" w:author="The Si Tran" w:date="2012-12-14T03:55:00Z">
        <w:r>
          <w:rPr>
            <w:noProof/>
            <w:webHidden/>
          </w:rPr>
          <w:t>11</w:t>
        </w:r>
        <w:r>
          <w:rPr>
            <w:noProof/>
            <w:webHidden/>
          </w:rPr>
          <w:fldChar w:fldCharType="end"/>
        </w:r>
        <w:r w:rsidRPr="00631DC9">
          <w:rPr>
            <w:rStyle w:val="Hyperlink"/>
            <w:noProof/>
          </w:rPr>
          <w:fldChar w:fldCharType="end"/>
        </w:r>
      </w:ins>
    </w:p>
    <w:p w14:paraId="6196CD23" w14:textId="77777777" w:rsidR="002E545D" w:rsidRDefault="002E545D">
      <w:pPr>
        <w:rPr>
          <w:ins w:id="343" w:author="The Si Tran" w:date="2012-12-12T13:48:00Z"/>
          <w:kern w:val="32"/>
        </w:rPr>
        <w:pPrChange w:id="344" w:author="The Si Tran" w:date="2012-12-12T13:52:00Z">
          <w:pPr>
            <w:spacing w:before="0" w:after="200" w:line="276" w:lineRule="auto"/>
            <w:jc w:val="left"/>
          </w:pPr>
        </w:pPrChange>
      </w:pPr>
      <w:ins w:id="345" w:author="The Si Tran" w:date="2012-12-12T13:49:00Z">
        <w:r>
          <w:fldChar w:fldCharType="end"/>
        </w:r>
      </w:ins>
    </w:p>
    <w:p w14:paraId="71489AD8" w14:textId="77777777" w:rsidR="0045424A" w:rsidRDefault="0045424A" w:rsidP="0045424A">
      <w:pPr>
        <w:pStyle w:val="Heading1"/>
        <w:numPr>
          <w:ilvl w:val="0"/>
          <w:numId w:val="0"/>
        </w:numPr>
        <w:spacing w:line="480" w:lineRule="auto"/>
        <w:jc w:val="both"/>
        <w:rPr>
          <w:ins w:id="346" w:author="The Si Tran" w:date="2012-12-11T23:16:00Z"/>
          <w:rFonts w:cs="Times New Roman"/>
          <w:sz w:val="26"/>
          <w:szCs w:val="26"/>
        </w:rPr>
      </w:pPr>
      <w:bookmarkStart w:id="347" w:name="_Toc343220674"/>
      <w:r w:rsidRPr="0049233F">
        <w:rPr>
          <w:rFonts w:cs="Times New Roman"/>
          <w:sz w:val="26"/>
          <w:szCs w:val="26"/>
          <w:rPrChange w:id="348" w:author="The Si Tran" w:date="2012-12-05T23:02:00Z">
            <w:rPr>
              <w:rFonts w:cs="Times New Roman"/>
              <w:b w:val="0"/>
              <w:bCs w:val="0"/>
              <w:kern w:val="0"/>
              <w:sz w:val="26"/>
              <w:szCs w:val="22"/>
            </w:rPr>
          </w:rPrChange>
        </w:rPr>
        <w:t>DANH MỤC HÌNH</w:t>
      </w:r>
      <w:bookmarkEnd w:id="7"/>
      <w:bookmarkEnd w:id="347"/>
    </w:p>
    <w:p w14:paraId="0969363A" w14:textId="77777777" w:rsidR="009462B6" w:rsidRDefault="00187200">
      <w:pPr>
        <w:pStyle w:val="TOC1"/>
        <w:tabs>
          <w:tab w:val="right" w:leader="dot" w:pos="9062"/>
        </w:tabs>
        <w:rPr>
          <w:ins w:id="349" w:author="The Si Tran" w:date="2012-12-14T03:56:00Z"/>
          <w:rFonts w:asciiTheme="minorHAnsi" w:eastAsiaTheme="minorEastAsia" w:hAnsiTheme="minorHAnsi" w:cstheme="minorBidi"/>
          <w:noProof/>
          <w:sz w:val="22"/>
        </w:rPr>
      </w:pPr>
      <w:ins w:id="350" w:author="The Si Tran" w:date="2012-12-11T23:27:00Z">
        <w:r>
          <w:fldChar w:fldCharType="begin"/>
        </w:r>
        <w:r>
          <w:instrText xml:space="preserve"> TOC \h \z \t "Hinh,1" </w:instrText>
        </w:r>
      </w:ins>
      <w:r>
        <w:fldChar w:fldCharType="separate"/>
      </w:r>
      <w:ins w:id="351" w:author="The Si Tran" w:date="2012-12-14T03:56:00Z">
        <w:r w:rsidR="009462B6" w:rsidRPr="009E20A9">
          <w:rPr>
            <w:rStyle w:val="Hyperlink"/>
            <w:noProof/>
          </w:rPr>
          <w:fldChar w:fldCharType="begin"/>
        </w:r>
        <w:r w:rsidR="009462B6" w:rsidRPr="009E20A9">
          <w:rPr>
            <w:rStyle w:val="Hyperlink"/>
            <w:noProof/>
          </w:rPr>
          <w:instrText xml:space="preserve"> </w:instrText>
        </w:r>
        <w:r w:rsidR="009462B6">
          <w:rPr>
            <w:noProof/>
          </w:rPr>
          <w:instrText>HYPERLINK \l "_Toc343220881"</w:instrText>
        </w:r>
        <w:r w:rsidR="009462B6" w:rsidRPr="009E20A9">
          <w:rPr>
            <w:rStyle w:val="Hyperlink"/>
            <w:noProof/>
          </w:rPr>
          <w:instrText xml:space="preserve"> </w:instrText>
        </w:r>
        <w:r w:rsidR="009462B6" w:rsidRPr="009E20A9">
          <w:rPr>
            <w:rStyle w:val="Hyperlink"/>
            <w:noProof/>
          </w:rPr>
          <w:fldChar w:fldCharType="separate"/>
        </w:r>
        <w:r w:rsidR="009462B6" w:rsidRPr="009E20A9">
          <w:rPr>
            <w:rStyle w:val="Hyperlink"/>
            <w:noProof/>
          </w:rPr>
          <w:t>Hình 2.1 Số khách hàng đặt chỗ hàng tháng của hãng Pan Am</w:t>
        </w:r>
        <w:r w:rsidR="009462B6">
          <w:rPr>
            <w:noProof/>
            <w:webHidden/>
          </w:rPr>
          <w:tab/>
        </w:r>
        <w:r w:rsidR="009462B6">
          <w:rPr>
            <w:noProof/>
            <w:webHidden/>
          </w:rPr>
          <w:fldChar w:fldCharType="begin"/>
        </w:r>
        <w:r w:rsidR="009462B6">
          <w:rPr>
            <w:noProof/>
            <w:webHidden/>
          </w:rPr>
          <w:instrText xml:space="preserve"> PAGEREF _Toc343220881 \h </w:instrText>
        </w:r>
      </w:ins>
      <w:r w:rsidR="009462B6">
        <w:rPr>
          <w:noProof/>
          <w:webHidden/>
        </w:rPr>
      </w:r>
      <w:r w:rsidR="009462B6">
        <w:rPr>
          <w:noProof/>
          <w:webHidden/>
        </w:rPr>
        <w:fldChar w:fldCharType="separate"/>
      </w:r>
      <w:ins w:id="352" w:author="The Si Tran" w:date="2012-12-14T03:56:00Z">
        <w:r w:rsidR="009462B6">
          <w:rPr>
            <w:noProof/>
            <w:webHidden/>
          </w:rPr>
          <w:t>5</w:t>
        </w:r>
        <w:r w:rsidR="009462B6">
          <w:rPr>
            <w:noProof/>
            <w:webHidden/>
          </w:rPr>
          <w:fldChar w:fldCharType="end"/>
        </w:r>
        <w:r w:rsidR="009462B6" w:rsidRPr="009E20A9">
          <w:rPr>
            <w:rStyle w:val="Hyperlink"/>
            <w:noProof/>
          </w:rPr>
          <w:fldChar w:fldCharType="end"/>
        </w:r>
      </w:ins>
    </w:p>
    <w:p w14:paraId="2451F5F6" w14:textId="77777777" w:rsidR="009462B6" w:rsidRDefault="009462B6">
      <w:pPr>
        <w:pStyle w:val="TOC1"/>
        <w:tabs>
          <w:tab w:val="right" w:leader="dot" w:pos="9062"/>
        </w:tabs>
        <w:rPr>
          <w:ins w:id="353" w:author="The Si Tran" w:date="2012-12-14T03:56:00Z"/>
          <w:rFonts w:asciiTheme="minorHAnsi" w:eastAsiaTheme="minorEastAsia" w:hAnsiTheme="minorHAnsi" w:cstheme="minorBidi"/>
          <w:noProof/>
          <w:sz w:val="22"/>
        </w:rPr>
      </w:pPr>
      <w:ins w:id="354"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"_Toc343220882"</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2.1.1 Mô hình bài toán dự báo chuỗi thời gian</w:t>
        </w:r>
        <w:r>
          <w:rPr>
            <w:noProof/>
            <w:webHidden/>
          </w:rPr>
          <w:tab/>
        </w:r>
        <w:r>
          <w:rPr>
            <w:noProof/>
            <w:webHidden/>
          </w:rPr>
          <w:fldChar w:fldCharType="begin"/>
        </w:r>
        <w:r>
          <w:rPr>
            <w:noProof/>
            <w:webHidden/>
          </w:rPr>
          <w:instrText xml:space="preserve"> PAGEREF _Toc343220882 \h </w:instrText>
        </w:r>
      </w:ins>
      <w:r>
        <w:rPr>
          <w:noProof/>
          <w:webHidden/>
        </w:rPr>
      </w:r>
      <w:r>
        <w:rPr>
          <w:noProof/>
          <w:webHidden/>
        </w:rPr>
        <w:fldChar w:fldCharType="separate"/>
      </w:r>
      <w:ins w:id="355" w:author="The Si Tran" w:date="2012-12-14T03:56:00Z">
        <w:r>
          <w:rPr>
            <w:noProof/>
            <w:webHidden/>
          </w:rPr>
          <w:t>6</w:t>
        </w:r>
        <w:r>
          <w:rPr>
            <w:noProof/>
            <w:webHidden/>
          </w:rPr>
          <w:fldChar w:fldCharType="end"/>
        </w:r>
        <w:r w:rsidRPr="009E20A9">
          <w:rPr>
            <w:rStyle w:val="Hyperlink"/>
            <w:noProof/>
          </w:rPr>
          <w:fldChar w:fldCharType="end"/>
        </w:r>
      </w:ins>
    </w:p>
    <w:p w14:paraId="77559C41" w14:textId="77777777" w:rsidR="009462B6" w:rsidRDefault="009462B6">
      <w:pPr>
        <w:pStyle w:val="TOC1"/>
        <w:tabs>
          <w:tab w:val="right" w:leader="dot" w:pos="9062"/>
        </w:tabs>
        <w:rPr>
          <w:ins w:id="356" w:author="The Si Tran" w:date="2012-12-14T03:56:00Z"/>
          <w:rFonts w:asciiTheme="minorHAnsi" w:eastAsiaTheme="minorEastAsia" w:hAnsiTheme="minorHAnsi" w:cstheme="minorBidi"/>
          <w:noProof/>
          <w:sz w:val="22"/>
        </w:rPr>
      </w:pPr>
      <w:ins w:id="357"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"_Toc343220883"</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2.1.2 Cây phân loại các mô hình dự báo</w:t>
        </w:r>
        <w:r>
          <w:rPr>
            <w:noProof/>
            <w:webHidden/>
          </w:rPr>
          <w:tab/>
        </w:r>
        <w:r>
          <w:rPr>
            <w:noProof/>
            <w:webHidden/>
          </w:rPr>
          <w:fldChar w:fldCharType="begin"/>
        </w:r>
        <w:r>
          <w:rPr>
            <w:noProof/>
            <w:webHidden/>
          </w:rPr>
          <w:instrText xml:space="preserve"> PAGEREF _Toc343220883 \h </w:instrText>
        </w:r>
      </w:ins>
      <w:r>
        <w:rPr>
          <w:noProof/>
          <w:webHidden/>
        </w:rPr>
      </w:r>
      <w:r>
        <w:rPr>
          <w:noProof/>
          <w:webHidden/>
        </w:rPr>
        <w:fldChar w:fldCharType="separate"/>
      </w:r>
      <w:ins w:id="358" w:author="The Si Tran" w:date="2012-12-14T03:56:00Z">
        <w:r>
          <w:rPr>
            <w:noProof/>
            <w:webHidden/>
          </w:rPr>
          <w:t>7</w:t>
        </w:r>
        <w:r>
          <w:rPr>
            <w:noProof/>
            <w:webHidden/>
          </w:rPr>
          <w:fldChar w:fldCharType="end"/>
        </w:r>
        <w:r w:rsidRPr="009E20A9">
          <w:rPr>
            <w:rStyle w:val="Hyperlink"/>
            <w:noProof/>
          </w:rPr>
          <w:fldChar w:fldCharType="end"/>
        </w:r>
      </w:ins>
    </w:p>
    <w:p w14:paraId="2A586B2A" w14:textId="77777777" w:rsidR="009462B6" w:rsidRDefault="009462B6">
      <w:pPr>
        <w:pStyle w:val="TOC1"/>
        <w:tabs>
          <w:tab w:val="right" w:leader="dot" w:pos="9062"/>
        </w:tabs>
        <w:rPr>
          <w:ins w:id="359" w:author="The Si Tran" w:date="2012-12-14T03:56:00Z"/>
          <w:rFonts w:asciiTheme="minorHAnsi" w:eastAsiaTheme="minorEastAsia" w:hAnsiTheme="minorHAnsi" w:cstheme="minorBidi"/>
          <w:noProof/>
          <w:sz w:val="22"/>
        </w:rPr>
      </w:pPr>
      <w:ins w:id="360"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"_Toc343220884"</w:instrText>
        </w:r>
        <w:r w:rsidRPr="009E20A9">
          <w:rPr>
            <w:rStyle w:val="Hyperlink"/>
            <w:noProof/>
          </w:rPr>
          <w:instrText xml:space="preserve"> </w:instrText>
        </w:r>
        <w:r w:rsidRPr="009E20A9">
          <w:rPr>
            <w:rStyle w:val="Hyperlink"/>
            <w:noProof/>
          </w:rPr>
          <w:fldChar w:fldCharType="separate"/>
        </w:r>
        <w:r w:rsidRPr="009E20A9">
          <w:rPr>
            <w:rStyle w:val="Hyperlink"/>
            <w:rFonts w:cs="Arial"/>
            <w:noProof/>
          </w:rPr>
          <w:t>Hình 1.2</w:t>
        </w:r>
        <w:r w:rsidRPr="009E20A9">
          <w:rPr>
            <w:rStyle w:val="Hyperlink"/>
            <w:noProof/>
          </w:rPr>
          <w:t xml:space="preserve"> Hàm tự tương quan</w:t>
        </w:r>
        <w:r>
          <w:rPr>
            <w:noProof/>
            <w:webHidden/>
          </w:rPr>
          <w:tab/>
        </w:r>
        <w:r>
          <w:rPr>
            <w:noProof/>
            <w:webHidden/>
          </w:rPr>
          <w:fldChar w:fldCharType="begin"/>
        </w:r>
        <w:r>
          <w:rPr>
            <w:noProof/>
            <w:webHidden/>
          </w:rPr>
          <w:instrText xml:space="preserve"> PAGEREF _Toc343220884 \h </w:instrText>
        </w:r>
      </w:ins>
      <w:r>
        <w:rPr>
          <w:noProof/>
          <w:webHidden/>
        </w:rPr>
      </w:r>
      <w:r>
        <w:rPr>
          <w:noProof/>
          <w:webHidden/>
        </w:rPr>
        <w:fldChar w:fldCharType="separate"/>
      </w:r>
      <w:ins w:id="361" w:author="The Si Tran" w:date="2012-12-14T03:56:00Z">
        <w:r>
          <w:rPr>
            <w:noProof/>
            <w:webHidden/>
          </w:rPr>
          <w:t>9</w:t>
        </w:r>
        <w:r>
          <w:rPr>
            <w:noProof/>
            <w:webHidden/>
          </w:rPr>
          <w:fldChar w:fldCharType="end"/>
        </w:r>
        <w:r w:rsidRPr="009E20A9">
          <w:rPr>
            <w:rStyle w:val="Hyperlink"/>
            <w:noProof/>
          </w:rPr>
          <w:fldChar w:fldCharType="end"/>
        </w:r>
      </w:ins>
    </w:p>
    <w:p w14:paraId="1D140659" w14:textId="77777777" w:rsidR="009462B6" w:rsidRDefault="009462B6">
      <w:pPr>
        <w:pStyle w:val="TOC1"/>
        <w:tabs>
          <w:tab w:val="right" w:leader="dot" w:pos="9062"/>
        </w:tabs>
        <w:rPr>
          <w:ins w:id="362" w:author="The Si Tran" w:date="2012-12-14T03:56:00Z"/>
          <w:rFonts w:asciiTheme="minorHAnsi" w:eastAsiaTheme="minorEastAsia" w:hAnsiTheme="minorHAnsi" w:cstheme="minorBidi"/>
          <w:noProof/>
          <w:sz w:val="22"/>
        </w:rPr>
      </w:pPr>
      <w:ins w:id="363"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"_Toc343220885"</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2.3 Độ tăng nhiệt độ trung bình hàng năm từ 1856 đến 2005</w:t>
        </w:r>
        <w:r>
          <w:rPr>
            <w:noProof/>
            <w:webHidden/>
          </w:rPr>
          <w:tab/>
        </w:r>
        <w:r>
          <w:rPr>
            <w:noProof/>
            <w:webHidden/>
          </w:rPr>
          <w:fldChar w:fldCharType="begin"/>
        </w:r>
        <w:r>
          <w:rPr>
            <w:noProof/>
            <w:webHidden/>
          </w:rPr>
          <w:instrText xml:space="preserve"> PAGEREF _Toc343220885 \h </w:instrText>
        </w:r>
      </w:ins>
      <w:r>
        <w:rPr>
          <w:noProof/>
          <w:webHidden/>
        </w:rPr>
      </w:r>
      <w:r>
        <w:rPr>
          <w:noProof/>
          <w:webHidden/>
        </w:rPr>
        <w:fldChar w:fldCharType="separate"/>
      </w:r>
      <w:ins w:id="364" w:author="The Si Tran" w:date="2012-12-14T03:56:00Z">
        <w:r>
          <w:rPr>
            <w:noProof/>
            <w:webHidden/>
          </w:rPr>
          <w:t>11</w:t>
        </w:r>
        <w:r>
          <w:rPr>
            <w:noProof/>
            <w:webHidden/>
          </w:rPr>
          <w:fldChar w:fldCharType="end"/>
        </w:r>
        <w:r w:rsidRPr="009E20A9">
          <w:rPr>
            <w:rStyle w:val="Hyperlink"/>
            <w:noProof/>
          </w:rPr>
          <w:fldChar w:fldCharType="end"/>
        </w:r>
      </w:ins>
    </w:p>
    <w:p w14:paraId="244440E0" w14:textId="77777777" w:rsidR="009462B6" w:rsidRDefault="009462B6">
      <w:pPr>
        <w:pStyle w:val="TOC1"/>
        <w:tabs>
          <w:tab w:val="right" w:leader="dot" w:pos="9062"/>
        </w:tabs>
        <w:rPr>
          <w:ins w:id="365" w:author="The Si Tran" w:date="2012-12-14T03:56:00Z"/>
          <w:rFonts w:asciiTheme="minorHAnsi" w:eastAsiaTheme="minorEastAsia" w:hAnsiTheme="minorHAnsi" w:cstheme="minorBidi"/>
          <w:noProof/>
          <w:sz w:val="22"/>
        </w:rPr>
      </w:pPr>
      <w:ins w:id="366"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"_Toc343220886"</w:instrText>
        </w:r>
        <w:r w:rsidRPr="009E20A9">
          <w:rPr>
            <w:rStyle w:val="Hyperlink"/>
            <w:noProof/>
          </w:rPr>
          <w:instrText xml:space="preserve"> </w:instrText>
        </w:r>
        <w:r w:rsidRPr="009E20A9">
          <w:rPr>
            <w:rStyle w:val="Hyperlink"/>
            <w:noProof/>
          </w:rPr>
          <w:fldChar w:fldCharType="separate"/>
        </w:r>
        <w:r w:rsidRPr="009E20A9">
          <w:rPr>
            <w:rStyle w:val="Hyperlink"/>
            <w:noProof/>
            <w:lang w:val="fr-FR"/>
          </w:rPr>
          <w:t xml:space="preserve">Hình </w:t>
        </w:r>
        <w:r w:rsidRPr="009E20A9">
          <w:rPr>
            <w:rStyle w:val="Hyperlink"/>
            <w:noProof/>
          </w:rPr>
          <w:t>2.4</w:t>
        </w:r>
        <w:r w:rsidRPr="009E20A9">
          <w:rPr>
            <w:rStyle w:val="Hyperlink"/>
            <w:noProof/>
            <w:lang w:val="fr-FR"/>
          </w:rPr>
          <w:t xml:space="preserve"> Hàm tự tương quan của chuỗi tăng nhiệt độ trung bình hàng năm từ 1856 đến 2005</w:t>
        </w:r>
        <w:r>
          <w:rPr>
            <w:noProof/>
            <w:webHidden/>
          </w:rPr>
          <w:tab/>
        </w:r>
        <w:r>
          <w:rPr>
            <w:noProof/>
            <w:webHidden/>
          </w:rPr>
          <w:fldChar w:fldCharType="begin"/>
        </w:r>
        <w:r>
          <w:rPr>
            <w:noProof/>
            <w:webHidden/>
          </w:rPr>
          <w:instrText xml:space="preserve"> PAGEREF _Toc343220886 \h </w:instrText>
        </w:r>
      </w:ins>
      <w:r>
        <w:rPr>
          <w:noProof/>
          <w:webHidden/>
        </w:rPr>
      </w:r>
      <w:r>
        <w:rPr>
          <w:noProof/>
          <w:webHidden/>
        </w:rPr>
        <w:fldChar w:fldCharType="separate"/>
      </w:r>
      <w:ins w:id="367" w:author="The Si Tran" w:date="2012-12-14T03:56:00Z">
        <w:r>
          <w:rPr>
            <w:noProof/>
            <w:webHidden/>
          </w:rPr>
          <w:t>12</w:t>
        </w:r>
        <w:r>
          <w:rPr>
            <w:noProof/>
            <w:webHidden/>
          </w:rPr>
          <w:fldChar w:fldCharType="end"/>
        </w:r>
        <w:r w:rsidRPr="009E20A9">
          <w:rPr>
            <w:rStyle w:val="Hyperlink"/>
            <w:noProof/>
          </w:rPr>
          <w:fldChar w:fldCharType="end"/>
        </w:r>
      </w:ins>
    </w:p>
    <w:p w14:paraId="6979A238" w14:textId="77777777" w:rsidR="009462B6" w:rsidRDefault="009462B6">
      <w:pPr>
        <w:pStyle w:val="TOC1"/>
        <w:tabs>
          <w:tab w:val="right" w:leader="dot" w:pos="9062"/>
        </w:tabs>
        <w:rPr>
          <w:ins w:id="368" w:author="The Si Tran" w:date="2012-12-14T03:56:00Z"/>
          <w:rFonts w:asciiTheme="minorHAnsi" w:eastAsiaTheme="minorEastAsia" w:hAnsiTheme="minorHAnsi" w:cstheme="minorBidi"/>
          <w:noProof/>
          <w:sz w:val="22"/>
        </w:rPr>
      </w:pPr>
      <w:ins w:id="369"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"_Toc343220887"</w:instrText>
        </w:r>
        <w:r w:rsidRPr="009E20A9">
          <w:rPr>
            <w:rStyle w:val="Hyperlink"/>
            <w:noProof/>
          </w:rPr>
          <w:instrText xml:space="preserve"> </w:instrText>
        </w:r>
        <w:r w:rsidRPr="009E20A9">
          <w:rPr>
            <w:rStyle w:val="Hyperlink"/>
            <w:noProof/>
          </w:rPr>
          <w:fldChar w:fldCharType="separate"/>
        </w:r>
        <w:r w:rsidRPr="009E20A9">
          <w:rPr>
            <w:rStyle w:val="Hyperlink"/>
            <w:noProof/>
            <w:lang w:val="fr-FR"/>
          </w:rPr>
          <w:t xml:space="preserve">Hình </w:t>
        </w:r>
        <w:r w:rsidRPr="009E20A9">
          <w:rPr>
            <w:rStyle w:val="Hyperlink"/>
            <w:noProof/>
          </w:rPr>
          <w:t>2.5</w:t>
        </w:r>
        <w:r w:rsidRPr="009E20A9">
          <w:rPr>
            <w:rStyle w:val="Hyperlink"/>
            <w:noProof/>
            <w:lang w:val="fr-FR"/>
          </w:rPr>
          <w:t xml:space="preserve"> (a) Chuỗi thời gian tĩnh, (b) chuỗi thời gian không tĩnh.</w:t>
        </w:r>
        <w:r>
          <w:rPr>
            <w:noProof/>
            <w:webHidden/>
          </w:rPr>
          <w:tab/>
        </w:r>
        <w:r>
          <w:rPr>
            <w:noProof/>
            <w:webHidden/>
          </w:rPr>
          <w:fldChar w:fldCharType="begin"/>
        </w:r>
        <w:r>
          <w:rPr>
            <w:noProof/>
            <w:webHidden/>
          </w:rPr>
          <w:instrText xml:space="preserve"> PAGEREF _Toc343220887 \h </w:instrText>
        </w:r>
      </w:ins>
      <w:r>
        <w:rPr>
          <w:noProof/>
          <w:webHidden/>
        </w:rPr>
      </w:r>
      <w:r>
        <w:rPr>
          <w:noProof/>
          <w:webHidden/>
        </w:rPr>
        <w:fldChar w:fldCharType="separate"/>
      </w:r>
      <w:ins w:id="370" w:author="The Si Tran" w:date="2012-12-14T03:56:00Z">
        <w:r>
          <w:rPr>
            <w:noProof/>
            <w:webHidden/>
          </w:rPr>
          <w:t>13</w:t>
        </w:r>
        <w:r>
          <w:rPr>
            <w:noProof/>
            <w:webHidden/>
          </w:rPr>
          <w:fldChar w:fldCharType="end"/>
        </w:r>
        <w:r w:rsidRPr="009E20A9">
          <w:rPr>
            <w:rStyle w:val="Hyperlink"/>
            <w:noProof/>
          </w:rPr>
          <w:fldChar w:fldCharType="end"/>
        </w:r>
      </w:ins>
    </w:p>
    <w:p w14:paraId="7A513E2B" w14:textId="77777777" w:rsidR="009462B6" w:rsidRDefault="009462B6">
      <w:pPr>
        <w:pStyle w:val="TOC1"/>
        <w:tabs>
          <w:tab w:val="right" w:leader="dot" w:pos="9062"/>
        </w:tabs>
        <w:rPr>
          <w:ins w:id="371" w:author="The Si Tran" w:date="2012-12-14T03:56:00Z"/>
          <w:rFonts w:asciiTheme="minorHAnsi" w:eastAsiaTheme="minorEastAsia" w:hAnsiTheme="minorHAnsi" w:cstheme="minorBidi"/>
          <w:noProof/>
          <w:sz w:val="22"/>
        </w:rPr>
      </w:pPr>
      <w:ins w:id="372"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"_Toc343220888"</w:instrText>
        </w:r>
        <w:r w:rsidRPr="009E20A9">
          <w:rPr>
            <w:rStyle w:val="Hyperlink"/>
            <w:noProof/>
          </w:rPr>
          <w:instrText xml:space="preserve"> </w:instrText>
        </w:r>
        <w:r w:rsidRPr="009E20A9">
          <w:rPr>
            <w:rStyle w:val="Hyperlink"/>
            <w:noProof/>
          </w:rPr>
          <w:fldChar w:fldCharType="separate"/>
        </w:r>
        <w:r w:rsidRPr="009E20A9">
          <w:rPr>
            <w:rStyle w:val="Hyperlink"/>
            <w:noProof/>
            <w:lang w:val="fr-FR"/>
          </w:rPr>
          <w:t xml:space="preserve">Hình </w:t>
        </w:r>
        <w:r w:rsidRPr="009E20A9">
          <w:rPr>
            <w:rStyle w:val="Hyperlink"/>
            <w:noProof/>
          </w:rPr>
          <w:t>2.6</w:t>
        </w:r>
        <w:r w:rsidRPr="009E20A9">
          <w:rPr>
            <w:rStyle w:val="Hyperlink"/>
            <w:noProof/>
            <w:lang w:val="fr-FR"/>
          </w:rPr>
          <w:t xml:space="preserve"> Chuỗi thời gian có tính mùa.</w:t>
        </w:r>
        <w:r>
          <w:rPr>
            <w:noProof/>
            <w:webHidden/>
          </w:rPr>
          <w:tab/>
        </w:r>
        <w:r>
          <w:rPr>
            <w:noProof/>
            <w:webHidden/>
          </w:rPr>
          <w:fldChar w:fldCharType="begin"/>
        </w:r>
        <w:r>
          <w:rPr>
            <w:noProof/>
            <w:webHidden/>
          </w:rPr>
          <w:instrText xml:space="preserve"> PAGEREF _Toc343220888 \h </w:instrText>
        </w:r>
      </w:ins>
      <w:r>
        <w:rPr>
          <w:noProof/>
          <w:webHidden/>
        </w:rPr>
      </w:r>
      <w:r>
        <w:rPr>
          <w:noProof/>
          <w:webHidden/>
        </w:rPr>
        <w:fldChar w:fldCharType="separate"/>
      </w:r>
      <w:ins w:id="373" w:author="The Si Tran" w:date="2012-12-14T03:56:00Z">
        <w:r>
          <w:rPr>
            <w:noProof/>
            <w:webHidden/>
          </w:rPr>
          <w:t>15</w:t>
        </w:r>
        <w:r>
          <w:rPr>
            <w:noProof/>
            <w:webHidden/>
          </w:rPr>
          <w:fldChar w:fldCharType="end"/>
        </w:r>
        <w:r w:rsidRPr="009E20A9">
          <w:rPr>
            <w:rStyle w:val="Hyperlink"/>
            <w:noProof/>
          </w:rPr>
          <w:fldChar w:fldCharType="end"/>
        </w:r>
      </w:ins>
    </w:p>
    <w:p w14:paraId="19CAF32E" w14:textId="77777777" w:rsidR="009462B6" w:rsidRDefault="009462B6">
      <w:pPr>
        <w:pStyle w:val="TOC1"/>
        <w:tabs>
          <w:tab w:val="right" w:leader="dot" w:pos="9062"/>
        </w:tabs>
        <w:rPr>
          <w:ins w:id="374" w:author="The Si Tran" w:date="2012-12-14T03:56:00Z"/>
          <w:rFonts w:asciiTheme="minorHAnsi" w:eastAsiaTheme="minorEastAsia" w:hAnsiTheme="minorHAnsi" w:cstheme="minorBidi"/>
          <w:noProof/>
          <w:sz w:val="22"/>
        </w:rPr>
      </w:pPr>
      <w:ins w:id="375"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"_Toc343220889"</w:instrText>
        </w:r>
        <w:r w:rsidRPr="009E20A9">
          <w:rPr>
            <w:rStyle w:val="Hyperlink"/>
            <w:noProof/>
          </w:rPr>
          <w:instrText xml:space="preserve"> </w:instrText>
        </w:r>
        <w:r w:rsidRPr="009E20A9">
          <w:rPr>
            <w:rStyle w:val="Hyperlink"/>
            <w:noProof/>
          </w:rPr>
          <w:fldChar w:fldCharType="separate"/>
        </w:r>
        <w:r w:rsidRPr="009E20A9">
          <w:rPr>
            <w:rStyle w:val="Hyperlink"/>
            <w:noProof/>
            <w:lang w:val="fr-FR"/>
          </w:rPr>
          <w:t xml:space="preserve">Hình </w:t>
        </w:r>
        <w:r w:rsidRPr="009E20A9">
          <w:rPr>
            <w:rStyle w:val="Hyperlink"/>
            <w:noProof/>
          </w:rPr>
          <w:t>3.1</w:t>
        </w:r>
        <w:r w:rsidRPr="009E20A9">
          <w:rPr>
            <w:rStyle w:val="Hyperlink"/>
            <w:noProof/>
            <w:lang w:val="fr-FR"/>
          </w:rPr>
          <w:t xml:space="preserve"> Hình ảnh của mô hình  MA(2)</w:t>
        </w:r>
        <w:r w:rsidRPr="009E20A9">
          <w:rPr>
            <w:rStyle w:val="Hyperlink"/>
            <w:noProof/>
            <w:lang w:val="pt-BR"/>
          </w:rPr>
          <w:t xml:space="preserve"> </w:t>
        </w:r>
        <m:oMath>
          <m:r>
            <m:rPr>
              <m:sty m:val="p"/>
            </m:rPr>
            <w:rPr>
              <w:rStyle w:val="Hyperlink"/>
              <w:rFonts w:ascii="Cambria Math" w:hAnsi="Cambria Math"/>
              <w:noProof/>
              <w:lang w:val="pt-BR"/>
            </w:rPr>
            <m:t>yt=40+εt+0.7εt-1-0.28εt-2</m:t>
          </m:r>
        </m:oMath>
        <w:r>
          <w:rPr>
            <w:noProof/>
            <w:webHidden/>
          </w:rPr>
          <w:tab/>
        </w:r>
        <w:r>
          <w:rPr>
            <w:noProof/>
            <w:webHidden/>
          </w:rPr>
          <w:fldChar w:fldCharType="begin"/>
        </w:r>
        <w:r>
          <w:rPr>
            <w:noProof/>
            <w:webHidden/>
          </w:rPr>
          <w:instrText xml:space="preserve"> PAGEREF _Toc343220889 \h </w:instrText>
        </w:r>
      </w:ins>
      <w:r>
        <w:rPr>
          <w:noProof/>
          <w:webHidden/>
        </w:rPr>
      </w:r>
      <w:r>
        <w:rPr>
          <w:noProof/>
          <w:webHidden/>
        </w:rPr>
        <w:fldChar w:fldCharType="separate"/>
      </w:r>
      <w:ins w:id="376" w:author="The Si Tran" w:date="2012-12-14T03:56:00Z">
        <w:r>
          <w:rPr>
            <w:noProof/>
            <w:webHidden/>
          </w:rPr>
          <w:t>20</w:t>
        </w:r>
        <w:r>
          <w:rPr>
            <w:noProof/>
            <w:webHidden/>
          </w:rPr>
          <w:fldChar w:fldCharType="end"/>
        </w:r>
        <w:r w:rsidRPr="009E20A9">
          <w:rPr>
            <w:rStyle w:val="Hyperlink"/>
            <w:noProof/>
          </w:rPr>
          <w:fldChar w:fldCharType="end"/>
        </w:r>
      </w:ins>
    </w:p>
    <w:p w14:paraId="19DFF36C" w14:textId="77777777" w:rsidR="009462B6" w:rsidRDefault="009462B6">
      <w:pPr>
        <w:pStyle w:val="TOC1"/>
        <w:tabs>
          <w:tab w:val="right" w:leader="dot" w:pos="9062"/>
        </w:tabs>
        <w:rPr>
          <w:ins w:id="377" w:author="The Si Tran" w:date="2012-12-14T03:56:00Z"/>
          <w:rFonts w:asciiTheme="minorHAnsi" w:eastAsiaTheme="minorEastAsia" w:hAnsiTheme="minorHAnsi" w:cstheme="minorBidi"/>
          <w:noProof/>
          <w:sz w:val="22"/>
        </w:rPr>
      </w:pPr>
      <w:ins w:id="378"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"_Toc343220890"</w:instrText>
        </w:r>
        <w:r w:rsidRPr="009E20A9">
          <w:rPr>
            <w:rStyle w:val="Hyperlink"/>
            <w:noProof/>
          </w:rPr>
          <w:instrText xml:space="preserve"> </w:instrText>
        </w:r>
        <w:r w:rsidRPr="009E20A9">
          <w:rPr>
            <w:rStyle w:val="Hyperlink"/>
            <w:noProof/>
          </w:rPr>
          <w:fldChar w:fldCharType="separate"/>
        </w:r>
        <w:r w:rsidRPr="009E20A9">
          <w:rPr>
            <w:rStyle w:val="Hyperlink"/>
            <w:noProof/>
            <w:lang w:val="pt-BR"/>
          </w:rPr>
          <w:t xml:space="preserve">Hình </w:t>
        </w:r>
        <w:r w:rsidRPr="009E20A9">
          <w:rPr>
            <w:rStyle w:val="Hyperlink"/>
            <w:noProof/>
          </w:rPr>
          <w:t>3.2</w:t>
        </w:r>
        <w:r w:rsidRPr="009E20A9">
          <w:rPr>
            <w:rStyle w:val="Hyperlink"/>
            <w:noProof/>
            <w:lang w:val="pt-BR"/>
          </w:rPr>
          <w:t xml:space="preserve"> ACF và PACF của mô hình</w:t>
        </w:r>
      </w:ins>
      <w:ins w:id="379" w:author="The Si Tran" w:date="2012-12-14T03:56:00Z">
        <w:r w:rsidRPr="00312F4F">
          <w:rPr>
            <w:noProof/>
            <w:position w:val="-12"/>
            <w:lang w:val="pt-BR"/>
          </w:rPr>
          <w:object w:dxaOrig="2740" w:dyaOrig="360" w14:anchorId="233824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6pt;height:20.95pt" o:ole="">
              <v:imagedata r:id="rId9" o:title=""/>
            </v:shape>
            <o:OLEObject Type="Embed" ProgID="Equation.DSMT4" ShapeID="_x0000_i1025" DrawAspect="Content" ObjectID="_1416977558" r:id="rId10"/>
          </w:object>
        </w:r>
      </w:ins>
      <w:ins w:id="380" w:author="The Si Tran" w:date="2012-12-14T03:56:00Z">
        <w:r>
          <w:rPr>
            <w:noProof/>
            <w:webHidden/>
          </w:rPr>
          <w:tab/>
        </w:r>
        <w:r>
          <w:rPr>
            <w:noProof/>
            <w:webHidden/>
          </w:rPr>
          <w:fldChar w:fldCharType="begin"/>
        </w:r>
        <w:r>
          <w:rPr>
            <w:noProof/>
            <w:webHidden/>
          </w:rPr>
          <w:instrText xml:space="preserve"> PAGEREF _Toc343220890 \h </w:instrText>
        </w:r>
      </w:ins>
      <w:r>
        <w:rPr>
          <w:noProof/>
          <w:webHidden/>
        </w:rPr>
      </w:r>
      <w:r>
        <w:rPr>
          <w:noProof/>
          <w:webHidden/>
        </w:rPr>
        <w:fldChar w:fldCharType="separate"/>
      </w:r>
      <w:ins w:id="381" w:author="The Si Tran" w:date="2012-12-14T03:56:00Z">
        <w:r>
          <w:rPr>
            <w:noProof/>
            <w:webHidden/>
          </w:rPr>
          <w:t>23</w:t>
        </w:r>
        <w:r>
          <w:rPr>
            <w:noProof/>
            <w:webHidden/>
          </w:rPr>
          <w:fldChar w:fldCharType="end"/>
        </w:r>
        <w:r w:rsidRPr="009E20A9">
          <w:rPr>
            <w:rStyle w:val="Hyperlink"/>
            <w:noProof/>
          </w:rPr>
          <w:fldChar w:fldCharType="end"/>
        </w:r>
      </w:ins>
    </w:p>
    <w:p w14:paraId="3F8A2331" w14:textId="77777777" w:rsidR="009462B6" w:rsidRDefault="009462B6">
      <w:pPr>
        <w:pStyle w:val="TOC1"/>
        <w:tabs>
          <w:tab w:val="right" w:leader="dot" w:pos="9062"/>
        </w:tabs>
        <w:rPr>
          <w:ins w:id="382" w:author="The Si Tran" w:date="2012-12-14T03:56:00Z"/>
          <w:rFonts w:asciiTheme="minorHAnsi" w:eastAsiaTheme="minorEastAsia" w:hAnsiTheme="minorHAnsi" w:cstheme="minorBidi"/>
          <w:noProof/>
          <w:sz w:val="22"/>
        </w:rPr>
      </w:pPr>
      <w:ins w:id="383"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"_Toc343220891"</w:instrText>
        </w:r>
        <w:r w:rsidRPr="009E20A9">
          <w:rPr>
            <w:rStyle w:val="Hyperlink"/>
            <w:noProof/>
          </w:rPr>
          <w:instrText xml:space="preserve"> </w:instrText>
        </w:r>
        <w:r w:rsidRPr="009E20A9">
          <w:rPr>
            <w:rStyle w:val="Hyperlink"/>
            <w:noProof/>
          </w:rPr>
          <w:fldChar w:fldCharType="separate"/>
        </w:r>
        <w:r w:rsidRPr="009E20A9">
          <w:rPr>
            <w:rStyle w:val="Hyperlink"/>
            <w:noProof/>
            <w:lang w:val="pt-BR"/>
          </w:rPr>
          <w:t xml:space="preserve">Hình </w:t>
        </w:r>
        <w:r w:rsidRPr="009E20A9">
          <w:rPr>
            <w:rStyle w:val="Hyperlink"/>
            <w:noProof/>
          </w:rPr>
          <w:t>3.3</w:t>
        </w:r>
        <w:r w:rsidRPr="009E20A9">
          <w:rPr>
            <w:rStyle w:val="Hyperlink"/>
            <w:noProof/>
            <w:lang w:val="pt-BR"/>
          </w:rPr>
          <w:t xml:space="preserve"> Hàm tự tương quan và tự tương quan riêng phần của mô hình </w:t>
        </w:r>
        <m:oMath>
          <m:r>
            <m:rPr>
              <m:sty m:val="p"/>
            </m:rPr>
            <w:rPr>
              <w:rStyle w:val="Hyperlink"/>
              <w:rFonts w:ascii="Cambria Math" w:hAnsi="Cambria Math"/>
              <w:noProof/>
              <w:lang w:val="pt-BR"/>
            </w:rPr>
            <m:t>yt=16+0.6yt-1+εt+0.8εt-1</m:t>
          </m:r>
        </m:oMath>
        <w:r>
          <w:rPr>
            <w:noProof/>
            <w:webHidden/>
          </w:rPr>
          <w:tab/>
        </w:r>
        <w:r>
          <w:rPr>
            <w:noProof/>
            <w:webHidden/>
          </w:rPr>
          <w:fldChar w:fldCharType="begin"/>
        </w:r>
        <w:r>
          <w:rPr>
            <w:noProof/>
            <w:webHidden/>
          </w:rPr>
          <w:instrText xml:space="preserve"> PAGEREF _Toc343220891 \h </w:instrText>
        </w:r>
      </w:ins>
      <w:r>
        <w:rPr>
          <w:noProof/>
          <w:webHidden/>
        </w:rPr>
      </w:r>
      <w:r>
        <w:rPr>
          <w:noProof/>
          <w:webHidden/>
        </w:rPr>
        <w:fldChar w:fldCharType="separate"/>
      </w:r>
      <w:ins w:id="384" w:author="The Si Tran" w:date="2012-12-14T03:56:00Z">
        <w:r>
          <w:rPr>
            <w:noProof/>
            <w:webHidden/>
          </w:rPr>
          <w:t>25</w:t>
        </w:r>
        <w:r>
          <w:rPr>
            <w:noProof/>
            <w:webHidden/>
          </w:rPr>
          <w:fldChar w:fldCharType="end"/>
        </w:r>
        <w:r w:rsidRPr="009E20A9">
          <w:rPr>
            <w:rStyle w:val="Hyperlink"/>
            <w:noProof/>
          </w:rPr>
          <w:fldChar w:fldCharType="end"/>
        </w:r>
      </w:ins>
    </w:p>
    <w:p w14:paraId="3174E80B" w14:textId="77777777" w:rsidR="009462B6" w:rsidRDefault="009462B6">
      <w:pPr>
        <w:pStyle w:val="TOC1"/>
        <w:tabs>
          <w:tab w:val="right" w:leader="dot" w:pos="9062"/>
        </w:tabs>
        <w:rPr>
          <w:ins w:id="385" w:author="The Si Tran" w:date="2012-12-14T03:56:00Z"/>
          <w:rFonts w:asciiTheme="minorHAnsi" w:eastAsiaTheme="minorEastAsia" w:hAnsiTheme="minorHAnsi" w:cstheme="minorBidi"/>
          <w:noProof/>
          <w:sz w:val="22"/>
        </w:rPr>
      </w:pPr>
      <w:ins w:id="386"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"_Toc343220892"</w:instrText>
        </w:r>
        <w:r w:rsidRPr="009E20A9">
          <w:rPr>
            <w:rStyle w:val="Hyperlink"/>
            <w:noProof/>
          </w:rPr>
          <w:instrText xml:space="preserve"> </w:instrText>
        </w:r>
        <w:r w:rsidRPr="009E20A9">
          <w:rPr>
            <w:rStyle w:val="Hyperlink"/>
            <w:noProof/>
          </w:rPr>
          <w:fldChar w:fldCharType="separate"/>
        </w:r>
        <w:r w:rsidRPr="009E20A9">
          <w:rPr>
            <w:rStyle w:val="Hyperlink"/>
            <w:noProof/>
            <w:lang w:val="pt-BR"/>
          </w:rPr>
          <w:t xml:space="preserve">Hình </w:t>
        </w:r>
        <w:r w:rsidRPr="009E20A9">
          <w:rPr>
            <w:rStyle w:val="Hyperlink"/>
            <w:noProof/>
          </w:rPr>
          <w:t>3.4</w:t>
        </w:r>
        <w:r w:rsidRPr="009E20A9">
          <w:rPr>
            <w:rStyle w:val="Hyperlink"/>
            <w:noProof/>
            <w:lang w:val="pt-BR"/>
          </w:rPr>
          <w:t xml:space="preserve"> Các thành phần của mô hình SARIMA</w:t>
        </w:r>
        <w:r>
          <w:rPr>
            <w:noProof/>
            <w:webHidden/>
          </w:rPr>
          <w:tab/>
        </w:r>
        <w:r>
          <w:rPr>
            <w:noProof/>
            <w:webHidden/>
          </w:rPr>
          <w:fldChar w:fldCharType="begin"/>
        </w:r>
        <w:r>
          <w:rPr>
            <w:noProof/>
            <w:webHidden/>
          </w:rPr>
          <w:instrText xml:space="preserve"> PAGEREF _Toc343220892 \h </w:instrText>
        </w:r>
      </w:ins>
      <w:r>
        <w:rPr>
          <w:noProof/>
          <w:webHidden/>
        </w:rPr>
      </w:r>
      <w:r>
        <w:rPr>
          <w:noProof/>
          <w:webHidden/>
        </w:rPr>
        <w:fldChar w:fldCharType="separate"/>
      </w:r>
      <w:ins w:id="387" w:author="The Si Tran" w:date="2012-12-14T03:56:00Z">
        <w:r>
          <w:rPr>
            <w:noProof/>
            <w:webHidden/>
          </w:rPr>
          <w:t>28</w:t>
        </w:r>
        <w:r>
          <w:rPr>
            <w:noProof/>
            <w:webHidden/>
          </w:rPr>
          <w:fldChar w:fldCharType="end"/>
        </w:r>
        <w:r w:rsidRPr="009E20A9">
          <w:rPr>
            <w:rStyle w:val="Hyperlink"/>
            <w:noProof/>
          </w:rPr>
          <w:fldChar w:fldCharType="end"/>
        </w:r>
      </w:ins>
    </w:p>
    <w:p w14:paraId="6CF6AE48" w14:textId="77777777" w:rsidR="009462B6" w:rsidRDefault="009462B6">
      <w:pPr>
        <w:pStyle w:val="TOC1"/>
        <w:tabs>
          <w:tab w:val="right" w:leader="dot" w:pos="9062"/>
        </w:tabs>
        <w:rPr>
          <w:ins w:id="388" w:author="The Si Tran" w:date="2012-12-14T03:56:00Z"/>
          <w:rFonts w:asciiTheme="minorHAnsi" w:eastAsiaTheme="minorEastAsia" w:hAnsiTheme="minorHAnsi" w:cstheme="minorBidi"/>
          <w:noProof/>
          <w:sz w:val="22"/>
        </w:rPr>
      </w:pPr>
      <w:ins w:id="389"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"_Toc343220893"</w:instrText>
        </w:r>
        <w:r w:rsidRPr="009E20A9">
          <w:rPr>
            <w:rStyle w:val="Hyperlink"/>
            <w:noProof/>
          </w:rPr>
          <w:instrText xml:space="preserve"> </w:instrText>
        </w:r>
        <w:r w:rsidRPr="009E20A9">
          <w:rPr>
            <w:rStyle w:val="Hyperlink"/>
            <w:noProof/>
          </w:rPr>
          <w:fldChar w:fldCharType="separate"/>
        </w:r>
        <w:r w:rsidRPr="009E20A9">
          <w:rPr>
            <w:rStyle w:val="Hyperlink"/>
            <w:noProof/>
            <w:lang w:val="pt-BR"/>
          </w:rPr>
          <w:t xml:space="preserve">Hình </w:t>
        </w:r>
        <w:r w:rsidRPr="009E20A9">
          <w:rPr>
            <w:rStyle w:val="Hyperlink"/>
            <w:noProof/>
          </w:rPr>
          <w:t>3.5</w:t>
        </w:r>
        <w:r w:rsidRPr="009E20A9">
          <w:rPr>
            <w:rStyle w:val="Hyperlink"/>
            <w:noProof/>
            <w:lang w:val="pt-BR"/>
          </w:rPr>
          <w:t xml:space="preserve"> Thành phần khử mùa và xu hướng trong mô hình SARIMA</w:t>
        </w:r>
        <w:r>
          <w:rPr>
            <w:noProof/>
            <w:webHidden/>
          </w:rPr>
          <w:tab/>
        </w:r>
        <w:r>
          <w:rPr>
            <w:noProof/>
            <w:webHidden/>
          </w:rPr>
          <w:fldChar w:fldCharType="begin"/>
        </w:r>
        <w:r>
          <w:rPr>
            <w:noProof/>
            <w:webHidden/>
          </w:rPr>
          <w:instrText xml:space="preserve"> PAGEREF _Toc343220893 \h </w:instrText>
        </w:r>
      </w:ins>
      <w:r>
        <w:rPr>
          <w:noProof/>
          <w:webHidden/>
        </w:rPr>
      </w:r>
      <w:r>
        <w:rPr>
          <w:noProof/>
          <w:webHidden/>
        </w:rPr>
        <w:fldChar w:fldCharType="separate"/>
      </w:r>
      <w:ins w:id="390" w:author="The Si Tran" w:date="2012-12-14T03:56:00Z">
        <w:r>
          <w:rPr>
            <w:noProof/>
            <w:webHidden/>
          </w:rPr>
          <w:t>31</w:t>
        </w:r>
        <w:r>
          <w:rPr>
            <w:noProof/>
            <w:webHidden/>
          </w:rPr>
          <w:fldChar w:fldCharType="end"/>
        </w:r>
        <w:r w:rsidRPr="009E20A9">
          <w:rPr>
            <w:rStyle w:val="Hyperlink"/>
            <w:noProof/>
          </w:rPr>
          <w:fldChar w:fldCharType="end"/>
        </w:r>
      </w:ins>
    </w:p>
    <w:p w14:paraId="4E88FA83" w14:textId="77777777" w:rsidR="009462B6" w:rsidRDefault="009462B6">
      <w:pPr>
        <w:pStyle w:val="TOC1"/>
        <w:tabs>
          <w:tab w:val="right" w:leader="dot" w:pos="9062"/>
        </w:tabs>
        <w:rPr>
          <w:ins w:id="391" w:author="The Si Tran" w:date="2012-12-14T03:56:00Z"/>
          <w:rFonts w:asciiTheme="minorHAnsi" w:eastAsiaTheme="minorEastAsia" w:hAnsiTheme="minorHAnsi" w:cstheme="minorBidi"/>
          <w:noProof/>
          <w:sz w:val="22"/>
        </w:rPr>
      </w:pPr>
      <w:ins w:id="392"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"_Toc343220894"</w:instrText>
        </w:r>
        <w:r w:rsidRPr="009E20A9">
          <w:rPr>
            <w:rStyle w:val="Hyperlink"/>
            <w:noProof/>
          </w:rPr>
          <w:instrText xml:space="preserve"> </w:instrText>
        </w:r>
        <w:r w:rsidRPr="009E20A9">
          <w:rPr>
            <w:rStyle w:val="Hyperlink"/>
            <w:noProof/>
          </w:rPr>
          <w:fldChar w:fldCharType="separate"/>
        </w:r>
        <w:r w:rsidRPr="009E20A9">
          <w:rPr>
            <w:rStyle w:val="Hyperlink"/>
            <w:noProof/>
            <w:lang w:val="pt-BR"/>
          </w:rPr>
          <w:t xml:space="preserve">Hình </w:t>
        </w:r>
        <w:r w:rsidRPr="009E20A9">
          <w:rPr>
            <w:rStyle w:val="Hyperlink"/>
            <w:noProof/>
          </w:rPr>
          <w:t>3.6</w:t>
        </w:r>
        <w:r w:rsidRPr="009E20A9">
          <w:rPr>
            <w:rStyle w:val="Hyperlink"/>
            <w:noProof/>
            <w:lang w:val="pt-BR"/>
          </w:rPr>
          <w:t xml:space="preserve"> Thành phần khử mùa và xu hướng trong mô hình SARIMA</w:t>
        </w:r>
        <w:r>
          <w:rPr>
            <w:noProof/>
            <w:webHidden/>
          </w:rPr>
          <w:tab/>
        </w:r>
        <w:r>
          <w:rPr>
            <w:noProof/>
            <w:webHidden/>
          </w:rPr>
          <w:fldChar w:fldCharType="begin"/>
        </w:r>
        <w:r>
          <w:rPr>
            <w:noProof/>
            <w:webHidden/>
          </w:rPr>
          <w:instrText xml:space="preserve"> PAGEREF _Toc343220894 \h </w:instrText>
        </w:r>
      </w:ins>
      <w:r>
        <w:rPr>
          <w:noProof/>
          <w:webHidden/>
        </w:rPr>
      </w:r>
      <w:r>
        <w:rPr>
          <w:noProof/>
          <w:webHidden/>
        </w:rPr>
        <w:fldChar w:fldCharType="separate"/>
      </w:r>
      <w:ins w:id="393" w:author="The Si Tran" w:date="2012-12-14T03:56:00Z">
        <w:r>
          <w:rPr>
            <w:noProof/>
            <w:webHidden/>
          </w:rPr>
          <w:t>32</w:t>
        </w:r>
        <w:r>
          <w:rPr>
            <w:noProof/>
            <w:webHidden/>
          </w:rPr>
          <w:fldChar w:fldCharType="end"/>
        </w:r>
        <w:r w:rsidRPr="009E20A9">
          <w:rPr>
            <w:rStyle w:val="Hyperlink"/>
            <w:noProof/>
          </w:rPr>
          <w:fldChar w:fldCharType="end"/>
        </w:r>
      </w:ins>
    </w:p>
    <w:p w14:paraId="77FF6541" w14:textId="77777777" w:rsidR="009462B6" w:rsidRDefault="009462B6">
      <w:pPr>
        <w:pStyle w:val="TOC1"/>
        <w:tabs>
          <w:tab w:val="right" w:leader="dot" w:pos="9062"/>
        </w:tabs>
        <w:rPr>
          <w:ins w:id="394" w:author="The Si Tran" w:date="2012-12-14T03:56:00Z"/>
          <w:rFonts w:asciiTheme="minorHAnsi" w:eastAsiaTheme="minorEastAsia" w:hAnsiTheme="minorHAnsi" w:cstheme="minorBidi"/>
          <w:noProof/>
          <w:sz w:val="22"/>
        </w:rPr>
      </w:pPr>
      <w:ins w:id="395"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"_Toc343220895"</w:instrText>
        </w:r>
        <w:r w:rsidRPr="009E20A9">
          <w:rPr>
            <w:rStyle w:val="Hyperlink"/>
            <w:noProof/>
          </w:rPr>
          <w:instrText xml:space="preserve"> </w:instrText>
        </w:r>
        <w:r w:rsidRPr="009E20A9">
          <w:rPr>
            <w:rStyle w:val="Hyperlink"/>
            <w:noProof/>
          </w:rPr>
          <w:fldChar w:fldCharType="separate"/>
        </w:r>
        <w:r w:rsidRPr="009E20A9">
          <w:rPr>
            <w:rStyle w:val="Hyperlink"/>
            <w:noProof/>
            <w:lang w:val="pt-BR"/>
          </w:rPr>
          <w:t xml:space="preserve">Hình </w:t>
        </w:r>
        <w:r w:rsidRPr="009E20A9">
          <w:rPr>
            <w:rStyle w:val="Hyperlink"/>
            <w:noProof/>
          </w:rPr>
          <w:t>4.1</w:t>
        </w:r>
        <w:r w:rsidRPr="009E20A9">
          <w:rPr>
            <w:rStyle w:val="Hyperlink"/>
            <w:noProof/>
            <w:lang w:val="pt-BR"/>
          </w:rPr>
          <w:t xml:space="preserve"> </w:t>
        </w:r>
        <w:r w:rsidRPr="009E20A9">
          <w:rPr>
            <w:rStyle w:val="Hyperlink"/>
            <w:noProof/>
          </w:rPr>
          <w:t>Đơn vị mạng neuron</w:t>
        </w:r>
        <w:r>
          <w:rPr>
            <w:noProof/>
            <w:webHidden/>
          </w:rPr>
          <w:tab/>
        </w:r>
        <w:r>
          <w:rPr>
            <w:noProof/>
            <w:webHidden/>
          </w:rPr>
          <w:fldChar w:fldCharType="begin"/>
        </w:r>
        <w:r>
          <w:rPr>
            <w:noProof/>
            <w:webHidden/>
          </w:rPr>
          <w:instrText xml:space="preserve"> PAGEREF _Toc343220895 \h </w:instrText>
        </w:r>
      </w:ins>
      <w:r>
        <w:rPr>
          <w:noProof/>
          <w:webHidden/>
        </w:rPr>
      </w:r>
      <w:r>
        <w:rPr>
          <w:noProof/>
          <w:webHidden/>
        </w:rPr>
        <w:fldChar w:fldCharType="separate"/>
      </w:r>
      <w:ins w:id="396" w:author="The Si Tran" w:date="2012-12-14T03:56:00Z">
        <w:r>
          <w:rPr>
            <w:noProof/>
            <w:webHidden/>
          </w:rPr>
          <w:t>36</w:t>
        </w:r>
        <w:r>
          <w:rPr>
            <w:noProof/>
            <w:webHidden/>
          </w:rPr>
          <w:fldChar w:fldCharType="end"/>
        </w:r>
        <w:r w:rsidRPr="009E20A9">
          <w:rPr>
            <w:rStyle w:val="Hyperlink"/>
            <w:noProof/>
          </w:rPr>
          <w:fldChar w:fldCharType="end"/>
        </w:r>
      </w:ins>
    </w:p>
    <w:p w14:paraId="1BDC5D82" w14:textId="77777777" w:rsidR="009462B6" w:rsidRDefault="009462B6">
      <w:pPr>
        <w:pStyle w:val="TOC1"/>
        <w:tabs>
          <w:tab w:val="right" w:leader="dot" w:pos="9062"/>
        </w:tabs>
        <w:rPr>
          <w:ins w:id="397" w:author="The Si Tran" w:date="2012-12-14T03:56:00Z"/>
          <w:rFonts w:asciiTheme="minorHAnsi" w:eastAsiaTheme="minorEastAsia" w:hAnsiTheme="minorHAnsi" w:cstheme="minorBidi"/>
          <w:noProof/>
          <w:sz w:val="22"/>
        </w:rPr>
      </w:pPr>
      <w:ins w:id="398"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"_Toc343220896"</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4.1 Mạng neuron truyền thẳng</w:t>
        </w:r>
        <w:r>
          <w:rPr>
            <w:noProof/>
            <w:webHidden/>
          </w:rPr>
          <w:tab/>
        </w:r>
        <w:r>
          <w:rPr>
            <w:noProof/>
            <w:webHidden/>
          </w:rPr>
          <w:fldChar w:fldCharType="begin"/>
        </w:r>
        <w:r>
          <w:rPr>
            <w:noProof/>
            <w:webHidden/>
          </w:rPr>
          <w:instrText xml:space="preserve"> PAGEREF _Toc343220896 \h </w:instrText>
        </w:r>
      </w:ins>
      <w:r>
        <w:rPr>
          <w:noProof/>
          <w:webHidden/>
        </w:rPr>
      </w:r>
      <w:r>
        <w:rPr>
          <w:noProof/>
          <w:webHidden/>
        </w:rPr>
        <w:fldChar w:fldCharType="separate"/>
      </w:r>
      <w:ins w:id="399" w:author="The Si Tran" w:date="2012-12-14T03:56:00Z">
        <w:r>
          <w:rPr>
            <w:noProof/>
            <w:webHidden/>
          </w:rPr>
          <w:t>37</w:t>
        </w:r>
        <w:r>
          <w:rPr>
            <w:noProof/>
            <w:webHidden/>
          </w:rPr>
          <w:fldChar w:fldCharType="end"/>
        </w:r>
        <w:r w:rsidRPr="009E20A9">
          <w:rPr>
            <w:rStyle w:val="Hyperlink"/>
            <w:noProof/>
          </w:rPr>
          <w:fldChar w:fldCharType="end"/>
        </w:r>
      </w:ins>
    </w:p>
    <w:p w14:paraId="6FFC1778" w14:textId="77777777" w:rsidR="009462B6" w:rsidRDefault="009462B6">
      <w:pPr>
        <w:pStyle w:val="TOC1"/>
        <w:tabs>
          <w:tab w:val="right" w:leader="dot" w:pos="9062"/>
        </w:tabs>
        <w:rPr>
          <w:ins w:id="400" w:author="The Si Tran" w:date="2012-12-14T03:56:00Z"/>
          <w:rFonts w:asciiTheme="minorHAnsi" w:eastAsiaTheme="minorEastAsia" w:hAnsiTheme="minorHAnsi" w:cstheme="minorBidi"/>
          <w:noProof/>
          <w:sz w:val="22"/>
        </w:rPr>
      </w:pPr>
      <w:ins w:id="401"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"_Toc343220897"</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4.2 Mạng neuron hồi quy</w:t>
        </w:r>
        <w:r>
          <w:rPr>
            <w:noProof/>
            <w:webHidden/>
          </w:rPr>
          <w:tab/>
        </w:r>
        <w:r>
          <w:rPr>
            <w:noProof/>
            <w:webHidden/>
          </w:rPr>
          <w:fldChar w:fldCharType="begin"/>
        </w:r>
        <w:r>
          <w:rPr>
            <w:noProof/>
            <w:webHidden/>
          </w:rPr>
          <w:instrText xml:space="preserve"> PAGEREF _Toc343220897 \h </w:instrText>
        </w:r>
      </w:ins>
      <w:r>
        <w:rPr>
          <w:noProof/>
          <w:webHidden/>
        </w:rPr>
      </w:r>
      <w:r>
        <w:rPr>
          <w:noProof/>
          <w:webHidden/>
        </w:rPr>
        <w:fldChar w:fldCharType="separate"/>
      </w:r>
      <w:ins w:id="402" w:author="The Si Tran" w:date="2012-12-14T03:56:00Z">
        <w:r>
          <w:rPr>
            <w:noProof/>
            <w:webHidden/>
          </w:rPr>
          <w:t>38</w:t>
        </w:r>
        <w:r>
          <w:rPr>
            <w:noProof/>
            <w:webHidden/>
          </w:rPr>
          <w:fldChar w:fldCharType="end"/>
        </w:r>
        <w:r w:rsidRPr="009E20A9">
          <w:rPr>
            <w:rStyle w:val="Hyperlink"/>
            <w:noProof/>
          </w:rPr>
          <w:fldChar w:fldCharType="end"/>
        </w:r>
      </w:ins>
    </w:p>
    <w:p w14:paraId="351D4F3B" w14:textId="77777777" w:rsidR="009462B6" w:rsidRDefault="009462B6">
      <w:pPr>
        <w:pStyle w:val="TOC1"/>
        <w:tabs>
          <w:tab w:val="right" w:leader="dot" w:pos="9062"/>
        </w:tabs>
        <w:rPr>
          <w:ins w:id="403" w:author="The Si Tran" w:date="2012-12-14T03:56:00Z"/>
          <w:rFonts w:asciiTheme="minorHAnsi" w:eastAsiaTheme="minorEastAsia" w:hAnsiTheme="minorHAnsi" w:cstheme="minorBidi"/>
          <w:noProof/>
          <w:sz w:val="22"/>
        </w:rPr>
      </w:pPr>
      <w:ins w:id="404"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"_Toc343220898"</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4.3  Mô hình học có giám sát</w:t>
        </w:r>
        <w:r>
          <w:rPr>
            <w:noProof/>
            <w:webHidden/>
          </w:rPr>
          <w:tab/>
        </w:r>
        <w:r>
          <w:rPr>
            <w:noProof/>
            <w:webHidden/>
          </w:rPr>
          <w:fldChar w:fldCharType="begin"/>
        </w:r>
        <w:r>
          <w:rPr>
            <w:noProof/>
            <w:webHidden/>
          </w:rPr>
          <w:instrText xml:space="preserve"> PAGEREF _Toc343220898 \h </w:instrText>
        </w:r>
      </w:ins>
      <w:r>
        <w:rPr>
          <w:noProof/>
          <w:webHidden/>
        </w:rPr>
      </w:r>
      <w:r>
        <w:rPr>
          <w:noProof/>
          <w:webHidden/>
        </w:rPr>
        <w:fldChar w:fldCharType="separate"/>
      </w:r>
      <w:ins w:id="405" w:author="The Si Tran" w:date="2012-12-14T03:56:00Z">
        <w:r>
          <w:rPr>
            <w:noProof/>
            <w:webHidden/>
          </w:rPr>
          <w:t>39</w:t>
        </w:r>
        <w:r>
          <w:rPr>
            <w:noProof/>
            <w:webHidden/>
          </w:rPr>
          <w:fldChar w:fldCharType="end"/>
        </w:r>
        <w:r w:rsidRPr="009E20A9">
          <w:rPr>
            <w:rStyle w:val="Hyperlink"/>
            <w:noProof/>
          </w:rPr>
          <w:fldChar w:fldCharType="end"/>
        </w:r>
      </w:ins>
    </w:p>
    <w:p w14:paraId="40754EFE" w14:textId="77777777" w:rsidR="009462B6" w:rsidRDefault="009462B6">
      <w:pPr>
        <w:pStyle w:val="TOC1"/>
        <w:tabs>
          <w:tab w:val="right" w:leader="dot" w:pos="9062"/>
        </w:tabs>
        <w:rPr>
          <w:ins w:id="406" w:author="The Si Tran" w:date="2012-12-14T03:56:00Z"/>
          <w:rFonts w:asciiTheme="minorHAnsi" w:eastAsiaTheme="minorEastAsia" w:hAnsiTheme="minorHAnsi" w:cstheme="minorBidi"/>
          <w:noProof/>
          <w:sz w:val="22"/>
        </w:rPr>
      </w:pPr>
      <w:ins w:id="407"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"_Toc343220899"</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4.4: Đơn vị mạng Neuron</w:t>
        </w:r>
        <w:r>
          <w:rPr>
            <w:noProof/>
            <w:webHidden/>
          </w:rPr>
          <w:tab/>
        </w:r>
        <w:r>
          <w:rPr>
            <w:noProof/>
            <w:webHidden/>
          </w:rPr>
          <w:fldChar w:fldCharType="begin"/>
        </w:r>
        <w:r>
          <w:rPr>
            <w:noProof/>
            <w:webHidden/>
          </w:rPr>
          <w:instrText xml:space="preserve"> PAGEREF _Toc343220899 \h </w:instrText>
        </w:r>
      </w:ins>
      <w:r>
        <w:rPr>
          <w:noProof/>
          <w:webHidden/>
        </w:rPr>
      </w:r>
      <w:r>
        <w:rPr>
          <w:noProof/>
          <w:webHidden/>
        </w:rPr>
        <w:fldChar w:fldCharType="separate"/>
      </w:r>
      <w:ins w:id="408" w:author="The Si Tran" w:date="2012-12-14T03:56:00Z">
        <w:r>
          <w:rPr>
            <w:noProof/>
            <w:webHidden/>
          </w:rPr>
          <w:t>40</w:t>
        </w:r>
        <w:r>
          <w:rPr>
            <w:noProof/>
            <w:webHidden/>
          </w:rPr>
          <w:fldChar w:fldCharType="end"/>
        </w:r>
        <w:r w:rsidRPr="009E20A9">
          <w:rPr>
            <w:rStyle w:val="Hyperlink"/>
            <w:noProof/>
          </w:rPr>
          <w:fldChar w:fldCharType="end"/>
        </w:r>
      </w:ins>
    </w:p>
    <w:p w14:paraId="6F6447D4" w14:textId="77777777" w:rsidR="009462B6" w:rsidRDefault="009462B6">
      <w:pPr>
        <w:pStyle w:val="TOC1"/>
        <w:tabs>
          <w:tab w:val="right" w:leader="dot" w:pos="9062"/>
        </w:tabs>
        <w:rPr>
          <w:ins w:id="409" w:author="The Si Tran" w:date="2012-12-14T03:56:00Z"/>
          <w:rFonts w:asciiTheme="minorHAnsi" w:eastAsiaTheme="minorEastAsia" w:hAnsiTheme="minorHAnsi" w:cstheme="minorBidi"/>
          <w:noProof/>
          <w:sz w:val="22"/>
        </w:rPr>
      </w:pPr>
      <w:ins w:id="410" w:author="The Si Tran" w:date="2012-12-14T03:56:00Z">
        <w:r w:rsidRPr="009E20A9">
          <w:rPr>
            <w:rStyle w:val="Hyperlink"/>
            <w:noProof/>
          </w:rPr>
          <w:lastRenderedPageBreak/>
          <w:fldChar w:fldCharType="begin"/>
        </w:r>
        <w:r w:rsidRPr="009E20A9">
          <w:rPr>
            <w:rStyle w:val="Hyperlink"/>
            <w:noProof/>
          </w:rPr>
          <w:instrText xml:space="preserve"> </w:instrText>
        </w:r>
        <w:r>
          <w:rPr>
            <w:noProof/>
          </w:rPr>
          <w:instrText>HYPERLINK \l "_Toc343220900"</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4.5: Mặt quyết định biểu diễn bởi perceptron hai đầu nhập</w:t>
        </w:r>
        <w:r>
          <w:rPr>
            <w:noProof/>
            <w:webHidden/>
          </w:rPr>
          <w:tab/>
        </w:r>
        <w:r>
          <w:rPr>
            <w:noProof/>
            <w:webHidden/>
          </w:rPr>
          <w:fldChar w:fldCharType="begin"/>
        </w:r>
        <w:r>
          <w:rPr>
            <w:noProof/>
            <w:webHidden/>
          </w:rPr>
          <w:instrText xml:space="preserve"> PAGEREF _Toc343220900 \h </w:instrText>
        </w:r>
      </w:ins>
      <w:r>
        <w:rPr>
          <w:noProof/>
          <w:webHidden/>
        </w:rPr>
      </w:r>
      <w:r>
        <w:rPr>
          <w:noProof/>
          <w:webHidden/>
        </w:rPr>
        <w:fldChar w:fldCharType="separate"/>
      </w:r>
      <w:ins w:id="411" w:author="The Si Tran" w:date="2012-12-14T03:56:00Z">
        <w:r>
          <w:rPr>
            <w:noProof/>
            <w:webHidden/>
          </w:rPr>
          <w:t>41</w:t>
        </w:r>
        <w:r>
          <w:rPr>
            <w:noProof/>
            <w:webHidden/>
          </w:rPr>
          <w:fldChar w:fldCharType="end"/>
        </w:r>
        <w:r w:rsidRPr="009E20A9">
          <w:rPr>
            <w:rStyle w:val="Hyperlink"/>
            <w:noProof/>
          </w:rPr>
          <w:fldChar w:fldCharType="end"/>
        </w:r>
      </w:ins>
    </w:p>
    <w:p w14:paraId="75247CE2" w14:textId="77777777" w:rsidR="009462B6" w:rsidRDefault="009462B6">
      <w:pPr>
        <w:pStyle w:val="TOC1"/>
        <w:tabs>
          <w:tab w:val="right" w:leader="dot" w:pos="9062"/>
        </w:tabs>
        <w:rPr>
          <w:ins w:id="412" w:author="The Si Tran" w:date="2012-12-14T03:56:00Z"/>
          <w:rFonts w:asciiTheme="minorHAnsi" w:eastAsiaTheme="minorEastAsia" w:hAnsiTheme="minorHAnsi" w:cstheme="minorBidi"/>
          <w:noProof/>
          <w:sz w:val="22"/>
        </w:rPr>
      </w:pPr>
      <w:ins w:id="413"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"_Toc343220901"</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4.6: Hàm lỗi của một đơn vị tuyến tính</w:t>
        </w:r>
        <w:r>
          <w:rPr>
            <w:noProof/>
            <w:webHidden/>
          </w:rPr>
          <w:tab/>
        </w:r>
        <w:r>
          <w:rPr>
            <w:noProof/>
            <w:webHidden/>
          </w:rPr>
          <w:fldChar w:fldCharType="begin"/>
        </w:r>
        <w:r>
          <w:rPr>
            <w:noProof/>
            <w:webHidden/>
          </w:rPr>
          <w:instrText xml:space="preserve"> PAGEREF _Toc343220901 \h </w:instrText>
        </w:r>
      </w:ins>
      <w:r>
        <w:rPr>
          <w:noProof/>
          <w:webHidden/>
        </w:rPr>
      </w:r>
      <w:r>
        <w:rPr>
          <w:noProof/>
          <w:webHidden/>
        </w:rPr>
        <w:fldChar w:fldCharType="separate"/>
      </w:r>
      <w:ins w:id="414" w:author="The Si Tran" w:date="2012-12-14T03:56:00Z">
        <w:r>
          <w:rPr>
            <w:noProof/>
            <w:webHidden/>
          </w:rPr>
          <w:t>43</w:t>
        </w:r>
        <w:r>
          <w:rPr>
            <w:noProof/>
            <w:webHidden/>
          </w:rPr>
          <w:fldChar w:fldCharType="end"/>
        </w:r>
        <w:r w:rsidRPr="009E20A9">
          <w:rPr>
            <w:rStyle w:val="Hyperlink"/>
            <w:noProof/>
          </w:rPr>
          <w:fldChar w:fldCharType="end"/>
        </w:r>
      </w:ins>
    </w:p>
    <w:p w14:paraId="13D7E776" w14:textId="77777777" w:rsidR="009462B6" w:rsidRDefault="009462B6">
      <w:pPr>
        <w:pStyle w:val="TOC1"/>
        <w:tabs>
          <w:tab w:val="right" w:leader="dot" w:pos="9062"/>
        </w:tabs>
        <w:rPr>
          <w:ins w:id="415" w:author="The Si Tran" w:date="2012-12-14T03:56:00Z"/>
          <w:rFonts w:asciiTheme="minorHAnsi" w:eastAsiaTheme="minorEastAsia" w:hAnsiTheme="minorHAnsi" w:cstheme="minorBidi"/>
          <w:noProof/>
          <w:sz w:val="22"/>
        </w:rPr>
      </w:pPr>
      <w:ins w:id="416"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"_Toc343220902"</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4.7: Đơn vị sigmoid</w:t>
        </w:r>
        <w:r>
          <w:rPr>
            <w:noProof/>
            <w:webHidden/>
          </w:rPr>
          <w:tab/>
        </w:r>
        <w:r>
          <w:rPr>
            <w:noProof/>
            <w:webHidden/>
          </w:rPr>
          <w:fldChar w:fldCharType="begin"/>
        </w:r>
        <w:r>
          <w:rPr>
            <w:noProof/>
            <w:webHidden/>
          </w:rPr>
          <w:instrText xml:space="preserve"> PAGEREF _Toc343220902 \h </w:instrText>
        </w:r>
      </w:ins>
      <w:r>
        <w:rPr>
          <w:noProof/>
          <w:webHidden/>
        </w:rPr>
      </w:r>
      <w:r>
        <w:rPr>
          <w:noProof/>
          <w:webHidden/>
        </w:rPr>
        <w:fldChar w:fldCharType="separate"/>
      </w:r>
      <w:ins w:id="417" w:author="The Si Tran" w:date="2012-12-14T03:56:00Z">
        <w:r>
          <w:rPr>
            <w:noProof/>
            <w:webHidden/>
          </w:rPr>
          <w:t>45</w:t>
        </w:r>
        <w:r>
          <w:rPr>
            <w:noProof/>
            <w:webHidden/>
          </w:rPr>
          <w:fldChar w:fldCharType="end"/>
        </w:r>
        <w:r w:rsidRPr="009E20A9">
          <w:rPr>
            <w:rStyle w:val="Hyperlink"/>
            <w:noProof/>
          </w:rPr>
          <w:fldChar w:fldCharType="end"/>
        </w:r>
      </w:ins>
    </w:p>
    <w:p w14:paraId="5CD748FF" w14:textId="77777777" w:rsidR="009462B6" w:rsidRDefault="009462B6">
      <w:pPr>
        <w:pStyle w:val="TOC1"/>
        <w:tabs>
          <w:tab w:val="right" w:leader="dot" w:pos="9062"/>
        </w:tabs>
        <w:rPr>
          <w:ins w:id="418" w:author="The Si Tran" w:date="2012-12-14T03:56:00Z"/>
          <w:rFonts w:asciiTheme="minorHAnsi" w:eastAsiaTheme="minorEastAsia" w:hAnsiTheme="minorHAnsi" w:cstheme="minorBidi"/>
          <w:noProof/>
          <w:sz w:val="22"/>
        </w:rPr>
      </w:pPr>
      <w:ins w:id="419"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"_Toc343220903"</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4.8: Giải thuật lan truyền ngược</w:t>
        </w:r>
        <w:r>
          <w:rPr>
            <w:noProof/>
            <w:webHidden/>
          </w:rPr>
          <w:tab/>
        </w:r>
        <w:r>
          <w:rPr>
            <w:noProof/>
            <w:webHidden/>
          </w:rPr>
          <w:fldChar w:fldCharType="begin"/>
        </w:r>
        <w:r>
          <w:rPr>
            <w:noProof/>
            <w:webHidden/>
          </w:rPr>
          <w:instrText xml:space="preserve"> PAGEREF _Toc343220903 \h </w:instrText>
        </w:r>
      </w:ins>
      <w:r>
        <w:rPr>
          <w:noProof/>
          <w:webHidden/>
        </w:rPr>
      </w:r>
      <w:r>
        <w:rPr>
          <w:noProof/>
          <w:webHidden/>
        </w:rPr>
        <w:fldChar w:fldCharType="separate"/>
      </w:r>
      <w:ins w:id="420" w:author="The Si Tran" w:date="2012-12-14T03:56:00Z">
        <w:r>
          <w:rPr>
            <w:noProof/>
            <w:webHidden/>
          </w:rPr>
          <w:t>50</w:t>
        </w:r>
        <w:r>
          <w:rPr>
            <w:noProof/>
            <w:webHidden/>
          </w:rPr>
          <w:fldChar w:fldCharType="end"/>
        </w:r>
        <w:r w:rsidRPr="009E20A9">
          <w:rPr>
            <w:rStyle w:val="Hyperlink"/>
            <w:noProof/>
          </w:rPr>
          <w:fldChar w:fldCharType="end"/>
        </w:r>
      </w:ins>
    </w:p>
    <w:p w14:paraId="4A184224" w14:textId="77777777" w:rsidR="009462B6" w:rsidRDefault="009462B6">
      <w:pPr>
        <w:pStyle w:val="TOC1"/>
        <w:tabs>
          <w:tab w:val="right" w:leader="dot" w:pos="9062"/>
        </w:tabs>
        <w:rPr>
          <w:ins w:id="421" w:author="The Si Tran" w:date="2012-12-14T03:56:00Z"/>
          <w:rFonts w:asciiTheme="minorHAnsi" w:eastAsiaTheme="minorEastAsia" w:hAnsiTheme="minorHAnsi" w:cstheme="minorBidi"/>
          <w:noProof/>
          <w:sz w:val="22"/>
        </w:rPr>
      </w:pPr>
      <w:ins w:id="422"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"_Toc343220904"</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4.9: Giải thuật RPROP</w:t>
        </w:r>
        <w:r>
          <w:rPr>
            <w:noProof/>
            <w:webHidden/>
          </w:rPr>
          <w:tab/>
        </w:r>
        <w:r>
          <w:rPr>
            <w:noProof/>
            <w:webHidden/>
          </w:rPr>
          <w:fldChar w:fldCharType="begin"/>
        </w:r>
        <w:r>
          <w:rPr>
            <w:noProof/>
            <w:webHidden/>
          </w:rPr>
          <w:instrText xml:space="preserve"> PAGEREF _Toc343220904 \h </w:instrText>
        </w:r>
      </w:ins>
      <w:r>
        <w:rPr>
          <w:noProof/>
          <w:webHidden/>
        </w:rPr>
      </w:r>
      <w:r>
        <w:rPr>
          <w:noProof/>
          <w:webHidden/>
        </w:rPr>
        <w:fldChar w:fldCharType="separate"/>
      </w:r>
      <w:ins w:id="423" w:author="The Si Tran" w:date="2012-12-14T03:56:00Z">
        <w:r>
          <w:rPr>
            <w:noProof/>
            <w:webHidden/>
          </w:rPr>
          <w:t>53</w:t>
        </w:r>
        <w:r>
          <w:rPr>
            <w:noProof/>
            <w:webHidden/>
          </w:rPr>
          <w:fldChar w:fldCharType="end"/>
        </w:r>
        <w:r w:rsidRPr="009E20A9">
          <w:rPr>
            <w:rStyle w:val="Hyperlink"/>
            <w:noProof/>
          </w:rPr>
          <w:fldChar w:fldCharType="end"/>
        </w:r>
      </w:ins>
    </w:p>
    <w:p w14:paraId="1FAE4150" w14:textId="77777777" w:rsidR="009462B6" w:rsidRDefault="009462B6">
      <w:pPr>
        <w:pStyle w:val="TOC1"/>
        <w:tabs>
          <w:tab w:val="right" w:leader="dot" w:pos="9062"/>
        </w:tabs>
        <w:rPr>
          <w:ins w:id="424" w:author="The Si Tran" w:date="2012-12-14T03:56:00Z"/>
          <w:rFonts w:asciiTheme="minorHAnsi" w:eastAsiaTheme="minorEastAsia" w:hAnsiTheme="minorHAnsi" w:cstheme="minorBidi"/>
          <w:noProof/>
          <w:sz w:val="22"/>
        </w:rPr>
      </w:pPr>
      <w:ins w:id="425"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"_Toc343220905"</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4.10: Mô hình học với chuỗi thời gian</w:t>
        </w:r>
        <w:r>
          <w:rPr>
            <w:noProof/>
            <w:webHidden/>
          </w:rPr>
          <w:tab/>
        </w:r>
        <w:r>
          <w:rPr>
            <w:noProof/>
            <w:webHidden/>
          </w:rPr>
          <w:fldChar w:fldCharType="begin"/>
        </w:r>
        <w:r>
          <w:rPr>
            <w:noProof/>
            <w:webHidden/>
          </w:rPr>
          <w:instrText xml:space="preserve"> PAGEREF _Toc343220905 \h </w:instrText>
        </w:r>
      </w:ins>
      <w:r>
        <w:rPr>
          <w:noProof/>
          <w:webHidden/>
        </w:rPr>
      </w:r>
      <w:r>
        <w:rPr>
          <w:noProof/>
          <w:webHidden/>
        </w:rPr>
        <w:fldChar w:fldCharType="separate"/>
      </w:r>
      <w:ins w:id="426" w:author="The Si Tran" w:date="2012-12-14T03:56:00Z">
        <w:r>
          <w:rPr>
            <w:noProof/>
            <w:webHidden/>
          </w:rPr>
          <w:t>55</w:t>
        </w:r>
        <w:r>
          <w:rPr>
            <w:noProof/>
            <w:webHidden/>
          </w:rPr>
          <w:fldChar w:fldCharType="end"/>
        </w:r>
        <w:r w:rsidRPr="009E20A9">
          <w:rPr>
            <w:rStyle w:val="Hyperlink"/>
            <w:noProof/>
          </w:rPr>
          <w:fldChar w:fldCharType="end"/>
        </w:r>
      </w:ins>
    </w:p>
    <w:p w14:paraId="7B0C528E" w14:textId="77777777" w:rsidR="009462B6" w:rsidRDefault="009462B6">
      <w:pPr>
        <w:pStyle w:val="TOC1"/>
        <w:tabs>
          <w:tab w:val="right" w:leader="dot" w:pos="9062"/>
        </w:tabs>
        <w:rPr>
          <w:ins w:id="427" w:author="The Si Tran" w:date="2012-12-14T03:56:00Z"/>
          <w:rFonts w:asciiTheme="minorHAnsi" w:eastAsiaTheme="minorEastAsia" w:hAnsiTheme="minorHAnsi" w:cstheme="minorBidi"/>
          <w:noProof/>
          <w:sz w:val="22"/>
        </w:rPr>
      </w:pPr>
      <w:ins w:id="428"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"_Toc343220906"</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4.11: Thủ tục sử dụng phương pháp walk-forward chia tập dữ liệu</w:t>
        </w:r>
        <w:r>
          <w:rPr>
            <w:noProof/>
            <w:webHidden/>
          </w:rPr>
          <w:tab/>
        </w:r>
        <w:r>
          <w:rPr>
            <w:noProof/>
            <w:webHidden/>
          </w:rPr>
          <w:fldChar w:fldCharType="begin"/>
        </w:r>
        <w:r>
          <w:rPr>
            <w:noProof/>
            <w:webHidden/>
          </w:rPr>
          <w:instrText xml:space="preserve"> PAGEREF _Toc343220906 \h </w:instrText>
        </w:r>
      </w:ins>
      <w:r>
        <w:rPr>
          <w:noProof/>
          <w:webHidden/>
        </w:rPr>
      </w:r>
      <w:r>
        <w:rPr>
          <w:noProof/>
          <w:webHidden/>
        </w:rPr>
        <w:fldChar w:fldCharType="separate"/>
      </w:r>
      <w:ins w:id="429" w:author="The Si Tran" w:date="2012-12-14T03:56:00Z">
        <w:r>
          <w:rPr>
            <w:noProof/>
            <w:webHidden/>
          </w:rPr>
          <w:t>59</w:t>
        </w:r>
        <w:r>
          <w:rPr>
            <w:noProof/>
            <w:webHidden/>
          </w:rPr>
          <w:fldChar w:fldCharType="end"/>
        </w:r>
        <w:r w:rsidRPr="009E20A9">
          <w:rPr>
            <w:rStyle w:val="Hyperlink"/>
            <w:noProof/>
          </w:rPr>
          <w:fldChar w:fldCharType="end"/>
        </w:r>
      </w:ins>
    </w:p>
    <w:p w14:paraId="22C81024" w14:textId="77777777" w:rsidR="009462B6" w:rsidRDefault="009462B6">
      <w:pPr>
        <w:pStyle w:val="TOC1"/>
        <w:tabs>
          <w:tab w:val="right" w:leader="dot" w:pos="9062"/>
        </w:tabs>
        <w:rPr>
          <w:ins w:id="430" w:author="The Si Tran" w:date="2012-12-14T03:56:00Z"/>
          <w:rFonts w:asciiTheme="minorHAnsi" w:eastAsiaTheme="minorEastAsia" w:hAnsiTheme="minorHAnsi" w:cstheme="minorBidi"/>
          <w:noProof/>
          <w:sz w:val="22"/>
        </w:rPr>
      </w:pPr>
      <w:ins w:id="431"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"_Toc343220907"</w:instrText>
        </w:r>
        <w:r w:rsidRPr="009E20A9">
          <w:rPr>
            <w:rStyle w:val="Hyperlink"/>
            <w:noProof/>
          </w:rPr>
          <w:instrText xml:space="preserve"> </w:instrText>
        </w:r>
        <w:r w:rsidRPr="009E20A9">
          <w:rPr>
            <w:rStyle w:val="Hyperlink"/>
            <w:noProof/>
          </w:rPr>
          <w:fldChar w:fldCharType="separate"/>
        </w:r>
        <w:r w:rsidRPr="009E20A9">
          <w:rPr>
            <w:rStyle w:val="Hyperlink"/>
            <w:rFonts w:cs="Arial"/>
            <w:noProof/>
          </w:rPr>
          <w:t>Hình 5.1</w:t>
        </w:r>
        <w:r w:rsidRPr="009E20A9">
          <w:rPr>
            <w:rStyle w:val="Hyperlink"/>
            <w:noProof/>
          </w:rPr>
          <w:t xml:space="preserve"> Hàm tự tương quan</w:t>
        </w:r>
        <w:r>
          <w:rPr>
            <w:noProof/>
            <w:webHidden/>
          </w:rPr>
          <w:tab/>
        </w:r>
        <w:r>
          <w:rPr>
            <w:noProof/>
            <w:webHidden/>
          </w:rPr>
          <w:fldChar w:fldCharType="begin"/>
        </w:r>
        <w:r>
          <w:rPr>
            <w:noProof/>
            <w:webHidden/>
          </w:rPr>
          <w:instrText xml:space="preserve"> PAGEREF _Toc343220907 \h </w:instrText>
        </w:r>
      </w:ins>
      <w:r>
        <w:rPr>
          <w:noProof/>
          <w:webHidden/>
        </w:rPr>
      </w:r>
      <w:r>
        <w:rPr>
          <w:noProof/>
          <w:webHidden/>
        </w:rPr>
        <w:fldChar w:fldCharType="separate"/>
      </w:r>
      <w:ins w:id="432" w:author="The Si Tran" w:date="2012-12-14T03:56:00Z">
        <w:r>
          <w:rPr>
            <w:noProof/>
            <w:webHidden/>
          </w:rPr>
          <w:t>66</w:t>
        </w:r>
        <w:r>
          <w:rPr>
            <w:noProof/>
            <w:webHidden/>
          </w:rPr>
          <w:fldChar w:fldCharType="end"/>
        </w:r>
        <w:r w:rsidRPr="009E20A9">
          <w:rPr>
            <w:rStyle w:val="Hyperlink"/>
            <w:noProof/>
          </w:rPr>
          <w:fldChar w:fldCharType="end"/>
        </w:r>
      </w:ins>
    </w:p>
    <w:p w14:paraId="702006F9" w14:textId="77777777" w:rsidR="009462B6" w:rsidRDefault="009462B6">
      <w:pPr>
        <w:pStyle w:val="TOC1"/>
        <w:tabs>
          <w:tab w:val="right" w:leader="dot" w:pos="9062"/>
        </w:tabs>
        <w:rPr>
          <w:ins w:id="433" w:author="The Si Tran" w:date="2012-12-14T03:56:00Z"/>
          <w:rFonts w:asciiTheme="minorHAnsi" w:eastAsiaTheme="minorEastAsia" w:hAnsiTheme="minorHAnsi" w:cstheme="minorBidi"/>
          <w:noProof/>
          <w:sz w:val="22"/>
        </w:rPr>
      </w:pPr>
      <w:ins w:id="434"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"_Toc343220908"</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6.1: Đồ thị chuỗi dữ liệu Passengers</w:t>
        </w:r>
        <w:r>
          <w:rPr>
            <w:noProof/>
            <w:webHidden/>
          </w:rPr>
          <w:tab/>
        </w:r>
        <w:r>
          <w:rPr>
            <w:noProof/>
            <w:webHidden/>
          </w:rPr>
          <w:fldChar w:fldCharType="begin"/>
        </w:r>
        <w:r>
          <w:rPr>
            <w:noProof/>
            <w:webHidden/>
          </w:rPr>
          <w:instrText xml:space="preserve"> PAGEREF _Toc343220908 \h </w:instrText>
        </w:r>
      </w:ins>
      <w:r>
        <w:rPr>
          <w:noProof/>
          <w:webHidden/>
        </w:rPr>
      </w:r>
      <w:r>
        <w:rPr>
          <w:noProof/>
          <w:webHidden/>
        </w:rPr>
        <w:fldChar w:fldCharType="separate"/>
      </w:r>
      <w:ins w:id="435" w:author="The Si Tran" w:date="2012-12-14T03:56:00Z">
        <w:r>
          <w:rPr>
            <w:noProof/>
            <w:webHidden/>
          </w:rPr>
          <w:t>68</w:t>
        </w:r>
        <w:r>
          <w:rPr>
            <w:noProof/>
            <w:webHidden/>
          </w:rPr>
          <w:fldChar w:fldCharType="end"/>
        </w:r>
        <w:r w:rsidRPr="009E20A9">
          <w:rPr>
            <w:rStyle w:val="Hyperlink"/>
            <w:noProof/>
          </w:rPr>
          <w:fldChar w:fldCharType="end"/>
        </w:r>
      </w:ins>
    </w:p>
    <w:p w14:paraId="17B86CC1" w14:textId="77777777" w:rsidR="009462B6" w:rsidRDefault="009462B6">
      <w:pPr>
        <w:pStyle w:val="TOC1"/>
        <w:tabs>
          <w:tab w:val="right" w:leader="dot" w:pos="9062"/>
        </w:tabs>
        <w:rPr>
          <w:ins w:id="436" w:author="The Si Tran" w:date="2012-12-14T03:56:00Z"/>
          <w:rFonts w:asciiTheme="minorHAnsi" w:eastAsiaTheme="minorEastAsia" w:hAnsiTheme="minorHAnsi" w:cstheme="minorBidi"/>
          <w:noProof/>
          <w:sz w:val="22"/>
        </w:rPr>
      </w:pPr>
      <w:ins w:id="437"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"_Toc343220909"</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6.2: Đồ thị chuỗi dữ liệu Paper</w:t>
        </w:r>
        <w:r>
          <w:rPr>
            <w:noProof/>
            <w:webHidden/>
          </w:rPr>
          <w:tab/>
        </w:r>
        <w:r>
          <w:rPr>
            <w:noProof/>
            <w:webHidden/>
          </w:rPr>
          <w:fldChar w:fldCharType="begin"/>
        </w:r>
        <w:r>
          <w:rPr>
            <w:noProof/>
            <w:webHidden/>
          </w:rPr>
          <w:instrText xml:space="preserve"> PAGEREF _Toc343220909 \h </w:instrText>
        </w:r>
      </w:ins>
      <w:r>
        <w:rPr>
          <w:noProof/>
          <w:webHidden/>
        </w:rPr>
      </w:r>
      <w:r>
        <w:rPr>
          <w:noProof/>
          <w:webHidden/>
        </w:rPr>
        <w:fldChar w:fldCharType="separate"/>
      </w:r>
      <w:ins w:id="438" w:author="The Si Tran" w:date="2012-12-14T03:56:00Z">
        <w:r>
          <w:rPr>
            <w:noProof/>
            <w:webHidden/>
          </w:rPr>
          <w:t>68</w:t>
        </w:r>
        <w:r>
          <w:rPr>
            <w:noProof/>
            <w:webHidden/>
          </w:rPr>
          <w:fldChar w:fldCharType="end"/>
        </w:r>
        <w:r w:rsidRPr="009E20A9">
          <w:rPr>
            <w:rStyle w:val="Hyperlink"/>
            <w:noProof/>
          </w:rPr>
          <w:fldChar w:fldCharType="end"/>
        </w:r>
      </w:ins>
    </w:p>
    <w:p w14:paraId="1930E9FA" w14:textId="77777777" w:rsidR="009462B6" w:rsidRDefault="009462B6">
      <w:pPr>
        <w:pStyle w:val="TOC1"/>
        <w:tabs>
          <w:tab w:val="right" w:leader="dot" w:pos="9062"/>
        </w:tabs>
        <w:rPr>
          <w:ins w:id="439" w:author="The Si Tran" w:date="2012-12-14T03:56:00Z"/>
          <w:rFonts w:asciiTheme="minorHAnsi" w:eastAsiaTheme="minorEastAsia" w:hAnsiTheme="minorHAnsi" w:cstheme="minorBidi"/>
          <w:noProof/>
          <w:sz w:val="22"/>
        </w:rPr>
      </w:pPr>
      <w:ins w:id="440"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"_Toc343220910"</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6.3: Đồ thị chuỗi dữ liệu Deaths</w:t>
        </w:r>
        <w:r>
          <w:rPr>
            <w:noProof/>
            <w:webHidden/>
          </w:rPr>
          <w:tab/>
        </w:r>
        <w:r>
          <w:rPr>
            <w:noProof/>
            <w:webHidden/>
          </w:rPr>
          <w:fldChar w:fldCharType="begin"/>
        </w:r>
        <w:r>
          <w:rPr>
            <w:noProof/>
            <w:webHidden/>
          </w:rPr>
          <w:instrText xml:space="preserve"> PAGEREF _Toc343220910 \h </w:instrText>
        </w:r>
      </w:ins>
      <w:r>
        <w:rPr>
          <w:noProof/>
          <w:webHidden/>
        </w:rPr>
      </w:r>
      <w:r>
        <w:rPr>
          <w:noProof/>
          <w:webHidden/>
        </w:rPr>
        <w:fldChar w:fldCharType="separate"/>
      </w:r>
      <w:ins w:id="441" w:author="The Si Tran" w:date="2012-12-14T03:56:00Z">
        <w:r>
          <w:rPr>
            <w:noProof/>
            <w:webHidden/>
          </w:rPr>
          <w:t>69</w:t>
        </w:r>
        <w:r>
          <w:rPr>
            <w:noProof/>
            <w:webHidden/>
          </w:rPr>
          <w:fldChar w:fldCharType="end"/>
        </w:r>
        <w:r w:rsidRPr="009E20A9">
          <w:rPr>
            <w:rStyle w:val="Hyperlink"/>
            <w:noProof/>
          </w:rPr>
          <w:fldChar w:fldCharType="end"/>
        </w:r>
      </w:ins>
    </w:p>
    <w:p w14:paraId="048CE8B3" w14:textId="77777777" w:rsidR="009462B6" w:rsidRDefault="009462B6">
      <w:pPr>
        <w:pStyle w:val="TOC1"/>
        <w:tabs>
          <w:tab w:val="right" w:leader="dot" w:pos="9062"/>
        </w:tabs>
        <w:rPr>
          <w:ins w:id="442" w:author="The Si Tran" w:date="2012-12-14T03:56:00Z"/>
          <w:rFonts w:asciiTheme="minorHAnsi" w:eastAsiaTheme="minorEastAsia" w:hAnsiTheme="minorHAnsi" w:cstheme="minorBidi"/>
          <w:noProof/>
          <w:sz w:val="22"/>
        </w:rPr>
      </w:pPr>
      <w:ins w:id="443"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"_Toc343220911"</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6.4: Đồ thị chuỗi dữ liệu Maxtemp</w:t>
        </w:r>
        <w:r>
          <w:rPr>
            <w:noProof/>
            <w:webHidden/>
          </w:rPr>
          <w:tab/>
        </w:r>
        <w:r>
          <w:rPr>
            <w:noProof/>
            <w:webHidden/>
          </w:rPr>
          <w:fldChar w:fldCharType="begin"/>
        </w:r>
        <w:r>
          <w:rPr>
            <w:noProof/>
            <w:webHidden/>
          </w:rPr>
          <w:instrText xml:space="preserve"> PAGEREF _Toc343220911 \h </w:instrText>
        </w:r>
      </w:ins>
      <w:r>
        <w:rPr>
          <w:noProof/>
          <w:webHidden/>
        </w:rPr>
      </w:r>
      <w:r>
        <w:rPr>
          <w:noProof/>
          <w:webHidden/>
        </w:rPr>
        <w:fldChar w:fldCharType="separate"/>
      </w:r>
      <w:ins w:id="444" w:author="The Si Tran" w:date="2012-12-14T03:56:00Z">
        <w:r>
          <w:rPr>
            <w:noProof/>
            <w:webHidden/>
          </w:rPr>
          <w:t>69</w:t>
        </w:r>
        <w:r>
          <w:rPr>
            <w:noProof/>
            <w:webHidden/>
          </w:rPr>
          <w:fldChar w:fldCharType="end"/>
        </w:r>
        <w:r w:rsidRPr="009E20A9">
          <w:rPr>
            <w:rStyle w:val="Hyperlink"/>
            <w:noProof/>
          </w:rPr>
          <w:fldChar w:fldCharType="end"/>
        </w:r>
      </w:ins>
    </w:p>
    <w:p w14:paraId="2CC7DC71" w14:textId="77777777" w:rsidR="009462B6" w:rsidRDefault="009462B6">
      <w:pPr>
        <w:pStyle w:val="TOC1"/>
        <w:tabs>
          <w:tab w:val="right" w:leader="dot" w:pos="9062"/>
        </w:tabs>
        <w:rPr>
          <w:ins w:id="445" w:author="The Si Tran" w:date="2012-12-14T03:56:00Z"/>
          <w:rFonts w:asciiTheme="minorHAnsi" w:eastAsiaTheme="minorEastAsia" w:hAnsiTheme="minorHAnsi" w:cstheme="minorBidi"/>
          <w:noProof/>
          <w:sz w:val="22"/>
        </w:rPr>
      </w:pPr>
      <w:ins w:id="446"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"_Toc343220912"</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6.5: Đồ thị chuỗi dữ liệu Chemical</w:t>
        </w:r>
        <w:r>
          <w:rPr>
            <w:noProof/>
            <w:webHidden/>
          </w:rPr>
          <w:tab/>
        </w:r>
        <w:r>
          <w:rPr>
            <w:noProof/>
            <w:webHidden/>
          </w:rPr>
          <w:fldChar w:fldCharType="begin"/>
        </w:r>
        <w:r>
          <w:rPr>
            <w:noProof/>
            <w:webHidden/>
          </w:rPr>
          <w:instrText xml:space="preserve"> PAGEREF _Toc343220912 \h </w:instrText>
        </w:r>
      </w:ins>
      <w:r>
        <w:rPr>
          <w:noProof/>
          <w:webHidden/>
        </w:rPr>
      </w:r>
      <w:r>
        <w:rPr>
          <w:noProof/>
          <w:webHidden/>
        </w:rPr>
        <w:fldChar w:fldCharType="separate"/>
      </w:r>
      <w:ins w:id="447" w:author="The Si Tran" w:date="2012-12-14T03:56:00Z">
        <w:r>
          <w:rPr>
            <w:noProof/>
            <w:webHidden/>
          </w:rPr>
          <w:t>70</w:t>
        </w:r>
        <w:r>
          <w:rPr>
            <w:noProof/>
            <w:webHidden/>
          </w:rPr>
          <w:fldChar w:fldCharType="end"/>
        </w:r>
        <w:r w:rsidRPr="009E20A9">
          <w:rPr>
            <w:rStyle w:val="Hyperlink"/>
            <w:noProof/>
          </w:rPr>
          <w:fldChar w:fldCharType="end"/>
        </w:r>
      </w:ins>
    </w:p>
    <w:p w14:paraId="0A60A47C" w14:textId="77777777" w:rsidR="009462B6" w:rsidRDefault="009462B6">
      <w:pPr>
        <w:pStyle w:val="TOC1"/>
        <w:tabs>
          <w:tab w:val="right" w:leader="dot" w:pos="9062"/>
        </w:tabs>
        <w:rPr>
          <w:ins w:id="448" w:author="The Si Tran" w:date="2012-12-14T03:56:00Z"/>
          <w:rFonts w:asciiTheme="minorHAnsi" w:eastAsiaTheme="minorEastAsia" w:hAnsiTheme="minorHAnsi" w:cstheme="minorBidi"/>
          <w:noProof/>
          <w:sz w:val="22"/>
        </w:rPr>
      </w:pPr>
      <w:ins w:id="449"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"_Toc343220913"</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6.6: Đồ thị chuỗi dữ liệu Prices</w:t>
        </w:r>
        <w:r>
          <w:rPr>
            <w:noProof/>
            <w:webHidden/>
          </w:rPr>
          <w:tab/>
        </w:r>
        <w:r>
          <w:rPr>
            <w:noProof/>
            <w:webHidden/>
          </w:rPr>
          <w:fldChar w:fldCharType="begin"/>
        </w:r>
        <w:r>
          <w:rPr>
            <w:noProof/>
            <w:webHidden/>
          </w:rPr>
          <w:instrText xml:space="preserve"> PAGEREF _Toc343220913 \h </w:instrText>
        </w:r>
      </w:ins>
      <w:r>
        <w:rPr>
          <w:noProof/>
          <w:webHidden/>
        </w:rPr>
      </w:r>
      <w:r>
        <w:rPr>
          <w:noProof/>
          <w:webHidden/>
        </w:rPr>
        <w:fldChar w:fldCharType="separate"/>
      </w:r>
      <w:ins w:id="450" w:author="The Si Tran" w:date="2012-12-14T03:56:00Z">
        <w:r>
          <w:rPr>
            <w:noProof/>
            <w:webHidden/>
          </w:rPr>
          <w:t>70</w:t>
        </w:r>
        <w:r>
          <w:rPr>
            <w:noProof/>
            <w:webHidden/>
          </w:rPr>
          <w:fldChar w:fldCharType="end"/>
        </w:r>
        <w:r w:rsidRPr="009E20A9">
          <w:rPr>
            <w:rStyle w:val="Hyperlink"/>
            <w:noProof/>
          </w:rPr>
          <w:fldChar w:fldCharType="end"/>
        </w:r>
      </w:ins>
    </w:p>
    <w:p w14:paraId="3892DCD3" w14:textId="77777777" w:rsidR="009462B6" w:rsidRDefault="009462B6">
      <w:pPr>
        <w:pStyle w:val="TOC1"/>
        <w:tabs>
          <w:tab w:val="right" w:leader="dot" w:pos="9062"/>
        </w:tabs>
        <w:rPr>
          <w:ins w:id="451" w:author="The Si Tran" w:date="2012-12-14T03:56:00Z"/>
          <w:rFonts w:asciiTheme="minorHAnsi" w:eastAsiaTheme="minorEastAsia" w:hAnsiTheme="minorHAnsi" w:cstheme="minorBidi"/>
          <w:noProof/>
          <w:sz w:val="22"/>
        </w:rPr>
      </w:pPr>
      <w:ins w:id="452"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"_Toc343220914"</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6.8: Đồ thị chuỗi dữ liệu Kobe</w:t>
        </w:r>
        <w:r>
          <w:rPr>
            <w:noProof/>
            <w:webHidden/>
          </w:rPr>
          <w:tab/>
        </w:r>
        <w:r>
          <w:rPr>
            <w:noProof/>
            <w:webHidden/>
          </w:rPr>
          <w:fldChar w:fldCharType="begin"/>
        </w:r>
        <w:r>
          <w:rPr>
            <w:noProof/>
            <w:webHidden/>
          </w:rPr>
          <w:instrText xml:space="preserve"> PAGEREF _Toc343220914 \h </w:instrText>
        </w:r>
      </w:ins>
      <w:r>
        <w:rPr>
          <w:noProof/>
          <w:webHidden/>
        </w:rPr>
      </w:r>
      <w:r>
        <w:rPr>
          <w:noProof/>
          <w:webHidden/>
        </w:rPr>
        <w:fldChar w:fldCharType="separate"/>
      </w:r>
      <w:ins w:id="453" w:author="The Si Tran" w:date="2012-12-14T03:56:00Z">
        <w:r>
          <w:rPr>
            <w:noProof/>
            <w:webHidden/>
          </w:rPr>
          <w:t>71</w:t>
        </w:r>
        <w:r>
          <w:rPr>
            <w:noProof/>
            <w:webHidden/>
          </w:rPr>
          <w:fldChar w:fldCharType="end"/>
        </w:r>
        <w:r w:rsidRPr="009E20A9">
          <w:rPr>
            <w:rStyle w:val="Hyperlink"/>
            <w:noProof/>
          </w:rPr>
          <w:fldChar w:fldCharType="end"/>
        </w:r>
      </w:ins>
    </w:p>
    <w:p w14:paraId="752E51D5" w14:textId="77777777" w:rsidR="00023D92" w:rsidRDefault="00187200" w:rsidP="00187200">
      <w:pPr>
        <w:rPr>
          <w:ins w:id="454" w:author="The Si Tran" w:date="2012-12-11T23:59:00Z"/>
        </w:rPr>
      </w:pPr>
      <w:ins w:id="455" w:author="The Si Tran" w:date="2012-12-11T23:27:00Z">
        <w:r>
          <w:fldChar w:fldCharType="end"/>
        </w:r>
      </w:ins>
    </w:p>
    <w:p w14:paraId="0D0647A7" w14:textId="77777777" w:rsidR="00023D92" w:rsidRDefault="00023D92">
      <w:pPr>
        <w:spacing w:before="0" w:after="200" w:line="276" w:lineRule="auto"/>
        <w:jc w:val="left"/>
        <w:rPr>
          <w:ins w:id="456" w:author="The Si Tran" w:date="2012-12-11T23:59:00Z"/>
        </w:rPr>
      </w:pPr>
      <w:ins w:id="457" w:author="The Si Tran" w:date="2012-12-11T23:59:00Z">
        <w:r>
          <w:br w:type="page"/>
        </w:r>
      </w:ins>
    </w:p>
    <w:p w14:paraId="44F77B1A" w14:textId="77777777" w:rsidR="00682B49" w:rsidRDefault="006D2AC8">
      <w:pPr>
        <w:pStyle w:val="Heading1"/>
        <w:numPr>
          <w:ilvl w:val="0"/>
          <w:numId w:val="0"/>
        </w:numPr>
        <w:tabs>
          <w:tab w:val="clear" w:pos="864"/>
        </w:tabs>
        <w:jc w:val="left"/>
        <w:rPr>
          <w:ins w:id="458" w:author="The Si Tran" w:date="2012-12-12T08:04:00Z"/>
        </w:rPr>
        <w:pPrChange w:id="459" w:author="The Si Tran" w:date="2012-12-12T08:04:00Z">
          <w:pPr>
            <w:pStyle w:val="TOC1"/>
            <w:tabs>
              <w:tab w:val="right" w:pos="9321"/>
            </w:tabs>
          </w:pPr>
        </w:pPrChange>
      </w:pPr>
      <w:bookmarkStart w:id="460" w:name="_Toc343220675"/>
      <w:ins w:id="461" w:author="The Si Tran" w:date="2012-12-12T07:33:00Z">
        <w:r w:rsidRPr="00250D4D">
          <w:lastRenderedPageBreak/>
          <w:t>DANH MỤ</w:t>
        </w:r>
        <w:r>
          <w:t xml:space="preserve">C </w:t>
        </w:r>
      </w:ins>
      <w:ins w:id="462" w:author="The Si Tran" w:date="2012-12-12T07:34:00Z">
        <w:r>
          <w:t>B</w:t>
        </w:r>
      </w:ins>
      <w:ins w:id="463" w:author="The Si Tran" w:date="2012-12-12T07:33:00Z">
        <w:r>
          <w:t>ẢNG</w:t>
        </w:r>
      </w:ins>
      <w:bookmarkEnd w:id="460"/>
    </w:p>
    <w:p w14:paraId="3DC45317" w14:textId="77777777" w:rsidR="0025143A" w:rsidRDefault="00B557A5">
      <w:pPr>
        <w:pStyle w:val="TOC1"/>
        <w:tabs>
          <w:tab w:val="right" w:pos="9062"/>
        </w:tabs>
        <w:rPr>
          <w:ins w:id="464" w:author="The Si Tran" w:date="2012-12-14T05:26:00Z"/>
          <w:rFonts w:asciiTheme="minorHAnsi" w:eastAsiaTheme="minorEastAsia" w:hAnsiTheme="minorHAnsi" w:cstheme="minorBidi"/>
          <w:noProof/>
          <w:sz w:val="22"/>
        </w:rPr>
      </w:pPr>
      <w:ins w:id="465" w:author="The Si Tran" w:date="2012-12-12T07:35:00Z">
        <w:r>
          <w:fldChar w:fldCharType="begin"/>
        </w:r>
        <w:r>
          <w:instrText xml:space="preserve"> TOC \f \h \z \t "Bang,1" </w:instrText>
        </w:r>
      </w:ins>
      <w:r>
        <w:fldChar w:fldCharType="separate"/>
      </w:r>
      <w:ins w:id="466" w:author="The Si Tran" w:date="2012-12-14T05:26:00Z">
        <w:r w:rsidR="0025143A" w:rsidRPr="008E1E80">
          <w:rPr>
            <w:rStyle w:val="Hyperlink"/>
            <w:noProof/>
          </w:rPr>
          <w:fldChar w:fldCharType="begin"/>
        </w:r>
        <w:r w:rsidR="0025143A" w:rsidRPr="008E1E80">
          <w:rPr>
            <w:rStyle w:val="Hyperlink"/>
            <w:noProof/>
          </w:rPr>
          <w:instrText xml:space="preserve"> </w:instrText>
        </w:r>
        <w:r w:rsidR="0025143A">
          <w:rPr>
            <w:noProof/>
          </w:rPr>
          <w:instrText>HYPERLINK \l "_Toc343226120"</w:instrText>
        </w:r>
        <w:r w:rsidR="0025143A" w:rsidRPr="008E1E80">
          <w:rPr>
            <w:rStyle w:val="Hyperlink"/>
            <w:noProof/>
          </w:rPr>
          <w:instrText xml:space="preserve"> </w:instrText>
        </w:r>
        <w:r w:rsidR="0025143A" w:rsidRPr="008E1E80">
          <w:rPr>
            <w:rStyle w:val="Hyperlink"/>
            <w:noProof/>
          </w:rPr>
        </w:r>
        <w:r w:rsidR="0025143A" w:rsidRPr="008E1E80">
          <w:rPr>
            <w:rStyle w:val="Hyperlink"/>
            <w:noProof/>
          </w:rPr>
          <w:fldChar w:fldCharType="separate"/>
        </w:r>
        <w:r w:rsidR="0025143A" w:rsidRPr="008E1E80">
          <w:rPr>
            <w:rStyle w:val="Hyperlink"/>
            <w:b/>
            <w:noProof/>
            <w:lang w:val="fr-FR"/>
          </w:rPr>
          <w:t>Bảng 2.1 :</w:t>
        </w:r>
        <w:r w:rsidR="0025143A" w:rsidRPr="008E1E80">
          <w:rPr>
            <w:rStyle w:val="Hyperlink"/>
            <w:noProof/>
            <w:lang w:val="fr-FR"/>
          </w:rPr>
          <w:t xml:space="preserve"> Một số kĩ thuật dự đoán cho từng thành phần của chuỗi thời gian</w:t>
        </w:r>
        <w:r w:rsidR="0025143A">
          <w:rPr>
            <w:noProof/>
            <w:webHidden/>
          </w:rPr>
          <w:tab/>
        </w:r>
        <w:r w:rsidR="0025143A">
          <w:rPr>
            <w:noProof/>
            <w:webHidden/>
          </w:rPr>
          <w:fldChar w:fldCharType="begin"/>
        </w:r>
        <w:r w:rsidR="0025143A">
          <w:rPr>
            <w:noProof/>
            <w:webHidden/>
          </w:rPr>
          <w:instrText xml:space="preserve"> PAGEREF _Toc343226120 \h </w:instrText>
        </w:r>
        <w:r w:rsidR="0025143A">
          <w:rPr>
            <w:noProof/>
            <w:webHidden/>
          </w:rPr>
        </w:r>
      </w:ins>
      <w:r w:rsidR="0025143A">
        <w:rPr>
          <w:noProof/>
          <w:webHidden/>
        </w:rPr>
        <w:fldChar w:fldCharType="separate"/>
      </w:r>
      <w:ins w:id="467" w:author="The Si Tran" w:date="2012-12-14T05:26:00Z">
        <w:r w:rsidR="0025143A">
          <w:rPr>
            <w:noProof/>
            <w:webHidden/>
          </w:rPr>
          <w:t>14</w:t>
        </w:r>
        <w:r w:rsidR="0025143A">
          <w:rPr>
            <w:noProof/>
            <w:webHidden/>
          </w:rPr>
          <w:fldChar w:fldCharType="end"/>
        </w:r>
        <w:r w:rsidR="0025143A" w:rsidRPr="008E1E80">
          <w:rPr>
            <w:rStyle w:val="Hyperlink"/>
            <w:noProof/>
          </w:rPr>
          <w:fldChar w:fldCharType="end"/>
        </w:r>
      </w:ins>
    </w:p>
    <w:p w14:paraId="2FB46CC1" w14:textId="77777777" w:rsidR="0025143A" w:rsidRDefault="0025143A">
      <w:pPr>
        <w:pStyle w:val="TOC1"/>
        <w:tabs>
          <w:tab w:val="right" w:pos="9062"/>
        </w:tabs>
        <w:rPr>
          <w:ins w:id="468" w:author="The Si Tran" w:date="2012-12-14T05:26:00Z"/>
          <w:rFonts w:asciiTheme="minorHAnsi" w:eastAsiaTheme="minorEastAsia" w:hAnsiTheme="minorHAnsi" w:cstheme="minorBidi"/>
          <w:noProof/>
          <w:sz w:val="22"/>
        </w:rPr>
      </w:pPr>
      <w:ins w:id="469" w:author="The Si Tran" w:date="2012-12-14T05:26:00Z">
        <w:r w:rsidRPr="008E1E80">
          <w:rPr>
            <w:rStyle w:val="Hyperlink"/>
            <w:noProof/>
          </w:rPr>
          <w:fldChar w:fldCharType="begin"/>
        </w:r>
        <w:r w:rsidRPr="008E1E80">
          <w:rPr>
            <w:rStyle w:val="Hyperlink"/>
            <w:noProof/>
          </w:rPr>
          <w:instrText xml:space="preserve"> </w:instrText>
        </w:r>
        <w:r>
          <w:rPr>
            <w:noProof/>
          </w:rPr>
          <w:instrText>HYPERLINK \l "_Toc343226121"</w:instrText>
        </w:r>
        <w:r w:rsidRPr="008E1E80">
          <w:rPr>
            <w:rStyle w:val="Hyperlink"/>
            <w:noProof/>
          </w:rPr>
          <w:instrText xml:space="preserve"> </w:instrText>
        </w:r>
        <w:r w:rsidRPr="008E1E80">
          <w:rPr>
            <w:rStyle w:val="Hyperlink"/>
            <w:noProof/>
          </w:rPr>
        </w:r>
        <w:r w:rsidRPr="008E1E80">
          <w:rPr>
            <w:rStyle w:val="Hyperlink"/>
            <w:noProof/>
          </w:rPr>
          <w:fldChar w:fldCharType="separate"/>
        </w:r>
        <w:r w:rsidRPr="008E1E80">
          <w:rPr>
            <w:rStyle w:val="Hyperlink"/>
            <w:b/>
            <w:noProof/>
          </w:rPr>
          <w:t>Bảng 3.1:</w:t>
        </w:r>
        <w:r w:rsidRPr="008E1E80">
          <w:rPr>
            <w:rStyle w:val="Hyperlink"/>
            <w:noProof/>
          </w:rPr>
          <w:t xml:space="preserve"> Tính c</w:t>
        </w:r>
        <w:r w:rsidRPr="008E1E80">
          <w:rPr>
            <w:rStyle w:val="Hyperlink"/>
            <w:noProof/>
          </w:rPr>
          <w:t>h</w:t>
        </w:r>
        <w:r w:rsidRPr="008E1E80">
          <w:rPr>
            <w:rStyle w:val="Hyperlink"/>
            <w:noProof/>
          </w:rPr>
          <w:t>ất của ACFs và PACFs</w:t>
        </w:r>
        <w:r>
          <w:rPr>
            <w:noProof/>
            <w:webHidden/>
          </w:rPr>
          <w:tab/>
        </w:r>
        <w:r>
          <w:rPr>
            <w:noProof/>
            <w:webHidden/>
          </w:rPr>
          <w:fldChar w:fldCharType="begin"/>
        </w:r>
        <w:r>
          <w:rPr>
            <w:noProof/>
            <w:webHidden/>
          </w:rPr>
          <w:instrText xml:space="preserve"> PAGEREF _Toc343226121 \h </w:instrText>
        </w:r>
        <w:r>
          <w:rPr>
            <w:noProof/>
            <w:webHidden/>
          </w:rPr>
        </w:r>
      </w:ins>
      <w:r>
        <w:rPr>
          <w:noProof/>
          <w:webHidden/>
        </w:rPr>
        <w:fldChar w:fldCharType="separate"/>
      </w:r>
      <w:ins w:id="470" w:author="The Si Tran" w:date="2012-12-14T05:26:00Z">
        <w:r>
          <w:rPr>
            <w:noProof/>
            <w:webHidden/>
          </w:rPr>
          <w:t>25</w:t>
        </w:r>
        <w:r>
          <w:rPr>
            <w:noProof/>
            <w:webHidden/>
          </w:rPr>
          <w:fldChar w:fldCharType="end"/>
        </w:r>
        <w:r w:rsidRPr="008E1E80">
          <w:rPr>
            <w:rStyle w:val="Hyperlink"/>
            <w:noProof/>
          </w:rPr>
          <w:fldChar w:fldCharType="end"/>
        </w:r>
      </w:ins>
    </w:p>
    <w:p w14:paraId="37BCE1F5" w14:textId="77777777" w:rsidR="0025143A" w:rsidRDefault="0025143A">
      <w:pPr>
        <w:pStyle w:val="TOC1"/>
        <w:tabs>
          <w:tab w:val="right" w:pos="9062"/>
        </w:tabs>
        <w:rPr>
          <w:ins w:id="471" w:author="The Si Tran" w:date="2012-12-14T05:26:00Z"/>
          <w:rFonts w:asciiTheme="minorHAnsi" w:eastAsiaTheme="minorEastAsia" w:hAnsiTheme="minorHAnsi" w:cstheme="minorBidi"/>
          <w:noProof/>
          <w:sz w:val="22"/>
        </w:rPr>
      </w:pPr>
      <w:ins w:id="472" w:author="The Si Tran" w:date="2012-12-14T05:26:00Z">
        <w:r w:rsidRPr="008E1E80">
          <w:rPr>
            <w:rStyle w:val="Hyperlink"/>
            <w:noProof/>
          </w:rPr>
          <w:fldChar w:fldCharType="begin"/>
        </w:r>
        <w:r w:rsidRPr="008E1E80">
          <w:rPr>
            <w:rStyle w:val="Hyperlink"/>
            <w:noProof/>
          </w:rPr>
          <w:instrText xml:space="preserve"> </w:instrText>
        </w:r>
        <w:r>
          <w:rPr>
            <w:noProof/>
          </w:rPr>
          <w:instrText>HYPERLINK \l "_Toc343226122"</w:instrText>
        </w:r>
        <w:r w:rsidRPr="008E1E80">
          <w:rPr>
            <w:rStyle w:val="Hyperlink"/>
            <w:noProof/>
          </w:rPr>
          <w:instrText xml:space="preserve"> </w:instrText>
        </w:r>
        <w:r w:rsidRPr="008E1E80">
          <w:rPr>
            <w:rStyle w:val="Hyperlink"/>
            <w:noProof/>
          </w:rPr>
        </w:r>
        <w:r w:rsidRPr="008E1E80">
          <w:rPr>
            <w:rStyle w:val="Hyperlink"/>
            <w:noProof/>
          </w:rPr>
          <w:fldChar w:fldCharType="separate"/>
        </w:r>
        <w:r w:rsidRPr="008E1E80">
          <w:rPr>
            <w:rStyle w:val="Hyperlink"/>
            <w:b/>
            <w:noProof/>
          </w:rPr>
          <w:t>Bảng 6.1</w:t>
        </w:r>
        <w:r w:rsidRPr="008E1E80">
          <w:rPr>
            <w:rStyle w:val="Hyperlink"/>
            <w:noProof/>
          </w:rPr>
          <w:t>: Phân loại dữ liệu thực nghiệm</w:t>
        </w:r>
        <w:r>
          <w:rPr>
            <w:noProof/>
            <w:webHidden/>
          </w:rPr>
          <w:tab/>
        </w:r>
        <w:r>
          <w:rPr>
            <w:noProof/>
            <w:webHidden/>
          </w:rPr>
          <w:fldChar w:fldCharType="begin"/>
        </w:r>
        <w:r>
          <w:rPr>
            <w:noProof/>
            <w:webHidden/>
          </w:rPr>
          <w:instrText xml:space="preserve"> PAGEREF _Toc343226122 \h </w:instrText>
        </w:r>
        <w:r>
          <w:rPr>
            <w:noProof/>
            <w:webHidden/>
          </w:rPr>
        </w:r>
      </w:ins>
      <w:r>
        <w:rPr>
          <w:noProof/>
          <w:webHidden/>
        </w:rPr>
        <w:fldChar w:fldCharType="separate"/>
      </w:r>
      <w:ins w:id="473" w:author="The Si Tran" w:date="2012-12-14T05:26:00Z">
        <w:r>
          <w:rPr>
            <w:noProof/>
            <w:webHidden/>
          </w:rPr>
          <w:t>65</w:t>
        </w:r>
        <w:r>
          <w:rPr>
            <w:noProof/>
            <w:webHidden/>
          </w:rPr>
          <w:fldChar w:fldCharType="end"/>
        </w:r>
        <w:r w:rsidRPr="008E1E80">
          <w:rPr>
            <w:rStyle w:val="Hyperlink"/>
            <w:noProof/>
          </w:rPr>
          <w:fldChar w:fldCharType="end"/>
        </w:r>
      </w:ins>
    </w:p>
    <w:p w14:paraId="64355688" w14:textId="77777777" w:rsidR="0025143A" w:rsidRDefault="0025143A">
      <w:pPr>
        <w:pStyle w:val="TOC1"/>
        <w:tabs>
          <w:tab w:val="right" w:pos="9062"/>
        </w:tabs>
        <w:rPr>
          <w:ins w:id="474" w:author="The Si Tran" w:date="2012-12-14T05:26:00Z"/>
          <w:rFonts w:asciiTheme="minorHAnsi" w:eastAsiaTheme="minorEastAsia" w:hAnsiTheme="minorHAnsi" w:cstheme="minorBidi"/>
          <w:noProof/>
          <w:sz w:val="22"/>
        </w:rPr>
      </w:pPr>
      <w:ins w:id="475" w:author="The Si Tran" w:date="2012-12-14T05:26:00Z">
        <w:r w:rsidRPr="008E1E80">
          <w:rPr>
            <w:rStyle w:val="Hyperlink"/>
            <w:noProof/>
          </w:rPr>
          <w:fldChar w:fldCharType="begin"/>
        </w:r>
        <w:r w:rsidRPr="008E1E80">
          <w:rPr>
            <w:rStyle w:val="Hyperlink"/>
            <w:noProof/>
          </w:rPr>
          <w:instrText xml:space="preserve"> </w:instrText>
        </w:r>
        <w:r>
          <w:rPr>
            <w:noProof/>
          </w:rPr>
          <w:instrText>HYPERLINK \l "_Toc343226123"</w:instrText>
        </w:r>
        <w:r w:rsidRPr="008E1E80">
          <w:rPr>
            <w:rStyle w:val="Hyperlink"/>
            <w:noProof/>
          </w:rPr>
          <w:instrText xml:space="preserve"> </w:instrText>
        </w:r>
        <w:r w:rsidRPr="008E1E80">
          <w:rPr>
            <w:rStyle w:val="Hyperlink"/>
            <w:noProof/>
          </w:rPr>
        </w:r>
        <w:r w:rsidRPr="008E1E80">
          <w:rPr>
            <w:rStyle w:val="Hyperlink"/>
            <w:noProof/>
          </w:rPr>
          <w:fldChar w:fldCharType="separate"/>
        </w:r>
        <w:r w:rsidRPr="008E1E80">
          <w:rPr>
            <w:rStyle w:val="Hyperlink"/>
            <w:b/>
            <w:noProof/>
          </w:rPr>
          <w:t>Bảng 6.2</w:t>
        </w:r>
        <w:r w:rsidRPr="008E1E80">
          <w:rPr>
            <w:rStyle w:val="Hyperlink"/>
            <w:noProof/>
          </w:rPr>
          <w:t>: Kết quả thực nghiệm chuỗi dữ liệu Passengers</w:t>
        </w:r>
        <w:r>
          <w:rPr>
            <w:noProof/>
            <w:webHidden/>
          </w:rPr>
          <w:tab/>
        </w:r>
        <w:r>
          <w:rPr>
            <w:noProof/>
            <w:webHidden/>
          </w:rPr>
          <w:fldChar w:fldCharType="begin"/>
        </w:r>
        <w:r>
          <w:rPr>
            <w:noProof/>
            <w:webHidden/>
          </w:rPr>
          <w:instrText xml:space="preserve"> PAGEREF _Toc343226123 \h </w:instrText>
        </w:r>
        <w:r>
          <w:rPr>
            <w:noProof/>
            <w:webHidden/>
          </w:rPr>
        </w:r>
      </w:ins>
      <w:r>
        <w:rPr>
          <w:noProof/>
          <w:webHidden/>
        </w:rPr>
        <w:fldChar w:fldCharType="separate"/>
      </w:r>
      <w:ins w:id="476" w:author="The Si Tran" w:date="2012-12-14T05:26:00Z">
        <w:r>
          <w:rPr>
            <w:noProof/>
            <w:webHidden/>
          </w:rPr>
          <w:t>69</w:t>
        </w:r>
        <w:r>
          <w:rPr>
            <w:noProof/>
            <w:webHidden/>
          </w:rPr>
          <w:fldChar w:fldCharType="end"/>
        </w:r>
        <w:r w:rsidRPr="008E1E80">
          <w:rPr>
            <w:rStyle w:val="Hyperlink"/>
            <w:noProof/>
          </w:rPr>
          <w:fldChar w:fldCharType="end"/>
        </w:r>
      </w:ins>
    </w:p>
    <w:p w14:paraId="6D459A23" w14:textId="77777777" w:rsidR="0025143A" w:rsidRDefault="0025143A">
      <w:pPr>
        <w:pStyle w:val="TOC1"/>
        <w:tabs>
          <w:tab w:val="right" w:pos="9062"/>
        </w:tabs>
        <w:rPr>
          <w:ins w:id="477" w:author="The Si Tran" w:date="2012-12-14T05:26:00Z"/>
          <w:rFonts w:asciiTheme="minorHAnsi" w:eastAsiaTheme="minorEastAsia" w:hAnsiTheme="minorHAnsi" w:cstheme="minorBidi"/>
          <w:noProof/>
          <w:sz w:val="22"/>
        </w:rPr>
      </w:pPr>
      <w:ins w:id="478" w:author="The Si Tran" w:date="2012-12-14T05:26:00Z">
        <w:r w:rsidRPr="008E1E80">
          <w:rPr>
            <w:rStyle w:val="Hyperlink"/>
            <w:noProof/>
          </w:rPr>
          <w:fldChar w:fldCharType="begin"/>
        </w:r>
        <w:r w:rsidRPr="008E1E80">
          <w:rPr>
            <w:rStyle w:val="Hyperlink"/>
            <w:noProof/>
          </w:rPr>
          <w:instrText xml:space="preserve"> </w:instrText>
        </w:r>
        <w:r>
          <w:rPr>
            <w:noProof/>
          </w:rPr>
          <w:instrText>HYPERLINK \l "_Toc343226124"</w:instrText>
        </w:r>
        <w:r w:rsidRPr="008E1E80">
          <w:rPr>
            <w:rStyle w:val="Hyperlink"/>
            <w:noProof/>
          </w:rPr>
          <w:instrText xml:space="preserve"> </w:instrText>
        </w:r>
        <w:r w:rsidRPr="008E1E80">
          <w:rPr>
            <w:rStyle w:val="Hyperlink"/>
            <w:noProof/>
          </w:rPr>
        </w:r>
        <w:r w:rsidRPr="008E1E80">
          <w:rPr>
            <w:rStyle w:val="Hyperlink"/>
            <w:noProof/>
          </w:rPr>
          <w:fldChar w:fldCharType="separate"/>
        </w:r>
        <w:r w:rsidRPr="008E1E80">
          <w:rPr>
            <w:rStyle w:val="Hyperlink"/>
            <w:b/>
            <w:noProof/>
          </w:rPr>
          <w:t>Bảng 6.3:</w:t>
        </w:r>
        <w:r w:rsidRPr="008E1E80">
          <w:rPr>
            <w:rStyle w:val="Hyperlink"/>
            <w:noProof/>
          </w:rPr>
          <w:t xml:space="preserve"> Kết quả thực nghiệm chuỗi dữ liệu Paper</w:t>
        </w:r>
        <w:r>
          <w:rPr>
            <w:noProof/>
            <w:webHidden/>
          </w:rPr>
          <w:tab/>
        </w:r>
        <w:r>
          <w:rPr>
            <w:noProof/>
            <w:webHidden/>
          </w:rPr>
          <w:fldChar w:fldCharType="begin"/>
        </w:r>
        <w:r>
          <w:rPr>
            <w:noProof/>
            <w:webHidden/>
          </w:rPr>
          <w:instrText xml:space="preserve"> PAGEREF _Toc343226124 \h </w:instrText>
        </w:r>
        <w:r>
          <w:rPr>
            <w:noProof/>
            <w:webHidden/>
          </w:rPr>
        </w:r>
      </w:ins>
      <w:r>
        <w:rPr>
          <w:noProof/>
          <w:webHidden/>
        </w:rPr>
        <w:fldChar w:fldCharType="separate"/>
      </w:r>
      <w:ins w:id="479" w:author="The Si Tran" w:date="2012-12-14T05:26:00Z">
        <w:r>
          <w:rPr>
            <w:noProof/>
            <w:webHidden/>
          </w:rPr>
          <w:t>69</w:t>
        </w:r>
        <w:r>
          <w:rPr>
            <w:noProof/>
            <w:webHidden/>
          </w:rPr>
          <w:fldChar w:fldCharType="end"/>
        </w:r>
        <w:r w:rsidRPr="008E1E80">
          <w:rPr>
            <w:rStyle w:val="Hyperlink"/>
            <w:noProof/>
          </w:rPr>
          <w:fldChar w:fldCharType="end"/>
        </w:r>
      </w:ins>
    </w:p>
    <w:p w14:paraId="22371EC9" w14:textId="77777777" w:rsidR="0025143A" w:rsidRDefault="0025143A">
      <w:pPr>
        <w:pStyle w:val="TOC1"/>
        <w:tabs>
          <w:tab w:val="right" w:pos="9062"/>
        </w:tabs>
        <w:rPr>
          <w:ins w:id="480" w:author="The Si Tran" w:date="2012-12-14T05:26:00Z"/>
          <w:rFonts w:asciiTheme="minorHAnsi" w:eastAsiaTheme="minorEastAsia" w:hAnsiTheme="minorHAnsi" w:cstheme="minorBidi"/>
          <w:noProof/>
          <w:sz w:val="22"/>
        </w:rPr>
      </w:pPr>
      <w:ins w:id="481" w:author="The Si Tran" w:date="2012-12-14T05:26:00Z">
        <w:r w:rsidRPr="008E1E80">
          <w:rPr>
            <w:rStyle w:val="Hyperlink"/>
            <w:noProof/>
          </w:rPr>
          <w:fldChar w:fldCharType="begin"/>
        </w:r>
        <w:r w:rsidRPr="008E1E80">
          <w:rPr>
            <w:rStyle w:val="Hyperlink"/>
            <w:noProof/>
          </w:rPr>
          <w:instrText xml:space="preserve"> </w:instrText>
        </w:r>
        <w:r>
          <w:rPr>
            <w:noProof/>
          </w:rPr>
          <w:instrText>HYPERLINK \l "_Toc343226125"</w:instrText>
        </w:r>
        <w:r w:rsidRPr="008E1E80">
          <w:rPr>
            <w:rStyle w:val="Hyperlink"/>
            <w:noProof/>
          </w:rPr>
          <w:instrText xml:space="preserve"> </w:instrText>
        </w:r>
        <w:r w:rsidRPr="008E1E80">
          <w:rPr>
            <w:rStyle w:val="Hyperlink"/>
            <w:noProof/>
          </w:rPr>
        </w:r>
        <w:r w:rsidRPr="008E1E80">
          <w:rPr>
            <w:rStyle w:val="Hyperlink"/>
            <w:noProof/>
          </w:rPr>
          <w:fldChar w:fldCharType="separate"/>
        </w:r>
        <w:r w:rsidRPr="008E1E80">
          <w:rPr>
            <w:rStyle w:val="Hyperlink"/>
            <w:b/>
            <w:noProof/>
          </w:rPr>
          <w:t>Bảng 6.4:</w:t>
        </w:r>
        <w:r w:rsidRPr="008E1E80">
          <w:rPr>
            <w:rStyle w:val="Hyperlink"/>
            <w:noProof/>
          </w:rPr>
          <w:t xml:space="preserve"> Kết quả thực nghiệm chuỗi dữ liệu Deaths</w:t>
        </w:r>
        <w:r>
          <w:rPr>
            <w:noProof/>
            <w:webHidden/>
          </w:rPr>
          <w:tab/>
        </w:r>
        <w:r>
          <w:rPr>
            <w:noProof/>
            <w:webHidden/>
          </w:rPr>
          <w:fldChar w:fldCharType="begin"/>
        </w:r>
        <w:r>
          <w:rPr>
            <w:noProof/>
            <w:webHidden/>
          </w:rPr>
          <w:instrText xml:space="preserve"> PAGEREF _Toc343226125 \h </w:instrText>
        </w:r>
        <w:r>
          <w:rPr>
            <w:noProof/>
            <w:webHidden/>
          </w:rPr>
        </w:r>
      </w:ins>
      <w:r>
        <w:rPr>
          <w:noProof/>
          <w:webHidden/>
        </w:rPr>
        <w:fldChar w:fldCharType="separate"/>
      </w:r>
      <w:ins w:id="482" w:author="The Si Tran" w:date="2012-12-14T05:26:00Z">
        <w:r>
          <w:rPr>
            <w:noProof/>
            <w:webHidden/>
          </w:rPr>
          <w:t>70</w:t>
        </w:r>
        <w:r>
          <w:rPr>
            <w:noProof/>
            <w:webHidden/>
          </w:rPr>
          <w:fldChar w:fldCharType="end"/>
        </w:r>
        <w:r w:rsidRPr="008E1E80">
          <w:rPr>
            <w:rStyle w:val="Hyperlink"/>
            <w:noProof/>
          </w:rPr>
          <w:fldChar w:fldCharType="end"/>
        </w:r>
      </w:ins>
    </w:p>
    <w:p w14:paraId="37A4D86A" w14:textId="77777777" w:rsidR="0025143A" w:rsidRDefault="0025143A">
      <w:pPr>
        <w:pStyle w:val="TOC1"/>
        <w:tabs>
          <w:tab w:val="right" w:pos="9062"/>
        </w:tabs>
        <w:rPr>
          <w:ins w:id="483" w:author="The Si Tran" w:date="2012-12-14T05:26:00Z"/>
          <w:rFonts w:asciiTheme="minorHAnsi" w:eastAsiaTheme="minorEastAsia" w:hAnsiTheme="minorHAnsi" w:cstheme="minorBidi"/>
          <w:noProof/>
          <w:sz w:val="22"/>
        </w:rPr>
      </w:pPr>
      <w:ins w:id="484" w:author="The Si Tran" w:date="2012-12-14T05:26:00Z">
        <w:r w:rsidRPr="008E1E80">
          <w:rPr>
            <w:rStyle w:val="Hyperlink"/>
            <w:noProof/>
          </w:rPr>
          <w:fldChar w:fldCharType="begin"/>
        </w:r>
        <w:r w:rsidRPr="008E1E80">
          <w:rPr>
            <w:rStyle w:val="Hyperlink"/>
            <w:noProof/>
          </w:rPr>
          <w:instrText xml:space="preserve"> </w:instrText>
        </w:r>
        <w:r>
          <w:rPr>
            <w:noProof/>
          </w:rPr>
          <w:instrText>HYPERLINK \l "_Toc343226126"</w:instrText>
        </w:r>
        <w:r w:rsidRPr="008E1E80">
          <w:rPr>
            <w:rStyle w:val="Hyperlink"/>
            <w:noProof/>
          </w:rPr>
          <w:instrText xml:space="preserve"> </w:instrText>
        </w:r>
        <w:r w:rsidRPr="008E1E80">
          <w:rPr>
            <w:rStyle w:val="Hyperlink"/>
            <w:noProof/>
          </w:rPr>
        </w:r>
        <w:r w:rsidRPr="008E1E80">
          <w:rPr>
            <w:rStyle w:val="Hyperlink"/>
            <w:noProof/>
          </w:rPr>
          <w:fldChar w:fldCharType="separate"/>
        </w:r>
        <w:r w:rsidRPr="008E1E80">
          <w:rPr>
            <w:rStyle w:val="Hyperlink"/>
            <w:b/>
            <w:noProof/>
          </w:rPr>
          <w:t>Bảng 6.5:</w:t>
        </w:r>
        <w:r w:rsidRPr="008E1E80">
          <w:rPr>
            <w:rStyle w:val="Hyperlink"/>
            <w:noProof/>
          </w:rPr>
          <w:t xml:space="preserve"> Kết quả thực nghiệm chuỗi dữ liệu Maxtemp</w:t>
        </w:r>
        <w:r>
          <w:rPr>
            <w:noProof/>
            <w:webHidden/>
          </w:rPr>
          <w:tab/>
        </w:r>
        <w:r>
          <w:rPr>
            <w:noProof/>
            <w:webHidden/>
          </w:rPr>
          <w:fldChar w:fldCharType="begin"/>
        </w:r>
        <w:r>
          <w:rPr>
            <w:noProof/>
            <w:webHidden/>
          </w:rPr>
          <w:instrText xml:space="preserve"> PAGEREF _Toc343226126 \h </w:instrText>
        </w:r>
        <w:r>
          <w:rPr>
            <w:noProof/>
            <w:webHidden/>
          </w:rPr>
        </w:r>
      </w:ins>
      <w:r>
        <w:rPr>
          <w:noProof/>
          <w:webHidden/>
        </w:rPr>
        <w:fldChar w:fldCharType="separate"/>
      </w:r>
      <w:ins w:id="485" w:author="The Si Tran" w:date="2012-12-14T05:26:00Z">
        <w:r>
          <w:rPr>
            <w:noProof/>
            <w:webHidden/>
          </w:rPr>
          <w:t>70</w:t>
        </w:r>
        <w:r>
          <w:rPr>
            <w:noProof/>
            <w:webHidden/>
          </w:rPr>
          <w:fldChar w:fldCharType="end"/>
        </w:r>
        <w:r w:rsidRPr="008E1E80">
          <w:rPr>
            <w:rStyle w:val="Hyperlink"/>
            <w:noProof/>
          </w:rPr>
          <w:fldChar w:fldCharType="end"/>
        </w:r>
      </w:ins>
    </w:p>
    <w:p w14:paraId="4A0F3AB7" w14:textId="77777777" w:rsidR="0025143A" w:rsidRDefault="0025143A">
      <w:pPr>
        <w:pStyle w:val="TOC1"/>
        <w:tabs>
          <w:tab w:val="right" w:pos="9062"/>
        </w:tabs>
        <w:rPr>
          <w:ins w:id="486" w:author="The Si Tran" w:date="2012-12-14T05:26:00Z"/>
          <w:rFonts w:asciiTheme="minorHAnsi" w:eastAsiaTheme="minorEastAsia" w:hAnsiTheme="minorHAnsi" w:cstheme="minorBidi"/>
          <w:noProof/>
          <w:sz w:val="22"/>
        </w:rPr>
      </w:pPr>
      <w:ins w:id="487" w:author="The Si Tran" w:date="2012-12-14T05:26:00Z">
        <w:r w:rsidRPr="008E1E80">
          <w:rPr>
            <w:rStyle w:val="Hyperlink"/>
            <w:noProof/>
          </w:rPr>
          <w:fldChar w:fldCharType="begin"/>
        </w:r>
        <w:r w:rsidRPr="008E1E80">
          <w:rPr>
            <w:rStyle w:val="Hyperlink"/>
            <w:noProof/>
          </w:rPr>
          <w:instrText xml:space="preserve"> </w:instrText>
        </w:r>
        <w:r>
          <w:rPr>
            <w:noProof/>
          </w:rPr>
          <w:instrText>HYPERLINK \l "_Toc343226127"</w:instrText>
        </w:r>
        <w:r w:rsidRPr="008E1E80">
          <w:rPr>
            <w:rStyle w:val="Hyperlink"/>
            <w:noProof/>
          </w:rPr>
          <w:instrText xml:space="preserve"> </w:instrText>
        </w:r>
        <w:r w:rsidRPr="008E1E80">
          <w:rPr>
            <w:rStyle w:val="Hyperlink"/>
            <w:noProof/>
          </w:rPr>
        </w:r>
        <w:r w:rsidRPr="008E1E80">
          <w:rPr>
            <w:rStyle w:val="Hyperlink"/>
            <w:noProof/>
          </w:rPr>
          <w:fldChar w:fldCharType="separate"/>
        </w:r>
        <w:r w:rsidRPr="008E1E80">
          <w:rPr>
            <w:rStyle w:val="Hyperlink"/>
            <w:b/>
            <w:noProof/>
          </w:rPr>
          <w:t>Bảng 6.6:</w:t>
        </w:r>
        <w:r w:rsidRPr="008E1E80">
          <w:rPr>
            <w:rStyle w:val="Hyperlink"/>
            <w:noProof/>
          </w:rPr>
          <w:t xml:space="preserve"> Kết quả thực nghiệm chuỗi dữ liệu Chemical</w:t>
        </w:r>
        <w:r>
          <w:rPr>
            <w:noProof/>
            <w:webHidden/>
          </w:rPr>
          <w:tab/>
        </w:r>
        <w:r>
          <w:rPr>
            <w:noProof/>
            <w:webHidden/>
          </w:rPr>
          <w:fldChar w:fldCharType="begin"/>
        </w:r>
        <w:r>
          <w:rPr>
            <w:noProof/>
            <w:webHidden/>
          </w:rPr>
          <w:instrText xml:space="preserve"> PAGEREF _Toc343226127 \h </w:instrText>
        </w:r>
        <w:r>
          <w:rPr>
            <w:noProof/>
            <w:webHidden/>
          </w:rPr>
        </w:r>
      </w:ins>
      <w:r>
        <w:rPr>
          <w:noProof/>
          <w:webHidden/>
        </w:rPr>
        <w:fldChar w:fldCharType="separate"/>
      </w:r>
      <w:ins w:id="488" w:author="The Si Tran" w:date="2012-12-14T05:26:00Z">
        <w:r>
          <w:rPr>
            <w:noProof/>
            <w:webHidden/>
          </w:rPr>
          <w:t>70</w:t>
        </w:r>
        <w:r>
          <w:rPr>
            <w:noProof/>
            <w:webHidden/>
          </w:rPr>
          <w:fldChar w:fldCharType="end"/>
        </w:r>
        <w:r w:rsidRPr="008E1E80">
          <w:rPr>
            <w:rStyle w:val="Hyperlink"/>
            <w:noProof/>
          </w:rPr>
          <w:fldChar w:fldCharType="end"/>
        </w:r>
      </w:ins>
    </w:p>
    <w:p w14:paraId="454C6103" w14:textId="77777777" w:rsidR="0025143A" w:rsidRDefault="0025143A">
      <w:pPr>
        <w:pStyle w:val="TOC1"/>
        <w:tabs>
          <w:tab w:val="right" w:pos="9062"/>
        </w:tabs>
        <w:rPr>
          <w:ins w:id="489" w:author="The Si Tran" w:date="2012-12-14T05:26:00Z"/>
          <w:rFonts w:asciiTheme="minorHAnsi" w:eastAsiaTheme="minorEastAsia" w:hAnsiTheme="minorHAnsi" w:cstheme="minorBidi"/>
          <w:noProof/>
          <w:sz w:val="22"/>
        </w:rPr>
      </w:pPr>
      <w:ins w:id="490" w:author="The Si Tran" w:date="2012-12-14T05:26:00Z">
        <w:r w:rsidRPr="008E1E80">
          <w:rPr>
            <w:rStyle w:val="Hyperlink"/>
            <w:noProof/>
          </w:rPr>
          <w:fldChar w:fldCharType="begin"/>
        </w:r>
        <w:r w:rsidRPr="008E1E80">
          <w:rPr>
            <w:rStyle w:val="Hyperlink"/>
            <w:noProof/>
          </w:rPr>
          <w:instrText xml:space="preserve"> </w:instrText>
        </w:r>
        <w:r>
          <w:rPr>
            <w:noProof/>
          </w:rPr>
          <w:instrText>HYPERLINK \l "_Toc343226128"</w:instrText>
        </w:r>
        <w:r w:rsidRPr="008E1E80">
          <w:rPr>
            <w:rStyle w:val="Hyperlink"/>
            <w:noProof/>
          </w:rPr>
          <w:instrText xml:space="preserve"> </w:instrText>
        </w:r>
        <w:r w:rsidRPr="008E1E80">
          <w:rPr>
            <w:rStyle w:val="Hyperlink"/>
            <w:noProof/>
          </w:rPr>
        </w:r>
        <w:r w:rsidRPr="008E1E80">
          <w:rPr>
            <w:rStyle w:val="Hyperlink"/>
            <w:noProof/>
          </w:rPr>
          <w:fldChar w:fldCharType="separate"/>
        </w:r>
        <w:r w:rsidRPr="008E1E80">
          <w:rPr>
            <w:rStyle w:val="Hyperlink"/>
            <w:b/>
            <w:noProof/>
          </w:rPr>
          <w:t>Bảng 6.7:</w:t>
        </w:r>
        <w:r w:rsidRPr="008E1E80">
          <w:rPr>
            <w:rStyle w:val="Hyperlink"/>
            <w:noProof/>
          </w:rPr>
          <w:t xml:space="preserve"> Kết quả thực nghiệm chuỗi dữ liệu Prices</w:t>
        </w:r>
        <w:r>
          <w:rPr>
            <w:noProof/>
            <w:webHidden/>
          </w:rPr>
          <w:tab/>
        </w:r>
        <w:r>
          <w:rPr>
            <w:noProof/>
            <w:webHidden/>
          </w:rPr>
          <w:fldChar w:fldCharType="begin"/>
        </w:r>
        <w:r>
          <w:rPr>
            <w:noProof/>
            <w:webHidden/>
          </w:rPr>
          <w:instrText xml:space="preserve"> PAGEREF _Toc343226128 \h </w:instrText>
        </w:r>
        <w:r>
          <w:rPr>
            <w:noProof/>
            <w:webHidden/>
          </w:rPr>
        </w:r>
      </w:ins>
      <w:r>
        <w:rPr>
          <w:noProof/>
          <w:webHidden/>
        </w:rPr>
        <w:fldChar w:fldCharType="separate"/>
      </w:r>
      <w:ins w:id="491" w:author="The Si Tran" w:date="2012-12-14T05:26:00Z">
        <w:r>
          <w:rPr>
            <w:noProof/>
            <w:webHidden/>
          </w:rPr>
          <w:t>71</w:t>
        </w:r>
        <w:r>
          <w:rPr>
            <w:noProof/>
            <w:webHidden/>
          </w:rPr>
          <w:fldChar w:fldCharType="end"/>
        </w:r>
        <w:r w:rsidRPr="008E1E80">
          <w:rPr>
            <w:rStyle w:val="Hyperlink"/>
            <w:noProof/>
          </w:rPr>
          <w:fldChar w:fldCharType="end"/>
        </w:r>
      </w:ins>
    </w:p>
    <w:p w14:paraId="1E328476" w14:textId="77777777" w:rsidR="0025143A" w:rsidRDefault="0025143A">
      <w:pPr>
        <w:pStyle w:val="TOC1"/>
        <w:tabs>
          <w:tab w:val="right" w:pos="9062"/>
        </w:tabs>
        <w:rPr>
          <w:ins w:id="492" w:author="The Si Tran" w:date="2012-12-14T05:26:00Z"/>
          <w:rFonts w:asciiTheme="minorHAnsi" w:eastAsiaTheme="minorEastAsia" w:hAnsiTheme="minorHAnsi" w:cstheme="minorBidi"/>
          <w:noProof/>
          <w:sz w:val="22"/>
        </w:rPr>
      </w:pPr>
      <w:ins w:id="493" w:author="The Si Tran" w:date="2012-12-14T05:26:00Z">
        <w:r w:rsidRPr="008E1E80">
          <w:rPr>
            <w:rStyle w:val="Hyperlink"/>
            <w:noProof/>
          </w:rPr>
          <w:fldChar w:fldCharType="begin"/>
        </w:r>
        <w:r w:rsidRPr="008E1E80">
          <w:rPr>
            <w:rStyle w:val="Hyperlink"/>
            <w:noProof/>
          </w:rPr>
          <w:instrText xml:space="preserve"> </w:instrText>
        </w:r>
        <w:r>
          <w:rPr>
            <w:noProof/>
          </w:rPr>
          <w:instrText>HYPERLINK \l "_Toc343226129"</w:instrText>
        </w:r>
        <w:r w:rsidRPr="008E1E80">
          <w:rPr>
            <w:rStyle w:val="Hyperlink"/>
            <w:noProof/>
          </w:rPr>
          <w:instrText xml:space="preserve"> </w:instrText>
        </w:r>
        <w:r w:rsidRPr="008E1E80">
          <w:rPr>
            <w:rStyle w:val="Hyperlink"/>
            <w:noProof/>
          </w:rPr>
        </w:r>
        <w:r w:rsidRPr="008E1E80">
          <w:rPr>
            <w:rStyle w:val="Hyperlink"/>
            <w:noProof/>
          </w:rPr>
          <w:fldChar w:fldCharType="separate"/>
        </w:r>
        <w:r w:rsidRPr="008E1E80">
          <w:rPr>
            <w:rStyle w:val="Hyperlink"/>
            <w:b/>
            <w:noProof/>
          </w:rPr>
          <w:t>Bảng 6.8:</w:t>
        </w:r>
        <w:r w:rsidRPr="008E1E80">
          <w:rPr>
            <w:rStyle w:val="Hyperlink"/>
            <w:noProof/>
          </w:rPr>
          <w:t xml:space="preserve"> Kết quả thực nghiệm chuỗi dữ liệu Sunspots</w:t>
        </w:r>
        <w:r>
          <w:rPr>
            <w:noProof/>
            <w:webHidden/>
          </w:rPr>
          <w:tab/>
        </w:r>
        <w:r>
          <w:rPr>
            <w:noProof/>
            <w:webHidden/>
          </w:rPr>
          <w:fldChar w:fldCharType="begin"/>
        </w:r>
        <w:r>
          <w:rPr>
            <w:noProof/>
            <w:webHidden/>
          </w:rPr>
          <w:instrText xml:space="preserve"> PAGEREF _Toc343226129 \h </w:instrText>
        </w:r>
        <w:r>
          <w:rPr>
            <w:noProof/>
            <w:webHidden/>
          </w:rPr>
        </w:r>
      </w:ins>
      <w:r>
        <w:rPr>
          <w:noProof/>
          <w:webHidden/>
        </w:rPr>
        <w:fldChar w:fldCharType="separate"/>
      </w:r>
      <w:ins w:id="494" w:author="The Si Tran" w:date="2012-12-14T05:26:00Z">
        <w:r>
          <w:rPr>
            <w:noProof/>
            <w:webHidden/>
          </w:rPr>
          <w:t>71</w:t>
        </w:r>
        <w:r>
          <w:rPr>
            <w:noProof/>
            <w:webHidden/>
          </w:rPr>
          <w:fldChar w:fldCharType="end"/>
        </w:r>
        <w:r w:rsidRPr="008E1E80">
          <w:rPr>
            <w:rStyle w:val="Hyperlink"/>
            <w:noProof/>
          </w:rPr>
          <w:fldChar w:fldCharType="end"/>
        </w:r>
      </w:ins>
    </w:p>
    <w:p w14:paraId="13106A94" w14:textId="77777777" w:rsidR="0025143A" w:rsidRDefault="0025143A">
      <w:pPr>
        <w:pStyle w:val="TOC1"/>
        <w:tabs>
          <w:tab w:val="right" w:pos="9062"/>
        </w:tabs>
        <w:rPr>
          <w:ins w:id="495" w:author="The Si Tran" w:date="2012-12-14T05:26:00Z"/>
          <w:rFonts w:asciiTheme="minorHAnsi" w:eastAsiaTheme="minorEastAsia" w:hAnsiTheme="minorHAnsi" w:cstheme="minorBidi"/>
          <w:noProof/>
          <w:sz w:val="22"/>
        </w:rPr>
      </w:pPr>
      <w:ins w:id="496" w:author="The Si Tran" w:date="2012-12-14T05:26:00Z">
        <w:r w:rsidRPr="008E1E80">
          <w:rPr>
            <w:rStyle w:val="Hyperlink"/>
            <w:noProof/>
          </w:rPr>
          <w:fldChar w:fldCharType="begin"/>
        </w:r>
        <w:r w:rsidRPr="008E1E80">
          <w:rPr>
            <w:rStyle w:val="Hyperlink"/>
            <w:noProof/>
          </w:rPr>
          <w:instrText xml:space="preserve"> </w:instrText>
        </w:r>
        <w:r>
          <w:rPr>
            <w:noProof/>
          </w:rPr>
          <w:instrText>HYPERLINK \l "_Toc343226130"</w:instrText>
        </w:r>
        <w:r w:rsidRPr="008E1E80">
          <w:rPr>
            <w:rStyle w:val="Hyperlink"/>
            <w:noProof/>
          </w:rPr>
          <w:instrText xml:space="preserve"> </w:instrText>
        </w:r>
        <w:r w:rsidRPr="008E1E80">
          <w:rPr>
            <w:rStyle w:val="Hyperlink"/>
            <w:noProof/>
          </w:rPr>
        </w:r>
        <w:r w:rsidRPr="008E1E80">
          <w:rPr>
            <w:rStyle w:val="Hyperlink"/>
            <w:noProof/>
          </w:rPr>
          <w:fldChar w:fldCharType="separate"/>
        </w:r>
        <w:r w:rsidRPr="008E1E80">
          <w:rPr>
            <w:rStyle w:val="Hyperlink"/>
            <w:b/>
            <w:noProof/>
          </w:rPr>
          <w:t xml:space="preserve">Bảng 6.9: </w:t>
        </w:r>
        <w:r w:rsidRPr="008E1E80">
          <w:rPr>
            <w:rStyle w:val="Hyperlink"/>
            <w:noProof/>
          </w:rPr>
          <w:t>Kết quả thực nghiệm chuỗi dữ liệu Kobe</w:t>
        </w:r>
        <w:r>
          <w:rPr>
            <w:noProof/>
            <w:webHidden/>
          </w:rPr>
          <w:tab/>
        </w:r>
        <w:r>
          <w:rPr>
            <w:noProof/>
            <w:webHidden/>
          </w:rPr>
          <w:fldChar w:fldCharType="begin"/>
        </w:r>
        <w:r>
          <w:rPr>
            <w:noProof/>
            <w:webHidden/>
          </w:rPr>
          <w:instrText xml:space="preserve"> PAGEREF _Toc343226130 \h </w:instrText>
        </w:r>
        <w:r>
          <w:rPr>
            <w:noProof/>
            <w:webHidden/>
          </w:rPr>
        </w:r>
      </w:ins>
      <w:r>
        <w:rPr>
          <w:noProof/>
          <w:webHidden/>
        </w:rPr>
        <w:fldChar w:fldCharType="separate"/>
      </w:r>
      <w:ins w:id="497" w:author="The Si Tran" w:date="2012-12-14T05:26:00Z">
        <w:r>
          <w:rPr>
            <w:noProof/>
            <w:webHidden/>
          </w:rPr>
          <w:t>72</w:t>
        </w:r>
        <w:r>
          <w:rPr>
            <w:noProof/>
            <w:webHidden/>
          </w:rPr>
          <w:fldChar w:fldCharType="end"/>
        </w:r>
        <w:r w:rsidRPr="008E1E80">
          <w:rPr>
            <w:rStyle w:val="Hyperlink"/>
            <w:noProof/>
          </w:rPr>
          <w:fldChar w:fldCharType="end"/>
        </w:r>
      </w:ins>
    </w:p>
    <w:p w14:paraId="18EEBF65" w14:textId="77777777" w:rsidR="00941638" w:rsidDel="00941638" w:rsidRDefault="00941638" w:rsidP="00B557A5">
      <w:pPr>
        <w:pStyle w:val="Heading1"/>
        <w:numPr>
          <w:ilvl w:val="0"/>
          <w:numId w:val="0"/>
        </w:numPr>
        <w:spacing w:line="480" w:lineRule="auto"/>
        <w:jc w:val="both"/>
        <w:rPr>
          <w:del w:id="498" w:author="The Si Tran" w:date="2012-12-12T07:59:00Z"/>
          <w:noProof/>
        </w:rPr>
      </w:pPr>
    </w:p>
    <w:p w14:paraId="1A31478E" w14:textId="77777777" w:rsidR="00CB48F0" w:rsidRPr="005C682D" w:rsidDel="00187200" w:rsidRDefault="00B557A5">
      <w:pPr>
        <w:pStyle w:val="Heading1"/>
        <w:numPr>
          <w:ilvl w:val="0"/>
          <w:numId w:val="0"/>
        </w:numPr>
        <w:ind w:left="360"/>
        <w:jc w:val="left"/>
        <w:rPr>
          <w:del w:id="499" w:author="The Si Tran" w:date="2012-12-11T23:27:00Z"/>
        </w:rPr>
        <w:pPrChange w:id="500" w:author="The Si Tran" w:date="2012-12-12T07:33:00Z">
          <w:pPr>
            <w:pStyle w:val="Heading1"/>
            <w:numPr>
              <w:numId w:val="0"/>
            </w:numPr>
            <w:spacing w:line="480" w:lineRule="auto"/>
            <w:ind w:left="0" w:firstLine="0"/>
            <w:jc w:val="left"/>
          </w:pPr>
        </w:pPrChange>
      </w:pPr>
      <w:ins w:id="501" w:author="The Si Tran" w:date="2012-12-12T07:35:00Z">
        <w:r>
          <w:fldChar w:fldCharType="end"/>
        </w:r>
      </w:ins>
    </w:p>
    <w:p w14:paraId="6F92DF76" w14:textId="77777777" w:rsidR="0045424A" w:rsidRPr="0049233F" w:rsidDel="008A444D" w:rsidRDefault="0045424A">
      <w:pPr>
        <w:pStyle w:val="Heading1"/>
        <w:numPr>
          <w:ilvl w:val="0"/>
          <w:numId w:val="0"/>
        </w:numPr>
        <w:ind w:left="360"/>
        <w:jc w:val="left"/>
        <w:rPr>
          <w:del w:id="502" w:author="The Si Tran" w:date="2012-12-11T23:00:00Z"/>
          <w:b w:val="0"/>
          <w:bCs w:val="0"/>
          <w:sz w:val="26"/>
          <w:rPrChange w:id="503" w:author="The Si Tran" w:date="2012-12-05T23:02:00Z">
            <w:rPr>
              <w:del w:id="504" w:author="The Si Tran" w:date="2012-12-11T23:00:00Z"/>
              <w:b/>
              <w:bCs/>
              <w:kern w:val="32"/>
              <w:sz w:val="32"/>
              <w:szCs w:val="32"/>
            </w:rPr>
          </w:rPrChange>
        </w:rPr>
        <w:pPrChange w:id="505" w:author="The Si Tran" w:date="2012-12-12T07:33:00Z">
          <w:pPr>
            <w:spacing w:before="0" w:after="200" w:line="276" w:lineRule="auto"/>
            <w:jc w:val="left"/>
          </w:pPr>
        </w:pPrChange>
      </w:pPr>
      <w:bookmarkStart w:id="506" w:name="_Toc328879888"/>
      <w:bookmarkStart w:id="507" w:name="_Toc328894964"/>
      <w:del w:id="508" w:author="The Si Tran" w:date="2012-12-11T23:00:00Z">
        <w:r w:rsidRPr="006D2AC8" w:rsidDel="008A444D">
          <w:br w:type="page"/>
        </w:r>
      </w:del>
    </w:p>
    <w:p w14:paraId="709399A4" w14:textId="77777777" w:rsidR="0045424A" w:rsidRPr="00312F4F" w:rsidDel="00052731" w:rsidRDefault="0045424A">
      <w:pPr>
        <w:pStyle w:val="Heading1"/>
        <w:numPr>
          <w:ilvl w:val="0"/>
          <w:numId w:val="0"/>
        </w:numPr>
        <w:ind w:left="360"/>
        <w:jc w:val="left"/>
        <w:rPr>
          <w:del w:id="509" w:author="The Si Tran" w:date="2012-12-12T00:01:00Z"/>
          <w:rFonts w:cs="Times New Roman"/>
          <w:sz w:val="26"/>
        </w:rPr>
        <w:pPrChange w:id="510" w:author="The Si Tran" w:date="2012-12-12T07:33:00Z">
          <w:pPr>
            <w:pStyle w:val="Heading1"/>
            <w:numPr>
              <w:numId w:val="0"/>
            </w:numPr>
            <w:spacing w:line="480" w:lineRule="auto"/>
            <w:ind w:left="0" w:firstLine="0"/>
            <w:jc w:val="left"/>
          </w:pPr>
        </w:pPrChange>
      </w:pPr>
      <w:del w:id="511" w:author="The Si Tran" w:date="2012-12-12T07:33:00Z">
        <w:r w:rsidRPr="00312F4F" w:rsidDel="006D2AC8">
          <w:rPr>
            <w:rFonts w:cs="Times New Roman"/>
            <w:sz w:val="26"/>
          </w:rPr>
          <w:delText>DANH MỤC BẢNG</w:delText>
        </w:r>
      </w:del>
      <w:bookmarkEnd w:id="506"/>
      <w:bookmarkEnd w:id="507"/>
    </w:p>
    <w:p w14:paraId="697A1872" w14:textId="77777777" w:rsidR="0045424A" w:rsidRPr="002B1464" w:rsidDel="00D80916" w:rsidRDefault="0045424A">
      <w:pPr>
        <w:rPr>
          <w:del w:id="512" w:author="The Si Tran" w:date="2012-12-12T13:34:00Z"/>
        </w:rPr>
      </w:pPr>
    </w:p>
    <w:p w14:paraId="0C08AE99" w14:textId="77777777" w:rsidR="004D65BA" w:rsidRPr="0049233F" w:rsidDel="00D80916" w:rsidRDefault="0045424A" w:rsidP="0045424A">
      <w:pPr>
        <w:spacing w:before="0" w:after="200" w:line="276" w:lineRule="auto"/>
        <w:jc w:val="left"/>
        <w:rPr>
          <w:del w:id="513" w:author="The Si Tran" w:date="2012-12-12T13:33:00Z"/>
          <w:noProof/>
          <w:szCs w:val="26"/>
        </w:rPr>
      </w:pPr>
      <w:del w:id="514" w:author="The Si Tran" w:date="2012-12-12T13:33:00Z">
        <w:r w:rsidRPr="0049233F" w:rsidDel="00D80916">
          <w:rPr>
            <w:noProof/>
            <w:szCs w:val="26"/>
          </w:rPr>
          <w:br w:type="page"/>
        </w:r>
      </w:del>
    </w:p>
    <w:p w14:paraId="441EED9C" w14:textId="77777777" w:rsidR="00D80916" w:rsidRDefault="00D80916" w:rsidP="00D80916">
      <w:pPr>
        <w:spacing w:before="0" w:after="200" w:line="276" w:lineRule="auto"/>
        <w:jc w:val="left"/>
        <w:rPr>
          <w:ins w:id="515" w:author="The Si Tran" w:date="2012-12-12T13:34:00Z"/>
          <w:noProof/>
        </w:rPr>
      </w:pPr>
    </w:p>
    <w:p w14:paraId="718E6531" w14:textId="77777777" w:rsidR="00D80916" w:rsidRPr="00D80916" w:rsidRDefault="00D80916">
      <w:pPr>
        <w:rPr>
          <w:ins w:id="516" w:author="The Si Tran" w:date="2012-12-12T13:34:00Z"/>
          <w:rPrChange w:id="517" w:author="The Si Tran" w:date="2012-12-12T13:34:00Z">
            <w:rPr>
              <w:ins w:id="518" w:author="The Si Tran" w:date="2012-12-12T13:34:00Z"/>
              <w:noProof/>
            </w:rPr>
          </w:rPrChange>
        </w:rPr>
        <w:pPrChange w:id="519" w:author="The Si Tran" w:date="2012-12-12T13:34:00Z">
          <w:pPr>
            <w:spacing w:before="0" w:after="200" w:line="276" w:lineRule="auto"/>
            <w:jc w:val="left"/>
          </w:pPr>
        </w:pPrChange>
      </w:pPr>
    </w:p>
    <w:p w14:paraId="7ECCFBBD" w14:textId="77777777" w:rsidR="00D80916" w:rsidRPr="00D80916" w:rsidRDefault="00D80916">
      <w:pPr>
        <w:rPr>
          <w:ins w:id="520" w:author="The Si Tran" w:date="2012-12-12T13:34:00Z"/>
          <w:rPrChange w:id="521" w:author="The Si Tran" w:date="2012-12-12T13:34:00Z">
            <w:rPr>
              <w:ins w:id="522" w:author="The Si Tran" w:date="2012-12-12T13:34:00Z"/>
              <w:noProof/>
            </w:rPr>
          </w:rPrChange>
        </w:rPr>
        <w:pPrChange w:id="523" w:author="The Si Tran" w:date="2012-12-12T13:34:00Z">
          <w:pPr>
            <w:spacing w:before="0" w:after="200" w:line="276" w:lineRule="auto"/>
            <w:jc w:val="left"/>
          </w:pPr>
        </w:pPrChange>
      </w:pPr>
    </w:p>
    <w:p w14:paraId="18E27414" w14:textId="77777777" w:rsidR="00D80916" w:rsidRPr="00D80916" w:rsidRDefault="00D80916">
      <w:pPr>
        <w:rPr>
          <w:ins w:id="524" w:author="The Si Tran" w:date="2012-12-12T13:34:00Z"/>
          <w:rPrChange w:id="525" w:author="The Si Tran" w:date="2012-12-12T13:34:00Z">
            <w:rPr>
              <w:ins w:id="526" w:author="The Si Tran" w:date="2012-12-12T13:34:00Z"/>
              <w:noProof/>
            </w:rPr>
          </w:rPrChange>
        </w:rPr>
        <w:pPrChange w:id="527" w:author="The Si Tran" w:date="2012-12-12T13:34:00Z">
          <w:pPr>
            <w:spacing w:before="0" w:after="200" w:line="276" w:lineRule="auto"/>
            <w:jc w:val="left"/>
          </w:pPr>
        </w:pPrChange>
      </w:pPr>
    </w:p>
    <w:p w14:paraId="428BE4D4" w14:textId="77777777" w:rsidR="00D80916" w:rsidRPr="00D80916" w:rsidRDefault="00D80916">
      <w:pPr>
        <w:rPr>
          <w:ins w:id="528" w:author="The Si Tran" w:date="2012-12-12T13:34:00Z"/>
          <w:rPrChange w:id="529" w:author="The Si Tran" w:date="2012-12-12T13:34:00Z">
            <w:rPr>
              <w:ins w:id="530" w:author="The Si Tran" w:date="2012-12-12T13:34:00Z"/>
              <w:noProof/>
            </w:rPr>
          </w:rPrChange>
        </w:rPr>
        <w:pPrChange w:id="531" w:author="The Si Tran" w:date="2012-12-12T13:34:00Z">
          <w:pPr>
            <w:spacing w:before="0" w:after="200" w:line="276" w:lineRule="auto"/>
            <w:jc w:val="left"/>
          </w:pPr>
        </w:pPrChange>
      </w:pPr>
    </w:p>
    <w:p w14:paraId="0BD67063" w14:textId="77777777" w:rsidR="00D80916" w:rsidRDefault="00D80916" w:rsidP="00D80916">
      <w:pPr>
        <w:rPr>
          <w:ins w:id="532" w:author="The Si Tran" w:date="2012-12-12T13:34:00Z"/>
        </w:rPr>
      </w:pPr>
    </w:p>
    <w:p w14:paraId="3CA23180" w14:textId="77777777" w:rsidR="00D80916" w:rsidRDefault="00D80916">
      <w:pPr>
        <w:tabs>
          <w:tab w:val="left" w:pos="1260"/>
        </w:tabs>
        <w:rPr>
          <w:ins w:id="533" w:author="The Si Tran" w:date="2012-12-12T13:34:00Z"/>
        </w:rPr>
        <w:pPrChange w:id="534" w:author="The Si Tran" w:date="2012-12-12T13:34:00Z">
          <w:pPr/>
        </w:pPrChange>
      </w:pPr>
      <w:ins w:id="535" w:author="The Si Tran" w:date="2012-12-12T13:34:00Z">
        <w:r>
          <w:tab/>
        </w:r>
      </w:ins>
    </w:p>
    <w:p w14:paraId="3551C36F" w14:textId="77777777" w:rsidR="0056499D" w:rsidRDefault="0056499D">
      <w:pPr>
        <w:rPr>
          <w:ins w:id="536" w:author="The Si Tran" w:date="2012-12-12T13:34:00Z"/>
          <w:b/>
          <w:bCs/>
          <w:rPrChange w:id="537" w:author="The Si Tran" w:date="2012-12-12T13:34:00Z">
            <w:rPr>
              <w:ins w:id="538" w:author="The Si Tran" w:date="2012-12-12T13:34:00Z"/>
              <w:rFonts w:cs="Times New Roman"/>
              <w:b w:val="0"/>
              <w:bCs w:val="0"/>
              <w:caps/>
              <w:noProof/>
              <w:kern w:val="0"/>
              <w:sz w:val="26"/>
              <w:szCs w:val="26"/>
            </w:rPr>
          </w:rPrChange>
        </w:rPr>
        <w:sectPr w:rsidR="0056499D" w:rsidSect="002E545D">
          <w:footerReference w:type="default" r:id="rId11"/>
          <w:pgSz w:w="11909" w:h="16834" w:code="9"/>
          <w:pgMar w:top="1411" w:right="1138" w:bottom="1411" w:left="1699" w:header="720" w:footer="720" w:gutter="0"/>
          <w:pgNumType w:fmt="lowerRoman" w:start="1"/>
          <w:cols w:space="720"/>
          <w:titlePg/>
          <w:docGrid w:linePitch="360"/>
          <w:sectPrChange w:id="544" w:author="The Si Tran" w:date="2012-12-12T13:50:00Z">
            <w:sectPr w:rsidR="0056499D" w:rsidSect="002E545D">
              <w:pgMar w:top="1411" w:right="1138" w:bottom="1411" w:left="1699" w:header="720" w:footer="720" w:gutter="0"/>
              <w:pgNumType w:fmt="decimal"/>
              <w:titlePg w:val="0"/>
            </w:sectPr>
          </w:sectPrChange>
        </w:sectPr>
        <w:pPrChange w:id="545" w:author="The Si Tran" w:date="2012-12-12T13:34:00Z">
          <w:pPr>
            <w:pStyle w:val="Heading1"/>
            <w:ind w:firstLine="180"/>
            <w:jc w:val="left"/>
          </w:pPr>
        </w:pPrChange>
      </w:pPr>
    </w:p>
    <w:p w14:paraId="1CC33B30" w14:textId="77777777" w:rsidR="004B6166" w:rsidRPr="000A27E1" w:rsidDel="00C31595" w:rsidRDefault="004B6166" w:rsidP="000A27E1">
      <w:pPr>
        <w:pStyle w:val="Heading1"/>
        <w:rPr>
          <w:del w:id="546" w:author="The Si Tran" w:date="2012-12-12T07:32:00Z"/>
          <w:rPrChange w:id="547" w:author="The Si Tran" w:date="2012-12-14T06:57:00Z">
            <w:rPr>
              <w:del w:id="548" w:author="The Si Tran" w:date="2012-12-12T07:32:00Z"/>
              <w:b/>
              <w:caps/>
              <w:noProof/>
              <w:sz w:val="32"/>
              <w:szCs w:val="32"/>
            </w:rPr>
          </w:rPrChange>
        </w:rPr>
        <w:pPrChange w:id="549" w:author="The Si Tran" w:date="2012-12-14T06:57:00Z">
          <w:pPr>
            <w:spacing w:before="0" w:after="200" w:line="276" w:lineRule="auto"/>
            <w:jc w:val="center"/>
          </w:pPr>
        </w:pPrChange>
      </w:pPr>
      <w:del w:id="550" w:author="The Si Tran" w:date="2012-12-12T07:32:00Z">
        <w:r w:rsidRPr="000A27E1" w:rsidDel="00C31595">
          <w:rPr>
            <w:rPrChange w:id="551" w:author="The Si Tran" w:date="2012-12-14T06:57:00Z">
              <w:rPr>
                <w:rFonts w:cs="Arial"/>
                <w:b/>
                <w:bCs/>
                <w:caps/>
                <w:noProof/>
                <w:kern w:val="32"/>
                <w:sz w:val="32"/>
                <w:szCs w:val="26"/>
              </w:rPr>
            </w:rPrChange>
          </w:rPr>
          <w:lastRenderedPageBreak/>
          <w:delText>Danh mục chữ viết tắt</w:delText>
        </w:r>
        <w:bookmarkStart w:id="552" w:name="_Toc343083492"/>
        <w:bookmarkStart w:id="553" w:name="_Toc343083706"/>
        <w:bookmarkStart w:id="554" w:name="_Toc343083917"/>
        <w:bookmarkStart w:id="555" w:name="_Toc343220676"/>
        <w:bookmarkEnd w:id="552"/>
        <w:bookmarkEnd w:id="553"/>
        <w:bookmarkEnd w:id="554"/>
        <w:bookmarkEnd w:id="555"/>
      </w:del>
    </w:p>
    <w:p w14:paraId="08C26D51" w14:textId="77777777" w:rsidR="004B6166" w:rsidRPr="000A27E1" w:rsidDel="00C31595" w:rsidRDefault="004B6166" w:rsidP="000A27E1">
      <w:pPr>
        <w:pStyle w:val="Heading1"/>
        <w:rPr>
          <w:del w:id="556" w:author="The Si Tran" w:date="2012-12-12T07:32:00Z"/>
          <w:rPrChange w:id="557" w:author="The Si Tran" w:date="2012-12-14T06:57:00Z">
            <w:rPr>
              <w:del w:id="558" w:author="The Si Tran" w:date="2012-12-12T07:32:00Z"/>
              <w:noProof/>
              <w:szCs w:val="26"/>
            </w:rPr>
          </w:rPrChange>
        </w:rPr>
        <w:pPrChange w:id="559" w:author="The Si Tran" w:date="2012-12-14T06:57:00Z">
          <w:pPr>
            <w:spacing w:before="0" w:after="200" w:line="276" w:lineRule="auto"/>
            <w:jc w:val="left"/>
          </w:pPr>
        </w:pPrChange>
      </w:pPr>
      <w:bookmarkStart w:id="560" w:name="_Toc343083493"/>
      <w:bookmarkStart w:id="561" w:name="_Toc343083707"/>
      <w:bookmarkStart w:id="562" w:name="_Toc343083918"/>
      <w:bookmarkStart w:id="563" w:name="_Toc343220677"/>
      <w:bookmarkEnd w:id="560"/>
      <w:bookmarkEnd w:id="561"/>
      <w:bookmarkEnd w:id="562"/>
      <w:bookmarkEnd w:id="563"/>
    </w:p>
    <w:p w14:paraId="25E87DD7" w14:textId="77777777" w:rsidR="004B6166" w:rsidRPr="000A27E1" w:rsidDel="00C31595" w:rsidRDefault="004B6166" w:rsidP="000A27E1">
      <w:pPr>
        <w:pStyle w:val="Heading1"/>
        <w:rPr>
          <w:del w:id="564" w:author="The Si Tran" w:date="2012-12-12T07:32:00Z"/>
          <w:rPrChange w:id="565" w:author="The Si Tran" w:date="2012-12-14T06:57:00Z">
            <w:rPr>
              <w:del w:id="566" w:author="The Si Tran" w:date="2012-12-12T07:32:00Z"/>
              <w:noProof/>
              <w:szCs w:val="26"/>
            </w:rPr>
          </w:rPrChange>
        </w:rPr>
        <w:pPrChange w:id="567" w:author="The Si Tran" w:date="2012-12-14T06:57:00Z">
          <w:pPr>
            <w:spacing w:before="0" w:after="200" w:line="276" w:lineRule="auto"/>
            <w:jc w:val="left"/>
          </w:pPr>
        </w:pPrChange>
      </w:pPr>
      <w:bookmarkStart w:id="568" w:name="_Toc343083494"/>
      <w:bookmarkStart w:id="569" w:name="_Toc343083708"/>
      <w:bookmarkStart w:id="570" w:name="_Toc343083919"/>
      <w:bookmarkStart w:id="571" w:name="_Toc343220678"/>
      <w:bookmarkEnd w:id="568"/>
      <w:bookmarkEnd w:id="569"/>
      <w:bookmarkEnd w:id="570"/>
      <w:bookmarkEnd w:id="571"/>
    </w:p>
    <w:p w14:paraId="63306A89" w14:textId="77777777" w:rsidR="004B6166" w:rsidRPr="000A27E1" w:rsidDel="00C31595" w:rsidRDefault="004B6166" w:rsidP="000A27E1">
      <w:pPr>
        <w:pStyle w:val="Heading1"/>
        <w:rPr>
          <w:del w:id="572" w:author="The Si Tran" w:date="2012-12-12T07:32:00Z"/>
          <w:rPrChange w:id="573" w:author="The Si Tran" w:date="2012-12-14T06:57:00Z">
            <w:rPr>
              <w:del w:id="574" w:author="The Si Tran" w:date="2012-12-12T07:32:00Z"/>
              <w:noProof/>
              <w:szCs w:val="26"/>
            </w:rPr>
          </w:rPrChange>
        </w:rPr>
        <w:pPrChange w:id="575" w:author="The Si Tran" w:date="2012-12-14T06:57:00Z">
          <w:pPr>
            <w:spacing w:before="0" w:after="200" w:line="276" w:lineRule="auto"/>
            <w:jc w:val="left"/>
          </w:pPr>
        </w:pPrChange>
      </w:pPr>
      <w:bookmarkStart w:id="576" w:name="_Toc343083495"/>
      <w:bookmarkStart w:id="577" w:name="_Toc343083709"/>
      <w:bookmarkStart w:id="578" w:name="_Toc343083920"/>
      <w:bookmarkStart w:id="579" w:name="_Toc343220679"/>
      <w:bookmarkEnd w:id="576"/>
      <w:bookmarkEnd w:id="577"/>
      <w:bookmarkEnd w:id="578"/>
      <w:bookmarkEnd w:id="579"/>
    </w:p>
    <w:p w14:paraId="5373E3E8" w14:textId="77777777" w:rsidR="004B6166" w:rsidRPr="000A27E1" w:rsidDel="00C31595" w:rsidRDefault="004B6166" w:rsidP="000A27E1">
      <w:pPr>
        <w:pStyle w:val="Heading1"/>
        <w:rPr>
          <w:del w:id="580" w:author="The Si Tran" w:date="2012-12-12T07:32:00Z"/>
          <w:rPrChange w:id="581" w:author="The Si Tran" w:date="2012-12-14T06:57:00Z">
            <w:rPr>
              <w:del w:id="582" w:author="The Si Tran" w:date="2012-12-12T07:32:00Z"/>
              <w:noProof/>
              <w:szCs w:val="26"/>
            </w:rPr>
          </w:rPrChange>
        </w:rPr>
        <w:pPrChange w:id="583" w:author="The Si Tran" w:date="2012-12-14T06:57:00Z">
          <w:pPr>
            <w:spacing w:before="0" w:after="200" w:line="276" w:lineRule="auto"/>
            <w:jc w:val="left"/>
          </w:pPr>
        </w:pPrChange>
      </w:pPr>
      <w:bookmarkStart w:id="584" w:name="_Toc343083496"/>
      <w:bookmarkStart w:id="585" w:name="_Toc343083710"/>
      <w:bookmarkStart w:id="586" w:name="_Toc343083921"/>
      <w:bookmarkStart w:id="587" w:name="_Toc343220680"/>
      <w:bookmarkEnd w:id="584"/>
      <w:bookmarkEnd w:id="585"/>
      <w:bookmarkEnd w:id="586"/>
      <w:bookmarkEnd w:id="587"/>
    </w:p>
    <w:p w14:paraId="1FFB28D4" w14:textId="77777777" w:rsidR="004B6166" w:rsidRPr="000A27E1" w:rsidDel="00C31595" w:rsidRDefault="004B6166" w:rsidP="000A27E1">
      <w:pPr>
        <w:pStyle w:val="Heading1"/>
        <w:rPr>
          <w:del w:id="588" w:author="The Si Tran" w:date="2012-12-12T07:32:00Z"/>
          <w:rPrChange w:id="589" w:author="The Si Tran" w:date="2012-12-14T06:57:00Z">
            <w:rPr>
              <w:del w:id="590" w:author="The Si Tran" w:date="2012-12-12T07:32:00Z"/>
              <w:noProof/>
              <w:szCs w:val="26"/>
            </w:rPr>
          </w:rPrChange>
        </w:rPr>
        <w:pPrChange w:id="591" w:author="The Si Tran" w:date="2012-12-14T06:57:00Z">
          <w:pPr>
            <w:spacing w:before="0" w:after="200" w:line="276" w:lineRule="auto"/>
            <w:jc w:val="left"/>
          </w:pPr>
        </w:pPrChange>
      </w:pPr>
      <w:bookmarkStart w:id="592" w:name="_Toc343083497"/>
      <w:bookmarkStart w:id="593" w:name="_Toc343083711"/>
      <w:bookmarkStart w:id="594" w:name="_Toc343083922"/>
      <w:bookmarkStart w:id="595" w:name="_Toc343220681"/>
      <w:bookmarkEnd w:id="592"/>
      <w:bookmarkEnd w:id="593"/>
      <w:bookmarkEnd w:id="594"/>
      <w:bookmarkEnd w:id="595"/>
    </w:p>
    <w:p w14:paraId="015A15ED" w14:textId="77777777" w:rsidR="004B6166" w:rsidRPr="000A27E1" w:rsidDel="00C31595" w:rsidRDefault="004B6166" w:rsidP="000A27E1">
      <w:pPr>
        <w:pStyle w:val="Heading1"/>
        <w:rPr>
          <w:del w:id="596" w:author="The Si Tran" w:date="2012-12-12T07:32:00Z"/>
          <w:rPrChange w:id="597" w:author="The Si Tran" w:date="2012-12-14T06:57:00Z">
            <w:rPr>
              <w:del w:id="598" w:author="The Si Tran" w:date="2012-12-12T07:32:00Z"/>
              <w:noProof/>
              <w:szCs w:val="26"/>
            </w:rPr>
          </w:rPrChange>
        </w:rPr>
        <w:pPrChange w:id="599" w:author="The Si Tran" w:date="2012-12-14T06:57:00Z">
          <w:pPr>
            <w:spacing w:before="0" w:after="200" w:line="276" w:lineRule="auto"/>
            <w:jc w:val="left"/>
          </w:pPr>
        </w:pPrChange>
      </w:pPr>
      <w:bookmarkStart w:id="600" w:name="_Toc343083498"/>
      <w:bookmarkStart w:id="601" w:name="_Toc343083712"/>
      <w:bookmarkStart w:id="602" w:name="_Toc343083923"/>
      <w:bookmarkStart w:id="603" w:name="_Toc343220682"/>
      <w:bookmarkEnd w:id="600"/>
      <w:bookmarkEnd w:id="601"/>
      <w:bookmarkEnd w:id="602"/>
      <w:bookmarkEnd w:id="603"/>
    </w:p>
    <w:p w14:paraId="7807CE74" w14:textId="77777777" w:rsidR="004B6166" w:rsidRPr="000A27E1" w:rsidDel="00C31595" w:rsidRDefault="004B6166" w:rsidP="000A27E1">
      <w:pPr>
        <w:pStyle w:val="Heading1"/>
        <w:rPr>
          <w:del w:id="604" w:author="The Si Tran" w:date="2012-12-12T07:32:00Z"/>
          <w:rPrChange w:id="605" w:author="The Si Tran" w:date="2012-12-14T06:57:00Z">
            <w:rPr>
              <w:del w:id="606" w:author="The Si Tran" w:date="2012-12-12T07:32:00Z"/>
              <w:noProof/>
              <w:szCs w:val="26"/>
            </w:rPr>
          </w:rPrChange>
        </w:rPr>
        <w:pPrChange w:id="607" w:author="The Si Tran" w:date="2012-12-14T06:57:00Z">
          <w:pPr>
            <w:spacing w:before="0" w:after="200" w:line="276" w:lineRule="auto"/>
            <w:jc w:val="left"/>
          </w:pPr>
        </w:pPrChange>
      </w:pPr>
      <w:bookmarkStart w:id="608" w:name="_Toc343083499"/>
      <w:bookmarkStart w:id="609" w:name="_Toc343083713"/>
      <w:bookmarkStart w:id="610" w:name="_Toc343083924"/>
      <w:bookmarkStart w:id="611" w:name="_Toc343220683"/>
      <w:bookmarkEnd w:id="608"/>
      <w:bookmarkEnd w:id="609"/>
      <w:bookmarkEnd w:id="610"/>
      <w:bookmarkEnd w:id="611"/>
    </w:p>
    <w:p w14:paraId="5E884288" w14:textId="77777777" w:rsidR="004B6166" w:rsidRPr="000A27E1" w:rsidDel="00C31595" w:rsidRDefault="004B6166" w:rsidP="000A27E1">
      <w:pPr>
        <w:pStyle w:val="Heading1"/>
        <w:rPr>
          <w:del w:id="612" w:author="The Si Tran" w:date="2012-12-12T07:32:00Z"/>
          <w:rPrChange w:id="613" w:author="The Si Tran" w:date="2012-12-14T06:57:00Z">
            <w:rPr>
              <w:del w:id="614" w:author="The Si Tran" w:date="2012-12-12T07:32:00Z"/>
              <w:noProof/>
              <w:szCs w:val="26"/>
            </w:rPr>
          </w:rPrChange>
        </w:rPr>
        <w:pPrChange w:id="615" w:author="The Si Tran" w:date="2012-12-14T06:57:00Z">
          <w:pPr>
            <w:spacing w:before="0" w:after="200" w:line="276" w:lineRule="auto"/>
            <w:jc w:val="left"/>
          </w:pPr>
        </w:pPrChange>
      </w:pPr>
      <w:bookmarkStart w:id="616" w:name="_Toc343083500"/>
      <w:bookmarkStart w:id="617" w:name="_Toc343083714"/>
      <w:bookmarkStart w:id="618" w:name="_Toc343083925"/>
      <w:bookmarkStart w:id="619" w:name="_Toc343220684"/>
      <w:bookmarkEnd w:id="616"/>
      <w:bookmarkEnd w:id="617"/>
      <w:bookmarkEnd w:id="618"/>
      <w:bookmarkEnd w:id="619"/>
    </w:p>
    <w:p w14:paraId="2C6D53AB" w14:textId="77777777" w:rsidR="004B6166" w:rsidRPr="000A27E1" w:rsidDel="00C31595" w:rsidRDefault="004B6166" w:rsidP="000A27E1">
      <w:pPr>
        <w:pStyle w:val="Heading1"/>
        <w:rPr>
          <w:del w:id="620" w:author="The Si Tran" w:date="2012-12-12T07:32:00Z"/>
          <w:rPrChange w:id="621" w:author="The Si Tran" w:date="2012-12-14T06:57:00Z">
            <w:rPr>
              <w:del w:id="622" w:author="The Si Tran" w:date="2012-12-12T07:32:00Z"/>
              <w:noProof/>
              <w:szCs w:val="26"/>
            </w:rPr>
          </w:rPrChange>
        </w:rPr>
        <w:pPrChange w:id="623" w:author="The Si Tran" w:date="2012-12-14T06:57:00Z">
          <w:pPr>
            <w:spacing w:before="0" w:after="200" w:line="276" w:lineRule="auto"/>
            <w:jc w:val="left"/>
          </w:pPr>
        </w:pPrChange>
      </w:pPr>
      <w:bookmarkStart w:id="624" w:name="_Toc343083501"/>
      <w:bookmarkStart w:id="625" w:name="_Toc343083715"/>
      <w:bookmarkStart w:id="626" w:name="_Toc343083926"/>
      <w:bookmarkStart w:id="627" w:name="_Toc343220685"/>
      <w:bookmarkEnd w:id="624"/>
      <w:bookmarkEnd w:id="625"/>
      <w:bookmarkEnd w:id="626"/>
      <w:bookmarkEnd w:id="627"/>
    </w:p>
    <w:p w14:paraId="792F8F0D" w14:textId="77777777" w:rsidR="004B6166" w:rsidRPr="000A27E1" w:rsidDel="00C31595" w:rsidRDefault="004B6166" w:rsidP="000A27E1">
      <w:pPr>
        <w:pStyle w:val="Heading1"/>
        <w:rPr>
          <w:del w:id="628" w:author="The Si Tran" w:date="2012-12-12T07:32:00Z"/>
          <w:rPrChange w:id="629" w:author="The Si Tran" w:date="2012-12-14T06:57:00Z">
            <w:rPr>
              <w:del w:id="630" w:author="The Si Tran" w:date="2012-12-12T07:32:00Z"/>
              <w:noProof/>
              <w:szCs w:val="26"/>
            </w:rPr>
          </w:rPrChange>
        </w:rPr>
        <w:pPrChange w:id="631" w:author="The Si Tran" w:date="2012-12-14T06:57:00Z">
          <w:pPr>
            <w:spacing w:before="0" w:after="200" w:line="276" w:lineRule="auto"/>
            <w:jc w:val="left"/>
          </w:pPr>
        </w:pPrChange>
      </w:pPr>
      <w:bookmarkStart w:id="632" w:name="_Toc343083502"/>
      <w:bookmarkStart w:id="633" w:name="_Toc343083716"/>
      <w:bookmarkStart w:id="634" w:name="_Toc343083927"/>
      <w:bookmarkStart w:id="635" w:name="_Toc343220686"/>
      <w:bookmarkEnd w:id="632"/>
      <w:bookmarkEnd w:id="633"/>
      <w:bookmarkEnd w:id="634"/>
      <w:bookmarkEnd w:id="635"/>
    </w:p>
    <w:p w14:paraId="308FCDF3" w14:textId="77777777" w:rsidR="004B6166" w:rsidRPr="000A27E1" w:rsidDel="00C31595" w:rsidRDefault="004B6166" w:rsidP="000A27E1">
      <w:pPr>
        <w:pStyle w:val="Heading1"/>
        <w:rPr>
          <w:del w:id="636" w:author="The Si Tran" w:date="2012-12-12T07:32:00Z"/>
          <w:rPrChange w:id="637" w:author="The Si Tran" w:date="2012-12-14T06:57:00Z">
            <w:rPr>
              <w:del w:id="638" w:author="The Si Tran" w:date="2012-12-12T07:32:00Z"/>
              <w:noProof/>
              <w:szCs w:val="26"/>
            </w:rPr>
          </w:rPrChange>
        </w:rPr>
        <w:pPrChange w:id="639" w:author="The Si Tran" w:date="2012-12-14T06:57:00Z">
          <w:pPr>
            <w:spacing w:before="0" w:after="200" w:line="276" w:lineRule="auto"/>
            <w:jc w:val="left"/>
          </w:pPr>
        </w:pPrChange>
      </w:pPr>
      <w:bookmarkStart w:id="640" w:name="_Toc343083503"/>
      <w:bookmarkStart w:id="641" w:name="_Toc343083717"/>
      <w:bookmarkStart w:id="642" w:name="_Toc343083928"/>
      <w:bookmarkStart w:id="643" w:name="_Toc343220687"/>
      <w:bookmarkEnd w:id="640"/>
      <w:bookmarkEnd w:id="641"/>
      <w:bookmarkEnd w:id="642"/>
      <w:bookmarkEnd w:id="643"/>
    </w:p>
    <w:p w14:paraId="17DCB03B" w14:textId="77777777" w:rsidR="004B6166" w:rsidRPr="000A27E1" w:rsidDel="00C31595" w:rsidRDefault="004B6166" w:rsidP="000A27E1">
      <w:pPr>
        <w:pStyle w:val="Heading1"/>
        <w:rPr>
          <w:del w:id="644" w:author="The Si Tran" w:date="2012-12-12T07:32:00Z"/>
          <w:rPrChange w:id="645" w:author="The Si Tran" w:date="2012-12-14T06:57:00Z">
            <w:rPr>
              <w:del w:id="646" w:author="The Si Tran" w:date="2012-12-12T07:32:00Z"/>
              <w:noProof/>
              <w:szCs w:val="26"/>
            </w:rPr>
          </w:rPrChange>
        </w:rPr>
        <w:pPrChange w:id="647" w:author="The Si Tran" w:date="2012-12-14T06:57:00Z">
          <w:pPr>
            <w:spacing w:before="0" w:after="200" w:line="276" w:lineRule="auto"/>
            <w:jc w:val="left"/>
          </w:pPr>
        </w:pPrChange>
      </w:pPr>
      <w:bookmarkStart w:id="648" w:name="_Toc343083504"/>
      <w:bookmarkStart w:id="649" w:name="_Toc343083718"/>
      <w:bookmarkStart w:id="650" w:name="_Toc343083929"/>
      <w:bookmarkStart w:id="651" w:name="_Toc343220688"/>
      <w:bookmarkEnd w:id="648"/>
      <w:bookmarkEnd w:id="649"/>
      <w:bookmarkEnd w:id="650"/>
      <w:bookmarkEnd w:id="651"/>
    </w:p>
    <w:p w14:paraId="08618FD1" w14:textId="77777777" w:rsidR="004B6166" w:rsidRPr="000A27E1" w:rsidDel="00C31595" w:rsidRDefault="004B6166" w:rsidP="000A27E1">
      <w:pPr>
        <w:pStyle w:val="Heading1"/>
        <w:rPr>
          <w:del w:id="652" w:author="The Si Tran" w:date="2012-12-12T07:32:00Z"/>
          <w:rPrChange w:id="653" w:author="The Si Tran" w:date="2012-12-14T06:57:00Z">
            <w:rPr>
              <w:del w:id="654" w:author="The Si Tran" w:date="2012-12-12T07:32:00Z"/>
              <w:noProof/>
              <w:szCs w:val="26"/>
            </w:rPr>
          </w:rPrChange>
        </w:rPr>
        <w:pPrChange w:id="655" w:author="The Si Tran" w:date="2012-12-14T06:57:00Z">
          <w:pPr>
            <w:spacing w:before="0" w:after="200" w:line="276" w:lineRule="auto"/>
            <w:jc w:val="left"/>
          </w:pPr>
        </w:pPrChange>
      </w:pPr>
      <w:bookmarkStart w:id="656" w:name="_Toc343083505"/>
      <w:bookmarkStart w:id="657" w:name="_Toc343083719"/>
      <w:bookmarkStart w:id="658" w:name="_Toc343083930"/>
      <w:bookmarkStart w:id="659" w:name="_Toc343220689"/>
      <w:bookmarkEnd w:id="656"/>
      <w:bookmarkEnd w:id="657"/>
      <w:bookmarkEnd w:id="658"/>
      <w:bookmarkEnd w:id="659"/>
    </w:p>
    <w:p w14:paraId="21D70A3D" w14:textId="77777777" w:rsidR="004B6166" w:rsidRPr="000A27E1" w:rsidDel="00C31595" w:rsidRDefault="004B6166" w:rsidP="000A27E1">
      <w:pPr>
        <w:pStyle w:val="Heading1"/>
        <w:rPr>
          <w:del w:id="660" w:author="The Si Tran" w:date="2012-12-12T07:32:00Z"/>
          <w:rPrChange w:id="661" w:author="The Si Tran" w:date="2012-12-14T06:57:00Z">
            <w:rPr>
              <w:del w:id="662" w:author="The Si Tran" w:date="2012-12-12T07:32:00Z"/>
              <w:noProof/>
              <w:szCs w:val="26"/>
            </w:rPr>
          </w:rPrChange>
        </w:rPr>
        <w:pPrChange w:id="663" w:author="The Si Tran" w:date="2012-12-14T06:57:00Z">
          <w:pPr>
            <w:spacing w:before="0" w:after="200" w:line="276" w:lineRule="auto"/>
            <w:jc w:val="left"/>
          </w:pPr>
        </w:pPrChange>
      </w:pPr>
      <w:bookmarkStart w:id="664" w:name="_Toc343083506"/>
      <w:bookmarkStart w:id="665" w:name="_Toc343083720"/>
      <w:bookmarkStart w:id="666" w:name="_Toc343083931"/>
      <w:bookmarkStart w:id="667" w:name="_Toc343220690"/>
      <w:bookmarkEnd w:id="664"/>
      <w:bookmarkEnd w:id="665"/>
      <w:bookmarkEnd w:id="666"/>
      <w:bookmarkEnd w:id="667"/>
    </w:p>
    <w:p w14:paraId="51B07A4F" w14:textId="77777777" w:rsidR="004B6166" w:rsidRPr="000A27E1" w:rsidDel="00C31595" w:rsidRDefault="004B6166" w:rsidP="000A27E1">
      <w:pPr>
        <w:pStyle w:val="Heading1"/>
        <w:rPr>
          <w:del w:id="668" w:author="The Si Tran" w:date="2012-12-12T07:32:00Z"/>
          <w:rPrChange w:id="669" w:author="The Si Tran" w:date="2012-12-14T06:57:00Z">
            <w:rPr>
              <w:del w:id="670" w:author="The Si Tran" w:date="2012-12-12T07:32:00Z"/>
              <w:noProof/>
              <w:szCs w:val="26"/>
            </w:rPr>
          </w:rPrChange>
        </w:rPr>
        <w:pPrChange w:id="671" w:author="The Si Tran" w:date="2012-12-14T06:57:00Z">
          <w:pPr>
            <w:spacing w:before="0" w:after="200" w:line="276" w:lineRule="auto"/>
            <w:jc w:val="left"/>
          </w:pPr>
        </w:pPrChange>
      </w:pPr>
      <w:bookmarkStart w:id="672" w:name="_Toc343083507"/>
      <w:bookmarkStart w:id="673" w:name="_Toc343083721"/>
      <w:bookmarkStart w:id="674" w:name="_Toc343083932"/>
      <w:bookmarkStart w:id="675" w:name="_Toc343220691"/>
      <w:bookmarkEnd w:id="672"/>
      <w:bookmarkEnd w:id="673"/>
      <w:bookmarkEnd w:id="674"/>
      <w:bookmarkEnd w:id="675"/>
    </w:p>
    <w:p w14:paraId="7A5112B8" w14:textId="77777777" w:rsidR="004B6166" w:rsidRPr="000A27E1" w:rsidDel="00C31595" w:rsidRDefault="004B6166" w:rsidP="000A27E1">
      <w:pPr>
        <w:pStyle w:val="Heading1"/>
        <w:rPr>
          <w:del w:id="676" w:author="The Si Tran" w:date="2012-12-12T07:32:00Z"/>
          <w:rPrChange w:id="677" w:author="The Si Tran" w:date="2012-12-14T06:57:00Z">
            <w:rPr>
              <w:del w:id="678" w:author="The Si Tran" w:date="2012-12-12T07:32:00Z"/>
              <w:noProof/>
              <w:szCs w:val="26"/>
            </w:rPr>
          </w:rPrChange>
        </w:rPr>
        <w:pPrChange w:id="679" w:author="The Si Tran" w:date="2012-12-14T06:57:00Z">
          <w:pPr>
            <w:spacing w:before="0" w:after="200" w:line="276" w:lineRule="auto"/>
            <w:jc w:val="left"/>
          </w:pPr>
        </w:pPrChange>
      </w:pPr>
      <w:bookmarkStart w:id="680" w:name="_Toc343083508"/>
      <w:bookmarkStart w:id="681" w:name="_Toc343083722"/>
      <w:bookmarkStart w:id="682" w:name="_Toc343083933"/>
      <w:bookmarkStart w:id="683" w:name="_Toc343220692"/>
      <w:bookmarkEnd w:id="680"/>
      <w:bookmarkEnd w:id="681"/>
      <w:bookmarkEnd w:id="682"/>
      <w:bookmarkEnd w:id="683"/>
    </w:p>
    <w:p w14:paraId="13481DE0" w14:textId="77777777" w:rsidR="004B6166" w:rsidRPr="000A27E1" w:rsidDel="00C31595" w:rsidRDefault="004B6166" w:rsidP="000A27E1">
      <w:pPr>
        <w:pStyle w:val="Heading1"/>
        <w:rPr>
          <w:del w:id="684" w:author="The Si Tran" w:date="2012-12-12T07:32:00Z"/>
          <w:rPrChange w:id="685" w:author="The Si Tran" w:date="2012-12-14T06:57:00Z">
            <w:rPr>
              <w:del w:id="686" w:author="The Si Tran" w:date="2012-12-12T07:32:00Z"/>
              <w:noProof/>
              <w:szCs w:val="26"/>
            </w:rPr>
          </w:rPrChange>
        </w:rPr>
        <w:pPrChange w:id="687" w:author="The Si Tran" w:date="2012-12-14T06:57:00Z">
          <w:pPr>
            <w:spacing w:before="0" w:after="200" w:line="276" w:lineRule="auto"/>
            <w:jc w:val="left"/>
          </w:pPr>
        </w:pPrChange>
      </w:pPr>
      <w:bookmarkStart w:id="688" w:name="_Toc343083509"/>
      <w:bookmarkStart w:id="689" w:name="_Toc343083723"/>
      <w:bookmarkStart w:id="690" w:name="_Toc343083934"/>
      <w:bookmarkStart w:id="691" w:name="_Toc343220693"/>
      <w:bookmarkEnd w:id="688"/>
      <w:bookmarkEnd w:id="689"/>
      <w:bookmarkEnd w:id="690"/>
      <w:bookmarkEnd w:id="691"/>
    </w:p>
    <w:p w14:paraId="50AEC5C2" w14:textId="77777777" w:rsidR="004B6166" w:rsidRPr="000A27E1" w:rsidDel="00C31595" w:rsidRDefault="004B6166" w:rsidP="000A27E1">
      <w:pPr>
        <w:pStyle w:val="Heading1"/>
        <w:rPr>
          <w:del w:id="692" w:author="The Si Tran" w:date="2012-12-12T07:32:00Z"/>
          <w:rPrChange w:id="693" w:author="The Si Tran" w:date="2012-12-14T06:57:00Z">
            <w:rPr>
              <w:del w:id="694" w:author="The Si Tran" w:date="2012-12-12T07:32:00Z"/>
              <w:noProof/>
              <w:szCs w:val="26"/>
            </w:rPr>
          </w:rPrChange>
        </w:rPr>
        <w:pPrChange w:id="695" w:author="The Si Tran" w:date="2012-12-14T06:57:00Z">
          <w:pPr>
            <w:spacing w:before="0" w:after="200" w:line="276" w:lineRule="auto"/>
            <w:jc w:val="left"/>
          </w:pPr>
        </w:pPrChange>
      </w:pPr>
      <w:bookmarkStart w:id="696" w:name="_Toc343083510"/>
      <w:bookmarkStart w:id="697" w:name="_Toc343083724"/>
      <w:bookmarkStart w:id="698" w:name="_Toc343083935"/>
      <w:bookmarkStart w:id="699" w:name="_Toc343220694"/>
      <w:bookmarkEnd w:id="696"/>
      <w:bookmarkEnd w:id="697"/>
      <w:bookmarkEnd w:id="698"/>
      <w:bookmarkEnd w:id="699"/>
    </w:p>
    <w:p w14:paraId="5BE583D5" w14:textId="77777777" w:rsidR="004B6166" w:rsidRPr="000A27E1" w:rsidDel="00C31595" w:rsidRDefault="004B6166" w:rsidP="000A27E1">
      <w:pPr>
        <w:pStyle w:val="Heading1"/>
        <w:rPr>
          <w:del w:id="700" w:author="The Si Tran" w:date="2012-12-12T07:32:00Z"/>
          <w:rPrChange w:id="701" w:author="The Si Tran" w:date="2012-12-14T06:57:00Z">
            <w:rPr>
              <w:del w:id="702" w:author="The Si Tran" w:date="2012-12-12T07:32:00Z"/>
              <w:noProof/>
              <w:szCs w:val="26"/>
            </w:rPr>
          </w:rPrChange>
        </w:rPr>
        <w:pPrChange w:id="703" w:author="The Si Tran" w:date="2012-12-14T06:57:00Z">
          <w:pPr>
            <w:spacing w:before="0" w:after="200" w:line="276" w:lineRule="auto"/>
            <w:jc w:val="left"/>
          </w:pPr>
        </w:pPrChange>
      </w:pPr>
      <w:bookmarkStart w:id="704" w:name="_Toc343083511"/>
      <w:bookmarkStart w:id="705" w:name="_Toc343083725"/>
      <w:bookmarkStart w:id="706" w:name="_Toc343083936"/>
      <w:bookmarkStart w:id="707" w:name="_Toc343220695"/>
      <w:bookmarkEnd w:id="704"/>
      <w:bookmarkEnd w:id="705"/>
      <w:bookmarkEnd w:id="706"/>
      <w:bookmarkEnd w:id="707"/>
    </w:p>
    <w:p w14:paraId="0EFF72D9" w14:textId="77777777" w:rsidR="004B6166" w:rsidRPr="000A27E1" w:rsidDel="00C31595" w:rsidRDefault="004B6166" w:rsidP="000A27E1">
      <w:pPr>
        <w:pStyle w:val="Heading1"/>
        <w:rPr>
          <w:del w:id="708" w:author="The Si Tran" w:date="2012-12-12T07:32:00Z"/>
          <w:rPrChange w:id="709" w:author="The Si Tran" w:date="2012-12-14T06:57:00Z">
            <w:rPr>
              <w:del w:id="710" w:author="The Si Tran" w:date="2012-12-12T07:32:00Z"/>
              <w:noProof/>
              <w:szCs w:val="26"/>
            </w:rPr>
          </w:rPrChange>
        </w:rPr>
        <w:pPrChange w:id="711" w:author="The Si Tran" w:date="2012-12-14T06:57:00Z">
          <w:pPr>
            <w:spacing w:before="0" w:after="200" w:line="276" w:lineRule="auto"/>
            <w:jc w:val="left"/>
          </w:pPr>
        </w:pPrChange>
      </w:pPr>
      <w:bookmarkStart w:id="712" w:name="_Toc343083512"/>
      <w:bookmarkStart w:id="713" w:name="_Toc343083726"/>
      <w:bookmarkStart w:id="714" w:name="_Toc343083937"/>
      <w:bookmarkStart w:id="715" w:name="_Toc343220696"/>
      <w:bookmarkEnd w:id="712"/>
      <w:bookmarkEnd w:id="713"/>
      <w:bookmarkEnd w:id="714"/>
      <w:bookmarkEnd w:id="715"/>
    </w:p>
    <w:p w14:paraId="78E5BAF5" w14:textId="77777777" w:rsidR="004B6166" w:rsidRPr="000A27E1" w:rsidDel="00C31595" w:rsidRDefault="004B6166" w:rsidP="000A27E1">
      <w:pPr>
        <w:pStyle w:val="Heading1"/>
        <w:rPr>
          <w:del w:id="716" w:author="The Si Tran" w:date="2012-12-12T07:32:00Z"/>
          <w:rPrChange w:id="717" w:author="The Si Tran" w:date="2012-12-14T06:57:00Z">
            <w:rPr>
              <w:del w:id="718" w:author="The Si Tran" w:date="2012-12-12T07:32:00Z"/>
              <w:noProof/>
              <w:szCs w:val="26"/>
            </w:rPr>
          </w:rPrChange>
        </w:rPr>
        <w:pPrChange w:id="719" w:author="The Si Tran" w:date="2012-12-14T06:57:00Z">
          <w:pPr>
            <w:spacing w:before="0" w:after="200" w:line="276" w:lineRule="auto"/>
            <w:jc w:val="left"/>
          </w:pPr>
        </w:pPrChange>
      </w:pPr>
      <w:bookmarkStart w:id="720" w:name="_Toc343083513"/>
      <w:bookmarkStart w:id="721" w:name="_Toc343083727"/>
      <w:bookmarkStart w:id="722" w:name="_Toc343083938"/>
      <w:bookmarkStart w:id="723" w:name="_Toc343220697"/>
      <w:bookmarkEnd w:id="720"/>
      <w:bookmarkEnd w:id="721"/>
      <w:bookmarkEnd w:id="722"/>
      <w:bookmarkEnd w:id="723"/>
    </w:p>
    <w:p w14:paraId="204237D3" w14:textId="77777777" w:rsidR="004B6166" w:rsidRPr="000A27E1" w:rsidDel="00C31595" w:rsidRDefault="004B6166" w:rsidP="000A27E1">
      <w:pPr>
        <w:pStyle w:val="Heading1"/>
        <w:rPr>
          <w:del w:id="724" w:author="The Si Tran" w:date="2012-12-12T07:32:00Z"/>
          <w:rPrChange w:id="725" w:author="The Si Tran" w:date="2012-12-14T06:57:00Z">
            <w:rPr>
              <w:del w:id="726" w:author="The Si Tran" w:date="2012-12-12T07:32:00Z"/>
              <w:noProof/>
              <w:szCs w:val="26"/>
            </w:rPr>
          </w:rPrChange>
        </w:rPr>
        <w:pPrChange w:id="727" w:author="The Si Tran" w:date="2012-12-14T06:57:00Z">
          <w:pPr>
            <w:spacing w:before="0" w:after="200" w:line="276" w:lineRule="auto"/>
            <w:jc w:val="left"/>
          </w:pPr>
        </w:pPrChange>
      </w:pPr>
      <w:bookmarkStart w:id="728" w:name="_Toc343083514"/>
      <w:bookmarkStart w:id="729" w:name="_Toc343083728"/>
      <w:bookmarkStart w:id="730" w:name="_Toc343083939"/>
      <w:bookmarkStart w:id="731" w:name="_Toc343220698"/>
      <w:bookmarkEnd w:id="728"/>
      <w:bookmarkEnd w:id="729"/>
      <w:bookmarkEnd w:id="730"/>
      <w:bookmarkEnd w:id="731"/>
    </w:p>
    <w:p w14:paraId="27646602" w14:textId="77777777" w:rsidR="004D65BA" w:rsidRPr="000A27E1" w:rsidDel="009462B6" w:rsidRDefault="004D65BA" w:rsidP="000A27E1">
      <w:pPr>
        <w:pStyle w:val="Heading1"/>
        <w:rPr>
          <w:del w:id="732" w:author="The Si Tran" w:date="2012-12-14T03:56:00Z"/>
          <w:rPrChange w:id="733" w:author="The Si Tran" w:date="2012-12-14T06:57:00Z">
            <w:rPr>
              <w:del w:id="734" w:author="The Si Tran" w:date="2012-12-14T03:56:00Z"/>
            </w:rPr>
          </w:rPrChange>
        </w:rPr>
        <w:pPrChange w:id="735" w:author="The Si Tran" w:date="2012-12-14T06:57:00Z">
          <w:pPr>
            <w:pStyle w:val="Heading1"/>
            <w:ind w:firstLine="180"/>
            <w:jc w:val="left"/>
          </w:pPr>
        </w:pPrChange>
      </w:pPr>
      <w:bookmarkStart w:id="736" w:name="_Toc327348165"/>
      <w:bookmarkStart w:id="737" w:name="_Toc343220699"/>
      <w:r w:rsidRPr="000A27E1">
        <w:rPr>
          <w:rPrChange w:id="738" w:author="The Si Tran" w:date="2012-12-14T06:57:00Z">
            <w:rPr/>
          </w:rPrChange>
        </w:rPr>
        <w:t>GIỚI THIỆU</w:t>
      </w:r>
      <w:bookmarkEnd w:id="736"/>
      <w:bookmarkEnd w:id="737"/>
    </w:p>
    <w:p w14:paraId="51AA11B9" w14:textId="77777777" w:rsidR="004D65BA" w:rsidRPr="00E078AF" w:rsidRDefault="004D65BA" w:rsidP="000A27E1">
      <w:pPr>
        <w:pStyle w:val="Heading1"/>
        <w:rPr>
          <w:szCs w:val="26"/>
        </w:rPr>
        <w:pPrChange w:id="739" w:author="The Si Tran" w:date="2012-12-14T06:57:00Z">
          <w:pPr/>
        </w:pPrChange>
      </w:pPr>
    </w:p>
    <w:p w14:paraId="0476CC7D" w14:textId="77777777" w:rsidR="004D65BA" w:rsidRPr="0049233F" w:rsidRDefault="004D65BA" w:rsidP="004D65BA">
      <w:pPr>
        <w:pStyle w:val="Heading2"/>
        <w:rPr>
          <w:i/>
          <w:sz w:val="26"/>
          <w:szCs w:val="26"/>
          <w:rPrChange w:id="740" w:author="The Si Tran" w:date="2012-12-05T23:02:00Z">
            <w:rPr>
              <w:i/>
            </w:rPr>
          </w:rPrChange>
        </w:rPr>
      </w:pPr>
      <w:bookmarkStart w:id="741" w:name="_Toc343220700"/>
      <w:bookmarkStart w:id="742" w:name="_Toc327348166"/>
      <w:r w:rsidRPr="0049233F">
        <w:rPr>
          <w:sz w:val="26"/>
          <w:szCs w:val="26"/>
          <w:rPrChange w:id="743" w:author="The Si Tran" w:date="2012-12-05T23:02:00Z">
            <w:rPr>
              <w:iCs w:val="0"/>
              <w:kern w:val="32"/>
              <w:sz w:val="32"/>
              <w:szCs w:val="32"/>
            </w:rPr>
          </w:rPrChange>
        </w:rPr>
        <w:t>Đ</w:t>
      </w:r>
      <w:ins w:id="744" w:author="The Si Tran" w:date="2012-12-12T14:06:00Z">
        <w:r w:rsidR="00355596">
          <w:rPr>
            <w:sz w:val="26"/>
            <w:szCs w:val="26"/>
          </w:rPr>
          <w:t>ặt vấn đề</w:t>
        </w:r>
      </w:ins>
      <w:bookmarkEnd w:id="741"/>
      <w:del w:id="745" w:author="The Si Tran" w:date="2012-12-12T14:06:00Z">
        <w:r w:rsidRPr="0049233F" w:rsidDel="00355596">
          <w:rPr>
            <w:sz w:val="26"/>
            <w:szCs w:val="26"/>
            <w:rPrChange w:id="746" w:author="The Si Tran" w:date="2012-12-05T23:02:00Z">
              <w:rPr>
                <w:iCs w:val="0"/>
                <w:kern w:val="32"/>
                <w:sz w:val="32"/>
                <w:szCs w:val="32"/>
              </w:rPr>
            </w:rPrChange>
          </w:rPr>
          <w:delText>ẶT VẤN</w:delText>
        </w:r>
      </w:del>
      <w:del w:id="747" w:author="The Si Tran" w:date="2012-12-12T14:05:00Z">
        <w:r w:rsidRPr="0049233F" w:rsidDel="00355596">
          <w:rPr>
            <w:sz w:val="26"/>
            <w:szCs w:val="26"/>
            <w:rPrChange w:id="748" w:author="The Si Tran" w:date="2012-12-05T23:02:00Z">
              <w:rPr>
                <w:iCs w:val="0"/>
                <w:kern w:val="32"/>
                <w:sz w:val="32"/>
                <w:szCs w:val="32"/>
              </w:rPr>
            </w:rPrChange>
          </w:rPr>
          <w:delText xml:space="preserve"> ĐỀ</w:delText>
        </w:r>
      </w:del>
      <w:bookmarkEnd w:id="742"/>
    </w:p>
    <w:p w14:paraId="5C8F8890" w14:textId="77777777" w:rsidR="004D65BA" w:rsidRPr="0049233F" w:rsidRDefault="004D65BA" w:rsidP="004D65BA">
      <w:pPr>
        <w:ind w:firstLine="720"/>
        <w:rPr>
          <w:szCs w:val="26"/>
        </w:rPr>
      </w:pPr>
      <w:r w:rsidRPr="0049233F">
        <w:rPr>
          <w:szCs w:val="26"/>
        </w:rPr>
        <w:t xml:space="preserve">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hoạt định chính sách quốc gia cần dự đoán được về môi trường kinh doanh quốc tế, tỷ lệ lạm phát, tỷ lệ thất nghiệp… trong nhiều năm tới để đưa ra các chính sách phù hợp. </w:t>
      </w:r>
    </w:p>
    <w:p w14:paraId="0976DC26" w14:textId="77777777" w:rsidR="004D65BA" w:rsidRPr="0049233F" w:rsidRDefault="004D65BA" w:rsidP="004D65BA">
      <w:pPr>
        <w:ind w:firstLine="720"/>
        <w:rPr>
          <w:szCs w:val="26"/>
        </w:rPr>
      </w:pPr>
      <w:r w:rsidRPr="0049233F">
        <w:rPr>
          <w:szCs w:val="26"/>
        </w:rPr>
        <w:t>Để đưa ra dự báo chính xác và có cơ sở người ta tiến hành thu nhập dữ liệu về các yếu tố liên quan đến vấn đề mình quan tâm. Một kiểu dữ liệu thu nhập thường thấy là kiểu dữ liệu chuỗi thời gian. Dữ liệu chuỗi thời gian, tức là dữ liệu được thu nhập, lưu trữ và quan sát theo sự tăng dần của thời gian. Ví dụ, số lượng thí sinh dự thi đại học vào Trường Đại Học Bách Khoa thành phố Hồ Chí Minh được lưu trữ theo từng năm, hay số lượng hàng hóa đã bán được của một siêu thị được lưu trữ theo từng quý là các dữ liệu chuỗi thời gian.</w:t>
      </w:r>
    </w:p>
    <w:p w14:paraId="2FE85D7F" w14:textId="77777777" w:rsidR="004D65BA" w:rsidRPr="0049233F" w:rsidDel="00C17C95" w:rsidRDefault="004D65BA" w:rsidP="004D65BA">
      <w:pPr>
        <w:ind w:firstLine="720"/>
        <w:rPr>
          <w:del w:id="749" w:author="The Si Tran" w:date="2012-12-14T03:57:00Z"/>
          <w:szCs w:val="26"/>
        </w:rPr>
      </w:pPr>
      <w:r w:rsidRPr="0049233F">
        <w:rPr>
          <w:szCs w:val="26"/>
        </w:rPr>
        <w:t>Việc dự báo dữ liệu chuỗi thời gian ngày càng chiếm vị trí quan trọng trong hoạt động của các đơn vị tổ chức. Có rất nhiều phương pháp được xây dựng để dự báo chuỗi thời gian, nhiều phương pháp (ví dụ: phương pháp hồi quy) đã được xây dựng từ thế kỷ 19 và nhiều phương pháp (ví dụ phương pháp mạng neuron nhân tạo) được phát triển gần đây. Cơ bản có hai kỹ thuật chủ yếu trong việc dự báo chuỗi thời gian là các phương pháp thống kê: hồi quy, làm trơn, ARIMA… và phương pháp dùng mạng neuron nhân tạo.</w:t>
      </w:r>
    </w:p>
    <w:p w14:paraId="005793C1" w14:textId="77777777" w:rsidR="004D65BA" w:rsidRPr="0049233F" w:rsidRDefault="004D65BA" w:rsidP="004D65BA">
      <w:pPr>
        <w:ind w:firstLine="720"/>
        <w:rPr>
          <w:szCs w:val="26"/>
        </w:rPr>
      </w:pPr>
    </w:p>
    <w:p w14:paraId="3ACBF295" w14:textId="77777777" w:rsidR="004D65BA" w:rsidRPr="0049233F" w:rsidRDefault="004D65BA" w:rsidP="004D65BA">
      <w:pPr>
        <w:pStyle w:val="Heading2"/>
        <w:rPr>
          <w:sz w:val="26"/>
          <w:szCs w:val="26"/>
          <w:rPrChange w:id="750" w:author="The Si Tran" w:date="2012-12-05T23:02:00Z">
            <w:rPr/>
          </w:rPrChange>
        </w:rPr>
      </w:pPr>
      <w:bookmarkStart w:id="751" w:name="_Toc327348167"/>
      <w:del w:id="752" w:author="The Si Tran" w:date="2012-12-12T14:06:00Z">
        <w:r w:rsidRPr="0049233F" w:rsidDel="00355596">
          <w:rPr>
            <w:sz w:val="26"/>
            <w:szCs w:val="26"/>
            <w:rPrChange w:id="753" w:author="The Si Tran" w:date="2012-12-05T23:02:00Z">
              <w:rPr>
                <w:iCs w:val="0"/>
                <w:kern w:val="32"/>
                <w:sz w:val="32"/>
                <w:szCs w:val="32"/>
              </w:rPr>
            </w:rPrChange>
          </w:rPr>
          <w:delText>MỤC TIÊU CỦA ĐỀ TÀI</w:delText>
        </w:r>
      </w:del>
      <w:bookmarkStart w:id="754" w:name="_Toc343220701"/>
      <w:bookmarkEnd w:id="751"/>
      <w:ins w:id="755" w:author="The Si Tran" w:date="2012-12-12T14:06:00Z">
        <w:r w:rsidR="00355596">
          <w:rPr>
            <w:sz w:val="26"/>
            <w:szCs w:val="26"/>
          </w:rPr>
          <w:t>Mục tiêu của đề tài</w:t>
        </w:r>
      </w:ins>
      <w:bookmarkEnd w:id="754"/>
    </w:p>
    <w:p w14:paraId="3D26230F" w14:textId="77777777" w:rsidR="007C782C" w:rsidRPr="0030559E" w:rsidRDefault="007C782C" w:rsidP="00E078AF">
      <w:pPr>
        <w:ind w:firstLine="720"/>
        <w:rPr>
          <w:ins w:id="756" w:author="superchickend" w:date="2012-12-12T08:18:00Z"/>
          <w:szCs w:val="26"/>
        </w:rPr>
      </w:pPr>
      <w:ins w:id="757" w:author="superchickend" w:date="2012-12-12T08:18:00Z">
        <w:r>
          <w:rPr>
            <w:szCs w:val="26"/>
          </w:rPr>
          <w:t>Dự</w:t>
        </w:r>
        <w:r w:rsidRPr="0030559E">
          <w:rPr>
            <w:szCs w:val="26"/>
          </w:rPr>
          <w:t xml:space="preserve">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w:t>
        </w:r>
        <w:r w:rsidRPr="0030559E">
          <w:rPr>
            <w:szCs w:val="26"/>
          </w:rPr>
          <w:lastRenderedPageBreak/>
          <w:t xml:space="preserve">rất nhiều phương thức dự báo khác nhau, tuy nhiên ở báo cáo này chúng tôi chọn phương thức dự báo dữ liệu chuỗi thời gian. Dữ liệu chuỗi thời gian là tập các giá trị được đo, quan sát, ghi nhận tuần tự theo thời gian </w:t>
        </w:r>
        <w:r w:rsidRPr="0030559E">
          <w:rPr>
            <w:szCs w:val="26"/>
          </w:rPr>
          <w:fldChar w:fldCharType="begin"/>
        </w:r>
        <w:r w:rsidRPr="0030559E">
          <w:rPr>
            <w:szCs w:val="26"/>
          </w:rPr>
          <w:instrText xml:space="preserve"> REF  time_series_forcecasting_Chris_Chatfield  \* MERGEFORMAT </w:instrText>
        </w:r>
        <w:del w:id="758" w:author="The Si Tran" w:date="2012-12-12T14:11:00Z">
          <w:r w:rsidRPr="0030559E">
            <w:rPr>
              <w:szCs w:val="26"/>
            </w:rPr>
            <w:fldChar w:fldCharType="separate"/>
          </w:r>
          <w:r w:rsidRPr="0030559E" w:rsidDel="009D276E">
            <w:rPr>
              <w:szCs w:val="26"/>
            </w:rPr>
            <w:delText>[</w:delText>
          </w:r>
          <w:r w:rsidDel="009D276E">
            <w:rPr>
              <w:szCs w:val="26"/>
            </w:rPr>
            <w:delText>9</w:delText>
          </w:r>
          <w:r w:rsidRPr="0030559E" w:rsidDel="009D276E">
            <w:rPr>
              <w:szCs w:val="26"/>
            </w:rPr>
            <w:delText>]</w:delText>
          </w:r>
        </w:del>
        <w:r w:rsidRPr="0030559E">
          <w:rPr>
            <w:szCs w:val="26"/>
          </w:rPr>
          <w:fldChar w:fldCharType="end"/>
        </w:r>
        <w:r w:rsidRPr="0030559E">
          <w:rPr>
            <w:szCs w:val="26"/>
          </w:rPr>
          <w:t>. Phương thức d</w:t>
        </w:r>
        <w:r>
          <w:rPr>
            <w:szCs w:val="26"/>
          </w:rPr>
          <w:t>ự</w:t>
        </w:r>
        <w:r w:rsidRPr="0030559E">
          <w:rPr>
            <w:szCs w:val="26"/>
          </w:rPr>
          <w:t xml:space="preserve"> báo chuỗi thời gian được chia thành hai lớp mô hình </w:t>
        </w:r>
        <w:r w:rsidRPr="0030559E">
          <w:rPr>
            <w:szCs w:val="26"/>
          </w:rPr>
          <w:fldChar w:fldCharType="begin"/>
        </w:r>
        <w:r w:rsidRPr="0030559E">
          <w:rPr>
            <w:szCs w:val="26"/>
          </w:rPr>
          <w:instrText xml:space="preserve"> REF  Sterba_Hilovska  \* MERGEFORMAT </w:instrText>
        </w:r>
        <w:del w:id="759" w:author="The Si Tran" w:date="2012-12-12T14:11:00Z">
          <w:r w:rsidRPr="0030559E">
            <w:rPr>
              <w:szCs w:val="26"/>
            </w:rPr>
            <w:fldChar w:fldCharType="separate"/>
          </w:r>
          <w:r w:rsidRPr="0030559E" w:rsidDel="009D276E">
            <w:rPr>
              <w:szCs w:val="26"/>
            </w:rPr>
            <w:delText>[</w:delText>
          </w:r>
          <w:r w:rsidDel="009D276E">
            <w:rPr>
              <w:szCs w:val="26"/>
            </w:rPr>
            <w:delText>11</w:delText>
          </w:r>
          <w:r w:rsidRPr="0030559E" w:rsidDel="009D276E">
            <w:rPr>
              <w:szCs w:val="26"/>
            </w:rPr>
            <w:delText>]</w:delText>
          </w:r>
        </w:del>
        <w:r w:rsidRPr="0030559E">
          <w:rPr>
            <w:szCs w:val="26"/>
          </w:rPr>
          <w:fldChar w:fldCharType="end"/>
        </w:r>
        <w:r w:rsidRPr="0030559E">
          <w:rPr>
            <w:szCs w:val="26"/>
          </w:rPr>
          <w:t xml:space="preserve"> :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ron nhân tạo.</w:t>
        </w:r>
      </w:ins>
    </w:p>
    <w:p w14:paraId="7B1BD202" w14:textId="77777777" w:rsidR="007C782C" w:rsidRPr="0030559E" w:rsidRDefault="007C782C" w:rsidP="007C782C">
      <w:pPr>
        <w:ind w:firstLine="720"/>
        <w:rPr>
          <w:ins w:id="760" w:author="superchickend" w:date="2012-12-12T08:18:00Z"/>
          <w:szCs w:val="26"/>
        </w:rPr>
      </w:pPr>
      <w:ins w:id="761" w:author="superchickend" w:date="2012-12-12T08:18:00Z">
        <w:r w:rsidRPr="0030559E">
          <w:rPr>
            <w:szCs w:val="26"/>
          </w:rPr>
          <w:t>Mô hình ARIMA thuộc lớp mô hình tuyến tính có khả năng biểu diễn cả chuỗi thời gian tĩnh l</w:t>
        </w:r>
        <w:r>
          <w:rPr>
            <w:szCs w:val="26"/>
          </w:rPr>
          <w:t>ẫ</w:t>
        </w:r>
        <w:r w:rsidRPr="0030559E">
          <w:rPr>
            <w:szCs w:val="26"/>
          </w:rPr>
          <w: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nghich với mức độ phi tuyến của chuỗi dữ liệu.</w:t>
        </w:r>
      </w:ins>
    </w:p>
    <w:p w14:paraId="75549594" w14:textId="77777777" w:rsidR="007C782C" w:rsidRPr="0030559E" w:rsidRDefault="007C782C" w:rsidP="007C782C">
      <w:pPr>
        <w:ind w:firstLine="720"/>
        <w:rPr>
          <w:ins w:id="762" w:author="superchickend" w:date="2012-12-12T08:18:00Z"/>
          <w:szCs w:val="26"/>
        </w:rPr>
      </w:pPr>
      <w:ins w:id="763" w:author="superchickend" w:date="2012-12-12T08:18:00Z">
        <w:r w:rsidRPr="0030559E">
          <w:rPr>
            <w:szCs w:val="26"/>
          </w:rPr>
          <w:t>Ngược lại, mô hình mạng nơ ron nhân tạo lại dự báo hiệu quả với chuỗi dữ liệu phi tuyến. Mạng nơ ron nhân tạo là mạng lưới các node</w:t>
        </w:r>
        <w:r>
          <w:rPr>
            <w:szCs w:val="26"/>
          </w:rPr>
          <w:t xml:space="preserve"> gồm</w:t>
        </w:r>
        <w:r w:rsidRPr="0030559E">
          <w:rPr>
            <w:szCs w:val="26"/>
          </w:rPr>
          <w:t xml:space="preserve"> đa tầng. Sự giao tiếp giữa các tầng thông qua các tham số được lựa chọn bằng phương pháp thử và sửa sai (trial and error). Tuy nhiên, mạng nơ ron nhân tạo không cho kết quả dự báo tốt khi phải xử lý các chuỗi thời gian tuyến tính.</w:t>
        </w:r>
      </w:ins>
    </w:p>
    <w:p w14:paraId="48FB3C89" w14:textId="77777777" w:rsidR="007C782C" w:rsidRPr="0030559E" w:rsidRDefault="007C782C" w:rsidP="007C782C">
      <w:pPr>
        <w:ind w:firstLine="720"/>
        <w:rPr>
          <w:ins w:id="764" w:author="superchickend" w:date="2012-12-12T08:18:00Z"/>
          <w:szCs w:val="26"/>
        </w:rPr>
      </w:pPr>
      <w:ins w:id="765" w:author="superchickend" w:date="2012-12-12T08:18:00Z">
        <w:r w:rsidRPr="0030559E">
          <w:rPr>
            <w:szCs w:val="26"/>
          </w:rPr>
          <w: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t>
        </w:r>
      </w:ins>
    </w:p>
    <w:p w14:paraId="694E31A7" w14:textId="77777777" w:rsidR="007C782C" w:rsidRPr="0030559E" w:rsidRDefault="007C782C" w:rsidP="007C782C">
      <w:pPr>
        <w:ind w:firstLine="720"/>
        <w:rPr>
          <w:ins w:id="766" w:author="superchickend" w:date="2012-12-12T08:18:00Z"/>
          <w:szCs w:val="26"/>
        </w:rPr>
      </w:pPr>
      <w:ins w:id="767" w:author="superchickend" w:date="2012-12-12T08:18:00Z">
        <w:r w:rsidRPr="0030559E">
          <w:rPr>
            <w:szCs w:val="26"/>
          </w:rPr>
          <w:t xml:space="preserve">Do đó, một vài nhà nghiên cứu đã đề xuất mô hình kết hợp giữa hai mô hình ARIMA và ANN, nhằm mong muốn kết hợp được điểm mạnh của từng mô hình vào </w:t>
        </w:r>
        <w:r w:rsidRPr="0030559E">
          <w:rPr>
            <w:szCs w:val="26"/>
          </w:rPr>
          <w:lastRenderedPageBreak/>
          <w:t>công tác dự báo. Cả lí thuyết và kết quả thực tiễn đã chứng minh được rằng trong phần lớn trường hợp mô hình kết hợp sẽ hiệu quả hơn việc chỉ dùng một mô hình đơn lẻ.</w:t>
        </w:r>
      </w:ins>
    </w:p>
    <w:p w14:paraId="77D3C45B" w14:textId="77777777" w:rsidR="007C782C" w:rsidRPr="0030559E" w:rsidRDefault="007C782C" w:rsidP="007C782C">
      <w:pPr>
        <w:ind w:firstLine="720"/>
        <w:rPr>
          <w:ins w:id="768" w:author="superchickend" w:date="2012-12-12T08:18:00Z"/>
          <w:szCs w:val="26"/>
        </w:rPr>
      </w:pPr>
      <w:ins w:id="769" w:author="superchickend" w:date="2012-12-12T08:18:00Z">
        <w:r w:rsidRPr="0030559E">
          <w:rPr>
            <w:szCs w:val="26"/>
          </w:rPr>
          <w: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t>
        </w:r>
        <w:r>
          <w:rPr>
            <w:szCs w:val="26"/>
          </w:rPr>
          <w:t>c điể</w:t>
        </w:r>
        <w:r w:rsidRPr="0030559E">
          <w:rPr>
            <w:szCs w:val="26"/>
          </w:rPr>
          <w:t>m của từng mô hình trong quá trình dự báo để có thể đề xuất cải tiến nhằm thu được dữ liệu tin cậy hơn.</w:t>
        </w:r>
      </w:ins>
    </w:p>
    <w:p w14:paraId="1220DE75" w14:textId="77777777" w:rsidR="004D65F6" w:rsidRPr="0030559E" w:rsidDel="007C782C" w:rsidRDefault="004D65F6">
      <w:pPr>
        <w:ind w:firstLine="144"/>
        <w:rPr>
          <w:ins w:id="770" w:author="The Si Tran" w:date="2012-12-11T08:01:00Z"/>
          <w:del w:id="771" w:author="superchickend" w:date="2012-12-12T08:18:00Z"/>
          <w:szCs w:val="26"/>
        </w:rPr>
        <w:pPrChange w:id="772" w:author="superchickend" w:date="2012-12-12T08:17:00Z">
          <w:pPr/>
        </w:pPrChange>
      </w:pPr>
      <w:ins w:id="773" w:author="The Si Tran" w:date="2012-12-11T08:01:00Z">
        <w:del w:id="774" w:author="superchickend" w:date="2012-12-12T08:18:00Z">
          <w:r w:rsidRPr="0030559E" w:rsidDel="007C782C">
            <w:rPr>
              <w:szCs w:val="26"/>
            </w:rPr>
            <w:delText xml:space="preserve">Ngày nay, dự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Dữ liệu chuỗi thời gian là tập các giá trị được đo, quan sát, ghi nhận tuần tự theo thời gian </w:delText>
          </w:r>
          <w:r w:rsidRPr="0030559E" w:rsidDel="007C782C">
            <w:rPr>
              <w:szCs w:val="26"/>
            </w:rPr>
            <w:fldChar w:fldCharType="begin"/>
          </w:r>
          <w:r w:rsidRPr="0030559E" w:rsidDel="007C782C">
            <w:rPr>
              <w:szCs w:val="26"/>
            </w:rPr>
            <w:delInstrText xml:space="preserve"> REF  time_series_forcecasting_Chris_Chatfield  \* MERGEFORMAT </w:delInstrText>
          </w:r>
          <w:r w:rsidRPr="0030559E" w:rsidDel="007C782C">
            <w:rPr>
              <w:szCs w:val="26"/>
            </w:rPr>
            <w:fldChar w:fldCharType="separate"/>
          </w:r>
          <w:r w:rsidRPr="0030559E" w:rsidDel="007C782C">
            <w:rPr>
              <w:szCs w:val="26"/>
            </w:rPr>
            <w:delText>[1]</w:delText>
          </w:r>
          <w:r w:rsidRPr="0030559E" w:rsidDel="007C782C">
            <w:rPr>
              <w:szCs w:val="26"/>
            </w:rPr>
            <w:fldChar w:fldCharType="end"/>
          </w:r>
          <w:r w:rsidRPr="0030559E" w:rsidDel="007C782C">
            <w:rPr>
              <w:szCs w:val="26"/>
            </w:rPr>
            <w:delText xml:space="preserve">. Phương thức dữ báo chuỗi thời gian được chia thành hai lớp mô hình </w:delText>
          </w:r>
        </w:del>
        <w:del w:id="775" w:author="superchickend" w:date="2012-12-12T08:17:00Z">
          <w:r w:rsidRPr="0030559E" w:rsidDel="007C782C">
            <w:rPr>
              <w:szCs w:val="26"/>
            </w:rPr>
            <w:delText>(model)</w:delText>
          </w:r>
        </w:del>
        <w:del w:id="776" w:author="superchickend" w:date="2012-12-12T08:18:00Z">
          <w:r w:rsidRPr="0030559E" w:rsidDel="007C782C">
            <w:rPr>
              <w:szCs w:val="26"/>
            </w:rPr>
            <w:delText xml:space="preserve"> </w:delText>
          </w:r>
          <w:r w:rsidRPr="0030559E" w:rsidDel="007C782C">
            <w:rPr>
              <w:szCs w:val="26"/>
            </w:rPr>
            <w:fldChar w:fldCharType="begin"/>
          </w:r>
          <w:r w:rsidRPr="0030559E" w:rsidDel="007C782C">
            <w:rPr>
              <w:szCs w:val="26"/>
            </w:rPr>
            <w:delInstrText xml:space="preserve"> REF  Sterba_Hilovska  \* MERGEFORMAT </w:delInstrText>
          </w:r>
          <w:r w:rsidRPr="0030559E" w:rsidDel="007C782C">
            <w:rPr>
              <w:szCs w:val="26"/>
            </w:rPr>
            <w:fldChar w:fldCharType="separate"/>
          </w:r>
          <w:r w:rsidRPr="0030559E" w:rsidDel="007C782C">
            <w:rPr>
              <w:szCs w:val="26"/>
            </w:rPr>
            <w:delText>[2]</w:delText>
          </w:r>
          <w:r w:rsidRPr="0030559E" w:rsidDel="007C782C">
            <w:rPr>
              <w:szCs w:val="26"/>
            </w:rPr>
            <w:fldChar w:fldCharType="end"/>
          </w:r>
          <w:r w:rsidRPr="0030559E" w:rsidDel="007C782C">
            <w:rPr>
              <w:szCs w:val="26"/>
            </w:rPr>
            <w:delText xml:space="preserve"> :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ron nhân tạo.</w:delText>
          </w:r>
          <w:bookmarkStart w:id="777" w:name="_Toc343083518"/>
          <w:bookmarkStart w:id="778" w:name="_Toc343083732"/>
          <w:bookmarkStart w:id="779" w:name="_Toc343083943"/>
          <w:bookmarkStart w:id="780" w:name="_Toc343220702"/>
          <w:bookmarkEnd w:id="777"/>
          <w:bookmarkEnd w:id="778"/>
          <w:bookmarkEnd w:id="779"/>
          <w:bookmarkEnd w:id="780"/>
        </w:del>
      </w:ins>
    </w:p>
    <w:p w14:paraId="1202EAAD" w14:textId="77777777" w:rsidR="004D65F6" w:rsidRPr="0030559E" w:rsidDel="007C782C" w:rsidRDefault="004D65F6" w:rsidP="004D65F6">
      <w:pPr>
        <w:rPr>
          <w:ins w:id="781" w:author="The Si Tran" w:date="2012-12-11T08:01:00Z"/>
          <w:del w:id="782" w:author="superchickend" w:date="2012-12-12T08:18:00Z"/>
          <w:szCs w:val="26"/>
        </w:rPr>
      </w:pPr>
      <w:ins w:id="783" w:author="The Si Tran" w:date="2012-12-11T08:01:00Z">
        <w:del w:id="784" w:author="superchickend" w:date="2012-12-12T08:18:00Z">
          <w:r w:rsidRPr="0030559E" w:rsidDel="007C782C">
            <w:rPr>
              <w:szCs w:val="26"/>
            </w:rPr>
            <w:delText>Mô hình ARIMA thuộc lớp mô hình tuyến tính có khả năng biểu diễn cả chuỗi thời gian tĩnh l</w:delText>
          </w:r>
          <w:r w:rsidDel="007C782C">
            <w:rPr>
              <w:szCs w:val="26"/>
            </w:rPr>
            <w:delText>ẫ</w:delText>
          </w:r>
          <w:r w:rsidRPr="0030559E" w:rsidDel="007C782C">
            <w:rPr>
              <w:szCs w:val="26"/>
            </w:rPr>
            <w:delTex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nghich với mức độ phi tuyến của chuỗi dữ liệu.</w:delText>
          </w:r>
          <w:bookmarkStart w:id="785" w:name="_Toc343083519"/>
          <w:bookmarkStart w:id="786" w:name="_Toc343083733"/>
          <w:bookmarkStart w:id="787" w:name="_Toc343083944"/>
          <w:bookmarkStart w:id="788" w:name="_Toc343220703"/>
          <w:bookmarkEnd w:id="785"/>
          <w:bookmarkEnd w:id="786"/>
          <w:bookmarkEnd w:id="787"/>
          <w:bookmarkEnd w:id="788"/>
        </w:del>
      </w:ins>
    </w:p>
    <w:p w14:paraId="14F19CDB" w14:textId="77777777" w:rsidR="004D65F6" w:rsidRPr="0030559E" w:rsidDel="007C782C" w:rsidRDefault="004D65F6" w:rsidP="004D65F6">
      <w:pPr>
        <w:rPr>
          <w:ins w:id="789" w:author="The Si Tran" w:date="2012-12-11T08:01:00Z"/>
          <w:del w:id="790" w:author="superchickend" w:date="2012-12-12T08:18:00Z"/>
          <w:szCs w:val="26"/>
        </w:rPr>
      </w:pPr>
      <w:ins w:id="791" w:author="The Si Tran" w:date="2012-12-11T08:01:00Z">
        <w:del w:id="792" w:author="superchickend" w:date="2012-12-12T08:18:00Z">
          <w:r w:rsidRPr="0030559E" w:rsidDel="007C782C">
            <w:rPr>
              <w:szCs w:val="26"/>
            </w:rPr>
            <w:delText>Ngược lại, mô hình mạng nơ ron nhân tạo lại dự báo hiệu quả với chuỗi dữ liệu phi tuyến. Mạng nơ ron nhân tạo là mạng lưới các node</w:delText>
          </w:r>
          <w:r w:rsidDel="007C782C">
            <w:rPr>
              <w:szCs w:val="26"/>
            </w:rPr>
            <w:delText xml:space="preserve"> gồm</w:delText>
          </w:r>
          <w:r w:rsidRPr="0030559E" w:rsidDel="007C782C">
            <w:rPr>
              <w:szCs w:val="26"/>
            </w:rPr>
            <w:delText xml:space="preserve"> đa tầng. Sự giao tiếp giữa các tầng thông qua các tham số được lựa chọn bằng phương pháp thử và sửa sai (trial and error). Tuy nhiên, mạng nơ ron nhân tạo không cho kết quả dự báo tốt khi phải xử lý các chuỗi thời gian tuyến tính.</w:delText>
          </w:r>
          <w:bookmarkStart w:id="793" w:name="_Toc343083520"/>
          <w:bookmarkStart w:id="794" w:name="_Toc343083734"/>
          <w:bookmarkStart w:id="795" w:name="_Toc343083945"/>
          <w:bookmarkStart w:id="796" w:name="_Toc343220704"/>
          <w:bookmarkEnd w:id="793"/>
          <w:bookmarkEnd w:id="794"/>
          <w:bookmarkEnd w:id="795"/>
          <w:bookmarkEnd w:id="796"/>
        </w:del>
      </w:ins>
    </w:p>
    <w:p w14:paraId="141B4545" w14:textId="77777777" w:rsidR="004D65F6" w:rsidRPr="0030559E" w:rsidDel="007C782C" w:rsidRDefault="004D65F6" w:rsidP="004D65F6">
      <w:pPr>
        <w:rPr>
          <w:ins w:id="797" w:author="The Si Tran" w:date="2012-12-11T08:01:00Z"/>
          <w:del w:id="798" w:author="superchickend" w:date="2012-12-12T08:18:00Z"/>
          <w:szCs w:val="26"/>
        </w:rPr>
      </w:pPr>
      <w:ins w:id="799" w:author="The Si Tran" w:date="2012-12-11T08:01:00Z">
        <w:del w:id="800" w:author="superchickend" w:date="2012-12-12T08:18:00Z">
          <w:r w:rsidRPr="0030559E" w:rsidDel="007C782C">
            <w:rPr>
              <w:szCs w:val="26"/>
            </w:rPr>
            <w:delTex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delText>
          </w:r>
          <w:bookmarkStart w:id="801" w:name="_Toc343083521"/>
          <w:bookmarkStart w:id="802" w:name="_Toc343083735"/>
          <w:bookmarkStart w:id="803" w:name="_Toc343083946"/>
          <w:bookmarkStart w:id="804" w:name="_Toc343220705"/>
          <w:bookmarkEnd w:id="801"/>
          <w:bookmarkEnd w:id="802"/>
          <w:bookmarkEnd w:id="803"/>
          <w:bookmarkEnd w:id="804"/>
        </w:del>
      </w:ins>
    </w:p>
    <w:p w14:paraId="753D1505" w14:textId="77777777" w:rsidR="004D65F6" w:rsidRPr="0030559E" w:rsidDel="007C782C" w:rsidRDefault="004D65F6" w:rsidP="004D65F6">
      <w:pPr>
        <w:rPr>
          <w:ins w:id="805" w:author="The Si Tran" w:date="2012-12-11T08:01:00Z"/>
          <w:del w:id="806" w:author="superchickend" w:date="2012-12-12T08:18:00Z"/>
          <w:szCs w:val="26"/>
        </w:rPr>
      </w:pPr>
      <w:ins w:id="807" w:author="The Si Tran" w:date="2012-12-11T08:01:00Z">
        <w:del w:id="808" w:author="superchickend" w:date="2012-12-12T08:18:00Z">
          <w:r w:rsidRPr="0030559E" w:rsidDel="007C782C">
            <w:rPr>
              <w:szCs w:val="26"/>
            </w:rPr>
            <w:delTex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delText>
          </w:r>
          <w:bookmarkStart w:id="809" w:name="_Toc343083522"/>
          <w:bookmarkStart w:id="810" w:name="_Toc343083736"/>
          <w:bookmarkStart w:id="811" w:name="_Toc343083947"/>
          <w:bookmarkStart w:id="812" w:name="_Toc343220706"/>
          <w:bookmarkEnd w:id="809"/>
          <w:bookmarkEnd w:id="810"/>
          <w:bookmarkEnd w:id="811"/>
          <w:bookmarkEnd w:id="812"/>
        </w:del>
      </w:ins>
    </w:p>
    <w:p w14:paraId="435C606B" w14:textId="77777777" w:rsidR="004D65F6" w:rsidRPr="0030559E" w:rsidDel="007C782C" w:rsidRDefault="004D65F6" w:rsidP="004D65F6">
      <w:pPr>
        <w:rPr>
          <w:ins w:id="813" w:author="The Si Tran" w:date="2012-12-11T08:01:00Z"/>
          <w:del w:id="814" w:author="superchickend" w:date="2012-12-12T08:18:00Z"/>
          <w:szCs w:val="26"/>
        </w:rPr>
      </w:pPr>
      <w:ins w:id="815" w:author="The Si Tran" w:date="2012-12-11T08:01:00Z">
        <w:del w:id="816" w:author="superchickend" w:date="2012-12-12T08:18:00Z">
          <w:r w:rsidRPr="0030559E" w:rsidDel="007C782C">
            <w:rPr>
              <w:szCs w:val="26"/>
            </w:rPr>
            <w:delTex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delText>
          </w:r>
          <w:r w:rsidDel="007C782C">
            <w:rPr>
              <w:szCs w:val="26"/>
            </w:rPr>
            <w:delText>c điể</w:delText>
          </w:r>
          <w:r w:rsidRPr="0030559E" w:rsidDel="007C782C">
            <w:rPr>
              <w:szCs w:val="26"/>
            </w:rPr>
            <w:delText>m của từng mô hình trong quá trình dự báo để có thể đề xuất cải tiến nhằm thu được dữ liệu tin cậy hơn.</w:delText>
          </w:r>
          <w:bookmarkStart w:id="817" w:name="_Toc343083523"/>
          <w:bookmarkStart w:id="818" w:name="_Toc343083737"/>
          <w:bookmarkStart w:id="819" w:name="_Toc343083948"/>
          <w:bookmarkStart w:id="820" w:name="_Toc343220707"/>
          <w:bookmarkEnd w:id="817"/>
          <w:bookmarkEnd w:id="818"/>
          <w:bookmarkEnd w:id="819"/>
          <w:bookmarkEnd w:id="820"/>
        </w:del>
      </w:ins>
    </w:p>
    <w:p w14:paraId="49EBCF99" w14:textId="77777777" w:rsidR="004D65F6" w:rsidRPr="0030559E" w:rsidDel="007C782C" w:rsidRDefault="004D65F6" w:rsidP="004D65F6">
      <w:pPr>
        <w:rPr>
          <w:ins w:id="821" w:author="The Si Tran" w:date="2012-12-11T08:01:00Z"/>
          <w:del w:id="822" w:author="superchickend" w:date="2012-12-12T08:18:00Z"/>
          <w:szCs w:val="26"/>
        </w:rPr>
      </w:pPr>
      <w:bookmarkStart w:id="823" w:name="time_series_forcecasting_Chris_Chatfield"/>
      <w:ins w:id="824" w:author="The Si Tran" w:date="2012-12-11T08:01:00Z">
        <w:del w:id="825" w:author="superchickend" w:date="2012-12-12T08:18:00Z">
          <w:r w:rsidRPr="0030559E" w:rsidDel="007C782C">
            <w:rPr>
              <w:szCs w:val="26"/>
            </w:rPr>
            <w:delText>[1]</w:delText>
          </w:r>
          <w:bookmarkEnd w:id="823"/>
          <w:r w:rsidRPr="0030559E" w:rsidDel="007C782C">
            <w:rPr>
              <w:szCs w:val="26"/>
            </w:rPr>
            <w:delText xml:space="preserve"> time series forecasting – Chris Chatfield</w:delText>
          </w:r>
          <w:bookmarkStart w:id="826" w:name="_Toc343083524"/>
          <w:bookmarkStart w:id="827" w:name="_Toc343083738"/>
          <w:bookmarkStart w:id="828" w:name="_Toc343083949"/>
          <w:bookmarkStart w:id="829" w:name="_Toc343220708"/>
          <w:bookmarkEnd w:id="826"/>
          <w:bookmarkEnd w:id="827"/>
          <w:bookmarkEnd w:id="828"/>
          <w:bookmarkEnd w:id="829"/>
        </w:del>
      </w:ins>
    </w:p>
    <w:p w14:paraId="7687FB8B" w14:textId="77777777" w:rsidR="004D65F6" w:rsidRPr="0030559E" w:rsidDel="007C782C" w:rsidRDefault="004D65F6" w:rsidP="004D65F6">
      <w:pPr>
        <w:rPr>
          <w:ins w:id="830" w:author="The Si Tran" w:date="2012-12-11T08:01:00Z"/>
          <w:del w:id="831" w:author="superchickend" w:date="2012-12-12T08:18:00Z"/>
          <w:szCs w:val="26"/>
        </w:rPr>
      </w:pPr>
      <w:bookmarkStart w:id="832" w:name="Sterba_Hilovska"/>
      <w:ins w:id="833" w:author="The Si Tran" w:date="2012-12-11T08:01:00Z">
        <w:del w:id="834" w:author="superchickend" w:date="2012-12-12T08:18:00Z">
          <w:r w:rsidRPr="0030559E" w:rsidDel="007C782C">
            <w:rPr>
              <w:szCs w:val="26"/>
            </w:rPr>
            <w:delText>[2]</w:delText>
          </w:r>
          <w:bookmarkEnd w:id="832"/>
          <w:r w:rsidRPr="0030559E" w:rsidDel="007C782C">
            <w:rPr>
              <w:szCs w:val="26"/>
            </w:rPr>
            <w:delText xml:space="preserve"> Journal of Applies Mathematics – Sterba_Hilovska</w:delText>
          </w:r>
          <w:bookmarkStart w:id="835" w:name="_Toc343083525"/>
          <w:bookmarkStart w:id="836" w:name="_Toc343083739"/>
          <w:bookmarkStart w:id="837" w:name="_Toc343083950"/>
          <w:bookmarkStart w:id="838" w:name="_Toc343220709"/>
          <w:bookmarkEnd w:id="835"/>
          <w:bookmarkEnd w:id="836"/>
          <w:bookmarkEnd w:id="837"/>
          <w:bookmarkEnd w:id="838"/>
        </w:del>
      </w:ins>
    </w:p>
    <w:p w14:paraId="59C9F0F7" w14:textId="77777777" w:rsidR="004D65BA" w:rsidRPr="0049233F" w:rsidDel="00395324" w:rsidRDefault="004D65BA" w:rsidP="004D65BA">
      <w:pPr>
        <w:ind w:firstLine="720"/>
        <w:rPr>
          <w:del w:id="839" w:author="The Si Tran" w:date="2012-12-12T08:05:00Z"/>
          <w:szCs w:val="26"/>
        </w:rPr>
      </w:pPr>
      <w:bookmarkStart w:id="840" w:name="_Toc343083526"/>
      <w:bookmarkStart w:id="841" w:name="_Toc343083740"/>
      <w:bookmarkStart w:id="842" w:name="_Toc343083951"/>
      <w:bookmarkStart w:id="843" w:name="_Toc343220710"/>
      <w:bookmarkEnd w:id="840"/>
      <w:bookmarkEnd w:id="841"/>
      <w:bookmarkEnd w:id="842"/>
      <w:bookmarkEnd w:id="843"/>
    </w:p>
    <w:p w14:paraId="332E1C1B" w14:textId="77777777" w:rsidR="004D65BA" w:rsidRPr="0049233F" w:rsidRDefault="004D65BA" w:rsidP="004D65BA">
      <w:pPr>
        <w:pStyle w:val="Heading2"/>
        <w:rPr>
          <w:i/>
          <w:sz w:val="26"/>
          <w:szCs w:val="26"/>
          <w:rPrChange w:id="844" w:author="The Si Tran" w:date="2012-12-05T23:02:00Z">
            <w:rPr>
              <w:i/>
            </w:rPr>
          </w:rPrChange>
        </w:rPr>
      </w:pPr>
      <w:bookmarkStart w:id="845" w:name="_Toc327348168"/>
      <w:del w:id="846" w:author="The Si Tran" w:date="2012-12-12T14:06:00Z">
        <w:r w:rsidRPr="0049233F" w:rsidDel="00355596">
          <w:rPr>
            <w:sz w:val="26"/>
            <w:szCs w:val="26"/>
            <w:rPrChange w:id="847" w:author="The Si Tran" w:date="2012-12-05T23:02:00Z">
              <w:rPr>
                <w:iCs w:val="0"/>
                <w:kern w:val="32"/>
                <w:sz w:val="32"/>
                <w:szCs w:val="32"/>
              </w:rPr>
            </w:rPrChange>
          </w:rPr>
          <w:delText>CẤU TRÚC BÁO CÁO</w:delText>
        </w:r>
      </w:del>
      <w:bookmarkStart w:id="848" w:name="_Toc343220711"/>
      <w:bookmarkEnd w:id="845"/>
      <w:ins w:id="849" w:author="The Si Tran" w:date="2012-12-12T14:06:00Z">
        <w:r w:rsidR="00355596">
          <w:rPr>
            <w:szCs w:val="26"/>
          </w:rPr>
          <w:t>Cấu trúc báo cáo</w:t>
        </w:r>
      </w:ins>
      <w:bookmarkEnd w:id="848"/>
    </w:p>
    <w:p w14:paraId="0AF912A0" w14:textId="77777777" w:rsidR="004D65BA" w:rsidRDefault="004D65BA" w:rsidP="004D65BA">
      <w:pPr>
        <w:ind w:firstLine="720"/>
        <w:rPr>
          <w:ins w:id="850" w:author="The Si Tran" w:date="2012-12-11T21:22:00Z"/>
          <w:szCs w:val="26"/>
        </w:rPr>
      </w:pPr>
      <w:r w:rsidRPr="0049233F">
        <w:rPr>
          <w:szCs w:val="26"/>
        </w:rPr>
        <w:t xml:space="preserve">Bài báo cáo chia làm </w:t>
      </w:r>
      <w:ins w:id="851" w:author="The Si Tran" w:date="2012-12-12T08:04:00Z">
        <w:r w:rsidR="00682B49">
          <w:rPr>
            <w:szCs w:val="26"/>
          </w:rPr>
          <w:t>7</w:t>
        </w:r>
      </w:ins>
      <w:del w:id="852" w:author="The Si Tran" w:date="2012-12-12T08:04:00Z">
        <w:r w:rsidRPr="0049233F" w:rsidDel="00682B49">
          <w:rPr>
            <w:szCs w:val="26"/>
          </w:rPr>
          <w:delText>6</w:delText>
        </w:r>
      </w:del>
      <w:r w:rsidRPr="0049233F">
        <w:rPr>
          <w:szCs w:val="26"/>
        </w:rPr>
        <w:t xml:space="preserve"> chương:</w:t>
      </w:r>
    </w:p>
    <w:p w14:paraId="104C3D4C" w14:textId="77777777" w:rsidR="00946BC5" w:rsidRDefault="00946BC5">
      <w:pPr>
        <w:ind w:firstLine="720"/>
        <w:rPr>
          <w:ins w:id="853" w:author="The Si Tran" w:date="2012-12-11T21:22:00Z"/>
        </w:rPr>
        <w:pPrChange w:id="854" w:author="The Si Tran" w:date="2012-12-14T03:59:00Z">
          <w:pPr/>
        </w:pPrChange>
      </w:pPr>
      <w:ins w:id="855" w:author="The Si Tran" w:date="2012-12-11T21:22:00Z">
        <w:r>
          <w:t>Chương 1 GIỚI THIỆU CHUNG tổng quan về bài toán dự báo</w:t>
        </w:r>
      </w:ins>
    </w:p>
    <w:p w14:paraId="57D856CA" w14:textId="77777777" w:rsidR="00946BC5" w:rsidRDefault="00946BC5">
      <w:pPr>
        <w:ind w:firstLine="720"/>
        <w:rPr>
          <w:ins w:id="856" w:author="The Si Tran" w:date="2012-12-11T21:22:00Z"/>
        </w:rPr>
        <w:pPrChange w:id="857" w:author="The Si Tran" w:date="2012-12-14T03:59:00Z">
          <w:pPr/>
        </w:pPrChange>
      </w:pPr>
      <w:ins w:id="858" w:author="The Si Tran" w:date="2012-12-11T21:23:00Z">
        <w:r>
          <w:t xml:space="preserve">Chương 2 CHUỖI DỮ LIỆU THỜI GIAN </w:t>
        </w:r>
      </w:ins>
      <w:ins w:id="859" w:author="The Si Tran" w:date="2012-12-11T21:22:00Z">
        <w:r>
          <w:t>các khái niệm liên quan về chuỗi dữ liệu thời gian, giới thiệu các thành phần chuỗi thời gian, các khái niệm thống kê liên quan.</w:t>
        </w:r>
      </w:ins>
    </w:p>
    <w:p w14:paraId="2186567B" w14:textId="77777777" w:rsidR="00946BC5" w:rsidRDefault="00730A63">
      <w:pPr>
        <w:ind w:firstLine="720"/>
        <w:rPr>
          <w:ins w:id="860" w:author="The Si Tran" w:date="2012-12-11T21:22:00Z"/>
        </w:rPr>
        <w:pPrChange w:id="861" w:author="The Si Tran" w:date="2012-12-14T03:59:00Z">
          <w:pPr/>
        </w:pPrChange>
      </w:pPr>
      <w:ins w:id="862" w:author="The Si Tran" w:date="2012-12-11T21:22:00Z">
        <w:r>
          <w:t xml:space="preserve">Chương </w:t>
        </w:r>
      </w:ins>
      <w:ins w:id="863" w:author="The Si Tran" w:date="2012-12-11T21:24:00Z">
        <w:r>
          <w:t>3</w:t>
        </w:r>
      </w:ins>
      <w:ins w:id="864" w:author="The Si Tran" w:date="2012-12-11T21:22:00Z">
        <w:r w:rsidR="00946BC5">
          <w:t xml:space="preserve"> MÔ HÌNH SARIMA trình bày cơ sở lý thuyết về mô hình SARIMA, các khái niệm thống kê liên quan: hàm tự tương quan (ACF), hàm tự tương quan riêng phần (PACF), phương pháp lấy hiệu…. Các bước phát triển mô hình: xác định mô hình, ước lượng tham số, kiểm định độ tin cậy và dự báo.</w:t>
        </w:r>
      </w:ins>
    </w:p>
    <w:p w14:paraId="39B07105" w14:textId="77777777" w:rsidR="00946BC5" w:rsidRDefault="00730A63">
      <w:pPr>
        <w:ind w:firstLine="720"/>
        <w:rPr>
          <w:ins w:id="865" w:author="The Si Tran" w:date="2012-12-11T21:22:00Z"/>
        </w:rPr>
        <w:pPrChange w:id="866" w:author="The Si Tran" w:date="2012-12-14T03:59:00Z">
          <w:pPr/>
        </w:pPrChange>
      </w:pPr>
      <w:ins w:id="867" w:author="The Si Tran" w:date="2012-12-11T21:22:00Z">
        <w:r>
          <w:t>Chương 4</w:t>
        </w:r>
        <w:r w:rsidR="00946BC5">
          <w:t xml:space="preserve"> MÔ HÌNH ANN lịch sử, khái niệm của mạ</w:t>
        </w:r>
        <w:r w:rsidR="00395324">
          <w:t>ng nơ</w:t>
        </w:r>
        <w:r w:rsidR="00946BC5">
          <w:t>ron nhân tạo. Cấu trúc và nguyên tắc hoạt động của mạ</w:t>
        </w:r>
        <w:r w:rsidR="00395324">
          <w:t>ng nơ</w:t>
        </w:r>
        <w:r w:rsidR="00946BC5">
          <w:t>ron nhân tạo. Giới thiệu hai giải thuật huấn luyện phổ biến là giải thuật lan truyền ngược (Back Propagation), lan truyền có tính đàn hồi (Resilient Propagation).</w:t>
        </w:r>
      </w:ins>
    </w:p>
    <w:p w14:paraId="40EC9978" w14:textId="77777777" w:rsidR="00946BC5" w:rsidRDefault="00730A63">
      <w:pPr>
        <w:ind w:firstLine="720"/>
        <w:rPr>
          <w:ins w:id="868" w:author="The Si Tran" w:date="2012-12-11T21:22:00Z"/>
        </w:rPr>
        <w:pPrChange w:id="869" w:author="The Si Tran" w:date="2012-12-14T03:59:00Z">
          <w:pPr/>
        </w:pPrChange>
      </w:pPr>
      <w:ins w:id="870" w:author="The Si Tran" w:date="2012-12-11T21:22:00Z">
        <w:r>
          <w:t>Chương 5</w:t>
        </w:r>
        <w:r w:rsidR="00946BC5">
          <w:t xml:space="preserve"> MÔ HÌNH KẾT HỢP SARIMA VÀ ANN trình bày cơ sở hình thành, nguyên lý hoạt động của mô hình kết hợp.</w:t>
        </w:r>
      </w:ins>
    </w:p>
    <w:p w14:paraId="4FC86377" w14:textId="77777777" w:rsidR="00946BC5" w:rsidRDefault="00946BC5">
      <w:pPr>
        <w:ind w:firstLine="720"/>
        <w:rPr>
          <w:ins w:id="871" w:author="The Si Tran" w:date="2012-12-11T21:22:00Z"/>
        </w:rPr>
        <w:pPrChange w:id="872" w:author="The Si Tran" w:date="2012-12-14T03:59:00Z">
          <w:pPr/>
        </w:pPrChange>
      </w:pPr>
      <w:ins w:id="873" w:author="The Si Tran" w:date="2012-12-11T21:22:00Z">
        <w:r>
          <w:t>Chươ</w:t>
        </w:r>
        <w:r w:rsidR="00730A63">
          <w:t>ng 6</w:t>
        </w:r>
        <w:r>
          <w:t xml:space="preserve"> KẾT QUẢ THỰC NGHIỆM tổng quan chương trình thực nghiệm, dữ liệu thực nghiệm và các công cụ  liên quan. Kết quả thực nghiệm của ba mô hình đã được đề cập: SARIMA, ANN và SARIMA – ANN.</w:t>
        </w:r>
      </w:ins>
    </w:p>
    <w:p w14:paraId="559CA206" w14:textId="77777777" w:rsidR="00946BC5" w:rsidRDefault="00730A63" w:rsidP="00E078AF">
      <w:pPr>
        <w:ind w:firstLine="720"/>
        <w:rPr>
          <w:ins w:id="874" w:author="superchickend" w:date="2012-12-12T08:20:00Z"/>
        </w:rPr>
      </w:pPr>
      <w:ins w:id="875" w:author="The Si Tran" w:date="2012-12-11T21:22:00Z">
        <w:r>
          <w:lastRenderedPageBreak/>
          <w:t>Chương 7</w:t>
        </w:r>
        <w:r w:rsidR="00946BC5">
          <w:t xml:space="preserve"> KẾT LUẬN tổng kết báo cáo và trình bày hướng phát triển của đề tài.</w:t>
        </w:r>
      </w:ins>
    </w:p>
    <w:p w14:paraId="75009931" w14:textId="77777777" w:rsidR="0087598C" w:rsidRDefault="0087598C">
      <w:pPr>
        <w:spacing w:before="0" w:after="200" w:line="276" w:lineRule="auto"/>
        <w:jc w:val="left"/>
        <w:rPr>
          <w:ins w:id="876" w:author="The Si Tran" w:date="2012-12-11T21:22:00Z"/>
        </w:rPr>
        <w:pPrChange w:id="877" w:author="superchickend" w:date="2012-12-12T08:20:00Z">
          <w:pPr>
            <w:ind w:firstLine="720"/>
          </w:pPr>
        </w:pPrChange>
      </w:pPr>
      <w:ins w:id="878" w:author="superchickend" w:date="2012-12-12T08:20:00Z">
        <w:r>
          <w:br w:type="page"/>
        </w:r>
      </w:ins>
    </w:p>
    <w:p w14:paraId="3301E4E9" w14:textId="77777777" w:rsidR="00946BC5" w:rsidRPr="0095710D" w:rsidDel="00395324" w:rsidRDefault="00946BC5" w:rsidP="004D65BA">
      <w:pPr>
        <w:ind w:firstLine="720"/>
        <w:rPr>
          <w:del w:id="879" w:author="The Si Tran" w:date="2012-12-12T08:06:00Z"/>
          <w:sz w:val="32"/>
          <w:szCs w:val="32"/>
          <w:rPrChange w:id="880" w:author="The Si Tran" w:date="2012-12-12T13:54:00Z">
            <w:rPr>
              <w:del w:id="881" w:author="The Si Tran" w:date="2012-12-12T08:06:00Z"/>
              <w:szCs w:val="26"/>
            </w:rPr>
          </w:rPrChange>
        </w:rPr>
      </w:pPr>
      <w:bookmarkStart w:id="882" w:name="_Toc343083528"/>
      <w:bookmarkStart w:id="883" w:name="_Toc343083742"/>
      <w:bookmarkStart w:id="884" w:name="_Toc343083953"/>
      <w:bookmarkStart w:id="885" w:name="_Toc343220712"/>
      <w:bookmarkEnd w:id="882"/>
      <w:bookmarkEnd w:id="883"/>
      <w:bookmarkEnd w:id="884"/>
      <w:bookmarkEnd w:id="885"/>
    </w:p>
    <w:p w14:paraId="6AB79F13" w14:textId="77777777" w:rsidR="004D65BA" w:rsidRPr="0095710D" w:rsidDel="00CA2190" w:rsidRDefault="004D65BA" w:rsidP="004D65BA">
      <w:pPr>
        <w:ind w:firstLine="720"/>
        <w:rPr>
          <w:del w:id="886" w:author="The Si Tran" w:date="2012-12-11T21:24:00Z"/>
          <w:sz w:val="32"/>
          <w:szCs w:val="32"/>
          <w:rPrChange w:id="887" w:author="The Si Tran" w:date="2012-12-12T13:54:00Z">
            <w:rPr>
              <w:del w:id="888" w:author="The Si Tran" w:date="2012-12-11T21:24:00Z"/>
              <w:szCs w:val="26"/>
            </w:rPr>
          </w:rPrChange>
        </w:rPr>
      </w:pPr>
      <w:del w:id="889" w:author="The Si Tran" w:date="2012-12-11T21:24:00Z">
        <w:r w:rsidRPr="0095710D" w:rsidDel="00CA2190">
          <w:rPr>
            <w:b/>
            <w:sz w:val="32"/>
            <w:szCs w:val="32"/>
            <w:rPrChange w:id="890" w:author="The Si Tran" w:date="2012-12-12T13:54:00Z">
              <w:rPr>
                <w:b/>
                <w:szCs w:val="26"/>
              </w:rPr>
            </w:rPrChange>
          </w:rPr>
          <w:delText xml:space="preserve">Chương 1: </w:delText>
        </w:r>
        <w:r w:rsidRPr="0095710D" w:rsidDel="00CA2190">
          <w:rPr>
            <w:sz w:val="32"/>
            <w:szCs w:val="32"/>
            <w:rPrChange w:id="891" w:author="The Si Tran" w:date="2012-12-12T13:54:00Z">
              <w:rPr>
                <w:szCs w:val="26"/>
              </w:rPr>
            </w:rPrChange>
          </w:rPr>
          <w:delText>Giới thiệu về bài toán và nhiệm vụ đề tài.</w:delText>
        </w:r>
        <w:bookmarkStart w:id="892" w:name="_Toc343083529"/>
        <w:bookmarkStart w:id="893" w:name="_Toc343083743"/>
        <w:bookmarkStart w:id="894" w:name="_Toc343083954"/>
        <w:bookmarkStart w:id="895" w:name="_Toc343220713"/>
        <w:bookmarkEnd w:id="892"/>
        <w:bookmarkEnd w:id="893"/>
        <w:bookmarkEnd w:id="894"/>
        <w:bookmarkEnd w:id="895"/>
      </w:del>
    </w:p>
    <w:p w14:paraId="215E9357" w14:textId="77777777" w:rsidR="004D65BA" w:rsidRPr="0095710D" w:rsidDel="00CA2190" w:rsidRDefault="004D65BA" w:rsidP="004D65BA">
      <w:pPr>
        <w:ind w:firstLine="720"/>
        <w:rPr>
          <w:del w:id="896" w:author="The Si Tran" w:date="2012-12-11T21:24:00Z"/>
          <w:sz w:val="32"/>
          <w:szCs w:val="32"/>
          <w:rPrChange w:id="897" w:author="The Si Tran" w:date="2012-12-12T13:54:00Z">
            <w:rPr>
              <w:del w:id="898" w:author="The Si Tran" w:date="2012-12-11T21:24:00Z"/>
              <w:szCs w:val="26"/>
            </w:rPr>
          </w:rPrChange>
        </w:rPr>
      </w:pPr>
      <w:del w:id="899" w:author="The Si Tran" w:date="2012-12-11T21:24:00Z">
        <w:r w:rsidRPr="0095710D" w:rsidDel="00CA2190">
          <w:rPr>
            <w:sz w:val="32"/>
            <w:szCs w:val="32"/>
            <w:rPrChange w:id="900" w:author="The Si Tran" w:date="2012-12-12T13:54:00Z">
              <w:rPr>
                <w:szCs w:val="26"/>
              </w:rPr>
            </w:rPrChange>
          </w:rPr>
          <w:delText>Chương 2: Chuỗi thời gian và các thành phần của chuỗi thời gian</w:delText>
        </w:r>
        <w:bookmarkStart w:id="901" w:name="_Toc343083530"/>
        <w:bookmarkStart w:id="902" w:name="_Toc343083744"/>
        <w:bookmarkStart w:id="903" w:name="_Toc343083955"/>
        <w:bookmarkStart w:id="904" w:name="_Toc343220714"/>
        <w:bookmarkEnd w:id="901"/>
        <w:bookmarkEnd w:id="902"/>
        <w:bookmarkEnd w:id="903"/>
        <w:bookmarkEnd w:id="904"/>
      </w:del>
    </w:p>
    <w:p w14:paraId="4447389D" w14:textId="77777777" w:rsidR="004D65BA" w:rsidRPr="0095710D" w:rsidDel="00CA2190" w:rsidRDefault="004D65BA" w:rsidP="004D65BA">
      <w:pPr>
        <w:ind w:firstLine="720"/>
        <w:rPr>
          <w:del w:id="905" w:author="The Si Tran" w:date="2012-12-11T21:24:00Z"/>
          <w:sz w:val="32"/>
          <w:szCs w:val="32"/>
          <w:rPrChange w:id="906" w:author="The Si Tran" w:date="2012-12-12T13:54:00Z">
            <w:rPr>
              <w:del w:id="907" w:author="The Si Tran" w:date="2012-12-11T21:24:00Z"/>
              <w:szCs w:val="26"/>
            </w:rPr>
          </w:rPrChange>
        </w:rPr>
      </w:pPr>
      <w:del w:id="908" w:author="The Si Tran" w:date="2012-12-11T21:24:00Z">
        <w:r w:rsidRPr="0095710D" w:rsidDel="00CA2190">
          <w:rPr>
            <w:sz w:val="32"/>
            <w:szCs w:val="32"/>
            <w:rPrChange w:id="909" w:author="The Si Tran" w:date="2012-12-12T13:54:00Z">
              <w:rPr>
                <w:szCs w:val="26"/>
              </w:rPr>
            </w:rPrChange>
          </w:rPr>
          <w:delText>Chương 3: Mô hình ARIMA</w:delText>
        </w:r>
        <w:bookmarkStart w:id="910" w:name="_Toc343083531"/>
        <w:bookmarkStart w:id="911" w:name="_Toc343083745"/>
        <w:bookmarkStart w:id="912" w:name="_Toc343083956"/>
        <w:bookmarkStart w:id="913" w:name="_Toc343220715"/>
        <w:bookmarkEnd w:id="910"/>
        <w:bookmarkEnd w:id="911"/>
        <w:bookmarkEnd w:id="912"/>
        <w:bookmarkEnd w:id="913"/>
      </w:del>
    </w:p>
    <w:p w14:paraId="7B53A7DD" w14:textId="77777777" w:rsidR="004D65BA" w:rsidRPr="0095710D" w:rsidDel="00CA2190" w:rsidRDefault="004D65BA" w:rsidP="004D65BA">
      <w:pPr>
        <w:ind w:firstLine="720"/>
        <w:rPr>
          <w:del w:id="914" w:author="The Si Tran" w:date="2012-12-11T21:24:00Z"/>
          <w:sz w:val="32"/>
          <w:szCs w:val="32"/>
          <w:rPrChange w:id="915" w:author="The Si Tran" w:date="2012-12-12T13:54:00Z">
            <w:rPr>
              <w:del w:id="916" w:author="The Si Tran" w:date="2012-12-11T21:24:00Z"/>
              <w:szCs w:val="26"/>
            </w:rPr>
          </w:rPrChange>
        </w:rPr>
      </w:pPr>
      <w:del w:id="917" w:author="The Si Tran" w:date="2012-12-11T21:24:00Z">
        <w:r w:rsidRPr="0095710D" w:rsidDel="00CA2190">
          <w:rPr>
            <w:sz w:val="32"/>
            <w:szCs w:val="32"/>
            <w:rPrChange w:id="918" w:author="The Si Tran" w:date="2012-12-12T13:54:00Z">
              <w:rPr>
                <w:szCs w:val="26"/>
              </w:rPr>
            </w:rPrChange>
          </w:rPr>
          <w:delText>Chương 4: Mô hình ANN</w:delText>
        </w:r>
        <w:bookmarkStart w:id="919" w:name="_Toc343083532"/>
        <w:bookmarkStart w:id="920" w:name="_Toc343083746"/>
        <w:bookmarkStart w:id="921" w:name="_Toc343083957"/>
        <w:bookmarkStart w:id="922" w:name="_Toc343220716"/>
        <w:bookmarkEnd w:id="919"/>
        <w:bookmarkEnd w:id="920"/>
        <w:bookmarkEnd w:id="921"/>
        <w:bookmarkEnd w:id="922"/>
      </w:del>
    </w:p>
    <w:p w14:paraId="535BB867" w14:textId="77777777" w:rsidR="004D65BA" w:rsidRPr="0095710D" w:rsidDel="00CA2190" w:rsidRDefault="004D65BA" w:rsidP="004D65BA">
      <w:pPr>
        <w:ind w:firstLine="720"/>
        <w:rPr>
          <w:del w:id="923" w:author="The Si Tran" w:date="2012-12-11T21:24:00Z"/>
          <w:sz w:val="32"/>
          <w:szCs w:val="32"/>
          <w:rPrChange w:id="924" w:author="The Si Tran" w:date="2012-12-12T13:54:00Z">
            <w:rPr>
              <w:del w:id="925" w:author="The Si Tran" w:date="2012-12-11T21:24:00Z"/>
              <w:szCs w:val="26"/>
            </w:rPr>
          </w:rPrChange>
        </w:rPr>
      </w:pPr>
      <w:del w:id="926" w:author="The Si Tran" w:date="2012-12-11T21:24:00Z">
        <w:r w:rsidRPr="0095710D" w:rsidDel="00CA2190">
          <w:rPr>
            <w:sz w:val="32"/>
            <w:szCs w:val="32"/>
            <w:rPrChange w:id="927" w:author="The Si Tran" w:date="2012-12-12T13:54:00Z">
              <w:rPr>
                <w:szCs w:val="26"/>
              </w:rPr>
            </w:rPrChange>
          </w:rPr>
          <w:delText>Chương 5: Mô hình kết hợp giữa ARIMA và ANN</w:delText>
        </w:r>
        <w:bookmarkStart w:id="928" w:name="_Toc343083533"/>
        <w:bookmarkStart w:id="929" w:name="_Toc343083747"/>
        <w:bookmarkStart w:id="930" w:name="_Toc343083958"/>
        <w:bookmarkStart w:id="931" w:name="_Toc343220717"/>
        <w:bookmarkEnd w:id="928"/>
        <w:bookmarkEnd w:id="929"/>
        <w:bookmarkEnd w:id="930"/>
        <w:bookmarkEnd w:id="931"/>
      </w:del>
    </w:p>
    <w:p w14:paraId="00BE2FA6" w14:textId="77777777" w:rsidR="004D65BA" w:rsidRPr="0095710D" w:rsidDel="00CA2190" w:rsidRDefault="004D65BA" w:rsidP="004D65BA">
      <w:pPr>
        <w:ind w:firstLine="720"/>
        <w:rPr>
          <w:del w:id="932" w:author="The Si Tran" w:date="2012-12-11T21:24:00Z"/>
          <w:sz w:val="32"/>
          <w:szCs w:val="32"/>
          <w:rPrChange w:id="933" w:author="The Si Tran" w:date="2012-12-12T13:54:00Z">
            <w:rPr>
              <w:del w:id="934" w:author="The Si Tran" w:date="2012-12-11T21:24:00Z"/>
              <w:szCs w:val="26"/>
            </w:rPr>
          </w:rPrChange>
        </w:rPr>
      </w:pPr>
      <w:del w:id="935" w:author="The Si Tran" w:date="2012-12-11T21:24:00Z">
        <w:r w:rsidRPr="0095710D" w:rsidDel="00CA2190">
          <w:rPr>
            <w:sz w:val="32"/>
            <w:szCs w:val="32"/>
            <w:rPrChange w:id="936" w:author="The Si Tran" w:date="2012-12-12T13:54:00Z">
              <w:rPr>
                <w:szCs w:val="26"/>
              </w:rPr>
            </w:rPrChange>
          </w:rPr>
          <w:delText>Chương 6: Kết quả thực nghiệm</w:delText>
        </w:r>
        <w:bookmarkStart w:id="937" w:name="_Toc343083534"/>
        <w:bookmarkStart w:id="938" w:name="_Toc343083748"/>
        <w:bookmarkStart w:id="939" w:name="_Toc343083959"/>
        <w:bookmarkStart w:id="940" w:name="_Toc343220718"/>
        <w:bookmarkEnd w:id="937"/>
        <w:bookmarkEnd w:id="938"/>
        <w:bookmarkEnd w:id="939"/>
        <w:bookmarkEnd w:id="940"/>
      </w:del>
    </w:p>
    <w:p w14:paraId="1B3699D2" w14:textId="77777777" w:rsidR="004D65BA" w:rsidRPr="0095710D" w:rsidDel="00CA2190" w:rsidRDefault="004D65BA" w:rsidP="004D65BA">
      <w:pPr>
        <w:ind w:firstLine="720"/>
        <w:rPr>
          <w:del w:id="941" w:author="The Si Tran" w:date="2012-12-11T21:24:00Z"/>
          <w:sz w:val="32"/>
          <w:szCs w:val="32"/>
          <w:rPrChange w:id="942" w:author="The Si Tran" w:date="2012-12-12T13:54:00Z">
            <w:rPr>
              <w:del w:id="943" w:author="The Si Tran" w:date="2012-12-11T21:24:00Z"/>
              <w:szCs w:val="26"/>
            </w:rPr>
          </w:rPrChange>
        </w:rPr>
      </w:pPr>
      <w:del w:id="944" w:author="The Si Tran" w:date="2012-12-11T21:24:00Z">
        <w:r w:rsidRPr="0095710D" w:rsidDel="00CA2190">
          <w:rPr>
            <w:b/>
            <w:sz w:val="32"/>
            <w:szCs w:val="32"/>
            <w:rPrChange w:id="945" w:author="The Si Tran" w:date="2012-12-12T13:54:00Z">
              <w:rPr>
                <w:b/>
                <w:szCs w:val="26"/>
              </w:rPr>
            </w:rPrChange>
          </w:rPr>
          <w:delText xml:space="preserve">Chương 7: </w:delText>
        </w:r>
        <w:r w:rsidRPr="0095710D" w:rsidDel="00CA2190">
          <w:rPr>
            <w:sz w:val="32"/>
            <w:szCs w:val="32"/>
            <w:rPrChange w:id="946" w:author="The Si Tran" w:date="2012-12-12T13:54:00Z">
              <w:rPr>
                <w:szCs w:val="26"/>
              </w:rPr>
            </w:rPrChange>
          </w:rPr>
          <w:delText>Kết luận về kết quả đạt được và hướng phát triển tương lai.</w:delText>
        </w:r>
        <w:bookmarkStart w:id="947" w:name="_Toc343083535"/>
        <w:bookmarkStart w:id="948" w:name="_Toc343083749"/>
        <w:bookmarkStart w:id="949" w:name="_Toc343083960"/>
        <w:bookmarkStart w:id="950" w:name="_Toc343220719"/>
        <w:bookmarkEnd w:id="947"/>
        <w:bookmarkEnd w:id="948"/>
        <w:bookmarkEnd w:id="949"/>
        <w:bookmarkEnd w:id="950"/>
      </w:del>
    </w:p>
    <w:p w14:paraId="18B7CEB5" w14:textId="77777777" w:rsidR="00AA4819" w:rsidRPr="0095710D" w:rsidDel="00726875" w:rsidRDefault="00AA4819" w:rsidP="004D65BA">
      <w:pPr>
        <w:ind w:firstLine="720"/>
        <w:rPr>
          <w:del w:id="951" w:author="The Si Tran" w:date="2012-12-12T07:57:00Z"/>
          <w:sz w:val="32"/>
          <w:szCs w:val="32"/>
          <w:rPrChange w:id="952" w:author="The Si Tran" w:date="2012-12-12T13:54:00Z">
            <w:rPr>
              <w:del w:id="953" w:author="The Si Tran" w:date="2012-12-12T07:57:00Z"/>
              <w:szCs w:val="26"/>
            </w:rPr>
          </w:rPrChange>
        </w:rPr>
      </w:pPr>
      <w:bookmarkStart w:id="954" w:name="_Toc343083536"/>
      <w:bookmarkStart w:id="955" w:name="_Toc343083750"/>
      <w:bookmarkStart w:id="956" w:name="_Toc343083961"/>
      <w:bookmarkStart w:id="957" w:name="_Toc343220720"/>
      <w:bookmarkEnd w:id="954"/>
      <w:bookmarkEnd w:id="955"/>
      <w:bookmarkEnd w:id="956"/>
      <w:bookmarkEnd w:id="957"/>
    </w:p>
    <w:p w14:paraId="5E81A452" w14:textId="77777777" w:rsidR="00AA4819" w:rsidRPr="0095710D" w:rsidRDefault="00AA4819" w:rsidP="00AA4819">
      <w:pPr>
        <w:pStyle w:val="Heading1"/>
      </w:pPr>
      <w:bookmarkStart w:id="958" w:name="_Toc343220721"/>
      <w:r w:rsidRPr="0095710D">
        <w:t xml:space="preserve">: </w:t>
      </w:r>
      <w:del w:id="959" w:author="The Si Tran" w:date="2012-12-12T13:53:00Z">
        <w:r w:rsidRPr="0095710D" w:rsidDel="007529B1">
          <w:delText>Chuỗi thời gian và các thành phần của chuỗi thời gian</w:delText>
        </w:r>
      </w:del>
      <w:ins w:id="960" w:author="The Si Tran" w:date="2012-12-12T13:53:00Z">
        <w:r w:rsidR="007529B1" w:rsidRPr="0095710D">
          <w:rPr>
            <w:rPrChange w:id="961" w:author="The Si Tran" w:date="2012-12-12T13:54:00Z">
              <w:rPr>
                <w:sz w:val="26"/>
                <w:szCs w:val="26"/>
              </w:rPr>
            </w:rPrChange>
          </w:rPr>
          <w:t xml:space="preserve">CHUỖI THỜI GIAN VÀ CÁC THÀNH PHẦN </w:t>
        </w:r>
      </w:ins>
      <w:ins w:id="962" w:author="The Si Tran" w:date="2012-12-12T13:54:00Z">
        <w:r w:rsidR="007529B1" w:rsidRPr="0095710D">
          <w:rPr>
            <w:rPrChange w:id="963" w:author="The Si Tran" w:date="2012-12-12T13:54:00Z">
              <w:rPr>
                <w:sz w:val="26"/>
                <w:szCs w:val="26"/>
              </w:rPr>
            </w:rPrChange>
          </w:rPr>
          <w:t xml:space="preserve">CỦA </w:t>
        </w:r>
      </w:ins>
      <w:ins w:id="964" w:author="The Si Tran" w:date="2012-12-12T13:53:00Z">
        <w:r w:rsidR="007529B1" w:rsidRPr="0095710D">
          <w:rPr>
            <w:rPrChange w:id="965" w:author="The Si Tran" w:date="2012-12-12T13:54:00Z">
              <w:rPr>
                <w:sz w:val="26"/>
                <w:szCs w:val="26"/>
              </w:rPr>
            </w:rPrChange>
          </w:rPr>
          <w:t>CHUỖI THỜI GIAN</w:t>
        </w:r>
      </w:ins>
      <w:bookmarkEnd w:id="958"/>
    </w:p>
    <w:p w14:paraId="2E89C694" w14:textId="77777777" w:rsidR="00AA4819" w:rsidRPr="0049233F" w:rsidRDefault="00AA4819" w:rsidP="00AA4819">
      <w:pPr>
        <w:pStyle w:val="Heading2"/>
        <w:rPr>
          <w:sz w:val="26"/>
          <w:szCs w:val="26"/>
          <w:rPrChange w:id="966" w:author="The Si Tran" w:date="2012-12-05T23:02:00Z">
            <w:rPr/>
          </w:rPrChange>
        </w:rPr>
      </w:pPr>
      <w:bookmarkStart w:id="967" w:name="_Toc343220722"/>
      <w:r w:rsidRPr="0049233F">
        <w:rPr>
          <w:sz w:val="26"/>
          <w:szCs w:val="26"/>
          <w:rPrChange w:id="968" w:author="The Si Tran" w:date="2012-12-05T23:02:00Z">
            <w:rPr>
              <w:iCs w:val="0"/>
              <w:kern w:val="32"/>
              <w:sz w:val="32"/>
              <w:szCs w:val="32"/>
            </w:rPr>
          </w:rPrChange>
        </w:rPr>
        <w:t>Chuỗi thời gian</w:t>
      </w:r>
      <w:bookmarkEnd w:id="967"/>
      <w:del w:id="969" w:author="The Si Tran" w:date="2012-12-11T21:05:00Z">
        <w:r w:rsidRPr="0049233F" w:rsidDel="006C2050">
          <w:rPr>
            <w:sz w:val="26"/>
            <w:szCs w:val="26"/>
            <w:rPrChange w:id="970" w:author="The Si Tran" w:date="2012-12-05T23:02:00Z">
              <w:rPr>
                <w:iCs w:val="0"/>
                <w:kern w:val="32"/>
                <w:sz w:val="32"/>
                <w:szCs w:val="32"/>
              </w:rPr>
            </w:rPrChange>
          </w:rPr>
          <w:delText>:</w:delText>
        </w:r>
      </w:del>
    </w:p>
    <w:p w14:paraId="7693E365" w14:textId="77777777" w:rsidR="00024D6E" w:rsidRPr="0049233F" w:rsidRDefault="00387D5F" w:rsidP="00387D5F">
      <w:pPr>
        <w:ind w:firstLine="720"/>
        <w:rPr>
          <w:szCs w:val="26"/>
          <w:rPrChange w:id="971" w:author="The Si Tran" w:date="2012-12-05T23:02:00Z">
            <w:rPr>
              <w:sz w:val="28"/>
              <w:szCs w:val="28"/>
            </w:rPr>
          </w:rPrChange>
        </w:rPr>
      </w:pPr>
      <w:r w:rsidRPr="0049233F">
        <w:rPr>
          <w:szCs w:val="26"/>
          <w:rPrChange w:id="972" w:author="The Si Tran" w:date="2012-12-05T23:02:00Z">
            <w:rPr>
              <w:rFonts w:cs="Arial"/>
              <w:b/>
              <w:bCs/>
              <w:kern w:val="32"/>
              <w:sz w:val="28"/>
              <w:szCs w:val="28"/>
            </w:rPr>
          </w:rPrChange>
        </w:rPr>
        <w:t xml:space="preserve">Dữ liệu chuỗi thời gian </w:t>
      </w:r>
      <w:r w:rsidR="00024D6E" w:rsidRPr="0049233F">
        <w:rPr>
          <w:szCs w:val="26"/>
          <w:rPrChange w:id="973" w:author="The Si Tran" w:date="2012-12-05T23:02:00Z">
            <w:rPr>
              <w:rFonts w:cs="Arial"/>
              <w:b/>
              <w:bCs/>
              <w:kern w:val="32"/>
              <w:sz w:val="28"/>
              <w:szCs w:val="28"/>
            </w:rPr>
          </w:rPrChange>
        </w:rPr>
        <w:t>là dữ liệu được thu nhập, lưu trữ và quan sát theo sự tăng dần của thời gian. Ví dụ, số lượng thí sinh dự thi đại học vào Trường Đại Học Bách Khoa thành phố Hồ Chí Minh được lưu trữ theo từng năm, hay số lượng hàng hóa đã bán được của một siêu thị được lưu trữ theo từng quý là các dữ liệu chuỗi thời gian.</w:t>
      </w:r>
    </w:p>
    <w:p w14:paraId="22878C69" w14:textId="77777777" w:rsidR="00024D6E" w:rsidRPr="0049233F" w:rsidRDefault="00024D6E" w:rsidP="00454557">
      <w:pPr>
        <w:ind w:firstLine="720"/>
        <w:rPr>
          <w:szCs w:val="26"/>
          <w:rPrChange w:id="974" w:author="The Si Tran" w:date="2012-12-05T23:02:00Z">
            <w:rPr>
              <w:sz w:val="28"/>
              <w:szCs w:val="28"/>
            </w:rPr>
          </w:rPrChange>
        </w:rPr>
      </w:pPr>
      <w:del w:id="975" w:author="The Si Tran" w:date="2012-12-14T04:19:00Z">
        <w:r w:rsidRPr="0049233F" w:rsidDel="00454557">
          <w:rPr>
            <w:szCs w:val="26"/>
            <w:rPrChange w:id="976" w:author="The Si Tran" w:date="2012-12-05T23:02:00Z">
              <w:rPr>
                <w:rFonts w:cs="Arial"/>
                <w:b/>
                <w:bCs/>
                <w:kern w:val="32"/>
                <w:sz w:val="28"/>
                <w:szCs w:val="28"/>
              </w:rPr>
            </w:rPrChange>
          </w:rPr>
          <w:tab/>
        </w:r>
      </w:del>
      <w:r w:rsidRPr="0049233F">
        <w:rPr>
          <w:szCs w:val="26"/>
          <w:rPrChange w:id="977" w:author="The Si Tran" w:date="2012-12-05T23:02:00Z">
            <w:rPr>
              <w:rFonts w:cs="Arial"/>
              <w:b/>
              <w:bCs/>
              <w:kern w:val="32"/>
              <w:sz w:val="28"/>
              <w:szCs w:val="28"/>
            </w:rPr>
          </w:rPrChange>
        </w:rPr>
        <w:t xml:space="preserve">Ta </w:t>
      </w:r>
      <w:r w:rsidR="005C2C13" w:rsidRPr="0049233F">
        <w:rPr>
          <w:szCs w:val="26"/>
          <w:rPrChange w:id="978" w:author="The Si Tran" w:date="2012-12-05T23:02:00Z">
            <w:rPr>
              <w:rFonts w:cs="Arial"/>
              <w:b/>
              <w:bCs/>
              <w:kern w:val="32"/>
              <w:sz w:val="28"/>
              <w:szCs w:val="28"/>
            </w:rPr>
          </w:rPrChange>
        </w:rPr>
        <w:t xml:space="preserve">thường </w:t>
      </w:r>
      <w:r w:rsidRPr="0049233F">
        <w:rPr>
          <w:szCs w:val="26"/>
          <w:rPrChange w:id="979" w:author="The Si Tran" w:date="2012-12-05T23:02:00Z">
            <w:rPr>
              <w:rFonts w:cs="Arial"/>
              <w:b/>
              <w:bCs/>
              <w:kern w:val="32"/>
              <w:sz w:val="28"/>
              <w:szCs w:val="28"/>
            </w:rPr>
          </w:rPrChange>
        </w:rPr>
        <w:t xml:space="preserve">ký kiệu chuỗi thời gian là </w:t>
      </w:r>
      <w:ins w:id="980" w:author="The Si Tran" w:date="2012-12-06T03:50:00Z">
        <m:oMath>
          <m:r>
            <w:rPr>
              <w:rFonts w:ascii="Cambria Math" w:hAnsi="Cambria Math"/>
              <w:szCs w:val="26"/>
            </w:rPr>
            <m:t>{</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r>
            <w:rPr>
              <w:rFonts w:ascii="Cambria Math" w:hAnsi="Cambria Math"/>
              <w:szCs w:val="26"/>
            </w:rPr>
            <m:t>}</m:t>
          </m:r>
        </m:oMath>
      </w:ins>
      <w:del w:id="981" w:author="The Si Tran" w:date="2012-12-06T03:50:00Z">
        <w:r w:rsidRPr="0049233F" w:rsidDel="00C16A39">
          <w:rPr>
            <w:szCs w:val="26"/>
            <w:rPrChange w:id="982" w:author="The Si Tran" w:date="2012-12-05T23:02:00Z">
              <w:rPr>
                <w:rFonts w:cs="Arial"/>
                <w:b/>
                <w:bCs/>
                <w:kern w:val="32"/>
                <w:sz w:val="28"/>
                <w:szCs w:val="28"/>
              </w:rPr>
            </w:rPrChange>
          </w:rPr>
          <w:delText>{X</w:delText>
        </w:r>
        <w:r w:rsidRPr="0049233F" w:rsidDel="00C16A39">
          <w:rPr>
            <w:szCs w:val="26"/>
            <w:vertAlign w:val="subscript"/>
            <w:rPrChange w:id="983" w:author="The Si Tran" w:date="2012-12-05T23:02:00Z">
              <w:rPr>
                <w:rFonts w:cs="Arial"/>
                <w:b/>
                <w:bCs/>
                <w:kern w:val="32"/>
                <w:sz w:val="28"/>
                <w:szCs w:val="28"/>
                <w:vertAlign w:val="subscript"/>
              </w:rPr>
            </w:rPrChange>
          </w:rPr>
          <w:delText>t</w:delText>
        </w:r>
        <w:r w:rsidRPr="0049233F" w:rsidDel="00C16A39">
          <w:rPr>
            <w:szCs w:val="26"/>
            <w:rPrChange w:id="984" w:author="The Si Tran" w:date="2012-12-05T23:02:00Z">
              <w:rPr>
                <w:rFonts w:cs="Arial"/>
                <w:b/>
                <w:bCs/>
                <w:kern w:val="32"/>
                <w:sz w:val="28"/>
                <w:szCs w:val="28"/>
              </w:rPr>
            </w:rPrChange>
          </w:rPr>
          <w:delText>}</w:delText>
        </w:r>
      </w:del>
      <w:r w:rsidRPr="0049233F">
        <w:rPr>
          <w:szCs w:val="26"/>
          <w:rPrChange w:id="985" w:author="The Si Tran" w:date="2012-12-05T23:02:00Z">
            <w:rPr>
              <w:rFonts w:cs="Arial"/>
              <w:b/>
              <w:bCs/>
              <w:kern w:val="32"/>
              <w:sz w:val="28"/>
              <w:szCs w:val="28"/>
            </w:rPr>
          </w:rPrChange>
        </w:rPr>
        <w:t xml:space="preserve"> với </w:t>
      </w:r>
      <w:ins w:id="986" w:author="The Si Tran" w:date="2012-12-06T03:50:00Z">
        <m:oMath>
          <m:r>
            <w:rPr>
              <w:rFonts w:ascii="Cambria Math" w:hAnsi="Cambria Math"/>
              <w:szCs w:val="26"/>
            </w:rPr>
            <m:t>t</m:t>
          </m:r>
        </m:oMath>
      </w:ins>
      <w:del w:id="987" w:author="The Si Tran" w:date="2012-12-06T03:50:00Z">
        <w:r w:rsidRPr="0049233F" w:rsidDel="00C16A39">
          <w:rPr>
            <w:szCs w:val="26"/>
            <w:rPrChange w:id="988" w:author="The Si Tran" w:date="2012-12-05T23:02:00Z">
              <w:rPr>
                <w:rFonts w:cs="Arial"/>
                <w:b/>
                <w:bCs/>
                <w:kern w:val="32"/>
                <w:sz w:val="28"/>
                <w:szCs w:val="28"/>
              </w:rPr>
            </w:rPrChange>
          </w:rPr>
          <w:delText>t</w:delText>
        </w:r>
      </w:del>
      <w:r w:rsidRPr="0049233F">
        <w:rPr>
          <w:szCs w:val="26"/>
          <w:rPrChange w:id="989" w:author="The Si Tran" w:date="2012-12-05T23:02:00Z">
            <w:rPr>
              <w:rFonts w:cs="Arial"/>
              <w:b/>
              <w:bCs/>
              <w:kern w:val="32"/>
              <w:sz w:val="28"/>
              <w:szCs w:val="28"/>
            </w:rPr>
          </w:rPrChange>
        </w:rPr>
        <w:t xml:space="preserve"> là các số tự nhiên. </w:t>
      </w:r>
      <m:oMath>
        <m:sSub>
          <m:sSubPr>
            <m:ctrlPr>
              <w:ins w:id="990" w:author="The Si Tran" w:date="2012-12-06T03:50:00Z">
                <w:rPr>
                  <w:rFonts w:ascii="Cambria Math" w:hAnsi="Cambria Math"/>
                  <w:i/>
                  <w:szCs w:val="26"/>
                </w:rPr>
              </w:ins>
            </m:ctrlPr>
          </m:sSubPr>
          <m:e>
            <w:ins w:id="991" w:author="The Si Tran" w:date="2012-12-06T03:50:00Z">
              <m:r>
                <w:rPr>
                  <w:rFonts w:ascii="Cambria Math" w:hAnsi="Cambria Math"/>
                  <w:szCs w:val="26"/>
                </w:rPr>
                <m:t>X</m:t>
              </m:r>
            </w:ins>
          </m:e>
          <m:sub>
            <w:ins w:id="992" w:author="The Si Tran" w:date="2012-12-06T03:50:00Z">
              <m:r>
                <w:rPr>
                  <w:rFonts w:ascii="Cambria Math" w:hAnsi="Cambria Math"/>
                  <w:szCs w:val="26"/>
                </w:rPr>
                <m:t>t</m:t>
              </m:r>
            </w:ins>
          </m:sub>
        </m:sSub>
      </m:oMath>
      <w:ins w:id="993" w:author="The Si Tran" w:date="2012-12-06T03:50:00Z">
        <w:r w:rsidR="00C16A39">
          <w:rPr>
            <w:szCs w:val="26"/>
          </w:rPr>
          <w:t xml:space="preserve"> </w:t>
        </w:r>
      </w:ins>
      <w:del w:id="994" w:author="The Si Tran" w:date="2012-12-06T03:50:00Z">
        <w:r w:rsidRPr="0049233F" w:rsidDel="00C16A39">
          <w:rPr>
            <w:szCs w:val="26"/>
            <w:rPrChange w:id="995" w:author="The Si Tran" w:date="2012-12-05T23:02:00Z">
              <w:rPr>
                <w:rFonts w:cs="Arial"/>
                <w:b/>
                <w:bCs/>
                <w:kern w:val="32"/>
                <w:sz w:val="28"/>
                <w:szCs w:val="28"/>
              </w:rPr>
            </w:rPrChange>
          </w:rPr>
          <w:delText>X</w:delText>
        </w:r>
        <w:r w:rsidRPr="0049233F" w:rsidDel="00C16A39">
          <w:rPr>
            <w:szCs w:val="26"/>
            <w:vertAlign w:val="subscript"/>
            <w:rPrChange w:id="996" w:author="The Si Tran" w:date="2012-12-05T23:02:00Z">
              <w:rPr>
                <w:rFonts w:cs="Arial"/>
                <w:b/>
                <w:bCs/>
                <w:kern w:val="32"/>
                <w:sz w:val="28"/>
                <w:szCs w:val="28"/>
                <w:vertAlign w:val="subscript"/>
              </w:rPr>
            </w:rPrChange>
          </w:rPr>
          <w:delText>t</w:delText>
        </w:r>
        <w:r w:rsidRPr="0049233F" w:rsidDel="00C16A39">
          <w:rPr>
            <w:szCs w:val="26"/>
            <w:rPrChange w:id="997" w:author="The Si Tran" w:date="2012-12-05T23:02:00Z">
              <w:rPr>
                <w:rFonts w:cs="Arial"/>
                <w:b/>
                <w:bCs/>
                <w:kern w:val="32"/>
                <w:sz w:val="28"/>
                <w:szCs w:val="28"/>
              </w:rPr>
            </w:rPrChange>
          </w:rPr>
          <w:delText xml:space="preserve"> </w:delText>
        </w:r>
      </w:del>
      <w:r w:rsidRPr="0049233F">
        <w:rPr>
          <w:szCs w:val="26"/>
          <w:rPrChange w:id="998" w:author="The Si Tran" w:date="2012-12-05T23:02:00Z">
            <w:rPr>
              <w:rFonts w:cs="Arial"/>
              <w:b/>
              <w:bCs/>
              <w:kern w:val="32"/>
              <w:sz w:val="28"/>
              <w:szCs w:val="28"/>
            </w:rPr>
          </w:rPrChange>
        </w:rPr>
        <w:t xml:space="preserve">là các biến ngẫu nhiên rút ra từ một phân bố xác suất nào đó. Hình 1 là một ví dụ về chuỗi thời gian, số hành khách đặt chổ hàng tháng của hãng </w:t>
      </w:r>
      <w:r w:rsidR="005C2C13" w:rsidRPr="0049233F">
        <w:rPr>
          <w:szCs w:val="26"/>
          <w:rPrChange w:id="999" w:author="The Si Tran" w:date="2012-12-05T23:02:00Z">
            <w:rPr>
              <w:rFonts w:cs="Arial"/>
              <w:b/>
              <w:bCs/>
              <w:kern w:val="32"/>
              <w:sz w:val="28"/>
              <w:szCs w:val="28"/>
            </w:rPr>
          </w:rPrChange>
        </w:rPr>
        <w:t xml:space="preserve">hàng không </w:t>
      </w:r>
      <w:r w:rsidRPr="0049233F">
        <w:rPr>
          <w:szCs w:val="26"/>
          <w:rPrChange w:id="1000" w:author="The Si Tran" w:date="2012-12-05T23:02:00Z">
            <w:rPr>
              <w:rFonts w:cs="Arial"/>
              <w:b/>
              <w:bCs/>
              <w:kern w:val="32"/>
              <w:sz w:val="28"/>
              <w:szCs w:val="28"/>
            </w:rPr>
          </w:rPrChange>
        </w:rPr>
        <w:t>Pan Am</w:t>
      </w:r>
      <w:r w:rsidR="005C2C13" w:rsidRPr="0049233F">
        <w:rPr>
          <w:szCs w:val="26"/>
          <w:rPrChange w:id="1001" w:author="The Si Tran" w:date="2012-12-05T23:02:00Z">
            <w:rPr>
              <w:rFonts w:cs="Arial"/>
              <w:b/>
              <w:bCs/>
              <w:kern w:val="32"/>
              <w:sz w:val="28"/>
              <w:szCs w:val="28"/>
            </w:rPr>
          </w:rPrChange>
        </w:rPr>
        <w:t>.</w:t>
      </w:r>
    </w:p>
    <w:p w14:paraId="45224F38" w14:textId="77777777" w:rsidR="00024D6E" w:rsidRPr="0049233F" w:rsidRDefault="00024D6E" w:rsidP="00024D6E">
      <w:pPr>
        <w:rPr>
          <w:szCs w:val="26"/>
          <w:rPrChange w:id="1002" w:author="The Si Tran" w:date="2012-12-05T23:02:00Z">
            <w:rPr>
              <w:sz w:val="28"/>
              <w:szCs w:val="28"/>
            </w:rPr>
          </w:rPrChange>
        </w:rPr>
      </w:pPr>
    </w:p>
    <w:p w14:paraId="5045DE3A" w14:textId="77777777" w:rsidR="009526E2" w:rsidRPr="009531AA" w:rsidRDefault="00024D6E">
      <w:pPr>
        <w:rPr>
          <w:szCs w:val="26"/>
          <w:rPrChange w:id="1003" w:author="The Si Tran" w:date="2012-12-11T23:14:00Z">
            <w:rPr>
              <w:sz w:val="28"/>
              <w:szCs w:val="28"/>
            </w:rPr>
          </w:rPrChange>
        </w:rPr>
      </w:pPr>
      <w:r w:rsidRPr="0049233F">
        <w:rPr>
          <w:noProof/>
          <w:szCs w:val="26"/>
          <w:rPrChange w:id="1004" w:author="Unknown">
            <w:rPr>
              <w:rFonts w:cs="Arial"/>
              <w:b/>
              <w:bCs/>
              <w:noProof/>
              <w:kern w:val="32"/>
              <w:sz w:val="28"/>
              <w:szCs w:val="28"/>
            </w:rPr>
          </w:rPrChange>
        </w:rPr>
        <w:drawing>
          <wp:inline distT="0" distB="0" distL="0" distR="0" wp14:anchorId="3BED6EB7" wp14:editId="0C010948">
            <wp:extent cx="5486400" cy="2981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w="6350">
                      <a:solidFill>
                        <a:schemeClr val="tx1">
                          <a:lumMod val="50000"/>
                          <a:lumOff val="50000"/>
                        </a:schemeClr>
                      </a:solidFill>
                    </a:ln>
                  </pic:spPr>
                </pic:pic>
              </a:graphicData>
            </a:graphic>
          </wp:inline>
        </w:drawing>
      </w:r>
    </w:p>
    <w:p w14:paraId="236B2A78" w14:textId="77777777" w:rsidR="00024D6E" w:rsidRPr="007B42A6" w:rsidRDefault="00024D6E">
      <w:pPr>
        <w:pStyle w:val="Hinh"/>
        <w:jc w:val="center"/>
        <w:pPrChange w:id="1005" w:author="The Si Tran" w:date="2012-12-11T23:14:00Z">
          <w:pPr>
            <w:pStyle w:val="Caption"/>
            <w:ind w:firstLine="540"/>
          </w:pPr>
        </w:pPrChange>
      </w:pPr>
      <w:bookmarkStart w:id="1006" w:name="_Toc312142075"/>
      <w:bookmarkStart w:id="1007" w:name="_Toc343029950"/>
      <w:bookmarkStart w:id="1008" w:name="_Toc343220881"/>
      <w:r w:rsidRPr="009531AA">
        <w:rPr>
          <w:rPrChange w:id="1009" w:author="The Si Tran" w:date="2012-12-11T23:13:00Z">
            <w:rPr>
              <w:sz w:val="28"/>
              <w:szCs w:val="28"/>
            </w:rPr>
          </w:rPrChange>
        </w:rPr>
        <w:t xml:space="preserve">Hình </w:t>
      </w:r>
      <w:del w:id="1010" w:author="The Si Tran" w:date="2012-12-11T23:15:00Z">
        <w:r w:rsidRPr="009531AA" w:rsidDel="005F761D">
          <w:rPr>
            <w:rPrChange w:id="1011" w:author="The Si Tran" w:date="2012-12-11T23:13:00Z">
              <w:rPr>
                <w:sz w:val="28"/>
                <w:szCs w:val="28"/>
              </w:rPr>
            </w:rPrChange>
          </w:rPr>
          <w:fldChar w:fldCharType="begin"/>
        </w:r>
        <w:r w:rsidRPr="009531AA" w:rsidDel="005F761D">
          <w:rPr>
            <w:rPrChange w:id="1012" w:author="The Si Tran" w:date="2012-12-11T23:13:00Z">
              <w:rPr>
                <w:sz w:val="28"/>
                <w:szCs w:val="28"/>
              </w:rPr>
            </w:rPrChange>
          </w:rPr>
          <w:delInstrText xml:space="preserve"> SEQ Hình \* ARABIC </w:delInstrText>
        </w:r>
        <w:r w:rsidRPr="009531AA" w:rsidDel="005F761D">
          <w:rPr>
            <w:rPrChange w:id="1013" w:author="The Si Tran" w:date="2012-12-11T23:13:00Z">
              <w:rPr>
                <w:sz w:val="28"/>
                <w:szCs w:val="28"/>
              </w:rPr>
            </w:rPrChange>
          </w:rPr>
          <w:fldChar w:fldCharType="separate"/>
        </w:r>
        <w:r w:rsidRPr="009531AA" w:rsidDel="005F761D">
          <w:rPr>
            <w:rPrChange w:id="1014" w:author="The Si Tran" w:date="2012-12-11T23:13:00Z">
              <w:rPr>
                <w:noProof/>
                <w:sz w:val="28"/>
                <w:szCs w:val="28"/>
              </w:rPr>
            </w:rPrChange>
          </w:rPr>
          <w:delText>1</w:delText>
        </w:r>
        <w:r w:rsidRPr="009531AA" w:rsidDel="005F761D">
          <w:rPr>
            <w:rPrChange w:id="1015" w:author="The Si Tran" w:date="2012-12-11T23:13:00Z">
              <w:rPr>
                <w:sz w:val="28"/>
                <w:szCs w:val="28"/>
              </w:rPr>
            </w:rPrChange>
          </w:rPr>
          <w:fldChar w:fldCharType="end"/>
        </w:r>
      </w:del>
      <w:ins w:id="1016" w:author="The Si Tran" w:date="2012-12-11T23:15:00Z">
        <w:r w:rsidR="005F761D">
          <w:t>2</w:t>
        </w:r>
      </w:ins>
      <w:ins w:id="1017" w:author="The Si Tran" w:date="2012-12-11T23:13:00Z">
        <w:r w:rsidR="00FD0D9E" w:rsidRPr="007B42A6">
          <w:t>.1</w:t>
        </w:r>
      </w:ins>
      <w:ins w:id="1018" w:author="The Si Tran" w:date="2012-12-14T04:07:00Z">
        <w:r w:rsidR="00C409EE">
          <w:t>:</w:t>
        </w:r>
      </w:ins>
      <w:r w:rsidRPr="00FD0D9E">
        <w:rPr>
          <w:rPrChange w:id="1019" w:author="The Si Tran" w:date="2012-12-11T23:12:00Z">
            <w:rPr>
              <w:sz w:val="28"/>
              <w:szCs w:val="28"/>
            </w:rPr>
          </w:rPrChange>
        </w:rPr>
        <w:t xml:space="preserve"> </w:t>
      </w:r>
      <w:r w:rsidRPr="00FD0D9E">
        <w:rPr>
          <w:b w:val="0"/>
          <w:rPrChange w:id="1020" w:author="The Si Tran" w:date="2012-12-11T23:12:00Z">
            <w:rPr>
              <w:sz w:val="28"/>
              <w:szCs w:val="28"/>
            </w:rPr>
          </w:rPrChange>
        </w:rPr>
        <w:t>Số khách hàng đặt chỗ hàng tháng của hãng Pan Am</w:t>
      </w:r>
      <w:bookmarkEnd w:id="1006"/>
      <w:bookmarkEnd w:id="1007"/>
      <w:bookmarkEnd w:id="1008"/>
    </w:p>
    <w:p w14:paraId="6148F770" w14:textId="77777777" w:rsidR="00024D6E" w:rsidRPr="0049233F" w:rsidRDefault="00024D6E" w:rsidP="00024D6E">
      <w:pPr>
        <w:rPr>
          <w:szCs w:val="26"/>
          <w:rPrChange w:id="1021" w:author="The Si Tran" w:date="2012-12-05T23:02:00Z">
            <w:rPr>
              <w:sz w:val="28"/>
              <w:szCs w:val="28"/>
            </w:rPr>
          </w:rPrChange>
        </w:rPr>
      </w:pPr>
    </w:p>
    <w:p w14:paraId="47496638" w14:textId="77777777" w:rsidR="0080635D" w:rsidRPr="0049233F" w:rsidRDefault="0080635D" w:rsidP="00454557">
      <w:pPr>
        <w:ind w:firstLine="720"/>
        <w:rPr>
          <w:szCs w:val="26"/>
          <w:rPrChange w:id="1022" w:author="The Si Tran" w:date="2012-12-05T23:02:00Z">
            <w:rPr>
              <w:sz w:val="28"/>
              <w:szCs w:val="28"/>
            </w:rPr>
          </w:rPrChange>
        </w:rPr>
      </w:pPr>
      <w:del w:id="1023" w:author="The Si Tran" w:date="2012-12-14T04:19:00Z">
        <w:r w:rsidRPr="0049233F" w:rsidDel="00454557">
          <w:rPr>
            <w:szCs w:val="26"/>
            <w:rPrChange w:id="1024" w:author="The Si Tran" w:date="2012-12-05T23:02:00Z">
              <w:rPr>
                <w:b/>
                <w:bCs/>
                <w:sz w:val="28"/>
                <w:szCs w:val="28"/>
              </w:rPr>
            </w:rPrChange>
          </w:rPr>
          <w:tab/>
        </w:r>
      </w:del>
      <w:r w:rsidRPr="0049233F">
        <w:rPr>
          <w:szCs w:val="26"/>
          <w:rPrChange w:id="1025" w:author="The Si Tran" w:date="2012-12-05T23:02:00Z">
            <w:rPr>
              <w:b/>
              <w:bCs/>
              <w:sz w:val="28"/>
              <w:szCs w:val="28"/>
            </w:rPr>
          </w:rPrChange>
        </w:rPr>
        <w:t xml:space="preserve">Để tìm ra được những phương pháp dự báo phù hợp cho chuỗi thời gian, chúng ta phải xác định được các thành phần tạo nên chuỗi thời gian đó. Những thành phần cơ bản của chuỗi thời gian bao gồm: xu hướng, chu kỳ, thành phần mùa, bất qui tắc </w:t>
      </w:r>
      <w:r w:rsidR="00F518BC" w:rsidRPr="0049233F">
        <w:rPr>
          <w:szCs w:val="26"/>
          <w:rPrChange w:id="1026" w:author="The Si Tran" w:date="2012-12-05T23:02:00Z">
            <w:rPr>
              <w:b/>
              <w:bCs/>
              <w:sz w:val="28"/>
              <w:szCs w:val="28"/>
            </w:rPr>
          </w:rPrChange>
        </w:rPr>
        <w:fldChar w:fldCharType="begin"/>
      </w:r>
      <w:r w:rsidR="00F518BC" w:rsidRPr="0049233F">
        <w:rPr>
          <w:szCs w:val="26"/>
          <w:rPrChange w:id="1027" w:author="The Si Tran" w:date="2012-12-05T23:02:00Z">
            <w:rPr>
              <w:b/>
              <w:bCs/>
              <w:sz w:val="28"/>
              <w:szCs w:val="28"/>
            </w:rPr>
          </w:rPrChange>
        </w:rPr>
        <w:instrText xml:space="preserve"> REF  Bussiness_forecasting_book </w:instrText>
      </w:r>
      <w:r w:rsidR="00E50A9B" w:rsidRPr="0049233F">
        <w:rPr>
          <w:szCs w:val="26"/>
        </w:rPr>
        <w:instrText xml:space="preserve"> \* MERGEFORMAT </w:instrText>
      </w:r>
      <w:del w:id="1028" w:author="The Si Tran" w:date="2012-12-12T14:11:00Z">
        <w:r w:rsidR="00F518BC" w:rsidRPr="0049233F">
          <w:rPr>
            <w:szCs w:val="26"/>
            <w:rPrChange w:id="1029" w:author="The Si Tran" w:date="2012-12-05T23:02:00Z">
              <w:rPr>
                <w:b/>
                <w:bCs/>
                <w:sz w:val="28"/>
                <w:szCs w:val="28"/>
              </w:rPr>
            </w:rPrChange>
          </w:rPr>
          <w:fldChar w:fldCharType="separate"/>
        </w:r>
        <w:r w:rsidR="00F518BC" w:rsidRPr="0049233F" w:rsidDel="009D276E">
          <w:rPr>
            <w:szCs w:val="26"/>
            <w:rPrChange w:id="1030" w:author="The Si Tran" w:date="2012-12-05T23:02:00Z">
              <w:rPr>
                <w:b/>
                <w:bCs/>
                <w:sz w:val="20"/>
                <w:szCs w:val="20"/>
              </w:rPr>
            </w:rPrChange>
          </w:rPr>
          <w:delText>[1]</w:delText>
        </w:r>
      </w:del>
      <w:r w:rsidR="00F518BC" w:rsidRPr="0049233F">
        <w:rPr>
          <w:szCs w:val="26"/>
          <w:rPrChange w:id="1031" w:author="The Si Tran" w:date="2012-12-05T23:02:00Z">
            <w:rPr>
              <w:b/>
              <w:bCs/>
              <w:sz w:val="28"/>
              <w:szCs w:val="28"/>
            </w:rPr>
          </w:rPrChange>
        </w:rPr>
        <w:fldChar w:fldCharType="end"/>
      </w:r>
    </w:p>
    <w:p w14:paraId="65E346B6" w14:textId="77777777" w:rsidR="001F017F" w:rsidRPr="006A5AA2" w:rsidRDefault="00F518BC">
      <w:pPr>
        <w:pStyle w:val="ListParagraph"/>
        <w:numPr>
          <w:ilvl w:val="0"/>
          <w:numId w:val="47"/>
        </w:numPr>
        <w:spacing w:line="360" w:lineRule="auto"/>
        <w:ind w:left="720"/>
        <w:jc w:val="both"/>
        <w:rPr>
          <w:rFonts w:ascii="Times New Roman" w:hAnsi="Times New Roman"/>
          <w:sz w:val="26"/>
          <w:szCs w:val="26"/>
          <w:rPrChange w:id="1032" w:author="The Si Tran" w:date="2012-12-14T04:05:00Z">
            <w:rPr>
              <w:sz w:val="28"/>
              <w:szCs w:val="28"/>
            </w:rPr>
          </w:rPrChange>
        </w:rPr>
        <w:pPrChange w:id="1033" w:author="The Si Tran" w:date="2012-12-14T04:20:00Z">
          <w:pPr>
            <w:pStyle w:val="ListParagraph"/>
            <w:numPr>
              <w:numId w:val="12"/>
            </w:numPr>
            <w:ind w:left="900" w:hanging="360"/>
          </w:pPr>
        </w:pPrChange>
      </w:pPr>
      <w:r w:rsidRPr="006A5AA2">
        <w:rPr>
          <w:rFonts w:ascii="Times New Roman" w:hAnsi="Times New Roman"/>
          <w:sz w:val="26"/>
          <w:szCs w:val="26"/>
          <w:rPrChange w:id="1034" w:author="The Si Tran" w:date="2012-12-14T04:05:00Z">
            <w:rPr>
              <w:rFonts w:ascii="Times New Roman" w:eastAsiaTheme="minorHAnsi" w:hAnsi="Times New Roman"/>
              <w:b/>
              <w:bCs/>
              <w:sz w:val="28"/>
              <w:szCs w:val="28"/>
            </w:rPr>
          </w:rPrChange>
        </w:rPr>
        <w:lastRenderedPageBreak/>
        <w:t>Thành phần</w:t>
      </w:r>
      <w:r w:rsidR="001F017F" w:rsidRPr="006A5AA2">
        <w:rPr>
          <w:rFonts w:ascii="Times New Roman" w:hAnsi="Times New Roman"/>
          <w:sz w:val="26"/>
          <w:szCs w:val="26"/>
          <w:rPrChange w:id="1035" w:author="The Si Tran" w:date="2012-12-14T04:05:00Z">
            <w:rPr>
              <w:rFonts w:ascii="Times New Roman" w:eastAsiaTheme="minorHAnsi" w:hAnsi="Times New Roman"/>
              <w:b/>
              <w:bCs/>
              <w:sz w:val="28"/>
              <w:szCs w:val="28"/>
            </w:rPr>
          </w:rPrChange>
        </w:rPr>
        <w:t xml:space="preserve"> xu hướ</w:t>
      </w:r>
      <w:r w:rsidRPr="006A5AA2">
        <w:rPr>
          <w:rFonts w:ascii="Times New Roman" w:hAnsi="Times New Roman"/>
          <w:sz w:val="26"/>
          <w:szCs w:val="26"/>
          <w:rPrChange w:id="1036" w:author="The Si Tran" w:date="2012-12-14T04:05:00Z">
            <w:rPr>
              <w:rFonts w:ascii="Times New Roman" w:eastAsiaTheme="minorHAnsi" w:hAnsi="Times New Roman"/>
              <w:b/>
              <w:bCs/>
              <w:sz w:val="28"/>
              <w:szCs w:val="28"/>
            </w:rPr>
          </w:rPrChange>
        </w:rPr>
        <w:t>ng (trend)</w:t>
      </w:r>
      <w:r w:rsidR="001F017F" w:rsidRPr="006A5AA2">
        <w:rPr>
          <w:rFonts w:ascii="Times New Roman" w:hAnsi="Times New Roman"/>
          <w:sz w:val="26"/>
          <w:szCs w:val="26"/>
          <w:rPrChange w:id="1037" w:author="The Si Tran" w:date="2012-12-14T04:05:00Z">
            <w:rPr>
              <w:rFonts w:ascii="Times New Roman" w:eastAsiaTheme="minorHAnsi" w:hAnsi="Times New Roman"/>
              <w:b/>
              <w:bCs/>
              <w:sz w:val="28"/>
              <w:szCs w:val="28"/>
            </w:rPr>
          </w:rPrChange>
        </w:rPr>
        <w:t>: chuỗi dữ liệu quan sát tăng hoặc giảm trong suốt thời đoạn quan sát</w:t>
      </w:r>
      <w:r w:rsidR="00962369" w:rsidRPr="006A5AA2">
        <w:rPr>
          <w:rFonts w:ascii="Times New Roman" w:hAnsi="Times New Roman"/>
          <w:sz w:val="26"/>
          <w:szCs w:val="26"/>
          <w:rPrChange w:id="1038" w:author="The Si Tran" w:date="2012-12-14T04:05:00Z">
            <w:rPr>
              <w:rFonts w:ascii="Times New Roman" w:eastAsiaTheme="minorHAnsi" w:hAnsi="Times New Roman"/>
              <w:b/>
              <w:bCs/>
              <w:sz w:val="28"/>
              <w:szCs w:val="28"/>
            </w:rPr>
          </w:rPrChange>
        </w:rPr>
        <w:t>. Đây là thành phần dài hạn (long term)</w:t>
      </w:r>
      <w:r w:rsidR="001F017F" w:rsidRPr="006A5AA2">
        <w:rPr>
          <w:rFonts w:ascii="Times New Roman" w:hAnsi="Times New Roman"/>
          <w:sz w:val="26"/>
          <w:szCs w:val="26"/>
          <w:rPrChange w:id="1039" w:author="The Si Tran" w:date="2012-12-14T04:05:00Z">
            <w:rPr>
              <w:rFonts w:ascii="Times New Roman" w:eastAsiaTheme="minorHAnsi" w:hAnsi="Times New Roman"/>
              <w:b/>
              <w:bCs/>
              <w:sz w:val="28"/>
              <w:szCs w:val="28"/>
            </w:rPr>
          </w:rPrChange>
        </w:rPr>
        <w:t>. Những chuỗi thời gian có chứa thành phần xu hướng thường gặp như: sự gia tăng dân số, tốc độ lạm phát, tăng trưởng của sản xuất.</w:t>
      </w:r>
    </w:p>
    <w:p w14:paraId="5B1CA22F" w14:textId="77777777" w:rsidR="001F017F" w:rsidRPr="006A5AA2" w:rsidRDefault="00F518BC">
      <w:pPr>
        <w:pStyle w:val="ListParagraph"/>
        <w:numPr>
          <w:ilvl w:val="0"/>
          <w:numId w:val="47"/>
        </w:numPr>
        <w:spacing w:line="360" w:lineRule="auto"/>
        <w:ind w:left="720"/>
        <w:jc w:val="both"/>
        <w:rPr>
          <w:rFonts w:ascii="Times New Roman" w:hAnsi="Times New Roman"/>
          <w:sz w:val="26"/>
          <w:szCs w:val="26"/>
          <w:rPrChange w:id="1040" w:author="The Si Tran" w:date="2012-12-14T04:05:00Z">
            <w:rPr>
              <w:sz w:val="28"/>
              <w:szCs w:val="28"/>
            </w:rPr>
          </w:rPrChange>
        </w:rPr>
        <w:pPrChange w:id="1041" w:author="The Si Tran" w:date="2012-12-14T04:20:00Z">
          <w:pPr>
            <w:pStyle w:val="ListParagraph"/>
            <w:numPr>
              <w:numId w:val="12"/>
            </w:numPr>
            <w:ind w:left="900" w:hanging="360"/>
          </w:pPr>
        </w:pPrChange>
      </w:pPr>
      <w:r w:rsidRPr="006A5AA2">
        <w:rPr>
          <w:rFonts w:ascii="Times New Roman" w:hAnsi="Times New Roman"/>
          <w:sz w:val="26"/>
          <w:szCs w:val="26"/>
          <w:rPrChange w:id="1042" w:author="The Si Tran" w:date="2012-12-14T04:05:00Z">
            <w:rPr>
              <w:rFonts w:ascii="Times New Roman" w:eastAsiaTheme="minorHAnsi" w:hAnsi="Times New Roman"/>
              <w:b/>
              <w:bCs/>
              <w:sz w:val="28"/>
              <w:szCs w:val="28"/>
            </w:rPr>
          </w:rPrChange>
        </w:rPr>
        <w:t>Thành phần</w:t>
      </w:r>
      <w:r w:rsidR="001F017F" w:rsidRPr="006A5AA2">
        <w:rPr>
          <w:rFonts w:ascii="Times New Roman" w:hAnsi="Times New Roman"/>
          <w:sz w:val="26"/>
          <w:szCs w:val="26"/>
          <w:rPrChange w:id="1043" w:author="The Si Tran" w:date="2012-12-14T04:05:00Z">
            <w:rPr>
              <w:rFonts w:ascii="Times New Roman" w:eastAsiaTheme="minorHAnsi" w:hAnsi="Times New Roman"/>
              <w:b/>
              <w:bCs/>
              <w:sz w:val="28"/>
              <w:szCs w:val="28"/>
            </w:rPr>
          </w:rPrChange>
        </w:rPr>
        <w:t xml:space="preserve"> </w:t>
      </w:r>
      <w:r w:rsidRPr="006A5AA2">
        <w:rPr>
          <w:rFonts w:ascii="Times New Roman" w:hAnsi="Times New Roman"/>
          <w:sz w:val="26"/>
          <w:szCs w:val="26"/>
          <w:rPrChange w:id="1044" w:author="The Si Tran" w:date="2012-12-14T04:05:00Z">
            <w:rPr>
              <w:rFonts w:ascii="Times New Roman" w:eastAsiaTheme="minorHAnsi" w:hAnsi="Times New Roman"/>
              <w:b/>
              <w:bCs/>
              <w:sz w:val="28"/>
              <w:szCs w:val="28"/>
            </w:rPr>
          </w:rPrChange>
        </w:rPr>
        <w:t>c</w:t>
      </w:r>
      <w:r w:rsidR="00F7259F" w:rsidRPr="006A5AA2">
        <w:rPr>
          <w:rFonts w:ascii="Times New Roman" w:hAnsi="Times New Roman"/>
          <w:sz w:val="26"/>
          <w:szCs w:val="26"/>
          <w:rPrChange w:id="1045" w:author="The Si Tran" w:date="2012-12-14T04:05:00Z">
            <w:rPr>
              <w:rFonts w:ascii="Times New Roman" w:eastAsiaTheme="minorHAnsi" w:hAnsi="Times New Roman"/>
              <w:b/>
              <w:bCs/>
              <w:sz w:val="28"/>
              <w:szCs w:val="28"/>
            </w:rPr>
          </w:rPrChange>
        </w:rPr>
        <w:t>hu k</w:t>
      </w:r>
      <w:ins w:id="1046" w:author="The Si Tran" w:date="2012-12-14T04:02:00Z">
        <w:r w:rsidR="00C17C95" w:rsidRPr="006A5AA2">
          <w:rPr>
            <w:rFonts w:ascii="Times New Roman" w:hAnsi="Times New Roman"/>
            <w:sz w:val="26"/>
            <w:szCs w:val="26"/>
            <w:rPrChange w:id="1047" w:author="The Si Tran" w:date="2012-12-14T04:05:00Z">
              <w:rPr/>
            </w:rPrChange>
          </w:rPr>
          <w:t>ỳ</w:t>
        </w:r>
      </w:ins>
      <w:del w:id="1048" w:author="The Si Tran" w:date="2012-12-14T04:02:00Z">
        <w:r w:rsidR="00F7259F" w:rsidRPr="006A5AA2" w:rsidDel="00C17C95">
          <w:rPr>
            <w:rFonts w:ascii="Times New Roman" w:hAnsi="Times New Roman"/>
            <w:sz w:val="26"/>
            <w:szCs w:val="26"/>
            <w:rPrChange w:id="1049" w:author="The Si Tran" w:date="2012-12-14T04:05:00Z">
              <w:rPr>
                <w:rFonts w:ascii="Times New Roman" w:eastAsiaTheme="minorHAnsi" w:hAnsi="Times New Roman"/>
                <w:b/>
                <w:bCs/>
                <w:sz w:val="28"/>
                <w:szCs w:val="28"/>
              </w:rPr>
            </w:rPrChange>
          </w:rPr>
          <w:delText>ì</w:delText>
        </w:r>
      </w:del>
      <w:r w:rsidR="00F7259F" w:rsidRPr="006A5AA2">
        <w:rPr>
          <w:rFonts w:ascii="Times New Roman" w:hAnsi="Times New Roman"/>
          <w:sz w:val="26"/>
          <w:szCs w:val="26"/>
          <w:rPrChange w:id="1050" w:author="The Si Tran" w:date="2012-12-14T04:05:00Z">
            <w:rPr>
              <w:rFonts w:ascii="Times New Roman" w:eastAsiaTheme="minorHAnsi" w:hAnsi="Times New Roman"/>
              <w:b/>
              <w:bCs/>
              <w:sz w:val="28"/>
              <w:szCs w:val="28"/>
            </w:rPr>
          </w:rPrChange>
        </w:rPr>
        <w:t xml:space="preserve"> (cyclical)</w:t>
      </w:r>
      <w:r w:rsidR="008E2CA2" w:rsidRPr="006A5AA2">
        <w:rPr>
          <w:rFonts w:ascii="Times New Roman" w:hAnsi="Times New Roman"/>
          <w:sz w:val="26"/>
          <w:szCs w:val="26"/>
          <w:rPrChange w:id="1051" w:author="The Si Tran" w:date="2012-12-14T04:05:00Z">
            <w:rPr>
              <w:rFonts w:ascii="Times New Roman" w:eastAsiaTheme="minorHAnsi" w:hAnsi="Times New Roman"/>
              <w:b/>
              <w:bCs/>
              <w:sz w:val="28"/>
              <w:szCs w:val="28"/>
            </w:rPr>
          </w:rPrChange>
        </w:rPr>
        <w:t>: những giá trị quan sát tăng lên, hoặc giảm xuống trong những khoảng thời gian khác nhau.Thành phần chu kì thường có dao động dạ</w:t>
      </w:r>
      <w:r w:rsidRPr="006A5AA2">
        <w:rPr>
          <w:rFonts w:ascii="Times New Roman" w:hAnsi="Times New Roman"/>
          <w:sz w:val="26"/>
          <w:szCs w:val="26"/>
          <w:rPrChange w:id="1052" w:author="The Si Tran" w:date="2012-12-14T04:05:00Z">
            <w:rPr>
              <w:rFonts w:ascii="Times New Roman" w:eastAsiaTheme="minorHAnsi" w:hAnsi="Times New Roman"/>
              <w:b/>
              <w:bCs/>
              <w:sz w:val="28"/>
              <w:szCs w:val="28"/>
            </w:rPr>
          </w:rPrChange>
        </w:rPr>
        <w:t>ng só</w:t>
      </w:r>
      <w:r w:rsidR="008E2CA2" w:rsidRPr="006A5AA2">
        <w:rPr>
          <w:rFonts w:ascii="Times New Roman" w:hAnsi="Times New Roman"/>
          <w:sz w:val="26"/>
          <w:szCs w:val="26"/>
          <w:rPrChange w:id="1053" w:author="The Si Tran" w:date="2012-12-14T04:05:00Z">
            <w:rPr>
              <w:rFonts w:ascii="Times New Roman" w:eastAsiaTheme="minorHAnsi" w:hAnsi="Times New Roman"/>
              <w:b/>
              <w:bCs/>
              <w:sz w:val="28"/>
              <w:szCs w:val="28"/>
            </w:rPr>
          </w:rPrChange>
        </w:rPr>
        <w:t>ng quanh trục xu hướng. Thường xuất hiện bởi sự gia tăng hoặc thu hẹp trong kinh tế.</w:t>
      </w:r>
    </w:p>
    <w:p w14:paraId="7486DEC1" w14:textId="77777777" w:rsidR="00C130E5" w:rsidRPr="006A5AA2" w:rsidRDefault="00C130E5">
      <w:pPr>
        <w:pStyle w:val="ListParagraph"/>
        <w:numPr>
          <w:ilvl w:val="0"/>
          <w:numId w:val="47"/>
        </w:numPr>
        <w:spacing w:line="360" w:lineRule="auto"/>
        <w:ind w:left="720"/>
        <w:jc w:val="both"/>
        <w:rPr>
          <w:ins w:id="1054" w:author="The Si Tran" w:date="2012-12-14T04:04:00Z"/>
          <w:rFonts w:ascii="Times New Roman" w:hAnsi="Times New Roman"/>
          <w:sz w:val="26"/>
          <w:szCs w:val="26"/>
          <w:rPrChange w:id="1055" w:author="The Si Tran" w:date="2012-12-14T04:05:00Z">
            <w:rPr>
              <w:ins w:id="1056" w:author="The Si Tran" w:date="2012-12-14T04:04:00Z"/>
            </w:rPr>
          </w:rPrChange>
        </w:rPr>
        <w:pPrChange w:id="1057" w:author="The Si Tran" w:date="2012-12-14T04:20:00Z">
          <w:pPr>
            <w:pStyle w:val="ListParagraph"/>
            <w:numPr>
              <w:numId w:val="12"/>
            </w:numPr>
            <w:ind w:left="900" w:hanging="360"/>
          </w:pPr>
        </w:pPrChange>
      </w:pPr>
      <w:r w:rsidRPr="006A5AA2">
        <w:rPr>
          <w:rFonts w:ascii="Times New Roman" w:hAnsi="Times New Roman"/>
          <w:sz w:val="26"/>
          <w:szCs w:val="26"/>
          <w:rPrChange w:id="1058" w:author="The Si Tran" w:date="2012-12-14T04:05:00Z">
            <w:rPr>
              <w:rFonts w:ascii="Times New Roman" w:eastAsiaTheme="minorHAnsi" w:hAnsi="Times New Roman"/>
              <w:b/>
              <w:bCs/>
              <w:sz w:val="28"/>
              <w:szCs w:val="28"/>
            </w:rPr>
          </w:rPrChange>
        </w:rPr>
        <w:t>T</w:t>
      </w:r>
      <w:r w:rsidR="00F518BC" w:rsidRPr="006A5AA2">
        <w:rPr>
          <w:rFonts w:ascii="Times New Roman" w:hAnsi="Times New Roman"/>
          <w:sz w:val="26"/>
          <w:szCs w:val="26"/>
          <w:rPrChange w:id="1059" w:author="The Si Tran" w:date="2012-12-14T04:05:00Z">
            <w:rPr>
              <w:rFonts w:ascii="Times New Roman" w:eastAsiaTheme="minorHAnsi" w:hAnsi="Times New Roman"/>
              <w:b/>
              <w:bCs/>
              <w:sz w:val="28"/>
              <w:szCs w:val="28"/>
            </w:rPr>
          </w:rPrChange>
        </w:rPr>
        <w:t>hành phần</w:t>
      </w:r>
      <w:r w:rsidRPr="006A5AA2">
        <w:rPr>
          <w:rFonts w:ascii="Times New Roman" w:hAnsi="Times New Roman"/>
          <w:sz w:val="26"/>
          <w:szCs w:val="26"/>
          <w:rPrChange w:id="1060" w:author="The Si Tran" w:date="2012-12-14T04:05:00Z">
            <w:rPr>
              <w:rFonts w:ascii="Times New Roman" w:eastAsiaTheme="minorHAnsi" w:hAnsi="Times New Roman"/>
              <w:b/>
              <w:bCs/>
              <w:sz w:val="28"/>
              <w:szCs w:val="28"/>
            </w:rPr>
          </w:rPrChange>
        </w:rPr>
        <w:t xml:space="preserve"> mùa (seasonal): những thay đổi lặp lại hằng năm được gọi là tính mùa của chuỗi thời gian. Chu kì của những chuỗi thời gian có thể là tháng, quí, hoặc là 6 tháng,</w:t>
      </w:r>
      <w:r w:rsidR="008E6A9A" w:rsidRPr="006A5AA2">
        <w:rPr>
          <w:rFonts w:ascii="Times New Roman" w:hAnsi="Times New Roman"/>
          <w:sz w:val="26"/>
          <w:szCs w:val="26"/>
          <w:rPrChange w:id="1061" w:author="The Si Tran" w:date="2012-12-14T04:05:00Z">
            <w:rPr>
              <w:rFonts w:ascii="Times New Roman" w:eastAsiaTheme="minorHAnsi" w:hAnsi="Times New Roman"/>
              <w:b/>
              <w:bCs/>
              <w:sz w:val="28"/>
              <w:szCs w:val="28"/>
            </w:rPr>
          </w:rPrChange>
        </w:rPr>
        <w:t xml:space="preserve"> </w:t>
      </w:r>
      <w:r w:rsidRPr="006A5AA2">
        <w:rPr>
          <w:rFonts w:ascii="Times New Roman" w:hAnsi="Times New Roman"/>
          <w:sz w:val="26"/>
          <w:szCs w:val="26"/>
          <w:rPrChange w:id="1062" w:author="The Si Tran" w:date="2012-12-14T04:05:00Z">
            <w:rPr>
              <w:rFonts w:ascii="Times New Roman" w:eastAsiaTheme="minorHAnsi" w:hAnsi="Times New Roman"/>
              <w:b/>
              <w:bCs/>
              <w:sz w:val="28"/>
              <w:szCs w:val="28"/>
            </w:rPr>
          </w:rPrChange>
        </w:rPr>
        <w:t xml:space="preserve">… Ví dụ: nhu cầu mua sắm dụng cụ học tập thường cao trong giai đoạn tháng 8, tháng 9 hằng năm. </w:t>
      </w:r>
      <w:r w:rsidR="00213AA5" w:rsidRPr="006A5AA2">
        <w:rPr>
          <w:rFonts w:ascii="Times New Roman" w:hAnsi="Times New Roman"/>
          <w:sz w:val="26"/>
          <w:szCs w:val="26"/>
          <w:rPrChange w:id="1063" w:author="The Si Tran" w:date="2012-12-14T04:05:00Z">
            <w:rPr>
              <w:rFonts w:ascii="Times New Roman" w:eastAsiaTheme="minorHAnsi" w:hAnsi="Times New Roman"/>
              <w:b/>
              <w:bCs/>
              <w:sz w:val="28"/>
              <w:szCs w:val="28"/>
            </w:rPr>
          </w:rPrChange>
        </w:rPr>
        <w:t xml:space="preserve"> Tính mùa thường phản ánh điều kiện thời tiết, kì nghỉ trong năm.</w:t>
      </w:r>
    </w:p>
    <w:p w14:paraId="751C91B7" w14:textId="77777777" w:rsidR="006A5AA2" w:rsidRPr="006A5AA2" w:rsidDel="006A5AA2" w:rsidRDefault="006A5AA2">
      <w:pPr>
        <w:pStyle w:val="ListParagraph"/>
        <w:numPr>
          <w:ilvl w:val="0"/>
          <w:numId w:val="47"/>
        </w:numPr>
        <w:spacing w:line="360" w:lineRule="auto"/>
        <w:ind w:left="720"/>
        <w:jc w:val="both"/>
        <w:rPr>
          <w:del w:id="1064" w:author="The Si Tran" w:date="2012-12-14T04:04:00Z"/>
          <w:rFonts w:ascii="Times New Roman" w:hAnsi="Times New Roman"/>
          <w:sz w:val="26"/>
          <w:szCs w:val="26"/>
          <w:rPrChange w:id="1065" w:author="The Si Tran" w:date="2012-12-14T04:05:00Z">
            <w:rPr>
              <w:del w:id="1066" w:author="The Si Tran" w:date="2012-12-14T04:04:00Z"/>
              <w:sz w:val="28"/>
              <w:szCs w:val="28"/>
            </w:rPr>
          </w:rPrChange>
        </w:rPr>
        <w:pPrChange w:id="1067" w:author="The Si Tran" w:date="2012-12-14T04:20:00Z">
          <w:pPr>
            <w:pStyle w:val="ListParagraph"/>
            <w:numPr>
              <w:numId w:val="12"/>
            </w:numPr>
            <w:ind w:left="900" w:hanging="360"/>
          </w:pPr>
        </w:pPrChange>
      </w:pPr>
    </w:p>
    <w:p w14:paraId="640F0035" w14:textId="77777777" w:rsidR="00F518BC" w:rsidRPr="006A5AA2" w:rsidDel="00C17C95" w:rsidRDefault="00F518BC">
      <w:pPr>
        <w:pStyle w:val="ListParagraph"/>
        <w:numPr>
          <w:ilvl w:val="0"/>
          <w:numId w:val="47"/>
        </w:numPr>
        <w:spacing w:line="360" w:lineRule="auto"/>
        <w:ind w:left="720"/>
        <w:jc w:val="both"/>
        <w:rPr>
          <w:del w:id="1068" w:author="The Si Tran" w:date="2012-12-14T04:02:00Z"/>
          <w:rFonts w:ascii="Times New Roman" w:hAnsi="Times New Roman"/>
          <w:sz w:val="26"/>
          <w:szCs w:val="26"/>
          <w:rPrChange w:id="1069" w:author="The Si Tran" w:date="2012-12-14T04:05:00Z">
            <w:rPr>
              <w:del w:id="1070" w:author="The Si Tran" w:date="2012-12-14T04:02:00Z"/>
              <w:sz w:val="28"/>
              <w:szCs w:val="28"/>
            </w:rPr>
          </w:rPrChange>
        </w:rPr>
        <w:pPrChange w:id="1071" w:author="The Si Tran" w:date="2012-12-14T04:20:00Z">
          <w:pPr>
            <w:pStyle w:val="ListParagraph"/>
            <w:numPr>
              <w:numId w:val="12"/>
            </w:numPr>
            <w:ind w:left="900" w:hanging="360"/>
          </w:pPr>
        </w:pPrChange>
      </w:pPr>
      <w:r w:rsidRPr="006A5AA2">
        <w:rPr>
          <w:sz w:val="26"/>
          <w:szCs w:val="26"/>
          <w:rPrChange w:id="1072" w:author="The Si Tran" w:date="2012-12-14T04:05:00Z">
            <w:rPr>
              <w:b/>
              <w:bCs/>
              <w:sz w:val="28"/>
              <w:szCs w:val="28"/>
            </w:rPr>
          </w:rPrChange>
        </w:rPr>
        <w:t xml:space="preserve">Thành phần bất qui tắc: </w:t>
      </w:r>
      <w:r w:rsidRPr="005131C3">
        <w:rPr>
          <w:sz w:val="26"/>
          <w:szCs w:val="26"/>
          <w:rPrChange w:id="1073" w:author="The Si Tran" w:date="2012-12-14T04:08:00Z">
            <w:rPr>
              <w:b/>
              <w:bCs/>
              <w:sz w:val="28"/>
              <w:szCs w:val="28"/>
              <w:lang w:val="fr-FR"/>
            </w:rPr>
          </w:rPrChange>
        </w:rPr>
        <w:t>Là thành phần thể hiện sự biến đổi ngẫu nhiên không thể đoán được của chuỗi thời gian.</w:t>
      </w:r>
    </w:p>
    <w:p w14:paraId="2E87CC4B" w14:textId="77777777" w:rsidR="00F518BC" w:rsidRPr="00C17C95" w:rsidDel="00C17C95" w:rsidRDefault="00F518BC">
      <w:pPr>
        <w:pStyle w:val="ListParagraph"/>
        <w:spacing w:line="360" w:lineRule="auto"/>
        <w:rPr>
          <w:del w:id="1074" w:author="The Si Tran" w:date="2012-12-14T04:02:00Z"/>
          <w:rPrChange w:id="1075" w:author="The Si Tran" w:date="2012-12-14T04:02:00Z">
            <w:rPr>
              <w:del w:id="1076" w:author="The Si Tran" w:date="2012-12-14T04:02:00Z"/>
              <w:sz w:val="28"/>
              <w:szCs w:val="28"/>
            </w:rPr>
          </w:rPrChange>
        </w:rPr>
        <w:pPrChange w:id="1077" w:author="The Si Tran" w:date="2012-12-14T04:20:00Z">
          <w:pPr>
            <w:pStyle w:val="ListParagraph"/>
            <w:ind w:left="900"/>
          </w:pPr>
        </w:pPrChange>
      </w:pPr>
    </w:p>
    <w:p w14:paraId="2AB52753" w14:textId="77777777" w:rsidR="00024D6E" w:rsidRPr="0049233F" w:rsidDel="00BC6984" w:rsidRDefault="00F518BC">
      <w:pPr>
        <w:pStyle w:val="ListParagraph"/>
        <w:numPr>
          <w:ilvl w:val="0"/>
          <w:numId w:val="49"/>
        </w:numPr>
        <w:spacing w:line="360" w:lineRule="auto"/>
        <w:rPr>
          <w:rPrChange w:id="1078" w:author="The Si Tran" w:date="2012-12-05T23:02:00Z">
            <w:rPr>
              <w:sz w:val="28"/>
              <w:szCs w:val="28"/>
            </w:rPr>
          </w:rPrChange>
        </w:rPr>
        <w:pPrChange w:id="1079" w:author="The Si Tran" w:date="2012-12-14T04:20:00Z">
          <w:pPr>
            <w:ind w:firstLine="540"/>
          </w:pPr>
        </w:pPrChange>
      </w:pPr>
      <w:moveFromRangeStart w:id="1080" w:author="The Si Tran" w:date="2012-12-12T08:07:00Z" w:name="move343062963"/>
      <w:moveFrom w:id="1081" w:author="The Si Tran" w:date="2012-12-12T08:07:00Z">
        <w:r w:rsidRPr="0049233F" w:rsidDel="00BC6984">
          <w:rPr>
            <w:rPrChange w:id="1082" w:author="The Si Tran" w:date="2012-12-05T23:02:00Z">
              <w:rPr>
                <w:b/>
                <w:bCs/>
                <w:sz w:val="28"/>
                <w:szCs w:val="28"/>
              </w:rPr>
            </w:rPrChange>
          </w:rPr>
          <w:t>Trong quá trình nghiên cứu chuỗi thời gian, ta nhận thấy rằng k</w:t>
        </w:r>
        <w:r w:rsidR="003D4E27" w:rsidRPr="0049233F" w:rsidDel="00BC6984">
          <w:rPr>
            <w:rPrChange w:id="1083" w:author="The Si Tran" w:date="2012-12-05T23:02:00Z">
              <w:rPr>
                <w:b/>
                <w:bCs/>
                <w:sz w:val="28"/>
                <w:szCs w:val="28"/>
              </w:rPr>
            </w:rPrChange>
          </w:rPr>
          <w:t xml:space="preserve">hi </w:t>
        </w:r>
        <w:r w:rsidRPr="0049233F" w:rsidDel="00BC6984">
          <w:rPr>
            <w:rPrChange w:id="1084" w:author="The Si Tran" w:date="2012-12-05T23:02:00Z">
              <w:rPr>
                <w:b/>
                <w:bCs/>
                <w:sz w:val="28"/>
                <w:szCs w:val="28"/>
              </w:rPr>
            </w:rPrChange>
          </w:rPr>
          <w:t>một</w:t>
        </w:r>
        <w:r w:rsidR="003D4E27" w:rsidRPr="0049233F" w:rsidDel="00BC6984">
          <w:rPr>
            <w:rPrChange w:id="1085" w:author="The Si Tran" w:date="2012-12-05T23:02:00Z">
              <w:rPr>
                <w:b/>
                <w:bCs/>
                <w:sz w:val="28"/>
                <w:szCs w:val="28"/>
              </w:rPr>
            </w:rPrChange>
          </w:rPr>
          <w:t xml:space="preserve"> biến được g</w:t>
        </w:r>
        <w:r w:rsidR="00F361D0" w:rsidRPr="0049233F" w:rsidDel="00BC6984">
          <w:rPr>
            <w:rPrChange w:id="1086" w:author="The Si Tran" w:date="2012-12-05T23:02:00Z">
              <w:rPr>
                <w:b/>
                <w:bCs/>
                <w:sz w:val="28"/>
                <w:szCs w:val="28"/>
              </w:rPr>
            </w:rPrChange>
          </w:rPr>
          <w:t xml:space="preserve">hi nhận giá </w:t>
        </w:r>
        <w:r w:rsidRPr="0049233F" w:rsidDel="00BC6984">
          <w:rPr>
            <w:rPrChange w:id="1087" w:author="The Si Tran" w:date="2012-12-05T23:02:00Z">
              <w:rPr>
                <w:b/>
                <w:bCs/>
                <w:sz w:val="28"/>
                <w:szCs w:val="28"/>
              </w:rPr>
            </w:rPrChange>
          </w:rPr>
          <w:t xml:space="preserve">trị theo thời gian, </w:t>
        </w:r>
        <w:r w:rsidR="006D18A1" w:rsidRPr="0049233F" w:rsidDel="00BC6984">
          <w:rPr>
            <w:rPrChange w:id="1088" w:author="The Si Tran" w:date="2012-12-05T23:02:00Z">
              <w:rPr>
                <w:b/>
                <w:bCs/>
                <w:sz w:val="28"/>
                <w:szCs w:val="28"/>
              </w:rPr>
            </w:rPrChange>
          </w:rPr>
          <w:t xml:space="preserve">các giá trị ở những thời điểm khác nhau có mối quan hệ hoặc tương quan với nhau. Để đo mức độ tương quan </w:t>
        </w:r>
        <w:r w:rsidRPr="0049233F" w:rsidDel="00BC6984">
          <w:rPr>
            <w:rPrChange w:id="1089" w:author="The Si Tran" w:date="2012-12-05T23:02:00Z">
              <w:rPr>
                <w:b/>
                <w:bCs/>
                <w:sz w:val="28"/>
                <w:szCs w:val="28"/>
              </w:rPr>
            </w:rPrChange>
          </w:rPr>
          <w:t>này</w:t>
        </w:r>
        <w:r w:rsidR="006D18A1" w:rsidRPr="0049233F" w:rsidDel="00BC6984">
          <w:rPr>
            <w:rPrChange w:id="1090" w:author="The Si Tran" w:date="2012-12-05T23:02:00Z">
              <w:rPr>
                <w:b/>
                <w:bCs/>
                <w:sz w:val="28"/>
                <w:szCs w:val="28"/>
              </w:rPr>
            </w:rPrChange>
          </w:rPr>
          <w:t>, ta sử dụng hệ số tự tương quan (autocorrelation coefficient).</w:t>
        </w:r>
      </w:moveFrom>
    </w:p>
    <w:moveFromRangeEnd w:id="1080"/>
    <w:p w14:paraId="02B258F9" w14:textId="77777777" w:rsidR="00024D6E" w:rsidRPr="0049233F" w:rsidDel="000E6941" w:rsidRDefault="00024D6E" w:rsidP="00024D6E">
      <w:pPr>
        <w:rPr>
          <w:del w:id="1091" w:author="The Si Tran" w:date="2012-12-11T21:27:00Z"/>
          <w:szCs w:val="26"/>
          <w:rPrChange w:id="1092" w:author="The Si Tran" w:date="2012-12-05T23:02:00Z">
            <w:rPr>
              <w:del w:id="1093" w:author="The Si Tran" w:date="2012-12-11T21:27:00Z"/>
              <w:sz w:val="28"/>
              <w:szCs w:val="28"/>
            </w:rPr>
          </w:rPrChange>
        </w:rPr>
      </w:pPr>
      <w:del w:id="1094" w:author="The Si Tran" w:date="2012-12-11T21:27:00Z">
        <w:r w:rsidRPr="0049233F" w:rsidDel="000E6941">
          <w:rPr>
            <w:b/>
            <w:szCs w:val="26"/>
            <w:rPrChange w:id="1095" w:author="The Si Tran" w:date="2012-12-05T23:02:00Z">
              <w:rPr>
                <w:b/>
                <w:bCs/>
                <w:sz w:val="28"/>
                <w:szCs w:val="28"/>
              </w:rPr>
            </w:rPrChange>
          </w:rPr>
          <w:delText>Định nghĩa:</w:delText>
        </w:r>
        <w:r w:rsidRPr="0049233F" w:rsidDel="000E6941">
          <w:rPr>
            <w:szCs w:val="26"/>
            <w:rPrChange w:id="1096" w:author="The Si Tran" w:date="2012-12-05T23:02:00Z">
              <w:rPr>
                <w:b/>
                <w:bCs/>
                <w:sz w:val="28"/>
                <w:szCs w:val="28"/>
              </w:rPr>
            </w:rPrChange>
          </w:rPr>
          <w:delText xml:space="preserve"> Tự tương quan là sự tương quan giữa một biến với chính nó theo những </w:delText>
        </w:r>
        <w:r w:rsidR="00CD217B" w:rsidRPr="0049233F" w:rsidDel="000E6941">
          <w:rPr>
            <w:szCs w:val="26"/>
            <w:rPrChange w:id="1097" w:author="The Si Tran" w:date="2012-12-05T23:02:00Z">
              <w:rPr>
                <w:b/>
                <w:bCs/>
                <w:sz w:val="28"/>
                <w:szCs w:val="28"/>
              </w:rPr>
            </w:rPrChange>
          </w:rPr>
          <w:delText xml:space="preserve">độ trễ thời gian khác nhau </w:delText>
        </w:r>
        <w:r w:rsidR="00CD217B" w:rsidRPr="0049233F" w:rsidDel="000E6941">
          <w:rPr>
            <w:szCs w:val="26"/>
            <w:rPrChange w:id="1098" w:author="The Si Tran" w:date="2012-12-05T23:02:00Z">
              <w:rPr>
                <w:b/>
                <w:bCs/>
                <w:sz w:val="28"/>
                <w:szCs w:val="28"/>
              </w:rPr>
            </w:rPrChange>
          </w:rPr>
          <w:fldChar w:fldCharType="begin"/>
        </w:r>
        <w:r w:rsidR="00CD217B" w:rsidRPr="0049233F" w:rsidDel="000E6941">
          <w:rPr>
            <w:szCs w:val="26"/>
            <w:rPrChange w:id="1099" w:author="The Si Tran" w:date="2012-12-05T23:02:00Z">
              <w:rPr>
                <w:b/>
                <w:bCs/>
                <w:sz w:val="28"/>
                <w:szCs w:val="28"/>
              </w:rPr>
            </w:rPrChange>
          </w:rPr>
          <w:delInstrText xml:space="preserve"> REF  Bussiness_forecasting_book </w:delInstrText>
        </w:r>
        <w:r w:rsidR="00E50A9B" w:rsidRPr="0049233F" w:rsidDel="000E6941">
          <w:rPr>
            <w:szCs w:val="26"/>
          </w:rPr>
          <w:delInstrText xml:space="preserve"> \* MERGEFORMAT </w:delInstrText>
        </w:r>
        <w:r w:rsidR="00CD217B" w:rsidRPr="0049233F" w:rsidDel="000E6941">
          <w:rPr>
            <w:szCs w:val="26"/>
            <w:rPrChange w:id="1100" w:author="The Si Tran" w:date="2012-12-05T23:02:00Z">
              <w:rPr>
                <w:b/>
                <w:bCs/>
                <w:sz w:val="28"/>
                <w:szCs w:val="28"/>
              </w:rPr>
            </w:rPrChange>
          </w:rPr>
          <w:fldChar w:fldCharType="separate"/>
        </w:r>
        <w:r w:rsidR="00CD217B" w:rsidRPr="0049233F" w:rsidDel="000E6941">
          <w:rPr>
            <w:szCs w:val="26"/>
            <w:rPrChange w:id="1101" w:author="The Si Tran" w:date="2012-12-05T23:02:00Z">
              <w:rPr>
                <w:b/>
                <w:bCs/>
                <w:sz w:val="20"/>
                <w:szCs w:val="20"/>
              </w:rPr>
            </w:rPrChange>
          </w:rPr>
          <w:delText>[1]</w:delText>
        </w:r>
        <w:r w:rsidR="00CD217B" w:rsidRPr="0049233F" w:rsidDel="000E6941">
          <w:rPr>
            <w:szCs w:val="26"/>
            <w:rPrChange w:id="1102" w:author="The Si Tran" w:date="2012-12-05T23:02:00Z">
              <w:rPr>
                <w:b/>
                <w:bCs/>
                <w:sz w:val="28"/>
                <w:szCs w:val="28"/>
              </w:rPr>
            </w:rPrChange>
          </w:rPr>
          <w:fldChar w:fldCharType="end"/>
        </w:r>
        <w:r w:rsidR="007A78B2" w:rsidRPr="0049233F" w:rsidDel="000E6941">
          <w:rPr>
            <w:szCs w:val="26"/>
            <w:rPrChange w:id="1103" w:author="The Si Tran" w:date="2012-12-05T23:02:00Z">
              <w:rPr>
                <w:b/>
                <w:bCs/>
                <w:sz w:val="28"/>
                <w:szCs w:val="28"/>
              </w:rPr>
            </w:rPrChange>
          </w:rPr>
          <w:delText>.</w:delText>
        </w:r>
        <w:bookmarkStart w:id="1104" w:name="_Toc343083539"/>
        <w:bookmarkStart w:id="1105" w:name="_Toc343083753"/>
        <w:bookmarkStart w:id="1106" w:name="_Toc343083964"/>
        <w:bookmarkStart w:id="1107" w:name="_Toc343220723"/>
        <w:bookmarkEnd w:id="1104"/>
        <w:bookmarkEnd w:id="1105"/>
        <w:bookmarkEnd w:id="1106"/>
        <w:bookmarkEnd w:id="1107"/>
      </w:del>
    </w:p>
    <w:p w14:paraId="0F0BF651" w14:textId="77777777" w:rsidR="00E50A9B" w:rsidRPr="0049233F" w:rsidDel="000E6941" w:rsidRDefault="00024D6E">
      <w:pPr>
        <w:ind w:left="720" w:firstLine="720"/>
        <w:rPr>
          <w:del w:id="1108" w:author="The Si Tran" w:date="2012-12-11T21:27:00Z"/>
          <w:szCs w:val="26"/>
          <w:rPrChange w:id="1109" w:author="The Si Tran" w:date="2012-12-05T23:02:00Z">
            <w:rPr>
              <w:del w:id="1110" w:author="The Si Tran" w:date="2012-12-11T21:27:00Z"/>
              <w:sz w:val="28"/>
              <w:szCs w:val="28"/>
            </w:rPr>
          </w:rPrChange>
        </w:rPr>
        <w:pPrChange w:id="1111" w:author="The Si Tran" w:date="2012-12-05T22:44:00Z">
          <w:pPr>
            <w:ind w:firstLine="540"/>
          </w:pPr>
        </w:pPrChange>
      </w:pPr>
      <w:del w:id="1112" w:author="The Si Tran" w:date="2012-12-11T21:27:00Z">
        <w:r w:rsidRPr="0049233F" w:rsidDel="000E6941">
          <w:rPr>
            <w:szCs w:val="26"/>
            <w:rPrChange w:id="1113" w:author="The Si Tran" w:date="2012-12-05T23:02:00Z">
              <w:rPr>
                <w:sz w:val="28"/>
                <w:szCs w:val="28"/>
              </w:rPr>
            </w:rPrChange>
          </w:rPr>
          <w:delText xml:space="preserve">Ta tính hê số tự tương quan của biến </w:delText>
        </w:r>
      </w:del>
      <w:del w:id="1114" w:author="The Si Tran" w:date="2012-12-05T22:46:00Z">
        <w:r w:rsidRPr="0049233F" w:rsidDel="00E9719E">
          <w:rPr>
            <w:szCs w:val="26"/>
            <w:rPrChange w:id="1115" w:author="The Si Tran" w:date="2012-12-05T23:02:00Z">
              <w:rPr>
                <w:sz w:val="28"/>
                <w:szCs w:val="28"/>
              </w:rPr>
            </w:rPrChange>
          </w:rPr>
          <w:delText>X</w:delText>
        </w:r>
        <w:r w:rsidRPr="0049233F" w:rsidDel="00E9719E">
          <w:rPr>
            <w:szCs w:val="26"/>
            <w:vertAlign w:val="subscript"/>
            <w:rPrChange w:id="1116" w:author="The Si Tran" w:date="2012-12-05T23:02:00Z">
              <w:rPr>
                <w:sz w:val="28"/>
                <w:szCs w:val="28"/>
                <w:vertAlign w:val="subscript"/>
              </w:rPr>
            </w:rPrChange>
          </w:rPr>
          <w:delText>t</w:delText>
        </w:r>
        <w:r w:rsidRPr="0049233F" w:rsidDel="00E9719E">
          <w:rPr>
            <w:szCs w:val="26"/>
            <w:rPrChange w:id="1117" w:author="The Si Tran" w:date="2012-12-05T23:02:00Z">
              <w:rPr>
                <w:sz w:val="28"/>
                <w:szCs w:val="28"/>
              </w:rPr>
            </w:rPrChange>
          </w:rPr>
          <w:delText xml:space="preserve"> </w:delText>
        </w:r>
      </w:del>
      <w:del w:id="1118" w:author="The Si Tran" w:date="2012-12-11T21:27:00Z">
        <w:r w:rsidRPr="0049233F" w:rsidDel="000E6941">
          <w:rPr>
            <w:szCs w:val="26"/>
            <w:rPrChange w:id="1119" w:author="The Si Tran" w:date="2012-12-05T23:02:00Z">
              <w:rPr>
                <w:sz w:val="28"/>
                <w:szCs w:val="28"/>
              </w:rPr>
            </w:rPrChange>
          </w:rPr>
          <w:delText xml:space="preserve">với độ trễ </w:delText>
        </w:r>
      </w:del>
      <w:del w:id="1120" w:author="The Si Tran" w:date="2012-12-06T20:06:00Z">
        <w:r w:rsidRPr="0049233F" w:rsidDel="00263465">
          <w:rPr>
            <w:szCs w:val="26"/>
            <w:rPrChange w:id="1121" w:author="The Si Tran" w:date="2012-12-05T23:02:00Z">
              <w:rPr>
                <w:sz w:val="28"/>
                <w:szCs w:val="28"/>
              </w:rPr>
            </w:rPrChange>
          </w:rPr>
          <w:delText>k</w:delText>
        </w:r>
      </w:del>
      <w:del w:id="1122" w:author="The Si Tran" w:date="2012-12-11T21:27:00Z">
        <w:r w:rsidRPr="0049233F" w:rsidDel="000E6941">
          <w:rPr>
            <w:szCs w:val="26"/>
            <w:rPrChange w:id="1123" w:author="The Si Tran" w:date="2012-12-05T23:02:00Z">
              <w:rPr>
                <w:sz w:val="28"/>
                <w:szCs w:val="28"/>
              </w:rPr>
            </w:rPrChange>
          </w:rPr>
          <w:delText xml:space="preserve"> theo công thức</w:delText>
        </w:r>
        <w:bookmarkStart w:id="1124" w:name="_Toc343083540"/>
        <w:bookmarkStart w:id="1125" w:name="_Toc343083754"/>
        <w:bookmarkStart w:id="1126" w:name="_Toc343083965"/>
        <w:bookmarkStart w:id="1127" w:name="_Toc343220724"/>
        <w:bookmarkEnd w:id="1124"/>
        <w:bookmarkEnd w:id="1125"/>
        <w:bookmarkEnd w:id="1126"/>
        <w:bookmarkEnd w:id="1127"/>
      </w:del>
    </w:p>
    <w:p w14:paraId="58F53B32" w14:textId="77777777" w:rsidR="00024D6E" w:rsidRPr="0049233F" w:rsidDel="00E9719E" w:rsidRDefault="00024D6E" w:rsidP="00024D6E">
      <w:pPr>
        <w:rPr>
          <w:del w:id="1128" w:author="The Si Tran" w:date="2012-12-05T22:45:00Z"/>
          <w:szCs w:val="26"/>
          <w:rPrChange w:id="1129" w:author="The Si Tran" w:date="2012-12-05T23:02:00Z">
            <w:rPr>
              <w:del w:id="1130" w:author="The Si Tran" w:date="2012-12-05T22:45:00Z"/>
              <w:sz w:val="28"/>
              <w:szCs w:val="28"/>
            </w:rPr>
          </w:rPrChange>
        </w:rPr>
      </w:pPr>
      <w:del w:id="1131" w:author="The Si Tran" w:date="2012-12-05T22:45:00Z">
        <w:r w:rsidRPr="0049233F" w:rsidDel="00E9719E">
          <w:rPr>
            <w:szCs w:val="26"/>
            <w:rPrChange w:id="1132" w:author="The Si Tran" w:date="2012-12-05T23:02:00Z">
              <w:rPr>
                <w:sz w:val="28"/>
                <w:szCs w:val="28"/>
              </w:rPr>
            </w:rPrChange>
          </w:rPr>
          <w:delText xml:space="preserve">          </w:delText>
        </w:r>
        <w:r w:rsidRPr="00082976" w:rsidDel="00E9719E">
          <w:rPr>
            <w:position w:val="-34"/>
            <w:szCs w:val="26"/>
          </w:rPr>
          <w:object w:dxaOrig="2820" w:dyaOrig="720" w14:anchorId="5C9D6903">
            <v:shape id="_x0000_i1026" type="#_x0000_t75" style="width:233.6pt;height:61.1pt" o:ole="">
              <v:imagedata r:id="rId13" o:title=""/>
            </v:shape>
            <o:OLEObject Type="Embed" ProgID="Equation.DSMT4" ShapeID="_x0000_i1026" DrawAspect="Content" ObjectID="_1416977559" r:id="rId14"/>
          </w:object>
        </w:r>
        <w:r w:rsidRPr="0049233F" w:rsidDel="00E9719E">
          <w:rPr>
            <w:szCs w:val="26"/>
            <w:rPrChange w:id="1133" w:author="The Si Tran" w:date="2012-12-05T23:02:00Z">
              <w:rPr>
                <w:sz w:val="28"/>
                <w:szCs w:val="28"/>
              </w:rPr>
            </w:rPrChange>
          </w:rPr>
          <w:delText xml:space="preserve">                 (2.1.1)</w:delText>
        </w:r>
        <w:bookmarkStart w:id="1134" w:name="_Toc343083541"/>
        <w:bookmarkStart w:id="1135" w:name="_Toc343083755"/>
        <w:bookmarkStart w:id="1136" w:name="_Toc343083966"/>
        <w:bookmarkStart w:id="1137" w:name="_Toc343220725"/>
        <w:bookmarkEnd w:id="1134"/>
        <w:bookmarkEnd w:id="1135"/>
        <w:bookmarkEnd w:id="1136"/>
        <w:bookmarkEnd w:id="1137"/>
      </w:del>
    </w:p>
    <w:p w14:paraId="52ECDFBB" w14:textId="77777777" w:rsidR="00024D6E" w:rsidRPr="0049233F" w:rsidDel="000E6941" w:rsidRDefault="00024D6E" w:rsidP="00024D6E">
      <w:pPr>
        <w:ind w:firstLine="540"/>
        <w:rPr>
          <w:del w:id="1138" w:author="The Si Tran" w:date="2012-12-11T21:27:00Z"/>
          <w:szCs w:val="26"/>
          <w:rPrChange w:id="1139" w:author="The Si Tran" w:date="2012-12-05T23:02:00Z">
            <w:rPr>
              <w:del w:id="1140" w:author="The Si Tran" w:date="2012-12-11T21:27:00Z"/>
              <w:sz w:val="28"/>
              <w:szCs w:val="28"/>
            </w:rPr>
          </w:rPrChange>
        </w:rPr>
      </w:pPr>
      <w:del w:id="1141" w:author="The Si Tran" w:date="2012-12-11T21:27:00Z">
        <w:r w:rsidRPr="0049233F" w:rsidDel="000E6941">
          <w:rPr>
            <w:szCs w:val="26"/>
            <w:rPrChange w:id="1142" w:author="The Si Tran" w:date="2012-12-05T23:02:00Z">
              <w:rPr>
                <w:sz w:val="28"/>
                <w:szCs w:val="28"/>
              </w:rPr>
            </w:rPrChange>
          </w:rPr>
          <w:delText xml:space="preserve">Với </w:delText>
        </w:r>
        <w:bookmarkStart w:id="1143" w:name="_Toc343083542"/>
        <w:bookmarkStart w:id="1144" w:name="_Toc343083756"/>
        <w:bookmarkStart w:id="1145" w:name="_Toc343083967"/>
        <w:bookmarkStart w:id="1146" w:name="_Toc343220726"/>
        <w:bookmarkEnd w:id="1143"/>
        <w:bookmarkEnd w:id="1144"/>
        <w:bookmarkEnd w:id="1145"/>
        <w:bookmarkEnd w:id="1146"/>
      </w:del>
    </w:p>
    <w:p w14:paraId="644FD85B" w14:textId="77777777" w:rsidR="00024D6E" w:rsidRPr="0049233F" w:rsidDel="000E6941" w:rsidRDefault="00024D6E" w:rsidP="00024D6E">
      <w:pPr>
        <w:ind w:firstLine="720"/>
        <w:rPr>
          <w:del w:id="1147" w:author="The Si Tran" w:date="2012-12-11T21:27:00Z"/>
          <w:szCs w:val="26"/>
          <w:rPrChange w:id="1148" w:author="The Si Tran" w:date="2012-12-05T23:02:00Z">
            <w:rPr>
              <w:del w:id="1149" w:author="The Si Tran" w:date="2012-12-11T21:27:00Z"/>
              <w:sz w:val="28"/>
              <w:szCs w:val="28"/>
            </w:rPr>
          </w:rPrChange>
        </w:rPr>
      </w:pPr>
      <w:del w:id="1150" w:author="The Si Tran" w:date="2012-12-11T21:27:00Z">
        <w:r w:rsidRPr="0049233F" w:rsidDel="000E6941">
          <w:rPr>
            <w:szCs w:val="26"/>
            <w:rPrChange w:id="1151" w:author="The Si Tran" w:date="2012-12-05T23:02:00Z">
              <w:rPr>
                <w:sz w:val="28"/>
                <w:szCs w:val="28"/>
              </w:rPr>
            </w:rPrChange>
          </w:rPr>
          <w:delText>*</w:delText>
        </w:r>
      </w:del>
      <w:del w:id="1152" w:author="The Si Tran" w:date="2012-12-05T22:45:00Z">
        <w:r w:rsidRPr="00B312F5" w:rsidDel="00E9719E">
          <w:rPr>
            <w:i/>
            <w:position w:val="-12"/>
            <w:szCs w:val="26"/>
          </w:rPr>
          <w:object w:dxaOrig="300" w:dyaOrig="360" w14:anchorId="1DD27C92">
            <v:shape id="_x0000_i1027" type="#_x0000_t75" style="width:17.6pt;height:21.75pt" o:ole="">
              <v:imagedata r:id="rId15" o:title=""/>
            </v:shape>
            <o:OLEObject Type="Embed" ProgID="Equation.DSMT4" ShapeID="_x0000_i1027" DrawAspect="Content" ObjectID="_1416977560" r:id="rId16"/>
          </w:object>
        </w:r>
      </w:del>
      <w:del w:id="1153" w:author="The Si Tran" w:date="2012-12-11T21:27:00Z">
        <w:r w:rsidRPr="0049233F" w:rsidDel="000E6941">
          <w:rPr>
            <w:szCs w:val="26"/>
            <w:rPrChange w:id="1154" w:author="The Si Tran" w:date="2012-12-05T23:02:00Z">
              <w:rPr>
                <w:sz w:val="28"/>
                <w:szCs w:val="28"/>
              </w:rPr>
            </w:rPrChange>
          </w:rPr>
          <w:delText xml:space="preserve"> là hệ số tự tương quan của </w:delText>
        </w:r>
      </w:del>
      <w:del w:id="1155" w:author="The Si Tran" w:date="2012-12-05T22:47:00Z">
        <w:r w:rsidRPr="0049233F" w:rsidDel="00E9719E">
          <w:rPr>
            <w:szCs w:val="26"/>
            <w:rPrChange w:id="1156" w:author="The Si Tran" w:date="2012-12-05T23:02:00Z">
              <w:rPr>
                <w:sz w:val="28"/>
                <w:szCs w:val="28"/>
              </w:rPr>
            </w:rPrChange>
          </w:rPr>
          <w:delText>X</w:delText>
        </w:r>
      </w:del>
      <w:del w:id="1157" w:author="The Si Tran" w:date="2012-12-11T21:27:00Z">
        <w:r w:rsidRPr="0049233F" w:rsidDel="000E6941">
          <w:rPr>
            <w:szCs w:val="26"/>
            <w:rPrChange w:id="1158" w:author="The Si Tran" w:date="2012-12-05T23:02:00Z">
              <w:rPr>
                <w:sz w:val="28"/>
                <w:szCs w:val="28"/>
              </w:rPr>
            </w:rPrChange>
          </w:rPr>
          <w:delText xml:space="preserve"> ở độ trễ </w:delText>
        </w:r>
      </w:del>
      <w:del w:id="1159" w:author="The Si Tran" w:date="2012-12-06T20:06:00Z">
        <w:r w:rsidRPr="0049233F" w:rsidDel="00263465">
          <w:rPr>
            <w:szCs w:val="26"/>
            <w:rPrChange w:id="1160" w:author="The Si Tran" w:date="2012-12-05T23:02:00Z">
              <w:rPr>
                <w:sz w:val="28"/>
                <w:szCs w:val="28"/>
              </w:rPr>
            </w:rPrChange>
          </w:rPr>
          <w:delText>k</w:delText>
        </w:r>
      </w:del>
      <w:bookmarkStart w:id="1161" w:name="_Toc343083543"/>
      <w:bookmarkStart w:id="1162" w:name="_Toc343083757"/>
      <w:bookmarkStart w:id="1163" w:name="_Toc343083968"/>
      <w:bookmarkStart w:id="1164" w:name="_Toc343220727"/>
      <w:bookmarkEnd w:id="1161"/>
      <w:bookmarkEnd w:id="1162"/>
      <w:bookmarkEnd w:id="1163"/>
      <w:bookmarkEnd w:id="1164"/>
    </w:p>
    <w:p w14:paraId="662C0993" w14:textId="77777777" w:rsidR="00024D6E" w:rsidRPr="0049233F" w:rsidDel="000E6941" w:rsidRDefault="00024D6E" w:rsidP="00024D6E">
      <w:pPr>
        <w:ind w:firstLine="720"/>
        <w:rPr>
          <w:del w:id="1165" w:author="The Si Tran" w:date="2012-12-11T21:27:00Z"/>
          <w:szCs w:val="26"/>
          <w:rPrChange w:id="1166" w:author="The Si Tran" w:date="2012-12-05T23:02:00Z">
            <w:rPr>
              <w:del w:id="1167" w:author="The Si Tran" w:date="2012-12-11T21:27:00Z"/>
              <w:sz w:val="28"/>
              <w:szCs w:val="28"/>
            </w:rPr>
          </w:rPrChange>
        </w:rPr>
      </w:pPr>
      <w:del w:id="1168" w:author="The Si Tran" w:date="2012-12-11T21:27:00Z">
        <w:r w:rsidRPr="0049233F" w:rsidDel="000E6941">
          <w:rPr>
            <w:szCs w:val="26"/>
            <w:rPrChange w:id="1169" w:author="The Si Tran" w:date="2012-12-05T23:02:00Z">
              <w:rPr>
                <w:sz w:val="28"/>
                <w:szCs w:val="28"/>
              </w:rPr>
            </w:rPrChange>
          </w:rPr>
          <w:delText>*</w:delText>
        </w:r>
      </w:del>
      <w:del w:id="1170" w:author="The Si Tran" w:date="2012-12-05T22:46:00Z">
        <w:r w:rsidRPr="00082976" w:rsidDel="00E9719E">
          <w:rPr>
            <w:position w:val="-10"/>
            <w:szCs w:val="26"/>
          </w:rPr>
          <w:object w:dxaOrig="240" w:dyaOrig="260" w14:anchorId="2F01B6C5">
            <v:shape id="_x0000_i1028" type="#_x0000_t75" style="width:17.6pt;height:17.6pt" o:ole="">
              <v:imagedata r:id="rId17" o:title=""/>
            </v:shape>
            <o:OLEObject Type="Embed" ProgID="Equation.DSMT4" ShapeID="_x0000_i1028" DrawAspect="Content" ObjectID="_1416977561" r:id="rId18"/>
          </w:object>
        </w:r>
      </w:del>
      <w:del w:id="1171" w:author="The Si Tran" w:date="2012-12-11T21:27:00Z">
        <w:r w:rsidRPr="0049233F" w:rsidDel="000E6941">
          <w:rPr>
            <w:szCs w:val="26"/>
            <w:rPrChange w:id="1172" w:author="The Si Tran" w:date="2012-12-05T23:02:00Z">
              <w:rPr>
                <w:sz w:val="28"/>
                <w:szCs w:val="28"/>
              </w:rPr>
            </w:rPrChange>
          </w:rPr>
          <w:delText xml:space="preserve"> là trung bình của </w:delText>
        </w:r>
      </w:del>
      <w:del w:id="1173" w:author="The Si Tran" w:date="2012-12-05T22:47:00Z">
        <w:r w:rsidRPr="0049233F" w:rsidDel="00E9719E">
          <w:rPr>
            <w:szCs w:val="26"/>
            <w:rPrChange w:id="1174" w:author="The Si Tran" w:date="2012-12-05T23:02:00Z">
              <w:rPr>
                <w:sz w:val="28"/>
                <w:szCs w:val="28"/>
              </w:rPr>
            </w:rPrChange>
          </w:rPr>
          <w:delText>X</w:delText>
        </w:r>
        <w:r w:rsidRPr="0049233F" w:rsidDel="00E9719E">
          <w:rPr>
            <w:szCs w:val="26"/>
            <w:vertAlign w:val="subscript"/>
            <w:rPrChange w:id="1175" w:author="The Si Tran" w:date="2012-12-05T23:02:00Z">
              <w:rPr>
                <w:sz w:val="28"/>
                <w:szCs w:val="28"/>
                <w:vertAlign w:val="subscript"/>
              </w:rPr>
            </w:rPrChange>
          </w:rPr>
          <w:delText>t</w:delText>
        </w:r>
      </w:del>
      <w:bookmarkStart w:id="1176" w:name="_Toc343083544"/>
      <w:bookmarkStart w:id="1177" w:name="_Toc343083758"/>
      <w:bookmarkStart w:id="1178" w:name="_Toc343083969"/>
      <w:bookmarkStart w:id="1179" w:name="_Toc343220728"/>
      <w:bookmarkEnd w:id="1176"/>
      <w:bookmarkEnd w:id="1177"/>
      <w:bookmarkEnd w:id="1178"/>
      <w:bookmarkEnd w:id="1179"/>
    </w:p>
    <w:p w14:paraId="42784988" w14:textId="77777777" w:rsidR="00024D6E" w:rsidRPr="0049233F" w:rsidDel="000E6941" w:rsidRDefault="00024D6E" w:rsidP="00024D6E">
      <w:pPr>
        <w:ind w:firstLine="540"/>
        <w:rPr>
          <w:del w:id="1180" w:author="The Si Tran" w:date="2012-12-11T21:27:00Z"/>
          <w:szCs w:val="26"/>
          <w:rPrChange w:id="1181" w:author="The Si Tran" w:date="2012-12-05T23:02:00Z">
            <w:rPr>
              <w:del w:id="1182" w:author="The Si Tran" w:date="2012-12-11T21:27:00Z"/>
              <w:sz w:val="28"/>
              <w:szCs w:val="28"/>
            </w:rPr>
          </w:rPrChange>
        </w:rPr>
      </w:pPr>
      <w:del w:id="1183" w:author="The Si Tran" w:date="2012-12-11T21:27:00Z">
        <w:r w:rsidRPr="0049233F" w:rsidDel="000E6941">
          <w:rPr>
            <w:szCs w:val="26"/>
            <w:rPrChange w:id="1184" w:author="The Si Tran" w:date="2012-12-05T23:02:00Z">
              <w:rPr>
                <w:sz w:val="28"/>
                <w:szCs w:val="28"/>
              </w:rPr>
            </w:rPrChange>
          </w:rPr>
          <w:delText xml:space="preserve">Nếu </w:delText>
        </w:r>
      </w:del>
      <w:del w:id="1185" w:author="The Si Tran" w:date="2012-12-06T20:07:00Z">
        <w:r w:rsidRPr="00082976" w:rsidDel="00263465">
          <w:rPr>
            <w:position w:val="-12"/>
            <w:szCs w:val="26"/>
          </w:rPr>
          <w:object w:dxaOrig="300" w:dyaOrig="360" w14:anchorId="6FCD7336">
            <v:shape id="_x0000_i1029" type="#_x0000_t75" style="width:17.6pt;height:21.75pt" o:ole="">
              <v:imagedata r:id="rId15" o:title=""/>
            </v:shape>
            <o:OLEObject Type="Embed" ProgID="Equation.DSMT4" ShapeID="_x0000_i1029" DrawAspect="Content" ObjectID="_1416977562" r:id="rId19"/>
          </w:object>
        </w:r>
      </w:del>
      <w:del w:id="1186" w:author="The Si Tran" w:date="2012-12-11T21:27:00Z">
        <w:r w:rsidRPr="0049233F" w:rsidDel="000E6941">
          <w:rPr>
            <w:szCs w:val="26"/>
            <w:rPrChange w:id="1187" w:author="The Si Tran" w:date="2012-12-05T23:02:00Z">
              <w:rPr>
                <w:sz w:val="28"/>
                <w:szCs w:val="28"/>
              </w:rPr>
            </w:rPrChange>
          </w:rPr>
          <w:delText xml:space="preserve"> khác không thì giữa </w:delText>
        </w:r>
      </w:del>
      <w:del w:id="1188" w:author="The Si Tran" w:date="2012-12-05T22:47:00Z">
        <w:r w:rsidRPr="0049233F" w:rsidDel="00E9719E">
          <w:rPr>
            <w:szCs w:val="26"/>
            <w:rPrChange w:id="1189" w:author="The Si Tran" w:date="2012-12-05T23:02:00Z">
              <w:rPr>
                <w:sz w:val="28"/>
                <w:szCs w:val="28"/>
              </w:rPr>
            </w:rPrChange>
          </w:rPr>
          <w:delText>X</w:delText>
        </w:r>
        <w:r w:rsidRPr="0049233F" w:rsidDel="00E9719E">
          <w:rPr>
            <w:szCs w:val="26"/>
            <w:vertAlign w:val="subscript"/>
            <w:rPrChange w:id="1190" w:author="The Si Tran" w:date="2012-12-05T23:02:00Z">
              <w:rPr>
                <w:sz w:val="28"/>
                <w:szCs w:val="28"/>
                <w:vertAlign w:val="subscript"/>
              </w:rPr>
            </w:rPrChange>
          </w:rPr>
          <w:delText>t</w:delText>
        </w:r>
      </w:del>
      <w:del w:id="1191" w:author="The Si Tran" w:date="2012-12-11T21:27:00Z">
        <w:r w:rsidRPr="0049233F" w:rsidDel="000E6941">
          <w:rPr>
            <w:szCs w:val="26"/>
            <w:rPrChange w:id="1192" w:author="The Si Tran" w:date="2012-12-05T23:02:00Z">
              <w:rPr>
                <w:sz w:val="28"/>
                <w:szCs w:val="28"/>
              </w:rPr>
            </w:rPrChange>
          </w:rPr>
          <w:delText xml:space="preserve"> và </w:delText>
        </w:r>
      </w:del>
      <w:del w:id="1193" w:author="The Si Tran" w:date="2012-12-05T22:47:00Z">
        <w:r w:rsidRPr="0049233F" w:rsidDel="00E9719E">
          <w:rPr>
            <w:szCs w:val="26"/>
            <w:rPrChange w:id="1194" w:author="The Si Tran" w:date="2012-12-05T23:02:00Z">
              <w:rPr>
                <w:sz w:val="28"/>
                <w:szCs w:val="28"/>
              </w:rPr>
            </w:rPrChange>
          </w:rPr>
          <w:delText>X</w:delText>
        </w:r>
        <w:r w:rsidRPr="0049233F" w:rsidDel="00E9719E">
          <w:rPr>
            <w:szCs w:val="26"/>
            <w:vertAlign w:val="subscript"/>
            <w:rPrChange w:id="1195" w:author="The Si Tran" w:date="2012-12-05T23:02:00Z">
              <w:rPr>
                <w:sz w:val="28"/>
                <w:szCs w:val="28"/>
                <w:vertAlign w:val="subscript"/>
              </w:rPr>
            </w:rPrChange>
          </w:rPr>
          <w:delText>t+k</w:delText>
        </w:r>
        <w:r w:rsidRPr="0049233F" w:rsidDel="00E9719E">
          <w:rPr>
            <w:szCs w:val="26"/>
            <w:rPrChange w:id="1196" w:author="The Si Tran" w:date="2012-12-05T23:02:00Z">
              <w:rPr>
                <w:sz w:val="28"/>
                <w:szCs w:val="28"/>
              </w:rPr>
            </w:rPrChange>
          </w:rPr>
          <w:delText xml:space="preserve"> </w:delText>
        </w:r>
      </w:del>
      <w:del w:id="1197" w:author="The Si Tran" w:date="2012-12-11T21:27:00Z">
        <w:r w:rsidRPr="0049233F" w:rsidDel="000E6941">
          <w:rPr>
            <w:szCs w:val="26"/>
            <w:rPrChange w:id="1198" w:author="The Si Tran" w:date="2012-12-05T23:02:00Z">
              <w:rPr>
                <w:sz w:val="28"/>
                <w:szCs w:val="28"/>
              </w:rPr>
            </w:rPrChange>
          </w:rPr>
          <w:delText>có sự tương quan với nhau.</w:delText>
        </w:r>
        <w:bookmarkStart w:id="1199" w:name="_Toc343083545"/>
        <w:bookmarkStart w:id="1200" w:name="_Toc343083759"/>
        <w:bookmarkStart w:id="1201" w:name="_Toc343083970"/>
        <w:bookmarkStart w:id="1202" w:name="_Toc343220729"/>
        <w:bookmarkEnd w:id="1199"/>
        <w:bookmarkEnd w:id="1200"/>
        <w:bookmarkEnd w:id="1201"/>
        <w:bookmarkEnd w:id="1202"/>
      </w:del>
    </w:p>
    <w:p w14:paraId="1BA9CD49" w14:textId="77777777" w:rsidR="00024D6E" w:rsidRPr="0049233F" w:rsidDel="000E6941" w:rsidRDefault="00024D6E" w:rsidP="00024D6E">
      <w:pPr>
        <w:ind w:firstLine="540"/>
        <w:rPr>
          <w:del w:id="1203" w:author="The Si Tran" w:date="2012-12-11T21:27:00Z"/>
          <w:szCs w:val="26"/>
          <w:rPrChange w:id="1204" w:author="The Si Tran" w:date="2012-12-05T23:02:00Z">
            <w:rPr>
              <w:del w:id="1205" w:author="The Si Tran" w:date="2012-12-11T21:27:00Z"/>
              <w:sz w:val="28"/>
              <w:szCs w:val="28"/>
            </w:rPr>
          </w:rPrChange>
        </w:rPr>
      </w:pPr>
      <w:del w:id="1206" w:author="The Si Tran" w:date="2012-12-11T21:27:00Z">
        <w:r w:rsidRPr="0049233F" w:rsidDel="000E6941">
          <w:rPr>
            <w:szCs w:val="26"/>
            <w:rPrChange w:id="1207" w:author="The Si Tran" w:date="2012-12-05T23:02:00Z">
              <w:rPr>
                <w:sz w:val="28"/>
                <w:szCs w:val="28"/>
              </w:rPr>
            </w:rPrChange>
          </w:rPr>
          <w:delText xml:space="preserve">Để biểu diễn sự tự tương quan của một biến theo nhiều độ trễ khác nhau một cách trực quan, ta dùng hàm tự tương quan. </w:delText>
        </w:r>
        <w:bookmarkStart w:id="1208" w:name="_Toc343083546"/>
        <w:bookmarkStart w:id="1209" w:name="_Toc343083760"/>
        <w:bookmarkStart w:id="1210" w:name="_Toc343083971"/>
        <w:bookmarkStart w:id="1211" w:name="_Toc343220730"/>
        <w:bookmarkEnd w:id="1208"/>
        <w:bookmarkEnd w:id="1209"/>
        <w:bookmarkEnd w:id="1210"/>
        <w:bookmarkEnd w:id="1211"/>
      </w:del>
    </w:p>
    <w:p w14:paraId="5C352C0E" w14:textId="77777777" w:rsidR="00024D6E" w:rsidRPr="0049233F" w:rsidDel="000E6941" w:rsidRDefault="00024D6E" w:rsidP="00024D6E">
      <w:pPr>
        <w:rPr>
          <w:del w:id="1212" w:author="The Si Tran" w:date="2012-12-11T21:27:00Z"/>
          <w:szCs w:val="26"/>
          <w:rPrChange w:id="1213" w:author="The Si Tran" w:date="2012-12-05T23:02:00Z">
            <w:rPr>
              <w:del w:id="1214" w:author="The Si Tran" w:date="2012-12-11T21:27:00Z"/>
              <w:sz w:val="28"/>
              <w:szCs w:val="28"/>
            </w:rPr>
          </w:rPrChange>
        </w:rPr>
      </w:pPr>
      <w:del w:id="1215" w:author="The Si Tran" w:date="2012-12-11T21:27:00Z">
        <w:r w:rsidRPr="0049233F" w:rsidDel="000E6941">
          <w:rPr>
            <w:b/>
            <w:szCs w:val="26"/>
            <w:rPrChange w:id="1216" w:author="The Si Tran" w:date="2012-12-05T23:02:00Z">
              <w:rPr>
                <w:b/>
                <w:sz w:val="28"/>
                <w:szCs w:val="28"/>
              </w:rPr>
            </w:rPrChange>
          </w:rPr>
          <w:delText>Định nghĩa:</w:delText>
        </w:r>
        <w:r w:rsidRPr="0049233F" w:rsidDel="000E6941">
          <w:rPr>
            <w:szCs w:val="26"/>
            <w:rPrChange w:id="1217" w:author="The Si Tran" w:date="2012-12-05T23:02:00Z">
              <w:rPr>
                <w:sz w:val="28"/>
                <w:szCs w:val="28"/>
              </w:rPr>
            </w:rPrChange>
          </w:rPr>
          <w:delText xml:space="preserve"> Hàm tự tương quan là một đồ thị biểu diễn các hệ số tự tương quan theo các độ trễ khác nhau [1].</w:delText>
        </w:r>
        <w:bookmarkStart w:id="1218" w:name="_Toc343083547"/>
        <w:bookmarkStart w:id="1219" w:name="_Toc343083761"/>
        <w:bookmarkStart w:id="1220" w:name="_Toc343083972"/>
        <w:bookmarkStart w:id="1221" w:name="_Toc343220731"/>
        <w:bookmarkEnd w:id="1218"/>
        <w:bookmarkEnd w:id="1219"/>
        <w:bookmarkEnd w:id="1220"/>
        <w:bookmarkEnd w:id="1221"/>
      </w:del>
    </w:p>
    <w:p w14:paraId="7EE7FA4F" w14:textId="77777777" w:rsidR="00024D6E" w:rsidRPr="0049233F" w:rsidDel="000E6941" w:rsidRDefault="00024D6E" w:rsidP="00CD217B">
      <w:pPr>
        <w:ind w:firstLine="540"/>
        <w:rPr>
          <w:del w:id="1222" w:author="The Si Tran" w:date="2012-12-11T21:27:00Z"/>
          <w:szCs w:val="26"/>
          <w:rPrChange w:id="1223" w:author="The Si Tran" w:date="2012-12-05T23:02:00Z">
            <w:rPr>
              <w:del w:id="1224" w:author="The Si Tran" w:date="2012-12-11T21:27:00Z"/>
              <w:sz w:val="28"/>
              <w:szCs w:val="28"/>
            </w:rPr>
          </w:rPrChange>
        </w:rPr>
      </w:pPr>
      <w:del w:id="1225" w:author="The Si Tran" w:date="2012-12-11T21:27:00Z">
        <w:r w:rsidRPr="0049233F" w:rsidDel="000E6941">
          <w:rPr>
            <w:szCs w:val="26"/>
            <w:rPrChange w:id="1226" w:author="The Si Tran" w:date="2012-12-05T23:02:00Z">
              <w:rPr>
                <w:sz w:val="28"/>
                <w:szCs w:val="28"/>
              </w:rPr>
            </w:rPrChange>
          </w:rPr>
          <w:delText>Hình 2 là một ví dụ về hàm tự tương quan.</w:delText>
        </w:r>
        <w:bookmarkStart w:id="1227" w:name="_Toc343083548"/>
        <w:bookmarkStart w:id="1228" w:name="_Toc343083762"/>
        <w:bookmarkStart w:id="1229" w:name="_Toc343083973"/>
        <w:bookmarkStart w:id="1230" w:name="_Toc343220732"/>
        <w:bookmarkEnd w:id="1227"/>
        <w:bookmarkEnd w:id="1228"/>
        <w:bookmarkEnd w:id="1229"/>
        <w:bookmarkEnd w:id="1230"/>
      </w:del>
    </w:p>
    <w:p w14:paraId="247AB81D" w14:textId="77777777" w:rsidR="00024D6E" w:rsidRPr="0049233F" w:rsidDel="000E6941" w:rsidRDefault="00024D6E" w:rsidP="00024D6E">
      <w:pPr>
        <w:rPr>
          <w:del w:id="1231" w:author="The Si Tran" w:date="2012-12-11T21:27:00Z"/>
          <w:szCs w:val="26"/>
          <w:rPrChange w:id="1232" w:author="The Si Tran" w:date="2012-12-05T23:02:00Z">
            <w:rPr>
              <w:del w:id="1233" w:author="The Si Tran" w:date="2012-12-11T21:27:00Z"/>
              <w:sz w:val="28"/>
              <w:szCs w:val="28"/>
            </w:rPr>
          </w:rPrChange>
        </w:rPr>
      </w:pPr>
      <w:del w:id="1234" w:author="The Si Tran" w:date="2012-12-11T21:27:00Z">
        <w:r w:rsidRPr="0049233F" w:rsidDel="000E6941">
          <w:rPr>
            <w:noProof/>
            <w:szCs w:val="26"/>
            <w:rPrChange w:id="1235" w:author="Unknown">
              <w:rPr>
                <w:noProof/>
                <w:sz w:val="28"/>
                <w:szCs w:val="28"/>
              </w:rPr>
            </w:rPrChange>
          </w:rPr>
          <w:drawing>
            <wp:inline distT="0" distB="0" distL="0" distR="0" wp14:anchorId="37C9E20B" wp14:editId="1ECDD3A5">
              <wp:extent cx="54768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a:noFill/>
                      </a:ln>
                    </pic:spPr>
                  </pic:pic>
                </a:graphicData>
              </a:graphic>
            </wp:inline>
          </w:drawing>
        </w:r>
        <w:bookmarkStart w:id="1236" w:name="_Toc343083549"/>
        <w:bookmarkStart w:id="1237" w:name="_Toc343083763"/>
        <w:bookmarkStart w:id="1238" w:name="_Toc343083974"/>
        <w:bookmarkStart w:id="1239" w:name="_Toc343220733"/>
        <w:bookmarkEnd w:id="1236"/>
        <w:bookmarkEnd w:id="1237"/>
        <w:bookmarkEnd w:id="1238"/>
        <w:bookmarkEnd w:id="1239"/>
      </w:del>
    </w:p>
    <w:p w14:paraId="12F5FD7D" w14:textId="77777777" w:rsidR="00024D6E" w:rsidRPr="0049233F" w:rsidDel="000E6941" w:rsidRDefault="00024D6E" w:rsidP="008E6A9A">
      <w:pPr>
        <w:pStyle w:val="Caption"/>
        <w:ind w:firstLine="540"/>
        <w:jc w:val="center"/>
        <w:rPr>
          <w:del w:id="1240" w:author="The Si Tran" w:date="2012-12-11T21:27:00Z"/>
          <w:sz w:val="26"/>
          <w:szCs w:val="26"/>
          <w:rPrChange w:id="1241" w:author="The Si Tran" w:date="2012-12-05T23:02:00Z">
            <w:rPr>
              <w:del w:id="1242" w:author="The Si Tran" w:date="2012-12-11T21:27:00Z"/>
              <w:sz w:val="28"/>
              <w:szCs w:val="28"/>
            </w:rPr>
          </w:rPrChange>
        </w:rPr>
      </w:pPr>
      <w:bookmarkStart w:id="1243" w:name="_Toc312142076"/>
      <w:del w:id="1244" w:author="The Si Tran" w:date="2012-12-11T21:27:00Z">
        <w:r w:rsidRPr="0049233F" w:rsidDel="000E6941">
          <w:rPr>
            <w:sz w:val="26"/>
            <w:szCs w:val="26"/>
            <w:rPrChange w:id="1245" w:author="The Si Tran" w:date="2012-12-05T23:02:00Z">
              <w:rPr>
                <w:sz w:val="28"/>
                <w:szCs w:val="28"/>
              </w:rPr>
            </w:rPrChange>
          </w:rPr>
          <w:delText xml:space="preserve">Hình </w:delText>
        </w:r>
        <w:r w:rsidRPr="0049233F" w:rsidDel="000E6941">
          <w:rPr>
            <w:sz w:val="26"/>
            <w:szCs w:val="26"/>
            <w:rPrChange w:id="1246" w:author="The Si Tran" w:date="2012-12-05T23:02:00Z">
              <w:rPr>
                <w:sz w:val="28"/>
                <w:szCs w:val="28"/>
              </w:rPr>
            </w:rPrChange>
          </w:rPr>
          <w:fldChar w:fldCharType="begin"/>
        </w:r>
        <w:r w:rsidRPr="0049233F" w:rsidDel="000E6941">
          <w:rPr>
            <w:sz w:val="26"/>
            <w:szCs w:val="26"/>
            <w:rPrChange w:id="1247" w:author="The Si Tran" w:date="2012-12-05T23:02:00Z">
              <w:rPr>
                <w:sz w:val="28"/>
                <w:szCs w:val="28"/>
              </w:rPr>
            </w:rPrChange>
          </w:rPr>
          <w:delInstrText xml:space="preserve"> SEQ Hình \* ARABIC </w:delInstrText>
        </w:r>
        <w:r w:rsidRPr="0049233F" w:rsidDel="000E6941">
          <w:rPr>
            <w:sz w:val="26"/>
            <w:szCs w:val="26"/>
            <w:rPrChange w:id="1248" w:author="The Si Tran" w:date="2012-12-05T23:02:00Z">
              <w:rPr>
                <w:sz w:val="28"/>
                <w:szCs w:val="28"/>
              </w:rPr>
            </w:rPrChange>
          </w:rPr>
          <w:fldChar w:fldCharType="separate"/>
        </w:r>
        <w:r w:rsidRPr="0049233F" w:rsidDel="000E6941">
          <w:rPr>
            <w:noProof/>
            <w:sz w:val="26"/>
            <w:szCs w:val="26"/>
            <w:rPrChange w:id="1249" w:author="The Si Tran" w:date="2012-12-05T23:02:00Z">
              <w:rPr>
                <w:noProof/>
                <w:sz w:val="28"/>
                <w:szCs w:val="28"/>
              </w:rPr>
            </w:rPrChange>
          </w:rPr>
          <w:delText>2</w:delText>
        </w:r>
        <w:r w:rsidRPr="0049233F" w:rsidDel="000E6941">
          <w:rPr>
            <w:sz w:val="26"/>
            <w:szCs w:val="26"/>
            <w:rPrChange w:id="1250" w:author="The Si Tran" w:date="2012-12-05T23:02:00Z">
              <w:rPr>
                <w:sz w:val="28"/>
                <w:szCs w:val="28"/>
              </w:rPr>
            </w:rPrChange>
          </w:rPr>
          <w:fldChar w:fldCharType="end"/>
        </w:r>
        <w:r w:rsidRPr="0049233F" w:rsidDel="000E6941">
          <w:rPr>
            <w:sz w:val="26"/>
            <w:szCs w:val="26"/>
            <w:rPrChange w:id="1251" w:author="The Si Tran" w:date="2012-12-05T23:02:00Z">
              <w:rPr>
                <w:sz w:val="28"/>
                <w:szCs w:val="28"/>
              </w:rPr>
            </w:rPrChange>
          </w:rPr>
          <w:delText xml:space="preserve"> Hàm tự tương quan</w:delText>
        </w:r>
        <w:bookmarkStart w:id="1252" w:name="_Toc343083550"/>
        <w:bookmarkStart w:id="1253" w:name="_Toc343083764"/>
        <w:bookmarkStart w:id="1254" w:name="_Toc343083975"/>
        <w:bookmarkStart w:id="1255" w:name="_Toc343220734"/>
        <w:bookmarkEnd w:id="1243"/>
        <w:bookmarkEnd w:id="1252"/>
        <w:bookmarkEnd w:id="1253"/>
        <w:bookmarkEnd w:id="1254"/>
        <w:bookmarkEnd w:id="1255"/>
      </w:del>
    </w:p>
    <w:p w14:paraId="020A6CCC" w14:textId="77777777" w:rsidR="00024D6E" w:rsidRPr="0049233F" w:rsidDel="000E6941" w:rsidRDefault="00024D6E" w:rsidP="00024D6E">
      <w:pPr>
        <w:rPr>
          <w:del w:id="1256" w:author="The Si Tran" w:date="2012-12-11T21:27:00Z"/>
          <w:szCs w:val="26"/>
          <w:rPrChange w:id="1257" w:author="The Si Tran" w:date="2012-12-05T23:02:00Z">
            <w:rPr>
              <w:del w:id="1258" w:author="The Si Tran" w:date="2012-12-11T21:27:00Z"/>
              <w:sz w:val="28"/>
              <w:szCs w:val="28"/>
            </w:rPr>
          </w:rPrChange>
        </w:rPr>
      </w:pPr>
      <w:del w:id="1259" w:author="The Si Tran" w:date="2012-12-11T21:27:00Z">
        <w:r w:rsidRPr="0049233F" w:rsidDel="000E6941">
          <w:rPr>
            <w:szCs w:val="26"/>
            <w:rPrChange w:id="1260" w:author="The Si Tran" w:date="2012-12-05T23:02:00Z">
              <w:rPr>
                <w:sz w:val="28"/>
                <w:szCs w:val="28"/>
              </w:rPr>
            </w:rPrChange>
          </w:rPr>
          <w:tab/>
        </w:r>
        <w:bookmarkStart w:id="1261" w:name="_Toc343083551"/>
        <w:bookmarkStart w:id="1262" w:name="_Toc343083765"/>
        <w:bookmarkStart w:id="1263" w:name="_Toc343083976"/>
        <w:bookmarkStart w:id="1264" w:name="_Toc343220735"/>
        <w:bookmarkEnd w:id="1261"/>
        <w:bookmarkEnd w:id="1262"/>
        <w:bookmarkEnd w:id="1263"/>
        <w:bookmarkEnd w:id="1264"/>
      </w:del>
    </w:p>
    <w:p w14:paraId="64FC6D0E" w14:textId="77777777" w:rsidR="00024D6E" w:rsidRPr="0049233F" w:rsidDel="000E6941" w:rsidRDefault="00024D6E" w:rsidP="00024D6E">
      <w:pPr>
        <w:ind w:firstLine="720"/>
        <w:rPr>
          <w:del w:id="1265" w:author="The Si Tran" w:date="2012-12-11T21:27:00Z"/>
          <w:szCs w:val="26"/>
          <w:rPrChange w:id="1266" w:author="The Si Tran" w:date="2012-12-05T23:02:00Z">
            <w:rPr>
              <w:del w:id="1267" w:author="The Si Tran" w:date="2012-12-11T21:27:00Z"/>
              <w:sz w:val="28"/>
              <w:szCs w:val="28"/>
            </w:rPr>
          </w:rPrChange>
        </w:rPr>
      </w:pPr>
      <w:del w:id="1268" w:author="The Si Tran" w:date="2012-12-11T21:27:00Z">
        <w:r w:rsidRPr="0049233F" w:rsidDel="000E6941">
          <w:rPr>
            <w:szCs w:val="26"/>
            <w:rPrChange w:id="1269" w:author="The Si Tran" w:date="2012-12-05T23:02:00Z">
              <w:rPr>
                <w:sz w:val="28"/>
                <w:szCs w:val="28"/>
              </w:rPr>
            </w:rPrChange>
          </w:rPr>
          <w:delText>Trong thực tế ta chỉ có thể tính được hệ số tự tương quan lấy mẫu và dùng thống kê để ước lượng các hệ số tự tương quan của đám đông (population</w:delText>
        </w:r>
      </w:del>
      <w:del w:id="1270" w:author="The Si Tran" w:date="2012-12-05T22:50:00Z">
        <w:r w:rsidRPr="0049233F" w:rsidDel="008A2D16">
          <w:rPr>
            <w:szCs w:val="26"/>
            <w:rPrChange w:id="1271" w:author="The Si Tran" w:date="2012-12-05T23:02:00Z">
              <w:rPr>
                <w:sz w:val="28"/>
                <w:szCs w:val="28"/>
              </w:rPr>
            </w:rPrChange>
          </w:rPr>
          <w:delText xml:space="preserve"> </w:delText>
        </w:r>
      </w:del>
      <w:del w:id="1272" w:author="The Si Tran" w:date="2012-12-11T21:27:00Z">
        <w:r w:rsidRPr="0049233F" w:rsidDel="000E6941">
          <w:rPr>
            <w:szCs w:val="26"/>
            <w:rPrChange w:id="1273" w:author="The Si Tran" w:date="2012-12-05T23:02:00Z">
              <w:rPr>
                <w:sz w:val="28"/>
                <w:szCs w:val="28"/>
              </w:rPr>
            </w:rPrChange>
          </w:rPr>
          <w:delText>).</w:delText>
        </w:r>
        <w:bookmarkStart w:id="1274" w:name="_Toc343083552"/>
        <w:bookmarkStart w:id="1275" w:name="_Toc343083766"/>
        <w:bookmarkStart w:id="1276" w:name="_Toc343083977"/>
        <w:bookmarkStart w:id="1277" w:name="_Toc343220736"/>
        <w:bookmarkEnd w:id="1274"/>
        <w:bookmarkEnd w:id="1275"/>
        <w:bookmarkEnd w:id="1276"/>
        <w:bookmarkEnd w:id="1277"/>
      </w:del>
    </w:p>
    <w:p w14:paraId="42F08C9A" w14:textId="77777777" w:rsidR="008A2D16" w:rsidRPr="0049233F" w:rsidDel="004A3B54" w:rsidRDefault="00024D6E">
      <w:pPr>
        <w:ind w:left="1440"/>
        <w:rPr>
          <w:del w:id="1278" w:author="The Si Tran" w:date="2012-12-05T22:54:00Z"/>
          <w:szCs w:val="26"/>
          <w:rPrChange w:id="1279" w:author="The Si Tran" w:date="2012-12-05T23:02:00Z">
            <w:rPr>
              <w:del w:id="1280" w:author="The Si Tran" w:date="2012-12-05T22:54:00Z"/>
              <w:sz w:val="28"/>
              <w:szCs w:val="28"/>
            </w:rPr>
          </w:rPrChange>
        </w:rPr>
        <w:pPrChange w:id="1281" w:author="The Si Tran" w:date="2012-12-05T22:53:00Z">
          <w:pPr>
            <w:ind w:firstLine="720"/>
          </w:pPr>
        </w:pPrChange>
      </w:pPr>
      <w:del w:id="1282" w:author="The Si Tran" w:date="2012-12-11T21:27:00Z">
        <w:r w:rsidRPr="0049233F" w:rsidDel="000E6941">
          <w:rPr>
            <w:szCs w:val="26"/>
            <w:rPrChange w:id="1283" w:author="The Si Tran" w:date="2012-12-05T23:02:00Z">
              <w:rPr>
                <w:sz w:val="28"/>
                <w:szCs w:val="28"/>
              </w:rPr>
            </w:rPrChange>
          </w:rPr>
          <w:delText>Công thức tính hệ số tự tương quan lấy mẫu:</w:delText>
        </w:r>
      </w:del>
      <w:bookmarkStart w:id="1284" w:name="_Toc343083553"/>
      <w:bookmarkStart w:id="1285" w:name="_Toc343083767"/>
      <w:bookmarkStart w:id="1286" w:name="_Toc343083978"/>
      <w:bookmarkStart w:id="1287" w:name="_Toc343220737"/>
      <w:bookmarkEnd w:id="1284"/>
      <w:bookmarkEnd w:id="1285"/>
      <w:bookmarkEnd w:id="1286"/>
      <w:bookmarkEnd w:id="1287"/>
    </w:p>
    <w:p w14:paraId="214ECA9C" w14:textId="77777777" w:rsidR="00024D6E" w:rsidRPr="0049233F" w:rsidDel="004A3B54" w:rsidRDefault="00024D6E">
      <w:pPr>
        <w:rPr>
          <w:del w:id="1288" w:author="The Si Tran" w:date="2012-12-05T22:54:00Z"/>
          <w:szCs w:val="26"/>
          <w:rPrChange w:id="1289" w:author="The Si Tran" w:date="2012-12-05T23:02:00Z">
            <w:rPr>
              <w:del w:id="1290" w:author="The Si Tran" w:date="2012-12-05T22:54:00Z"/>
              <w:sz w:val="28"/>
              <w:szCs w:val="28"/>
            </w:rPr>
          </w:rPrChange>
        </w:rPr>
        <w:pPrChange w:id="1291" w:author="The Si Tran" w:date="2012-12-05T22:53:00Z">
          <w:pPr>
            <w:ind w:left="720" w:firstLine="720"/>
          </w:pPr>
        </w:pPrChange>
      </w:pPr>
      <w:del w:id="1292" w:author="The Si Tran" w:date="2012-12-05T22:53:00Z">
        <w:r w:rsidRPr="00082976" w:rsidDel="004A3B54">
          <w:rPr>
            <w:position w:val="-4"/>
            <w:szCs w:val="26"/>
          </w:rPr>
          <w:object w:dxaOrig="180" w:dyaOrig="279" w14:anchorId="0B5D12CD">
            <v:shape id="_x0000_i1030" type="#_x0000_t75" style="width:9.2pt;height:14.25pt" o:ole="">
              <v:imagedata r:id="rId21" o:title=""/>
            </v:shape>
            <o:OLEObject Type="Embed" ProgID="Equation.DSMT4" ShapeID="_x0000_i1030" DrawAspect="Content" ObjectID="_1416977563" r:id="rId22"/>
          </w:object>
        </w:r>
        <w:r w:rsidRPr="00E12D24" w:rsidDel="004A3B54">
          <w:rPr>
            <w:position w:val="-38"/>
            <w:szCs w:val="26"/>
          </w:rPr>
          <w:object w:dxaOrig="2940" w:dyaOrig="880" w14:anchorId="0CA6F235">
            <v:shape id="_x0000_i1031" type="#_x0000_t75" style="width:225.2pt;height:68.65pt" o:ole="">
              <v:imagedata r:id="rId23" o:title=""/>
            </v:shape>
            <o:OLEObject Type="Embed" ProgID="Equation.DSMT4" ShapeID="_x0000_i1031" DrawAspect="Content" ObjectID="_1416977564" r:id="rId24"/>
          </w:object>
        </w:r>
        <w:r w:rsidRPr="0049233F" w:rsidDel="004A3B54">
          <w:rPr>
            <w:szCs w:val="26"/>
            <w:rPrChange w:id="1293" w:author="The Si Tran" w:date="2012-12-05T23:02:00Z">
              <w:rPr>
                <w:sz w:val="28"/>
                <w:szCs w:val="28"/>
              </w:rPr>
            </w:rPrChange>
          </w:rPr>
          <w:delText xml:space="preserve">    </w:delText>
        </w:r>
      </w:del>
      <w:del w:id="1294" w:author="The Si Tran" w:date="2012-12-05T22:54:00Z">
        <w:r w:rsidRPr="0049233F" w:rsidDel="004A3B54">
          <w:rPr>
            <w:szCs w:val="26"/>
            <w:rPrChange w:id="1295" w:author="The Si Tran" w:date="2012-12-05T23:02:00Z">
              <w:rPr>
                <w:sz w:val="28"/>
                <w:szCs w:val="28"/>
              </w:rPr>
            </w:rPrChange>
          </w:rPr>
          <w:delText xml:space="preserve"> (2.1.2)</w:delText>
        </w:r>
        <w:bookmarkStart w:id="1296" w:name="_Toc343083554"/>
        <w:bookmarkStart w:id="1297" w:name="_Toc343083768"/>
        <w:bookmarkStart w:id="1298" w:name="_Toc343083979"/>
        <w:bookmarkStart w:id="1299" w:name="_Toc343220738"/>
        <w:bookmarkEnd w:id="1296"/>
        <w:bookmarkEnd w:id="1297"/>
        <w:bookmarkEnd w:id="1298"/>
        <w:bookmarkEnd w:id="1299"/>
      </w:del>
    </w:p>
    <w:p w14:paraId="66BF9444" w14:textId="77777777" w:rsidR="00024D6E" w:rsidRPr="0049233F" w:rsidDel="000E6941" w:rsidRDefault="00024D6E">
      <w:pPr>
        <w:ind w:left="1440"/>
        <w:rPr>
          <w:del w:id="1300" w:author="The Si Tran" w:date="2012-12-11T21:27:00Z"/>
          <w:szCs w:val="26"/>
          <w:rPrChange w:id="1301" w:author="The Si Tran" w:date="2012-12-05T23:02:00Z">
            <w:rPr>
              <w:del w:id="1302" w:author="The Si Tran" w:date="2012-12-11T21:27:00Z"/>
              <w:sz w:val="28"/>
              <w:szCs w:val="28"/>
            </w:rPr>
          </w:rPrChange>
        </w:rPr>
        <w:pPrChange w:id="1303" w:author="The Si Tran" w:date="2012-12-05T22:54:00Z">
          <w:pPr/>
        </w:pPrChange>
      </w:pPr>
      <w:bookmarkStart w:id="1304" w:name="_Toc343083555"/>
      <w:bookmarkStart w:id="1305" w:name="_Toc343083769"/>
      <w:bookmarkStart w:id="1306" w:name="_Toc343083980"/>
      <w:bookmarkStart w:id="1307" w:name="_Toc343220739"/>
      <w:bookmarkEnd w:id="1304"/>
      <w:bookmarkEnd w:id="1305"/>
      <w:bookmarkEnd w:id="1306"/>
      <w:bookmarkEnd w:id="1307"/>
    </w:p>
    <w:p w14:paraId="5EA7ED7C" w14:textId="77777777" w:rsidR="00024D6E" w:rsidRPr="0049233F" w:rsidDel="000E6941" w:rsidRDefault="00024D6E" w:rsidP="00024D6E">
      <w:pPr>
        <w:rPr>
          <w:del w:id="1308" w:author="The Si Tran" w:date="2012-12-11T21:27:00Z"/>
          <w:szCs w:val="26"/>
          <w:rPrChange w:id="1309" w:author="The Si Tran" w:date="2012-12-05T23:02:00Z">
            <w:rPr>
              <w:del w:id="1310" w:author="The Si Tran" w:date="2012-12-11T21:27:00Z"/>
              <w:sz w:val="28"/>
              <w:szCs w:val="28"/>
            </w:rPr>
          </w:rPrChange>
        </w:rPr>
      </w:pPr>
      <w:del w:id="1311" w:author="The Si Tran" w:date="2012-12-11T21:27:00Z">
        <w:r w:rsidRPr="0049233F" w:rsidDel="000E6941">
          <w:rPr>
            <w:szCs w:val="26"/>
            <w:rPrChange w:id="1312" w:author="The Si Tran" w:date="2012-12-05T23:02:00Z">
              <w:rPr>
                <w:sz w:val="28"/>
                <w:szCs w:val="28"/>
              </w:rPr>
            </w:rPrChange>
          </w:rPr>
          <w:delText xml:space="preserve">Với </w:delText>
        </w:r>
        <w:bookmarkStart w:id="1313" w:name="_Toc343083556"/>
        <w:bookmarkStart w:id="1314" w:name="_Toc343083770"/>
        <w:bookmarkStart w:id="1315" w:name="_Toc343083981"/>
        <w:bookmarkStart w:id="1316" w:name="_Toc343220740"/>
        <w:bookmarkEnd w:id="1313"/>
        <w:bookmarkEnd w:id="1314"/>
        <w:bookmarkEnd w:id="1315"/>
        <w:bookmarkEnd w:id="1316"/>
      </w:del>
    </w:p>
    <w:p w14:paraId="6B4EA6C1" w14:textId="77777777" w:rsidR="00024D6E" w:rsidRPr="0049233F" w:rsidDel="000E6941" w:rsidRDefault="00024D6E" w:rsidP="00024D6E">
      <w:pPr>
        <w:rPr>
          <w:del w:id="1317" w:author="The Si Tran" w:date="2012-12-11T21:27:00Z"/>
          <w:szCs w:val="26"/>
          <w:rPrChange w:id="1318" w:author="The Si Tran" w:date="2012-12-05T23:02:00Z">
            <w:rPr>
              <w:del w:id="1319" w:author="The Si Tran" w:date="2012-12-11T21:27:00Z"/>
              <w:sz w:val="28"/>
              <w:szCs w:val="28"/>
            </w:rPr>
          </w:rPrChange>
        </w:rPr>
      </w:pPr>
      <w:del w:id="1320" w:author="The Si Tran" w:date="2012-12-11T21:27:00Z">
        <w:r w:rsidRPr="0049233F" w:rsidDel="000E6941">
          <w:rPr>
            <w:szCs w:val="26"/>
            <w:rPrChange w:id="1321" w:author="The Si Tran" w:date="2012-12-05T23:02:00Z">
              <w:rPr>
                <w:sz w:val="28"/>
                <w:szCs w:val="28"/>
              </w:rPr>
            </w:rPrChange>
          </w:rPr>
          <w:delText xml:space="preserve">               * </w:delText>
        </w:r>
      </w:del>
      <w:del w:id="1322" w:author="The Si Tran" w:date="2012-12-05T22:54:00Z">
        <w:r w:rsidRPr="00082976" w:rsidDel="004A3B54">
          <w:rPr>
            <w:position w:val="-12"/>
            <w:szCs w:val="26"/>
          </w:rPr>
          <w:object w:dxaOrig="220" w:dyaOrig="360" w14:anchorId="7BA6836A">
            <v:shape id="_x0000_i1032" type="#_x0000_t75" style="width:17.6pt;height:27.65pt" o:ole="">
              <v:imagedata r:id="rId25" o:title=""/>
            </v:shape>
            <o:OLEObject Type="Embed" ProgID="Equation.DSMT4" ShapeID="_x0000_i1032" DrawAspect="Content" ObjectID="_1416977565" r:id="rId26"/>
          </w:object>
        </w:r>
      </w:del>
      <w:del w:id="1323" w:author="The Si Tran" w:date="2012-12-11T21:27:00Z">
        <w:r w:rsidRPr="0049233F" w:rsidDel="000E6941">
          <w:rPr>
            <w:szCs w:val="26"/>
            <w:rPrChange w:id="1324" w:author="The Si Tran" w:date="2012-12-05T23:02:00Z">
              <w:rPr>
                <w:sz w:val="28"/>
                <w:szCs w:val="28"/>
              </w:rPr>
            </w:rPrChange>
          </w:rPr>
          <w:delText xml:space="preserve"> là hệ số tự tương quan lấy mẫu ở độ trễ </w:delText>
        </w:r>
      </w:del>
      <w:del w:id="1325" w:author="The Si Tran" w:date="2012-12-06T03:51:00Z">
        <w:r w:rsidRPr="0049233F" w:rsidDel="008C32B7">
          <w:rPr>
            <w:szCs w:val="26"/>
            <w:rPrChange w:id="1326" w:author="The Si Tran" w:date="2012-12-05T23:02:00Z">
              <w:rPr>
                <w:sz w:val="28"/>
                <w:szCs w:val="28"/>
              </w:rPr>
            </w:rPrChange>
          </w:rPr>
          <w:delText>k</w:delText>
        </w:r>
      </w:del>
      <w:bookmarkStart w:id="1327" w:name="_Toc343083557"/>
      <w:bookmarkStart w:id="1328" w:name="_Toc343083771"/>
      <w:bookmarkStart w:id="1329" w:name="_Toc343083982"/>
      <w:bookmarkStart w:id="1330" w:name="_Toc343220741"/>
      <w:bookmarkEnd w:id="1327"/>
      <w:bookmarkEnd w:id="1328"/>
      <w:bookmarkEnd w:id="1329"/>
      <w:bookmarkEnd w:id="1330"/>
    </w:p>
    <w:p w14:paraId="43602BDB" w14:textId="77777777" w:rsidR="00024D6E" w:rsidRPr="0049233F" w:rsidDel="000E6941" w:rsidRDefault="00024D6E" w:rsidP="00024D6E">
      <w:pPr>
        <w:rPr>
          <w:del w:id="1331" w:author="The Si Tran" w:date="2012-12-11T21:27:00Z"/>
          <w:szCs w:val="26"/>
          <w:rPrChange w:id="1332" w:author="The Si Tran" w:date="2012-12-05T23:02:00Z">
            <w:rPr>
              <w:del w:id="1333" w:author="The Si Tran" w:date="2012-12-11T21:27:00Z"/>
              <w:sz w:val="28"/>
              <w:szCs w:val="28"/>
            </w:rPr>
          </w:rPrChange>
        </w:rPr>
      </w:pPr>
      <w:del w:id="1334" w:author="The Si Tran" w:date="2012-12-11T21:27:00Z">
        <w:r w:rsidRPr="0049233F" w:rsidDel="000E6941">
          <w:rPr>
            <w:szCs w:val="26"/>
            <w:rPrChange w:id="1335" w:author="The Si Tran" w:date="2012-12-05T23:02:00Z">
              <w:rPr>
                <w:sz w:val="28"/>
                <w:szCs w:val="28"/>
              </w:rPr>
            </w:rPrChange>
          </w:rPr>
          <w:delText xml:space="preserve">               </w:delText>
        </w:r>
      </w:del>
      <w:del w:id="1336" w:author="The Si Tran" w:date="2012-12-05T22:55:00Z">
        <w:r w:rsidRPr="0049233F" w:rsidDel="004A3B54">
          <w:rPr>
            <w:szCs w:val="26"/>
            <w:rPrChange w:id="1337" w:author="The Si Tran" w:date="2012-12-05T23:02:00Z">
              <w:rPr>
                <w:sz w:val="28"/>
                <w:szCs w:val="28"/>
              </w:rPr>
            </w:rPrChange>
          </w:rPr>
          <w:delText xml:space="preserve"> </w:delText>
        </w:r>
      </w:del>
      <w:del w:id="1338" w:author="The Si Tran" w:date="2012-12-11T21:27:00Z">
        <w:r w:rsidRPr="0049233F" w:rsidDel="000E6941">
          <w:rPr>
            <w:szCs w:val="26"/>
            <w:rPrChange w:id="1339" w:author="The Si Tran" w:date="2012-12-05T23:02:00Z">
              <w:rPr>
                <w:sz w:val="28"/>
                <w:szCs w:val="28"/>
              </w:rPr>
            </w:rPrChange>
          </w:rPr>
          <w:delText xml:space="preserve">*  </w:delText>
        </w:r>
      </w:del>
      <w:del w:id="1340" w:author="The Si Tran" w:date="2012-12-05T22:55:00Z">
        <w:r w:rsidRPr="00082976" w:rsidDel="004A3B54">
          <w:rPr>
            <w:position w:val="-4"/>
            <w:szCs w:val="26"/>
          </w:rPr>
          <w:object w:dxaOrig="279" w:dyaOrig="300" w14:anchorId="3E0C6122">
            <v:shape id="_x0000_i1033" type="#_x0000_t75" style="width:17.6pt;height:18.4pt" o:ole="">
              <v:imagedata r:id="rId27" o:title=""/>
            </v:shape>
            <o:OLEObject Type="Embed" ProgID="Equation.DSMT4" ShapeID="_x0000_i1033" DrawAspect="Content" ObjectID="_1416977566" r:id="rId28"/>
          </w:object>
        </w:r>
      </w:del>
      <w:del w:id="1341" w:author="The Si Tran" w:date="2012-12-11T21:27:00Z">
        <w:r w:rsidRPr="0049233F" w:rsidDel="000E6941">
          <w:rPr>
            <w:szCs w:val="26"/>
            <w:rPrChange w:id="1342" w:author="The Si Tran" w:date="2012-12-05T23:02:00Z">
              <w:rPr>
                <w:sz w:val="28"/>
                <w:szCs w:val="28"/>
              </w:rPr>
            </w:rPrChange>
          </w:rPr>
          <w:delText xml:space="preserve"> là trung bình mẫu của </w:delText>
        </w:r>
      </w:del>
      <w:del w:id="1343" w:author="The Si Tran" w:date="2012-12-05T22:55:00Z">
        <w:r w:rsidRPr="00082976" w:rsidDel="004A3B54">
          <w:rPr>
            <w:position w:val="-12"/>
            <w:szCs w:val="26"/>
          </w:rPr>
          <w:object w:dxaOrig="320" w:dyaOrig="360" w14:anchorId="7BF73748">
            <v:shape id="_x0000_i1034" type="#_x0000_t75" style="width:18.4pt;height:22.6pt" o:ole="">
              <v:imagedata r:id="rId29" o:title=""/>
            </v:shape>
            <o:OLEObject Type="Embed" ProgID="Equation.DSMT4" ShapeID="_x0000_i1034" DrawAspect="Content" ObjectID="_1416977567" r:id="rId30"/>
          </w:object>
        </w:r>
      </w:del>
      <w:bookmarkStart w:id="1344" w:name="_Toc343083558"/>
      <w:bookmarkStart w:id="1345" w:name="_Toc343083772"/>
      <w:bookmarkStart w:id="1346" w:name="_Toc343083983"/>
      <w:bookmarkStart w:id="1347" w:name="_Toc343220742"/>
      <w:bookmarkEnd w:id="1344"/>
      <w:bookmarkEnd w:id="1345"/>
      <w:bookmarkEnd w:id="1346"/>
      <w:bookmarkEnd w:id="1347"/>
    </w:p>
    <w:p w14:paraId="5B7F4035" w14:textId="77777777" w:rsidR="00024D6E" w:rsidRPr="0049233F" w:rsidDel="000E6941" w:rsidRDefault="00024D6E" w:rsidP="00024D6E">
      <w:pPr>
        <w:rPr>
          <w:del w:id="1348" w:author="The Si Tran" w:date="2012-12-11T21:27:00Z"/>
          <w:szCs w:val="26"/>
          <w:lang w:val="fr-FR"/>
          <w:rPrChange w:id="1349" w:author="The Si Tran" w:date="2012-12-05T23:02:00Z">
            <w:rPr>
              <w:del w:id="1350" w:author="The Si Tran" w:date="2012-12-11T21:27:00Z"/>
              <w:sz w:val="28"/>
              <w:szCs w:val="28"/>
              <w:lang w:val="fr-FR"/>
            </w:rPr>
          </w:rPrChange>
        </w:rPr>
      </w:pPr>
      <w:del w:id="1351" w:author="The Si Tran" w:date="2012-12-11T21:27:00Z">
        <w:r w:rsidRPr="0049233F" w:rsidDel="000E6941">
          <w:rPr>
            <w:szCs w:val="26"/>
            <w:rPrChange w:id="1352" w:author="The Si Tran" w:date="2012-12-05T23:02:00Z">
              <w:rPr>
                <w:sz w:val="28"/>
                <w:szCs w:val="28"/>
              </w:rPr>
            </w:rPrChange>
          </w:rPr>
          <w:tab/>
          <w:delText xml:space="preserve">    </w:delText>
        </w:r>
      </w:del>
      <w:del w:id="1353" w:author="The Si Tran" w:date="2012-12-05T22:55:00Z">
        <w:r w:rsidRPr="0049233F" w:rsidDel="004A3B54">
          <w:rPr>
            <w:szCs w:val="26"/>
            <w:rPrChange w:id="1354" w:author="The Si Tran" w:date="2012-12-05T23:02:00Z">
              <w:rPr>
                <w:sz w:val="28"/>
                <w:szCs w:val="28"/>
              </w:rPr>
            </w:rPrChange>
          </w:rPr>
          <w:delText xml:space="preserve">  </w:delText>
        </w:r>
      </w:del>
      <w:del w:id="1355" w:author="The Si Tran" w:date="2012-12-11T21:27:00Z">
        <w:r w:rsidRPr="0049233F" w:rsidDel="000E6941">
          <w:rPr>
            <w:szCs w:val="26"/>
            <w:lang w:val="fr-FR"/>
            <w:rPrChange w:id="1356" w:author="The Si Tran" w:date="2012-12-05T23:02:00Z">
              <w:rPr>
                <w:sz w:val="28"/>
                <w:szCs w:val="28"/>
                <w:lang w:val="fr-FR"/>
              </w:rPr>
            </w:rPrChange>
          </w:rPr>
          <w:delText xml:space="preserve">*  </w:delText>
        </w:r>
      </w:del>
      <w:del w:id="1357" w:author="The Si Tran" w:date="2012-12-05T22:55:00Z">
        <w:r w:rsidRPr="0049233F" w:rsidDel="004A3B54">
          <w:rPr>
            <w:szCs w:val="26"/>
            <w:lang w:val="fr-FR"/>
            <w:rPrChange w:id="1358" w:author="The Si Tran" w:date="2012-12-05T23:02:00Z">
              <w:rPr>
                <w:sz w:val="28"/>
                <w:szCs w:val="28"/>
                <w:lang w:val="fr-FR"/>
              </w:rPr>
            </w:rPrChange>
          </w:rPr>
          <w:delText xml:space="preserve"> T</w:delText>
        </w:r>
      </w:del>
      <w:del w:id="1359" w:author="The Si Tran" w:date="2012-12-11T21:27:00Z">
        <w:r w:rsidRPr="0049233F" w:rsidDel="000E6941">
          <w:rPr>
            <w:szCs w:val="26"/>
            <w:lang w:val="fr-FR"/>
            <w:rPrChange w:id="1360" w:author="The Si Tran" w:date="2012-12-05T23:02:00Z">
              <w:rPr>
                <w:sz w:val="28"/>
                <w:szCs w:val="28"/>
                <w:lang w:val="fr-FR"/>
              </w:rPr>
            </w:rPrChange>
          </w:rPr>
          <w:delText xml:space="preserve"> là số phần tử của mẫu.</w:delText>
        </w:r>
        <w:bookmarkStart w:id="1361" w:name="_Toc343083559"/>
        <w:bookmarkStart w:id="1362" w:name="_Toc343083773"/>
        <w:bookmarkStart w:id="1363" w:name="_Toc343083984"/>
        <w:bookmarkStart w:id="1364" w:name="_Toc343220743"/>
        <w:bookmarkEnd w:id="1361"/>
        <w:bookmarkEnd w:id="1362"/>
        <w:bookmarkEnd w:id="1363"/>
        <w:bookmarkEnd w:id="1364"/>
      </w:del>
    </w:p>
    <w:p w14:paraId="3BCF0E51" w14:textId="77777777" w:rsidR="00024D6E" w:rsidRPr="0049233F" w:rsidDel="000E6941" w:rsidRDefault="00024D6E" w:rsidP="00024D6E">
      <w:pPr>
        <w:rPr>
          <w:del w:id="1365" w:author="The Si Tran" w:date="2012-12-11T21:27:00Z"/>
          <w:szCs w:val="26"/>
          <w:lang w:val="fr-FR"/>
          <w:rPrChange w:id="1366" w:author="The Si Tran" w:date="2012-12-05T23:02:00Z">
            <w:rPr>
              <w:del w:id="1367" w:author="The Si Tran" w:date="2012-12-11T21:27:00Z"/>
              <w:sz w:val="28"/>
              <w:szCs w:val="28"/>
              <w:lang w:val="fr-FR"/>
            </w:rPr>
          </w:rPrChange>
        </w:rPr>
      </w:pPr>
      <w:bookmarkStart w:id="1368" w:name="_Toc343083560"/>
      <w:bookmarkStart w:id="1369" w:name="_Toc343083774"/>
      <w:bookmarkStart w:id="1370" w:name="_Toc343083985"/>
      <w:bookmarkStart w:id="1371" w:name="_Toc343220744"/>
      <w:bookmarkEnd w:id="1368"/>
      <w:bookmarkEnd w:id="1369"/>
      <w:bookmarkEnd w:id="1370"/>
      <w:bookmarkEnd w:id="1371"/>
    </w:p>
    <w:p w14:paraId="116503D5" w14:textId="77777777" w:rsidR="00024D6E" w:rsidRPr="0049233F" w:rsidDel="000E6941" w:rsidRDefault="00024D6E" w:rsidP="00024D6E">
      <w:pPr>
        <w:ind w:firstLine="720"/>
        <w:rPr>
          <w:del w:id="1372" w:author="The Si Tran" w:date="2012-12-11T21:27:00Z"/>
          <w:szCs w:val="26"/>
          <w:lang w:val="fr-FR"/>
          <w:rPrChange w:id="1373" w:author="The Si Tran" w:date="2012-12-05T23:02:00Z">
            <w:rPr>
              <w:del w:id="1374" w:author="The Si Tran" w:date="2012-12-11T21:27:00Z"/>
              <w:sz w:val="28"/>
              <w:szCs w:val="28"/>
              <w:lang w:val="fr-FR"/>
            </w:rPr>
          </w:rPrChange>
        </w:rPr>
      </w:pPr>
      <w:del w:id="1375" w:author="The Si Tran" w:date="2012-12-11T21:27:00Z">
        <w:r w:rsidRPr="0049233F" w:rsidDel="000E6941">
          <w:rPr>
            <w:szCs w:val="26"/>
            <w:lang w:val="fr-FR"/>
            <w:rPrChange w:id="1376" w:author="The Si Tran" w:date="2012-12-05T23:02:00Z">
              <w:rPr>
                <w:sz w:val="28"/>
                <w:szCs w:val="28"/>
                <w:lang w:val="fr-FR"/>
              </w:rPr>
            </w:rPrChange>
          </w:rPr>
          <w:delText xml:space="preserve">Để kiểm tra xem hệ số tự tương quan ở độ trễ </w:delText>
        </w:r>
      </w:del>
      <w:del w:id="1377" w:author="The Si Tran" w:date="2012-12-05T22:56:00Z">
        <w:r w:rsidRPr="0049233F" w:rsidDel="002B34FE">
          <w:rPr>
            <w:szCs w:val="26"/>
            <w:lang w:val="fr-FR"/>
            <w:rPrChange w:id="1378" w:author="The Si Tran" w:date="2012-12-05T23:02:00Z">
              <w:rPr>
                <w:sz w:val="28"/>
                <w:szCs w:val="28"/>
                <w:lang w:val="fr-FR"/>
              </w:rPr>
            </w:rPrChange>
          </w:rPr>
          <w:delText xml:space="preserve">k </w:delText>
        </w:r>
      </w:del>
      <w:del w:id="1379" w:author="The Si Tran" w:date="2012-12-11T21:27:00Z">
        <w:r w:rsidRPr="0049233F" w:rsidDel="000E6941">
          <w:rPr>
            <w:szCs w:val="26"/>
            <w:lang w:val="fr-FR"/>
            <w:rPrChange w:id="1380" w:author="The Si Tran" w:date="2012-12-05T23:02:00Z">
              <w:rPr>
                <w:sz w:val="28"/>
                <w:szCs w:val="28"/>
                <w:lang w:val="fr-FR"/>
              </w:rPr>
            </w:rPrChange>
          </w:rPr>
          <w:delText xml:space="preserve">của một chuỗi thời gian có khác không hay không, ta dùng phép thử </w:delText>
        </w:r>
      </w:del>
      <w:del w:id="1381" w:author="The Si Tran" w:date="2012-12-05T22:56:00Z">
        <w:r w:rsidRPr="0049233F" w:rsidDel="002B34FE">
          <w:rPr>
            <w:szCs w:val="26"/>
            <w:lang w:val="fr-FR"/>
            <w:rPrChange w:id="1382" w:author="The Si Tran" w:date="2012-12-05T23:02:00Z">
              <w:rPr>
                <w:sz w:val="28"/>
                <w:szCs w:val="28"/>
                <w:lang w:val="fr-FR"/>
              </w:rPr>
            </w:rPrChange>
          </w:rPr>
          <w:delText>t.</w:delText>
        </w:r>
      </w:del>
      <w:bookmarkStart w:id="1383" w:name="_Toc343083561"/>
      <w:bookmarkStart w:id="1384" w:name="_Toc343083775"/>
      <w:bookmarkStart w:id="1385" w:name="_Toc343083986"/>
      <w:bookmarkStart w:id="1386" w:name="_Toc343220745"/>
      <w:bookmarkEnd w:id="1383"/>
      <w:bookmarkEnd w:id="1384"/>
      <w:bookmarkEnd w:id="1385"/>
      <w:bookmarkEnd w:id="1386"/>
    </w:p>
    <w:p w14:paraId="6B50C404" w14:textId="77777777" w:rsidR="00024D6E" w:rsidRPr="0049233F" w:rsidDel="00570969" w:rsidRDefault="00024D6E" w:rsidP="00024D6E">
      <w:pPr>
        <w:ind w:firstLine="720"/>
        <w:rPr>
          <w:del w:id="1387" w:author="The Si Tran" w:date="2012-12-05T23:43:00Z"/>
          <w:szCs w:val="26"/>
          <w:lang w:val="fr-FR"/>
          <w:rPrChange w:id="1388" w:author="The Si Tran" w:date="2012-12-05T23:02:00Z">
            <w:rPr>
              <w:del w:id="1389" w:author="The Si Tran" w:date="2012-12-05T23:43:00Z"/>
              <w:sz w:val="28"/>
              <w:szCs w:val="28"/>
              <w:lang w:val="fr-FR"/>
            </w:rPr>
          </w:rPrChange>
        </w:rPr>
      </w:pPr>
      <w:del w:id="1390" w:author="The Si Tran" w:date="2012-12-05T23:43:00Z">
        <w:r w:rsidRPr="0049233F" w:rsidDel="00570969">
          <w:rPr>
            <w:szCs w:val="26"/>
            <w:lang w:val="fr-FR"/>
            <w:rPrChange w:id="1391" w:author="The Si Tran" w:date="2012-12-05T23:02:00Z">
              <w:rPr>
                <w:sz w:val="28"/>
                <w:szCs w:val="28"/>
                <w:lang w:val="fr-FR"/>
              </w:rPr>
            </w:rPrChange>
          </w:rPr>
          <w:delText xml:space="preserve">           </w:delText>
        </w:r>
        <w:r w:rsidRPr="00082976" w:rsidDel="00570969">
          <w:rPr>
            <w:position w:val="-94"/>
            <w:szCs w:val="26"/>
            <w:lang w:val="fr-FR"/>
          </w:rPr>
          <w:object w:dxaOrig="1560" w:dyaOrig="1320" w14:anchorId="5610AE81">
            <v:shape id="_x0000_i1035" type="#_x0000_t75" style="width:128.1pt;height:108.85pt" o:ole="">
              <v:imagedata r:id="rId31" o:title=""/>
            </v:shape>
            <o:OLEObject Type="Embed" ProgID="Equation.DSMT4" ShapeID="_x0000_i1035" DrawAspect="Content" ObjectID="_1416977568" r:id="rId32"/>
          </w:object>
        </w:r>
        <w:r w:rsidRPr="0049233F" w:rsidDel="00570969">
          <w:rPr>
            <w:szCs w:val="26"/>
            <w:lang w:val="fr-FR"/>
            <w:rPrChange w:id="1392" w:author="The Si Tran" w:date="2012-12-05T23:02:00Z">
              <w:rPr>
                <w:sz w:val="28"/>
                <w:szCs w:val="28"/>
                <w:lang w:val="fr-FR"/>
              </w:rPr>
            </w:rPrChange>
          </w:rPr>
          <w:delText xml:space="preserve">                    (2.1.3)</w:delText>
        </w:r>
        <w:bookmarkStart w:id="1393" w:name="_Toc343083562"/>
        <w:bookmarkStart w:id="1394" w:name="_Toc343083776"/>
        <w:bookmarkStart w:id="1395" w:name="_Toc343083987"/>
        <w:bookmarkStart w:id="1396" w:name="_Toc343220746"/>
        <w:bookmarkEnd w:id="1393"/>
        <w:bookmarkEnd w:id="1394"/>
        <w:bookmarkEnd w:id="1395"/>
        <w:bookmarkEnd w:id="1396"/>
      </w:del>
    </w:p>
    <w:p w14:paraId="147CABCA" w14:textId="77777777" w:rsidR="009450BA" w:rsidRPr="00570969" w:rsidDel="000E6941" w:rsidRDefault="009450BA">
      <w:pPr>
        <w:ind w:left="1440" w:firstLine="720"/>
        <w:rPr>
          <w:del w:id="1397" w:author="The Si Tran" w:date="2012-12-11T21:27:00Z"/>
          <w:szCs w:val="26"/>
          <w:lang w:val="fr-FR"/>
          <w:rPrChange w:id="1398" w:author="The Si Tran" w:date="2012-12-05T23:43:00Z">
            <w:rPr>
              <w:del w:id="1399" w:author="The Si Tran" w:date="2012-12-11T21:27:00Z"/>
              <w:sz w:val="28"/>
              <w:szCs w:val="28"/>
              <w:lang w:val="fr-FR"/>
            </w:rPr>
          </w:rPrChange>
        </w:rPr>
        <w:pPrChange w:id="1400" w:author="The Si Tran" w:date="2012-12-05T23:43:00Z">
          <w:pPr/>
        </w:pPrChange>
      </w:pPr>
      <w:bookmarkStart w:id="1401" w:name="_Toc343083563"/>
      <w:bookmarkStart w:id="1402" w:name="_Toc343083777"/>
      <w:bookmarkStart w:id="1403" w:name="_Toc343083988"/>
      <w:bookmarkStart w:id="1404" w:name="_Toc343220747"/>
      <w:bookmarkEnd w:id="1401"/>
      <w:bookmarkEnd w:id="1402"/>
      <w:bookmarkEnd w:id="1403"/>
      <w:bookmarkEnd w:id="1404"/>
    </w:p>
    <w:p w14:paraId="0DD7323D" w14:textId="77777777" w:rsidR="00024D6E" w:rsidRPr="0049233F" w:rsidDel="000E6941" w:rsidRDefault="00024D6E" w:rsidP="00024D6E">
      <w:pPr>
        <w:rPr>
          <w:del w:id="1405" w:author="The Si Tran" w:date="2012-12-11T21:27:00Z"/>
          <w:szCs w:val="26"/>
          <w:lang w:val="fr-FR"/>
          <w:rPrChange w:id="1406" w:author="The Si Tran" w:date="2012-12-05T23:02:00Z">
            <w:rPr>
              <w:del w:id="1407" w:author="The Si Tran" w:date="2012-12-11T21:27:00Z"/>
              <w:sz w:val="28"/>
              <w:szCs w:val="28"/>
              <w:lang w:val="fr-FR"/>
            </w:rPr>
          </w:rPrChange>
        </w:rPr>
      </w:pPr>
      <w:del w:id="1408" w:author="The Si Tran" w:date="2012-12-11T21:27:00Z">
        <w:r w:rsidRPr="0049233F" w:rsidDel="000E6941">
          <w:rPr>
            <w:szCs w:val="26"/>
            <w:lang w:val="fr-FR"/>
            <w:rPrChange w:id="1409" w:author="The Si Tran" w:date="2012-12-05T23:02:00Z">
              <w:rPr>
                <w:sz w:val="28"/>
                <w:szCs w:val="28"/>
                <w:lang w:val="fr-FR"/>
              </w:rPr>
            </w:rPrChange>
          </w:rPr>
          <w:delText>Với :</w:delText>
        </w:r>
        <w:bookmarkStart w:id="1410" w:name="_Toc343083564"/>
        <w:bookmarkStart w:id="1411" w:name="_Toc343083778"/>
        <w:bookmarkStart w:id="1412" w:name="_Toc343083989"/>
        <w:bookmarkStart w:id="1413" w:name="_Toc343220748"/>
        <w:bookmarkEnd w:id="1410"/>
        <w:bookmarkEnd w:id="1411"/>
        <w:bookmarkEnd w:id="1412"/>
        <w:bookmarkEnd w:id="1413"/>
      </w:del>
    </w:p>
    <w:p w14:paraId="13AEF713" w14:textId="77777777" w:rsidR="00024D6E" w:rsidRPr="0049233F" w:rsidDel="000E6941" w:rsidRDefault="00024D6E" w:rsidP="00024D6E">
      <w:pPr>
        <w:rPr>
          <w:del w:id="1414" w:author="The Si Tran" w:date="2012-12-11T21:27:00Z"/>
          <w:szCs w:val="26"/>
          <w:lang w:val="fr-FR"/>
          <w:rPrChange w:id="1415" w:author="The Si Tran" w:date="2012-12-05T23:02:00Z">
            <w:rPr>
              <w:del w:id="1416" w:author="The Si Tran" w:date="2012-12-11T21:27:00Z"/>
              <w:sz w:val="28"/>
              <w:szCs w:val="28"/>
              <w:lang w:val="fr-FR"/>
            </w:rPr>
          </w:rPrChange>
        </w:rPr>
      </w:pPr>
      <w:del w:id="1417" w:author="The Si Tran" w:date="2012-12-11T21:27:00Z">
        <w:r w:rsidRPr="0049233F" w:rsidDel="000E6941">
          <w:rPr>
            <w:szCs w:val="26"/>
            <w:lang w:val="fr-FR"/>
            <w:rPrChange w:id="1418" w:author="The Si Tran" w:date="2012-12-05T23:02:00Z">
              <w:rPr>
                <w:sz w:val="28"/>
                <w:szCs w:val="28"/>
                <w:lang w:val="fr-FR"/>
              </w:rPr>
            </w:rPrChange>
          </w:rPr>
          <w:delText xml:space="preserve">           *  </w:delText>
        </w:r>
      </w:del>
      <w:del w:id="1419" w:author="The Si Tran" w:date="2012-12-05T23:44:00Z">
        <w:r w:rsidRPr="00082976" w:rsidDel="00570969">
          <w:rPr>
            <w:position w:val="-12"/>
            <w:szCs w:val="26"/>
            <w:lang w:val="fr-FR"/>
          </w:rPr>
          <w:object w:dxaOrig="180" w:dyaOrig="360" w14:anchorId="590373B0">
            <v:shape id="_x0000_i1036" type="#_x0000_t75" style="width:12.55pt;height:25.1pt" o:ole="">
              <v:imagedata r:id="rId33" o:title=""/>
            </v:shape>
            <o:OLEObject Type="Embed" ProgID="Equation.DSMT4" ShapeID="_x0000_i1036" DrawAspect="Content" ObjectID="_1416977569" r:id="rId34"/>
          </w:object>
        </w:r>
      </w:del>
      <w:del w:id="1420" w:author="The Si Tran" w:date="2012-12-11T21:27:00Z">
        <w:r w:rsidRPr="0049233F" w:rsidDel="000E6941">
          <w:rPr>
            <w:szCs w:val="26"/>
            <w:lang w:val="fr-FR"/>
            <w:rPrChange w:id="1421" w:author="The Si Tran" w:date="2012-12-05T23:02:00Z">
              <w:rPr>
                <w:sz w:val="28"/>
                <w:szCs w:val="28"/>
                <w:lang w:val="fr-FR"/>
              </w:rPr>
            </w:rPrChange>
          </w:rPr>
          <w:delText xml:space="preserve"> là hệ số tự tương quan mẫu ở độ trễ </w:delText>
        </w:r>
      </w:del>
      <w:del w:id="1422" w:author="The Si Tran" w:date="2012-12-06T20:08:00Z">
        <w:r w:rsidRPr="0049233F" w:rsidDel="00263465">
          <w:rPr>
            <w:szCs w:val="26"/>
            <w:lang w:val="fr-FR"/>
            <w:rPrChange w:id="1423" w:author="The Si Tran" w:date="2012-12-05T23:02:00Z">
              <w:rPr>
                <w:sz w:val="28"/>
                <w:szCs w:val="28"/>
                <w:lang w:val="fr-FR"/>
              </w:rPr>
            </w:rPrChange>
          </w:rPr>
          <w:delText>i</w:delText>
        </w:r>
      </w:del>
      <w:bookmarkStart w:id="1424" w:name="_Toc343083565"/>
      <w:bookmarkStart w:id="1425" w:name="_Toc343083779"/>
      <w:bookmarkStart w:id="1426" w:name="_Toc343083990"/>
      <w:bookmarkStart w:id="1427" w:name="_Toc343220749"/>
      <w:bookmarkEnd w:id="1424"/>
      <w:bookmarkEnd w:id="1425"/>
      <w:bookmarkEnd w:id="1426"/>
      <w:bookmarkEnd w:id="1427"/>
    </w:p>
    <w:p w14:paraId="3A494E1F" w14:textId="77777777" w:rsidR="00024D6E" w:rsidRPr="0049233F" w:rsidDel="000E6941" w:rsidRDefault="00024D6E" w:rsidP="00024D6E">
      <w:pPr>
        <w:rPr>
          <w:del w:id="1428" w:author="The Si Tran" w:date="2012-12-11T21:27:00Z"/>
          <w:szCs w:val="26"/>
          <w:lang w:val="fr-FR"/>
          <w:rPrChange w:id="1429" w:author="The Si Tran" w:date="2012-12-05T23:02:00Z">
            <w:rPr>
              <w:del w:id="1430" w:author="The Si Tran" w:date="2012-12-11T21:27:00Z"/>
              <w:sz w:val="28"/>
              <w:szCs w:val="28"/>
              <w:lang w:val="fr-FR"/>
            </w:rPr>
          </w:rPrChange>
        </w:rPr>
      </w:pPr>
      <w:del w:id="1431" w:author="The Si Tran" w:date="2012-12-11T21:27:00Z">
        <w:r w:rsidRPr="0049233F" w:rsidDel="000E6941">
          <w:rPr>
            <w:szCs w:val="26"/>
            <w:lang w:val="fr-FR"/>
            <w:rPrChange w:id="1432" w:author="The Si Tran" w:date="2012-12-05T23:02:00Z">
              <w:rPr>
                <w:sz w:val="28"/>
                <w:szCs w:val="28"/>
                <w:lang w:val="fr-FR"/>
              </w:rPr>
            </w:rPrChange>
          </w:rPr>
          <w:delText xml:space="preserve">           *  </w:delText>
        </w:r>
      </w:del>
      <w:del w:id="1433" w:author="The Si Tran" w:date="2012-12-05T23:45:00Z">
        <w:r w:rsidRPr="0049233F" w:rsidDel="00570969">
          <w:rPr>
            <w:szCs w:val="26"/>
            <w:lang w:val="fr-FR"/>
            <w:rPrChange w:id="1434" w:author="The Si Tran" w:date="2012-12-05T23:02:00Z">
              <w:rPr>
                <w:sz w:val="28"/>
                <w:szCs w:val="28"/>
                <w:lang w:val="fr-FR"/>
              </w:rPr>
            </w:rPrChange>
          </w:rPr>
          <w:delText>k</w:delText>
        </w:r>
      </w:del>
      <w:del w:id="1435" w:author="The Si Tran" w:date="2012-12-11T21:27:00Z">
        <w:r w:rsidRPr="0049233F" w:rsidDel="000E6941">
          <w:rPr>
            <w:szCs w:val="26"/>
            <w:lang w:val="fr-FR"/>
            <w:rPrChange w:id="1436" w:author="The Si Tran" w:date="2012-12-05T23:02:00Z">
              <w:rPr>
                <w:sz w:val="28"/>
                <w:szCs w:val="28"/>
                <w:lang w:val="fr-FR"/>
              </w:rPr>
            </w:rPrChange>
          </w:rPr>
          <w:delText xml:space="preserve"> là độ trễ</w:delText>
        </w:r>
        <w:bookmarkStart w:id="1437" w:name="_Toc343083566"/>
        <w:bookmarkStart w:id="1438" w:name="_Toc343083780"/>
        <w:bookmarkStart w:id="1439" w:name="_Toc343083991"/>
        <w:bookmarkStart w:id="1440" w:name="_Toc343220750"/>
        <w:bookmarkEnd w:id="1437"/>
        <w:bookmarkEnd w:id="1438"/>
        <w:bookmarkEnd w:id="1439"/>
        <w:bookmarkEnd w:id="1440"/>
      </w:del>
    </w:p>
    <w:p w14:paraId="2946DA46" w14:textId="77777777" w:rsidR="00024D6E" w:rsidRPr="0049233F" w:rsidDel="000E6941" w:rsidRDefault="00024D6E" w:rsidP="00024D6E">
      <w:pPr>
        <w:rPr>
          <w:del w:id="1441" w:author="The Si Tran" w:date="2012-12-11T21:27:00Z"/>
          <w:szCs w:val="26"/>
          <w:lang w:val="fr-FR"/>
          <w:rPrChange w:id="1442" w:author="The Si Tran" w:date="2012-12-05T23:02:00Z">
            <w:rPr>
              <w:del w:id="1443" w:author="The Si Tran" w:date="2012-12-11T21:27:00Z"/>
              <w:sz w:val="28"/>
              <w:szCs w:val="28"/>
              <w:lang w:val="fr-FR"/>
            </w:rPr>
          </w:rPrChange>
        </w:rPr>
      </w:pPr>
      <w:del w:id="1444" w:author="The Si Tran" w:date="2012-12-11T21:27:00Z">
        <w:r w:rsidRPr="0049233F" w:rsidDel="000E6941">
          <w:rPr>
            <w:szCs w:val="26"/>
            <w:lang w:val="fr-FR"/>
            <w:rPrChange w:id="1445" w:author="The Si Tran" w:date="2012-12-05T23:02:00Z">
              <w:rPr>
                <w:sz w:val="28"/>
                <w:szCs w:val="28"/>
                <w:lang w:val="fr-FR"/>
              </w:rPr>
            </w:rPrChange>
          </w:rPr>
          <w:delText xml:space="preserve">           *  </w:delText>
        </w:r>
      </w:del>
      <w:del w:id="1446" w:author="The Si Tran" w:date="2012-12-05T23:45:00Z">
        <w:r w:rsidRPr="0049233F" w:rsidDel="00570969">
          <w:rPr>
            <w:szCs w:val="26"/>
            <w:lang w:val="fr-FR"/>
            <w:rPrChange w:id="1447" w:author="The Si Tran" w:date="2012-12-05T23:02:00Z">
              <w:rPr>
                <w:sz w:val="28"/>
                <w:szCs w:val="28"/>
                <w:lang w:val="fr-FR"/>
              </w:rPr>
            </w:rPrChange>
          </w:rPr>
          <w:delText>n</w:delText>
        </w:r>
      </w:del>
      <w:del w:id="1448" w:author="The Si Tran" w:date="2012-12-11T21:27:00Z">
        <w:r w:rsidRPr="0049233F" w:rsidDel="000E6941">
          <w:rPr>
            <w:szCs w:val="26"/>
            <w:lang w:val="fr-FR"/>
            <w:rPrChange w:id="1449" w:author="The Si Tran" w:date="2012-12-05T23:02:00Z">
              <w:rPr>
                <w:sz w:val="28"/>
                <w:szCs w:val="28"/>
                <w:lang w:val="fr-FR"/>
              </w:rPr>
            </w:rPrChange>
          </w:rPr>
          <w:delText xml:space="preserve"> là kích cỡ mẫu  </w:delText>
        </w:r>
        <w:bookmarkStart w:id="1450" w:name="_Toc343083567"/>
        <w:bookmarkStart w:id="1451" w:name="_Toc343083781"/>
        <w:bookmarkStart w:id="1452" w:name="_Toc343083992"/>
        <w:bookmarkStart w:id="1453" w:name="_Toc343220751"/>
        <w:bookmarkEnd w:id="1450"/>
        <w:bookmarkEnd w:id="1451"/>
        <w:bookmarkEnd w:id="1452"/>
        <w:bookmarkEnd w:id="1453"/>
      </w:del>
    </w:p>
    <w:p w14:paraId="1E306F32" w14:textId="77777777" w:rsidR="00024D6E" w:rsidRPr="0049233F" w:rsidDel="000E6941" w:rsidRDefault="00024D6E" w:rsidP="00024D6E">
      <w:pPr>
        <w:rPr>
          <w:del w:id="1454" w:author="The Si Tran" w:date="2012-12-11T21:27:00Z"/>
          <w:szCs w:val="26"/>
          <w:lang w:val="fr-FR"/>
          <w:rPrChange w:id="1455" w:author="The Si Tran" w:date="2012-12-05T23:02:00Z">
            <w:rPr>
              <w:del w:id="1456" w:author="The Si Tran" w:date="2012-12-11T21:27:00Z"/>
              <w:sz w:val="28"/>
              <w:szCs w:val="28"/>
              <w:lang w:val="fr-FR"/>
            </w:rPr>
          </w:rPrChange>
        </w:rPr>
      </w:pPr>
      <w:del w:id="1457" w:author="The Si Tran" w:date="2012-12-11T21:27:00Z">
        <w:r w:rsidRPr="0049233F" w:rsidDel="000E6941">
          <w:rPr>
            <w:szCs w:val="26"/>
            <w:lang w:val="fr-FR"/>
            <w:rPrChange w:id="1458" w:author="The Si Tran" w:date="2012-12-05T23:02:00Z">
              <w:rPr>
                <w:sz w:val="28"/>
                <w:szCs w:val="28"/>
                <w:lang w:val="fr-FR"/>
              </w:rPr>
            </w:rPrChange>
          </w:rPr>
          <w:delText xml:space="preserve">Nếu </w:delText>
        </w:r>
      </w:del>
      <w:del w:id="1459" w:author="The Si Tran" w:date="2012-12-05T23:46:00Z">
        <m:oMath>
          <m:r>
            <m:rPr>
              <m:sty m:val="p"/>
            </m:rPr>
            <w:rPr>
              <w:rFonts w:ascii="Cambria Math" w:hAnsi="Cambria Math"/>
              <w:position w:val="-12"/>
              <w:szCs w:val="26"/>
              <w:lang w:val="fr-FR"/>
            </w:rPr>
            <w:object w:dxaOrig="300" w:dyaOrig="360" w14:anchorId="747A0532">
              <v:shape id="_x0000_i1037" type="#_x0000_t75" style="width:24.3pt;height:27.65pt" o:ole="">
                <v:imagedata r:id="rId35" o:title=""/>
              </v:shape>
              <o:OLEObject Type="Embed" ProgID="Equation.DSMT4" ShapeID="_x0000_i1037" DrawAspect="Content" ObjectID="_1416977570" r:id="rId36"/>
            </w:object>
          </m:r>
        </m:oMath>
        <w:r w:rsidRPr="0049233F" w:rsidDel="00570969">
          <w:rPr>
            <w:szCs w:val="26"/>
            <w:lang w:val="fr-FR"/>
            <w:rPrChange w:id="1460" w:author="The Si Tran" w:date="2012-12-05T23:02:00Z">
              <w:rPr>
                <w:sz w:val="28"/>
                <w:szCs w:val="28"/>
                <w:lang w:val="fr-FR"/>
              </w:rPr>
            </w:rPrChange>
          </w:rPr>
          <w:delText xml:space="preserve">= 0 </w:delText>
        </w:r>
      </w:del>
      <w:del w:id="1461" w:author="The Si Tran" w:date="2012-12-11T21:27:00Z">
        <w:r w:rsidRPr="0049233F" w:rsidDel="000E6941">
          <w:rPr>
            <w:szCs w:val="26"/>
            <w:lang w:val="fr-FR"/>
            <w:rPrChange w:id="1462" w:author="The Si Tran" w:date="2012-12-05T23:02:00Z">
              <w:rPr>
                <w:sz w:val="28"/>
                <w:szCs w:val="28"/>
                <w:lang w:val="fr-FR"/>
              </w:rPr>
            </w:rPrChange>
          </w:rPr>
          <w:delText xml:space="preserve">thì </w:delText>
        </w:r>
      </w:del>
      <w:del w:id="1463" w:author="The Si Tran" w:date="2012-12-05T23:46:00Z">
        <w:r w:rsidRPr="0049233F" w:rsidDel="00570969">
          <w:rPr>
            <w:szCs w:val="26"/>
            <w:lang w:val="fr-FR"/>
            <w:rPrChange w:id="1464" w:author="The Si Tran" w:date="2012-12-05T23:02:00Z">
              <w:rPr>
                <w:sz w:val="28"/>
                <w:szCs w:val="28"/>
                <w:lang w:val="fr-FR"/>
              </w:rPr>
            </w:rPrChange>
          </w:rPr>
          <w:delText>t</w:delText>
        </w:r>
      </w:del>
      <w:del w:id="1465" w:author="The Si Tran" w:date="2012-12-11T21:27:00Z">
        <w:r w:rsidRPr="0049233F" w:rsidDel="000E6941">
          <w:rPr>
            <w:szCs w:val="26"/>
            <w:lang w:val="fr-FR"/>
            <w:rPrChange w:id="1466" w:author="The Si Tran" w:date="2012-12-05T23:02:00Z">
              <w:rPr>
                <w:sz w:val="28"/>
                <w:szCs w:val="28"/>
                <w:lang w:val="fr-FR"/>
              </w:rPr>
            </w:rPrChange>
          </w:rPr>
          <w:delText xml:space="preserve"> sẽ có phân phối student với </w:delText>
        </w:r>
      </w:del>
      <w:del w:id="1467" w:author="The Si Tran" w:date="2012-12-05T23:47:00Z">
        <w:r w:rsidRPr="0049233F" w:rsidDel="00570969">
          <w:rPr>
            <w:szCs w:val="26"/>
            <w:lang w:val="fr-FR"/>
            <w:rPrChange w:id="1468" w:author="The Si Tran" w:date="2012-12-05T23:02:00Z">
              <w:rPr>
                <w:sz w:val="28"/>
                <w:szCs w:val="28"/>
                <w:lang w:val="fr-FR"/>
              </w:rPr>
            </w:rPrChange>
          </w:rPr>
          <w:delText>n -1</w:delText>
        </w:r>
      </w:del>
      <w:del w:id="1469" w:author="The Si Tran" w:date="2012-12-11T21:27:00Z">
        <w:r w:rsidRPr="0049233F" w:rsidDel="000E6941">
          <w:rPr>
            <w:szCs w:val="26"/>
            <w:lang w:val="fr-FR"/>
            <w:rPrChange w:id="1470" w:author="The Si Tran" w:date="2012-12-05T23:02:00Z">
              <w:rPr>
                <w:sz w:val="28"/>
                <w:szCs w:val="28"/>
                <w:lang w:val="fr-FR"/>
              </w:rPr>
            </w:rPrChange>
          </w:rPr>
          <w:delText xml:space="preserve"> bậc tự do. Đối với mẫu có kích thước lớn, với mức ý nghĩa 5%, nếu hệ số tự tương quan mẫu nằm trong khoảng </w:delText>
        </w:r>
      </w:del>
      <w:del w:id="1471" w:author="The Si Tran" w:date="2012-12-05T23:47:00Z">
        <w:r w:rsidRPr="00082976" w:rsidDel="005B11DB">
          <w:rPr>
            <w:position w:val="-8"/>
            <w:szCs w:val="26"/>
            <w:lang w:val="fr-FR"/>
          </w:rPr>
          <w:object w:dxaOrig="780" w:dyaOrig="360" w14:anchorId="08263C57">
            <v:shape id="_x0000_i1038" type="#_x0000_t75" style="width:40.2pt;height:17.6pt" o:ole="">
              <v:imagedata r:id="rId37" o:title=""/>
            </v:shape>
            <o:OLEObject Type="Embed" ProgID="Equation.DSMT4" ShapeID="_x0000_i1038" DrawAspect="Content" ObjectID="_1416977571" r:id="rId38"/>
          </w:object>
        </w:r>
      </w:del>
      <w:del w:id="1472" w:author="The Si Tran" w:date="2012-12-11T21:27:00Z">
        <w:r w:rsidRPr="0049233F" w:rsidDel="000E6941">
          <w:rPr>
            <w:szCs w:val="26"/>
            <w:lang w:val="fr-FR"/>
            <w:rPrChange w:id="1473" w:author="The Si Tran" w:date="2012-12-05T23:02:00Z">
              <w:rPr>
                <w:sz w:val="28"/>
                <w:szCs w:val="28"/>
                <w:lang w:val="fr-FR"/>
              </w:rPr>
            </w:rPrChange>
          </w:rPr>
          <w:delText xml:space="preserve"> thì ta có thể kết luận hệ số tự tương quan của đám đông bằng không với mức ý nghĩa 5%.</w:delText>
        </w:r>
        <w:bookmarkStart w:id="1474" w:name="_Toc343083568"/>
        <w:bookmarkStart w:id="1475" w:name="_Toc343083782"/>
        <w:bookmarkStart w:id="1476" w:name="_Toc343083993"/>
        <w:bookmarkStart w:id="1477" w:name="_Toc343220752"/>
        <w:bookmarkEnd w:id="1474"/>
        <w:bookmarkEnd w:id="1475"/>
        <w:bookmarkEnd w:id="1476"/>
        <w:bookmarkEnd w:id="1477"/>
      </w:del>
    </w:p>
    <w:p w14:paraId="43269ABE" w14:textId="77777777" w:rsidR="004D65BA" w:rsidRPr="0049233F" w:rsidDel="000E6941" w:rsidRDefault="00024D6E">
      <w:pPr>
        <w:rPr>
          <w:del w:id="1478" w:author="The Si Tran" w:date="2012-12-11T21:27:00Z"/>
          <w:szCs w:val="26"/>
          <w:lang w:val="fr-FR"/>
          <w:rPrChange w:id="1479" w:author="The Si Tran" w:date="2012-12-05T23:02:00Z">
            <w:rPr>
              <w:del w:id="1480" w:author="The Si Tran" w:date="2012-12-11T21:27:00Z"/>
              <w:sz w:val="28"/>
              <w:szCs w:val="28"/>
              <w:lang w:val="fr-FR"/>
            </w:rPr>
          </w:rPrChange>
        </w:rPr>
      </w:pPr>
      <w:del w:id="1481" w:author="The Si Tran" w:date="2012-12-11T21:27:00Z">
        <w:r w:rsidRPr="0049233F" w:rsidDel="000E6941">
          <w:rPr>
            <w:szCs w:val="26"/>
            <w:lang w:val="fr-FR"/>
            <w:rPrChange w:id="1482" w:author="The Si Tran" w:date="2012-12-05T23:02:00Z">
              <w:rPr>
                <w:sz w:val="28"/>
                <w:szCs w:val="28"/>
                <w:lang w:val="fr-FR"/>
              </w:rPr>
            </w:rPrChange>
          </w:rPr>
          <w:tab/>
          <w:delTex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w:delText>
        </w:r>
        <w:r w:rsidR="007A78B2" w:rsidRPr="0049233F" w:rsidDel="000E6941">
          <w:rPr>
            <w:szCs w:val="26"/>
            <w:lang w:val="fr-FR"/>
            <w:rPrChange w:id="1483" w:author="The Si Tran" w:date="2012-12-05T23:02:00Z">
              <w:rPr>
                <w:sz w:val="28"/>
                <w:szCs w:val="28"/>
                <w:lang w:val="fr-FR"/>
              </w:rPr>
            </w:rPrChange>
          </w:rPr>
          <w:delText>nh giá tính đầy đủ của mô hình.</w:delText>
        </w:r>
        <w:bookmarkStart w:id="1484" w:name="_Toc343083569"/>
        <w:bookmarkStart w:id="1485" w:name="_Toc343083783"/>
        <w:bookmarkStart w:id="1486" w:name="_Toc343083994"/>
        <w:bookmarkStart w:id="1487" w:name="_Toc343220753"/>
        <w:bookmarkEnd w:id="1484"/>
        <w:bookmarkEnd w:id="1485"/>
        <w:bookmarkEnd w:id="1486"/>
        <w:bookmarkEnd w:id="1487"/>
      </w:del>
    </w:p>
    <w:p w14:paraId="3B0B5319" w14:textId="77777777" w:rsidR="009F530B" w:rsidRDefault="009F530B" w:rsidP="00024D6E">
      <w:pPr>
        <w:pStyle w:val="Heading2"/>
        <w:rPr>
          <w:ins w:id="1488" w:author="The Si Tran" w:date="2012-12-12T07:36:00Z"/>
          <w:sz w:val="26"/>
          <w:szCs w:val="26"/>
        </w:rPr>
      </w:pPr>
      <w:bookmarkStart w:id="1489" w:name="_Toc343220754"/>
      <w:r w:rsidRPr="0049233F">
        <w:rPr>
          <w:sz w:val="26"/>
          <w:szCs w:val="26"/>
          <w:rPrChange w:id="1490" w:author="The Si Tran" w:date="2012-12-05T23:02:00Z">
            <w:rPr>
              <w:rFonts w:cs="Times New Roman"/>
              <w:b w:val="0"/>
              <w:bCs w:val="0"/>
              <w:iCs w:val="0"/>
              <w:sz w:val="26"/>
              <w:szCs w:val="22"/>
            </w:rPr>
          </w:rPrChange>
        </w:rPr>
        <w:t>Dự báo chuỗi thời gian</w:t>
      </w:r>
      <w:bookmarkEnd w:id="1489"/>
    </w:p>
    <w:p w14:paraId="3C7FCB63" w14:textId="77777777" w:rsidR="00925766" w:rsidRPr="003044F7" w:rsidRDefault="00925766" w:rsidP="00454557">
      <w:pPr>
        <w:ind w:firstLine="720"/>
        <w:rPr>
          <w:ins w:id="1491" w:author="superchickend" w:date="2012-12-12T08:19:00Z"/>
          <w:szCs w:val="26"/>
        </w:rPr>
      </w:pPr>
      <w:ins w:id="1492" w:author="superchickend" w:date="2012-12-12T08:19:00Z">
        <w:r w:rsidRPr="003C57D8">
          <w:rPr>
            <w:szCs w:val="26"/>
          </w:rPr>
          <w:t>Như chúng ta đã biế</w:t>
        </w:r>
        <w:r w:rsidRPr="003044F7">
          <w:rPr>
            <w:szCs w:val="26"/>
          </w:rPr>
          <w:t>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t>
        </w:r>
      </w:ins>
    </w:p>
    <w:p w14:paraId="0DAA5E9F" w14:textId="77777777" w:rsidR="00925766" w:rsidRDefault="00925766" w:rsidP="00925766">
      <w:pPr>
        <w:rPr>
          <w:ins w:id="1493" w:author="superchickend" w:date="2012-12-12T08:19:00Z"/>
          <w:szCs w:val="26"/>
        </w:rPr>
      </w:pPr>
      <w:ins w:id="1494" w:author="superchickend" w:date="2012-12-12T08:19:00Z">
        <w:r w:rsidRPr="00802E77">
          <w:rPr>
            <w:noProof/>
            <w:szCs w:val="26"/>
          </w:rPr>
          <w:drawing>
            <wp:inline distT="0" distB="0" distL="0" distR="0" wp14:anchorId="3DE57BBF" wp14:editId="593D152A">
              <wp:extent cx="5943600" cy="11811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ins>
    </w:p>
    <w:p w14:paraId="5BFCC271" w14:textId="77777777" w:rsidR="00925766" w:rsidRDefault="00925766">
      <w:pPr>
        <w:pStyle w:val="Hinh"/>
        <w:jc w:val="center"/>
        <w:rPr>
          <w:ins w:id="1495" w:author="The Si Tran" w:date="2012-12-12T13:23:00Z"/>
        </w:rPr>
        <w:pPrChange w:id="1496" w:author="The Si Tran" w:date="2012-12-12T13:23:00Z">
          <w:pPr>
            <w:jc w:val="center"/>
          </w:pPr>
        </w:pPrChange>
      </w:pPr>
      <w:bookmarkStart w:id="1497" w:name="_Toc343220882"/>
      <w:ins w:id="1498" w:author="superchickend" w:date="2012-12-12T08:19:00Z">
        <w:r w:rsidRPr="003044F7">
          <w:t>Hình</w:t>
        </w:r>
        <w:r>
          <w:t xml:space="preserve"> </w:t>
        </w:r>
        <w:r w:rsidRPr="003044F7">
          <w:t>2.</w:t>
        </w:r>
      </w:ins>
      <w:ins w:id="1499" w:author="The Si Tran" w:date="2012-12-14T04:06:00Z">
        <w:r w:rsidR="006A5AA2">
          <w:t>2</w:t>
        </w:r>
      </w:ins>
      <w:ins w:id="1500" w:author="The Si Tran" w:date="2012-12-14T04:07:00Z">
        <w:r w:rsidR="00C409EE">
          <w:t>:</w:t>
        </w:r>
      </w:ins>
      <w:ins w:id="1501" w:author="superchickend" w:date="2012-12-12T08:19:00Z">
        <w:del w:id="1502" w:author="The Si Tran" w:date="2012-12-14T04:06:00Z">
          <w:r w:rsidRPr="003044F7" w:rsidDel="006A5AA2">
            <w:delText>1.1</w:delText>
          </w:r>
        </w:del>
        <w:r>
          <w:t xml:space="preserve"> </w:t>
        </w:r>
        <w:r w:rsidRPr="004174BC">
          <w:rPr>
            <w:b w:val="0"/>
            <w:rPrChange w:id="1503" w:author="The Si Tran" w:date="2012-12-12T13:23:00Z">
              <w:rPr>
                <w:b/>
                <w:bCs/>
              </w:rPr>
            </w:rPrChange>
          </w:rPr>
          <w:t>Mô hình bài toán dự báo chuỗi thời gian</w:t>
        </w:r>
      </w:ins>
      <w:bookmarkEnd w:id="1497"/>
    </w:p>
    <w:p w14:paraId="0ABC4A3D" w14:textId="77777777" w:rsidR="004174BC" w:rsidRPr="009D276E" w:rsidRDefault="004174BC">
      <w:pPr>
        <w:pStyle w:val="Hinh"/>
        <w:jc w:val="center"/>
        <w:rPr>
          <w:ins w:id="1504" w:author="superchickend" w:date="2012-12-12T08:19:00Z"/>
        </w:rPr>
        <w:pPrChange w:id="1505" w:author="The Si Tran" w:date="2012-12-12T13:23:00Z">
          <w:pPr>
            <w:jc w:val="center"/>
          </w:pPr>
        </w:pPrChange>
      </w:pPr>
    </w:p>
    <w:p w14:paraId="7478A9D3" w14:textId="77777777" w:rsidR="00925766" w:rsidRPr="003044F7" w:rsidRDefault="00925766">
      <w:pPr>
        <w:rPr>
          <w:ins w:id="1506" w:author="superchickend" w:date="2012-12-12T08:19:00Z"/>
          <w:szCs w:val="26"/>
        </w:rPr>
      </w:pPr>
      <w:ins w:id="1507" w:author="superchickend" w:date="2012-12-12T08:19:00Z">
        <w:r w:rsidRPr="003044F7">
          <w:rPr>
            <w:szCs w:val="26"/>
          </w:rPr>
          <w:lastRenderedPageBreak/>
          <w:t>Trong bài toán dự báo chuỗi thời gian, các chuyên gia thường chia làm 3 lớp phương thức dự báo [9]:</w:t>
        </w:r>
      </w:ins>
    </w:p>
    <w:p w14:paraId="5417EF2C" w14:textId="77777777" w:rsidR="00925766" w:rsidRPr="003044F7" w:rsidRDefault="00925766">
      <w:pPr>
        <w:pStyle w:val="ListParagraph"/>
        <w:numPr>
          <w:ilvl w:val="0"/>
          <w:numId w:val="47"/>
        </w:numPr>
        <w:spacing w:line="360" w:lineRule="auto"/>
        <w:ind w:left="720"/>
        <w:jc w:val="both"/>
        <w:rPr>
          <w:ins w:id="1508" w:author="superchickend" w:date="2012-12-12T08:19:00Z"/>
          <w:rFonts w:ascii="Times New Roman" w:hAnsi="Times New Roman"/>
          <w:sz w:val="26"/>
          <w:szCs w:val="26"/>
        </w:rPr>
        <w:pPrChange w:id="1509" w:author="The Si Tran" w:date="2012-12-14T04:21:00Z">
          <w:pPr>
            <w:pStyle w:val="ListParagraph"/>
            <w:numPr>
              <w:numId w:val="47"/>
            </w:numPr>
            <w:spacing w:line="300" w:lineRule="auto"/>
            <w:ind w:left="1440" w:hanging="360"/>
            <w:jc w:val="both"/>
          </w:pPr>
        </w:pPrChange>
      </w:pPr>
      <w:ins w:id="1510" w:author="superchickend" w:date="2012-12-12T08:19:00Z">
        <w:r w:rsidRPr="003044F7">
          <w:rPr>
            <w:rFonts w:ascii="Times New Roman" w:hAnsi="Times New Roman"/>
            <w:sz w:val="26"/>
            <w:szCs w:val="26"/>
          </w:rPr>
          <w:t>Phương thức dự báo cảm tính (judgemental forecasting method) dựa trên quyết định, cảm nhận của các chuyên gia, người sử dụng hay những kiến thức chủ quan của họ.</w:t>
        </w:r>
      </w:ins>
    </w:p>
    <w:p w14:paraId="353F5E00" w14:textId="77777777" w:rsidR="00925766" w:rsidRPr="003044F7" w:rsidRDefault="00925766">
      <w:pPr>
        <w:pStyle w:val="ListParagraph"/>
        <w:numPr>
          <w:ilvl w:val="0"/>
          <w:numId w:val="47"/>
        </w:numPr>
        <w:spacing w:line="360" w:lineRule="auto"/>
        <w:ind w:left="720"/>
        <w:jc w:val="both"/>
        <w:rPr>
          <w:ins w:id="1511" w:author="superchickend" w:date="2012-12-12T08:19:00Z"/>
          <w:rFonts w:ascii="Times New Roman" w:hAnsi="Times New Roman"/>
          <w:sz w:val="26"/>
          <w:szCs w:val="26"/>
        </w:rPr>
        <w:pPrChange w:id="1512" w:author="The Si Tran" w:date="2012-12-14T04:21:00Z">
          <w:pPr>
            <w:pStyle w:val="ListParagraph"/>
            <w:numPr>
              <w:numId w:val="47"/>
            </w:numPr>
            <w:spacing w:line="300" w:lineRule="auto"/>
            <w:ind w:left="1440" w:hanging="360"/>
            <w:jc w:val="both"/>
          </w:pPr>
        </w:pPrChange>
      </w:pPr>
      <w:ins w:id="1513" w:author="superchickend" w:date="2012-12-12T08:19:00Z">
        <w:r w:rsidRPr="003044F7">
          <w:rPr>
            <w:rFonts w:ascii="Times New Roman" w:hAnsi="Times New Roman"/>
            <w:sz w:val="26"/>
            <w:szCs w:val="26"/>
          </w:rPr>
          <w:t>Phương thức dự báo đơn biến (univariate method) giá trị dự báo phụ thuộc vào 1 chuỗi giá trị ở hiện tại và quá khứ.</w:t>
        </w:r>
      </w:ins>
    </w:p>
    <w:p w14:paraId="5B05F8DF" w14:textId="77777777" w:rsidR="00925766" w:rsidRPr="003044F7" w:rsidRDefault="00925766">
      <w:pPr>
        <w:pStyle w:val="ListParagraph"/>
        <w:numPr>
          <w:ilvl w:val="0"/>
          <w:numId w:val="47"/>
        </w:numPr>
        <w:spacing w:line="360" w:lineRule="auto"/>
        <w:ind w:left="720"/>
        <w:jc w:val="both"/>
        <w:rPr>
          <w:ins w:id="1514" w:author="superchickend" w:date="2012-12-12T08:19:00Z"/>
          <w:rFonts w:ascii="Times New Roman" w:hAnsi="Times New Roman"/>
          <w:sz w:val="26"/>
          <w:szCs w:val="26"/>
        </w:rPr>
        <w:pPrChange w:id="1515" w:author="The Si Tran" w:date="2012-12-14T04:21:00Z">
          <w:pPr>
            <w:pStyle w:val="ListParagraph"/>
            <w:numPr>
              <w:numId w:val="47"/>
            </w:numPr>
            <w:spacing w:line="300" w:lineRule="auto"/>
            <w:ind w:left="1440" w:hanging="360"/>
            <w:jc w:val="both"/>
          </w:pPr>
        </w:pPrChange>
      </w:pPr>
      <w:ins w:id="1516" w:author="superchickend" w:date="2012-12-12T08:19:00Z">
        <w:r w:rsidRPr="003044F7">
          <w:rPr>
            <w:rFonts w:ascii="Times New Roman" w:hAnsi="Times New Roman"/>
            <w:sz w:val="26"/>
            <w:szCs w:val="26"/>
          </w:rPr>
          <w:t>Phương thức dự báo đa biến (multivariate method) biến dự báo phụ thuộc vào nhiều chuỗi dữ liệu.</w:t>
        </w:r>
      </w:ins>
    </w:p>
    <w:p w14:paraId="0F2958CF" w14:textId="77777777" w:rsidR="00925766" w:rsidRPr="003044F7" w:rsidRDefault="00925766" w:rsidP="00E078AF">
      <w:pPr>
        <w:rPr>
          <w:ins w:id="1517" w:author="superchickend" w:date="2012-12-12T08:19:00Z"/>
          <w:szCs w:val="26"/>
        </w:rPr>
      </w:pPr>
      <w:ins w:id="1518" w:author="superchickend" w:date="2012-12-12T08:19:00Z">
        <w:r w:rsidRPr="003C57D8">
          <w:rPr>
            <w:szCs w:val="26"/>
          </w:rPr>
          <w:t>Ngoài ra chúng ta có thể</w:t>
        </w:r>
        <w:r w:rsidRPr="003044F7">
          <w:rPr>
            <w:szCs w:val="26"/>
          </w:rPr>
          <w:t xml:space="preserve"> kết hợp hai hoặc nhiều các phương thức nêu trên.</w:t>
        </w:r>
      </w:ins>
    </w:p>
    <w:p w14:paraId="4040AFDA" w14:textId="77777777" w:rsidR="00925766" w:rsidRPr="003044F7" w:rsidRDefault="00925766">
      <w:pPr>
        <w:rPr>
          <w:ins w:id="1519" w:author="superchickend" w:date="2012-12-12T08:19:00Z"/>
          <w:szCs w:val="26"/>
        </w:rPr>
      </w:pPr>
      <w:ins w:id="1520" w:author="superchickend" w:date="2012-12-12T08:19:00Z">
        <w:r w:rsidRPr="003044F7">
          <w:rPr>
            <w:szCs w:val="26"/>
          </w:rPr>
          <w:t xml:space="preserve">Theo một số tài liệu khác thì các phương thức dự báo đơn biến và đa biến được gộp chung thành các phương thức mang ý nghĩa thống kê [10]. Hình </w:t>
        </w:r>
      </w:ins>
      <w:ins w:id="1521" w:author="The Si Tran" w:date="2012-12-12T14:00:00Z">
        <w:r w:rsidR="005131C3">
          <w:rPr>
            <w:szCs w:val="26"/>
          </w:rPr>
          <w:t>2.3</w:t>
        </w:r>
      </w:ins>
      <w:ins w:id="1522" w:author="superchickend" w:date="2012-12-12T08:19:00Z">
        <w:del w:id="1523" w:author="The Si Tran" w:date="2012-12-12T14:00:00Z">
          <w:r w:rsidRPr="003044F7" w:rsidDel="003A59DB">
            <w:rPr>
              <w:szCs w:val="26"/>
            </w:rPr>
            <w:delText>&lt;abc&gt;</w:delText>
          </w:r>
        </w:del>
        <w:r w:rsidRPr="003044F7">
          <w:rPr>
            <w:szCs w:val="26"/>
          </w:rPr>
          <w:t xml:space="preserve"> minh họa cách phân loại này.</w:t>
        </w:r>
      </w:ins>
    </w:p>
    <w:p w14:paraId="0CA70FF2" w14:textId="77777777" w:rsidR="00925766" w:rsidRDefault="00925766" w:rsidP="00925766">
      <w:pPr>
        <w:rPr>
          <w:ins w:id="1524" w:author="superchickend" w:date="2012-12-12T08:19:00Z"/>
          <w:szCs w:val="26"/>
        </w:rPr>
      </w:pPr>
      <w:ins w:id="1525" w:author="superchickend" w:date="2012-12-12T08:19:00Z">
        <w:r w:rsidRPr="00802E77">
          <w:rPr>
            <w:noProof/>
            <w:szCs w:val="26"/>
          </w:rPr>
          <w:drawing>
            <wp:inline distT="0" distB="0" distL="0" distR="0" wp14:anchorId="67F70ED2" wp14:editId="1761DD41">
              <wp:extent cx="5943600" cy="33147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ins>
    </w:p>
    <w:p w14:paraId="001B70EA" w14:textId="77777777" w:rsidR="00925766" w:rsidRDefault="00925766">
      <w:pPr>
        <w:pStyle w:val="Hinh"/>
        <w:jc w:val="center"/>
        <w:rPr>
          <w:ins w:id="1526" w:author="The Si Tran" w:date="2012-12-14T04:21:00Z"/>
        </w:rPr>
        <w:pPrChange w:id="1527" w:author="The Si Tran" w:date="2012-12-12T13:22:00Z">
          <w:pPr>
            <w:jc w:val="center"/>
          </w:pPr>
        </w:pPrChange>
      </w:pPr>
      <w:bookmarkStart w:id="1528" w:name="_Toc343220883"/>
      <w:ins w:id="1529" w:author="superchickend" w:date="2012-12-12T08:19:00Z">
        <w:r w:rsidRPr="003044F7">
          <w:t>Hình 2.</w:t>
        </w:r>
      </w:ins>
      <w:ins w:id="1530" w:author="The Si Tran" w:date="2012-12-14T04:06:00Z">
        <w:r w:rsidR="0005561A">
          <w:t>3:</w:t>
        </w:r>
      </w:ins>
      <w:ins w:id="1531" w:author="superchickend" w:date="2012-12-12T08:19:00Z">
        <w:del w:id="1532" w:author="The Si Tran" w:date="2012-12-14T04:06:00Z">
          <w:r w:rsidRPr="003044F7" w:rsidDel="0005561A">
            <w:delText>1.2</w:delText>
          </w:r>
        </w:del>
        <w:r>
          <w:t xml:space="preserve"> </w:t>
        </w:r>
        <w:r w:rsidRPr="004174BC">
          <w:rPr>
            <w:b w:val="0"/>
            <w:rPrChange w:id="1533" w:author="The Si Tran" w:date="2012-12-12T13:22:00Z">
              <w:rPr>
                <w:b/>
                <w:bCs/>
              </w:rPr>
            </w:rPrChange>
          </w:rPr>
          <w:t>Cây phân loại các mô hình dự báo</w:t>
        </w:r>
      </w:ins>
      <w:bookmarkEnd w:id="1528"/>
    </w:p>
    <w:p w14:paraId="37C764C0" w14:textId="77777777" w:rsidR="00454557" w:rsidRPr="003C57D8" w:rsidRDefault="00454557">
      <w:pPr>
        <w:pStyle w:val="Hinh"/>
        <w:jc w:val="center"/>
        <w:rPr>
          <w:ins w:id="1534" w:author="superchickend" w:date="2012-12-12T08:19:00Z"/>
        </w:rPr>
        <w:pPrChange w:id="1535" w:author="The Si Tran" w:date="2012-12-12T13:22:00Z">
          <w:pPr>
            <w:jc w:val="center"/>
          </w:pPr>
        </w:pPrChange>
      </w:pPr>
    </w:p>
    <w:p w14:paraId="7770E5E0" w14:textId="77777777" w:rsidR="00925766" w:rsidRPr="003044F7" w:rsidRDefault="00925766" w:rsidP="00925766">
      <w:pPr>
        <w:rPr>
          <w:ins w:id="1536" w:author="superchickend" w:date="2012-12-12T08:19:00Z"/>
          <w:szCs w:val="26"/>
        </w:rPr>
      </w:pPr>
      <w:ins w:id="1537" w:author="superchickend" w:date="2012-12-12T08:19:00Z">
        <w:r w:rsidRPr="003044F7">
          <w:rPr>
            <w:szCs w:val="26"/>
          </w:rPr>
          <w:t>Các mô hình được trình bày trong luận văn gồm: mô hình ARIMA, mô hình ANN đều thuộc lớp mô hình ngoại suy đơn biến.</w:t>
        </w:r>
      </w:ins>
    </w:p>
    <w:p w14:paraId="412FBF95" w14:textId="77777777" w:rsidR="00962CF4" w:rsidDel="00925766" w:rsidRDefault="00962CF4" w:rsidP="00962CF4">
      <w:pPr>
        <w:rPr>
          <w:ins w:id="1538" w:author="The Si Tran" w:date="2012-12-12T07:36:00Z"/>
          <w:del w:id="1539" w:author="superchickend" w:date="2012-12-12T08:19:00Z"/>
        </w:rPr>
      </w:pPr>
      <w:ins w:id="1540" w:author="The Si Tran" w:date="2012-12-12T07:36:00Z">
        <w:del w:id="1541" w:author="superchickend" w:date="2012-12-12T08:19:00Z">
          <w:r w:rsidDel="00925766">
            <w:delText>Như chúng ta đã biết,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delText>
          </w:r>
        </w:del>
      </w:ins>
    </w:p>
    <w:p w14:paraId="5FD57EAF" w14:textId="77777777" w:rsidR="00962CF4" w:rsidDel="00925766" w:rsidRDefault="00962CF4" w:rsidP="00962CF4">
      <w:pPr>
        <w:rPr>
          <w:ins w:id="1542" w:author="The Si Tran" w:date="2012-12-12T07:39:00Z"/>
          <w:del w:id="1543" w:author="superchickend" w:date="2012-12-12T08:19:00Z"/>
        </w:rPr>
      </w:pPr>
      <w:ins w:id="1544" w:author="The Si Tran" w:date="2012-12-12T07:36:00Z">
        <w:del w:id="1545" w:author="superchickend" w:date="2012-12-12T08:19:00Z">
          <w:r w:rsidRPr="00E94DAE" w:rsidDel="00925766">
            <w:rPr>
              <w:noProof/>
            </w:rPr>
            <w:drawing>
              <wp:inline distT="0" distB="0" distL="0" distR="0" wp14:anchorId="0C2AEC2A" wp14:editId="2071B6CB">
                <wp:extent cx="5943600" cy="11811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del>
      </w:ins>
    </w:p>
    <w:p w14:paraId="1C69EB53" w14:textId="77777777" w:rsidR="00D22561" w:rsidDel="00925766" w:rsidRDefault="00D22561">
      <w:pPr>
        <w:pStyle w:val="Hinh"/>
        <w:jc w:val="center"/>
        <w:rPr>
          <w:ins w:id="1546" w:author="The Si Tran" w:date="2012-12-12T07:39:00Z"/>
          <w:del w:id="1547" w:author="superchickend" w:date="2012-12-12T08:19:00Z"/>
        </w:rPr>
        <w:pPrChange w:id="1548" w:author="The Si Tran" w:date="2012-12-12T07:39:00Z">
          <w:pPr/>
        </w:pPrChange>
      </w:pPr>
      <w:ins w:id="1549" w:author="The Si Tran" w:date="2012-12-12T07:39:00Z">
        <w:del w:id="1550" w:author="superchickend" w:date="2012-12-12T08:19:00Z">
          <w:r w:rsidRPr="00250D4D" w:rsidDel="00925766">
            <w:delText xml:space="preserve">Hình </w:delText>
          </w:r>
          <w:r w:rsidDel="00925766">
            <w:delText>2.2</w:delText>
          </w:r>
          <w:r w:rsidRPr="00250D4D" w:rsidDel="00925766">
            <w:delText xml:space="preserve"> </w:delText>
          </w:r>
        </w:del>
      </w:ins>
    </w:p>
    <w:p w14:paraId="26758A46" w14:textId="77777777" w:rsidR="00D22561" w:rsidDel="00925766" w:rsidRDefault="00D22561">
      <w:pPr>
        <w:pStyle w:val="Hinh"/>
        <w:jc w:val="center"/>
        <w:rPr>
          <w:ins w:id="1551" w:author="The Si Tran" w:date="2012-12-12T07:36:00Z"/>
          <w:del w:id="1552" w:author="superchickend" w:date="2012-12-12T08:19:00Z"/>
        </w:rPr>
        <w:pPrChange w:id="1553" w:author="The Si Tran" w:date="2012-12-12T07:39:00Z">
          <w:pPr/>
        </w:pPrChange>
      </w:pPr>
    </w:p>
    <w:p w14:paraId="06465EF9" w14:textId="77777777" w:rsidR="00962CF4" w:rsidDel="00925766" w:rsidRDefault="00962CF4" w:rsidP="00962CF4">
      <w:pPr>
        <w:rPr>
          <w:ins w:id="1554" w:author="The Si Tran" w:date="2012-12-12T07:36:00Z"/>
          <w:del w:id="1555" w:author="superchickend" w:date="2012-12-12T08:19:00Z"/>
        </w:rPr>
      </w:pPr>
      <w:ins w:id="1556" w:author="The Si Tran" w:date="2012-12-12T07:36:00Z">
        <w:del w:id="1557" w:author="superchickend" w:date="2012-12-12T08:19:00Z">
          <w:r w:rsidDel="00925766">
            <w:delText>Trong bài toán dự báo chuỗi thời gian, các chuyên gia thường chia làm 3 lớp phương thức dự báo:</w:delText>
          </w:r>
        </w:del>
      </w:ins>
    </w:p>
    <w:p w14:paraId="54B62B21" w14:textId="77777777" w:rsidR="00962CF4" w:rsidRPr="00D22561" w:rsidDel="00925766" w:rsidRDefault="00962CF4" w:rsidP="00962CF4">
      <w:pPr>
        <w:pStyle w:val="ListParagraph"/>
        <w:numPr>
          <w:ilvl w:val="0"/>
          <w:numId w:val="47"/>
        </w:numPr>
        <w:spacing w:line="300" w:lineRule="auto"/>
        <w:jc w:val="both"/>
        <w:rPr>
          <w:ins w:id="1558" w:author="The Si Tran" w:date="2012-12-12T07:36:00Z"/>
          <w:del w:id="1559" w:author="superchickend" w:date="2012-12-12T08:19:00Z"/>
          <w:rFonts w:ascii="Times New Roman" w:hAnsi="Times New Roman"/>
          <w:sz w:val="26"/>
          <w:szCs w:val="26"/>
          <w:rPrChange w:id="1560" w:author="The Si Tran" w:date="2012-12-12T07:39:00Z">
            <w:rPr>
              <w:ins w:id="1561" w:author="The Si Tran" w:date="2012-12-12T07:36:00Z"/>
              <w:del w:id="1562" w:author="superchickend" w:date="2012-12-12T08:19:00Z"/>
            </w:rPr>
          </w:rPrChange>
        </w:rPr>
      </w:pPr>
      <w:ins w:id="1563" w:author="The Si Tran" w:date="2012-12-12T07:36:00Z">
        <w:del w:id="1564"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c</w:delText>
          </w:r>
          <w:r w:rsidRPr="00D22561" w:rsidDel="00925766">
            <w:rPr>
              <w:szCs w:val="26"/>
              <w:rPrChange w:id="1565" w:author="The Si Tran" w:date="2012-12-12T07:39:00Z">
                <w:rPr/>
              </w:rPrChange>
            </w:rPr>
            <w:delText>ảm tính (judgemental forecasting method) dựa trên quyết định, cảm nhận của các chuyên gia, người sử dụng hay những kiến thức chủ quan của họ.</w:delText>
          </w:r>
        </w:del>
      </w:ins>
    </w:p>
    <w:p w14:paraId="6BA1856D" w14:textId="77777777" w:rsidR="00962CF4" w:rsidRPr="00D22561" w:rsidDel="00925766" w:rsidRDefault="00962CF4" w:rsidP="00962CF4">
      <w:pPr>
        <w:pStyle w:val="ListParagraph"/>
        <w:numPr>
          <w:ilvl w:val="0"/>
          <w:numId w:val="47"/>
        </w:numPr>
        <w:spacing w:line="300" w:lineRule="auto"/>
        <w:jc w:val="both"/>
        <w:rPr>
          <w:ins w:id="1566" w:author="The Si Tran" w:date="2012-12-12T07:36:00Z"/>
          <w:del w:id="1567" w:author="superchickend" w:date="2012-12-12T08:19:00Z"/>
          <w:rFonts w:ascii="Times New Roman" w:hAnsi="Times New Roman"/>
          <w:sz w:val="26"/>
          <w:szCs w:val="26"/>
          <w:rPrChange w:id="1568" w:author="The Si Tran" w:date="2012-12-12T07:39:00Z">
            <w:rPr>
              <w:ins w:id="1569" w:author="The Si Tran" w:date="2012-12-12T07:36:00Z"/>
              <w:del w:id="1570" w:author="superchickend" w:date="2012-12-12T08:19:00Z"/>
            </w:rPr>
          </w:rPrChange>
        </w:rPr>
      </w:pPr>
      <w:ins w:id="1571" w:author="The Si Tran" w:date="2012-12-12T07:36:00Z">
        <w:del w:id="1572"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đơn bi</w:delText>
          </w:r>
          <w:r w:rsidRPr="00D22561" w:rsidDel="00925766">
            <w:rPr>
              <w:szCs w:val="26"/>
              <w:rPrChange w:id="1573" w:author="The Si Tran" w:date="2012-12-12T07:39:00Z">
                <w:rPr/>
              </w:rPrChange>
            </w:rPr>
            <w:delText>ến (univariate method) giá trị dự báo phụ thuộc vào 1 chuỗi giá trị ở hiện tại và quá khứ.</w:delText>
          </w:r>
        </w:del>
      </w:ins>
    </w:p>
    <w:p w14:paraId="2E888AC7" w14:textId="77777777" w:rsidR="00962CF4" w:rsidRPr="00D22561" w:rsidDel="00925766" w:rsidRDefault="00962CF4" w:rsidP="00962CF4">
      <w:pPr>
        <w:pStyle w:val="ListParagraph"/>
        <w:numPr>
          <w:ilvl w:val="0"/>
          <w:numId w:val="47"/>
        </w:numPr>
        <w:spacing w:line="300" w:lineRule="auto"/>
        <w:jc w:val="both"/>
        <w:rPr>
          <w:ins w:id="1574" w:author="The Si Tran" w:date="2012-12-12T07:36:00Z"/>
          <w:del w:id="1575" w:author="superchickend" w:date="2012-12-12T08:19:00Z"/>
          <w:rFonts w:ascii="Times New Roman" w:hAnsi="Times New Roman"/>
          <w:sz w:val="26"/>
          <w:szCs w:val="26"/>
          <w:rPrChange w:id="1576" w:author="The Si Tran" w:date="2012-12-12T07:39:00Z">
            <w:rPr>
              <w:ins w:id="1577" w:author="The Si Tran" w:date="2012-12-12T07:36:00Z"/>
              <w:del w:id="1578" w:author="superchickend" w:date="2012-12-12T08:19:00Z"/>
            </w:rPr>
          </w:rPrChange>
        </w:rPr>
      </w:pPr>
      <w:ins w:id="1579" w:author="The Si Tran" w:date="2012-12-12T07:36:00Z">
        <w:del w:id="1580"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đa bi</w:delText>
          </w:r>
          <w:r w:rsidRPr="00D22561" w:rsidDel="00925766">
            <w:rPr>
              <w:szCs w:val="26"/>
              <w:rPrChange w:id="1581" w:author="The Si Tran" w:date="2012-12-12T07:39:00Z">
                <w:rPr/>
              </w:rPrChange>
            </w:rPr>
            <w:delText>ến (multivariate method) biến dự báo phụ thuộc vào nhiều chuỗi dữ liệu.</w:delText>
          </w:r>
        </w:del>
      </w:ins>
    </w:p>
    <w:p w14:paraId="4740C896" w14:textId="77777777" w:rsidR="00962CF4" w:rsidDel="00925766" w:rsidRDefault="00962CF4" w:rsidP="00962CF4">
      <w:pPr>
        <w:rPr>
          <w:ins w:id="1582" w:author="The Si Tran" w:date="2012-12-12T07:36:00Z"/>
          <w:del w:id="1583" w:author="superchickend" w:date="2012-12-12T08:19:00Z"/>
        </w:rPr>
      </w:pPr>
      <w:ins w:id="1584" w:author="The Si Tran" w:date="2012-12-12T07:36:00Z">
        <w:del w:id="1585" w:author="superchickend" w:date="2012-12-12T08:19:00Z">
          <w:r w:rsidDel="00925766">
            <w:delText>Ngoài ra chúng ta có thể kết hợp hai hoặc nhiều các phương thức nêu trên.</w:delText>
          </w:r>
        </w:del>
      </w:ins>
    </w:p>
    <w:p w14:paraId="1B5C0999" w14:textId="77777777" w:rsidR="00962CF4" w:rsidDel="00925766" w:rsidRDefault="00962CF4" w:rsidP="00962CF4">
      <w:pPr>
        <w:rPr>
          <w:ins w:id="1586" w:author="The Si Tran" w:date="2012-12-12T07:36:00Z"/>
          <w:del w:id="1587" w:author="superchickend" w:date="2012-12-12T08:19:00Z"/>
        </w:rPr>
      </w:pPr>
      <w:ins w:id="1588" w:author="The Si Tran" w:date="2012-12-12T07:36:00Z">
        <w:del w:id="1589" w:author="superchickend" w:date="2012-12-12T08:19:00Z">
          <w:r w:rsidDel="00925766">
            <w:delText xml:space="preserve">Theo một số tài liệu khác thì các phương thức dự báo đơn biến và đa biến được gộp chung thành các phương thức mang ý nghĩa thống kê. Hình </w:delText>
          </w:r>
        </w:del>
      </w:ins>
      <w:ins w:id="1590" w:author="The Si Tran" w:date="2012-12-12T07:40:00Z">
        <w:del w:id="1591" w:author="superchickend" w:date="2012-12-12T08:19:00Z">
          <w:r w:rsidR="00BB5797" w:rsidDel="00925766">
            <w:delText>2.2</w:delText>
          </w:r>
        </w:del>
      </w:ins>
      <w:ins w:id="1592" w:author="The Si Tran" w:date="2012-12-12T07:36:00Z">
        <w:del w:id="1593" w:author="superchickend" w:date="2012-12-12T08:19:00Z">
          <w:r w:rsidDel="00925766">
            <w:delText xml:space="preserve"> minh họa cách phân loại này.</w:delText>
          </w:r>
        </w:del>
      </w:ins>
    </w:p>
    <w:p w14:paraId="34E8E3A9" w14:textId="77777777" w:rsidR="00962CF4" w:rsidDel="00925766" w:rsidRDefault="00962CF4" w:rsidP="00962CF4">
      <w:pPr>
        <w:rPr>
          <w:ins w:id="1594" w:author="The Si Tran" w:date="2012-12-12T07:40:00Z"/>
          <w:del w:id="1595" w:author="superchickend" w:date="2012-12-12T08:19:00Z"/>
        </w:rPr>
      </w:pPr>
      <w:ins w:id="1596" w:author="The Si Tran" w:date="2012-12-12T07:36:00Z">
        <w:del w:id="1597" w:author="superchickend" w:date="2012-12-12T08:19:00Z">
          <w:r w:rsidRPr="00E94DAE" w:rsidDel="00925766">
            <w:rPr>
              <w:noProof/>
            </w:rPr>
            <w:drawing>
              <wp:inline distT="0" distB="0" distL="0" distR="0" wp14:anchorId="1619DFCE" wp14:editId="457E5BB8">
                <wp:extent cx="5943600" cy="2971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del>
      </w:ins>
    </w:p>
    <w:p w14:paraId="6572A342" w14:textId="77777777" w:rsidR="00D22561" w:rsidDel="00925766" w:rsidRDefault="00D22561" w:rsidP="00D22561">
      <w:pPr>
        <w:pStyle w:val="Hinh"/>
        <w:jc w:val="center"/>
        <w:rPr>
          <w:ins w:id="1598" w:author="The Si Tran" w:date="2012-12-12T07:40:00Z"/>
          <w:del w:id="1599" w:author="superchickend" w:date="2012-12-12T08:19:00Z"/>
          <w:b w:val="0"/>
        </w:rPr>
      </w:pPr>
      <w:ins w:id="1600" w:author="The Si Tran" w:date="2012-12-12T07:40:00Z">
        <w:del w:id="1601" w:author="superchickend" w:date="2012-12-12T08:19:00Z">
          <w:r w:rsidRPr="00250D4D" w:rsidDel="00925766">
            <w:delText xml:space="preserve">Hình </w:delText>
          </w:r>
          <w:r w:rsidDel="00925766">
            <w:delText>2.3</w:delText>
          </w:r>
          <w:r w:rsidRPr="00250D4D" w:rsidDel="00925766">
            <w:delText xml:space="preserve"> </w:delText>
          </w:r>
        </w:del>
      </w:ins>
    </w:p>
    <w:p w14:paraId="79EE0526" w14:textId="77777777" w:rsidR="00962CF4" w:rsidDel="00925766" w:rsidRDefault="00962CF4" w:rsidP="00962CF4">
      <w:pPr>
        <w:rPr>
          <w:ins w:id="1602" w:author="The Si Tran" w:date="2012-12-12T07:36:00Z"/>
          <w:del w:id="1603" w:author="superchickend" w:date="2012-12-12T08:19:00Z"/>
        </w:rPr>
      </w:pPr>
      <w:ins w:id="1604" w:author="The Si Tran" w:date="2012-12-12T07:36:00Z">
        <w:del w:id="1605" w:author="superchickend" w:date="2012-12-12T08:19:00Z">
          <w:r w:rsidDel="00925766">
            <w:delText>Các mô hình được trình bày trong luận văn gồm: mô hình ARIMA, mô hình ANN đều thuộc lớp mô hình ngoại suy đơn biến.</w:delText>
          </w:r>
        </w:del>
      </w:ins>
    </w:p>
    <w:p w14:paraId="3B486B68" w14:textId="77777777" w:rsidR="00962CF4" w:rsidRPr="002569E2" w:rsidRDefault="00962CF4">
      <w:pPr>
        <w:pPrChange w:id="1606" w:author="The Si Tran" w:date="2012-12-12T07:36:00Z">
          <w:pPr>
            <w:pStyle w:val="Heading2"/>
          </w:pPr>
        </w:pPrChange>
      </w:pPr>
    </w:p>
    <w:p w14:paraId="644D3E22" w14:textId="77777777" w:rsidR="009F530B" w:rsidRDefault="009F530B" w:rsidP="00024D6E">
      <w:pPr>
        <w:pStyle w:val="Heading2"/>
        <w:rPr>
          <w:ins w:id="1607" w:author="The Si Tran" w:date="2012-12-11T21:26:00Z"/>
          <w:sz w:val="26"/>
          <w:szCs w:val="26"/>
        </w:rPr>
      </w:pPr>
      <w:bookmarkStart w:id="1608" w:name="_Toc343220755"/>
      <w:r w:rsidRPr="0049233F">
        <w:rPr>
          <w:sz w:val="26"/>
          <w:szCs w:val="26"/>
          <w:rPrChange w:id="1609" w:author="The Si Tran" w:date="2012-12-05T23:02:00Z">
            <w:rPr/>
          </w:rPrChange>
        </w:rPr>
        <w:lastRenderedPageBreak/>
        <w:t>Khái niệm thống kê liên quan</w:t>
      </w:r>
      <w:bookmarkEnd w:id="1608"/>
    </w:p>
    <w:p w14:paraId="025597E4" w14:textId="77777777" w:rsidR="00CA1785" w:rsidRDefault="00CA1785">
      <w:pPr>
        <w:pStyle w:val="Heading3"/>
        <w:rPr>
          <w:ins w:id="1610" w:author="The Si Tran" w:date="2012-12-12T08:07:00Z"/>
        </w:rPr>
        <w:pPrChange w:id="1611" w:author="The Si Tran" w:date="2012-12-11T21:26:00Z">
          <w:pPr>
            <w:pStyle w:val="Heading2"/>
          </w:pPr>
        </w:pPrChange>
      </w:pPr>
      <w:bookmarkStart w:id="1612" w:name="_Toc343220756"/>
      <w:ins w:id="1613" w:author="The Si Tran" w:date="2012-12-11T21:26:00Z">
        <w:r>
          <w:t>Hệ số tự tương quan</w:t>
        </w:r>
      </w:ins>
      <w:bookmarkEnd w:id="1612"/>
    </w:p>
    <w:p w14:paraId="28B0AAC5" w14:textId="77777777" w:rsidR="00BC6984" w:rsidRPr="00250D4D" w:rsidDel="00BC6984" w:rsidRDefault="00BC6984" w:rsidP="00454557">
      <w:pPr>
        <w:ind w:firstLine="720"/>
        <w:rPr>
          <w:del w:id="1614" w:author="The Si Tran" w:date="2012-12-12T08:07:00Z"/>
          <w:szCs w:val="26"/>
        </w:rPr>
      </w:pPr>
      <w:moveToRangeStart w:id="1615" w:author="The Si Tran" w:date="2012-12-12T08:07:00Z" w:name="move343062963"/>
      <w:moveTo w:id="1616" w:author="The Si Tran" w:date="2012-12-12T08:07:00Z">
        <w:r w:rsidRPr="00250D4D">
          <w:rPr>
            <w:szCs w:val="26"/>
          </w:rPr>
          <w:t>Trong quá trình nghiên cứu chuỗi thời gian, ta nhận thấy rằng khi một biến được ghi nhận giá trị theo thời gian, các giá trị ở những thời điểm khác nhau có mối quan hệ hoặc tương quan với nhau. Để đo mức độ tương quan này, ta sử dụng hệ số tự tương quan (autocorrelation coefficient).</w:t>
        </w:r>
      </w:moveTo>
    </w:p>
    <w:moveToRangeEnd w:id="1615"/>
    <w:p w14:paraId="1C94101A" w14:textId="77777777" w:rsidR="00BC6984" w:rsidRPr="007C782C" w:rsidRDefault="00BC6984">
      <w:pPr>
        <w:ind w:firstLine="720"/>
        <w:rPr>
          <w:ins w:id="1617" w:author="The Si Tran" w:date="2012-12-11T21:28:00Z"/>
        </w:rPr>
        <w:pPrChange w:id="1618" w:author="The Si Tran" w:date="2012-12-12T08:07:00Z">
          <w:pPr>
            <w:pStyle w:val="Heading2"/>
          </w:pPr>
        </w:pPrChange>
      </w:pPr>
    </w:p>
    <w:p w14:paraId="773A7954" w14:textId="77777777" w:rsidR="000E6941" w:rsidRPr="004D696B" w:rsidRDefault="000E6941" w:rsidP="000E6941">
      <w:pPr>
        <w:rPr>
          <w:ins w:id="1619" w:author="The Si Tran" w:date="2012-12-11T21:28:00Z"/>
          <w:szCs w:val="26"/>
        </w:rPr>
      </w:pPr>
      <w:ins w:id="1620" w:author="The Si Tran" w:date="2012-12-11T21:28:00Z">
        <w:r w:rsidRPr="004D696B">
          <w:rPr>
            <w:b/>
            <w:szCs w:val="26"/>
          </w:rPr>
          <w:t>Định nghĩa:</w:t>
        </w:r>
        <w:r w:rsidRPr="004D696B">
          <w:rPr>
            <w:szCs w:val="26"/>
          </w:rPr>
          <w:t xml:space="preserve"> Tự tương quan </w:t>
        </w:r>
        <w:r w:rsidRPr="0049233F">
          <w:rPr>
            <w:szCs w:val="26"/>
          </w:rPr>
          <w:t xml:space="preserve">(ACF) </w:t>
        </w:r>
        <w:r w:rsidRPr="004D696B">
          <w:rPr>
            <w:szCs w:val="26"/>
          </w:rPr>
          <w:t xml:space="preserve">là sự tương quan giữa một biến với chính nó theo những độ trễ thời gian khác nhau </w:t>
        </w:r>
        <w:r w:rsidRPr="004D696B">
          <w:rPr>
            <w:szCs w:val="26"/>
          </w:rPr>
          <w:fldChar w:fldCharType="begin"/>
        </w:r>
        <w:r w:rsidRPr="004D696B">
          <w:rPr>
            <w:szCs w:val="26"/>
          </w:rPr>
          <w:instrText xml:space="preserve"> REF  Bussiness_forecasting_book </w:instrText>
        </w:r>
        <w:r w:rsidRPr="0049233F">
          <w:rPr>
            <w:szCs w:val="26"/>
          </w:rPr>
          <w:instrText xml:space="preserve"> \* MERGEFORMAT </w:instrText>
        </w:r>
        <w:r w:rsidRPr="004D696B">
          <w:rPr>
            <w:szCs w:val="26"/>
          </w:rPr>
          <w:fldChar w:fldCharType="end"/>
        </w:r>
        <w:r w:rsidRPr="004D696B">
          <w:rPr>
            <w:szCs w:val="26"/>
          </w:rPr>
          <w:t>.</w:t>
        </w:r>
      </w:ins>
    </w:p>
    <w:p w14:paraId="194D7B16" w14:textId="77777777" w:rsidR="000E6941" w:rsidRPr="0049233F" w:rsidRDefault="000E6941" w:rsidP="003044C9">
      <w:pPr>
        <w:ind w:firstLine="720"/>
        <w:rPr>
          <w:ins w:id="1621" w:author="The Si Tran" w:date="2012-12-11T21:28:00Z"/>
          <w:szCs w:val="26"/>
        </w:rPr>
      </w:pPr>
      <w:ins w:id="1622" w:author="The Si Tran" w:date="2012-12-11T21:28:00Z">
        <w:r w:rsidRPr="002569E2">
          <w:rPr>
            <w:noProof/>
            <w:szCs w:val="26"/>
            <w:rPrChange w:id="1623" w:author="Unknown">
              <w:rPr>
                <w:rFonts w:cs="Arial"/>
                <w:b/>
                <w:bCs/>
                <w:iCs/>
                <w:noProof/>
                <w:sz w:val="28"/>
                <w:szCs w:val="28"/>
              </w:rPr>
            </w:rPrChange>
          </w:rPr>
          <mc:AlternateContent>
            <mc:Choice Requires="wps">
              <w:drawing>
                <wp:anchor distT="0" distB="0" distL="114300" distR="114300" simplePos="0" relativeHeight="251593216" behindDoc="0" locked="0" layoutInCell="1" allowOverlap="1" wp14:anchorId="49C4EA9E" wp14:editId="1B9170BF">
                  <wp:simplePos x="0" y="0"/>
                  <wp:positionH relativeFrom="column">
                    <wp:posOffset>3352800</wp:posOffset>
                  </wp:positionH>
                  <wp:positionV relativeFrom="paragraph">
                    <wp:posOffset>481965</wp:posOffset>
                  </wp:positionV>
                  <wp:extent cx="695325" cy="419100"/>
                  <wp:effectExtent l="0" t="0" r="9525" b="0"/>
                  <wp:wrapNone/>
                  <wp:docPr id="58" name="Text Box 58"/>
                  <wp:cNvGraphicFramePr/>
                  <a:graphic xmlns:a="http://schemas.openxmlformats.org/drawingml/2006/main">
                    <a:graphicData uri="http://schemas.microsoft.com/office/word/2010/wordprocessingShape">
                      <wps:wsp>
                        <wps:cNvSpPr txBox="1"/>
                        <wps:spPr>
                          <a:xfrm>
                            <a:off x="0" y="0"/>
                            <a:ext cx="6953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9CEBB" w14:textId="77777777" w:rsidR="0056499D" w:rsidRDefault="0056499D" w:rsidP="000E6941">
                              <w:r>
                                <w:t>(2.</w:t>
                              </w:r>
                              <w:ins w:id="1624" w:author="The Si Tran" w:date="2012-12-11T23:15:00Z">
                                <w:r>
                                  <w:t>1</w:t>
                                </w:r>
                              </w:ins>
                              <w:del w:id="1625" w:author="The Si Tran" w:date="2012-12-11T23:15:00Z">
                                <w:r w:rsidDel="00E04C47">
                                  <w:delText>1</w:delText>
                                </w:r>
                              </w:del>
                              <w:del w:id="1626" w:author="The Si Tran" w:date="2012-12-14T04:10:00Z">
                                <w:r w:rsidDel="005131C3">
                                  <w:delText>.1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9C4EA9E" id="_x0000_t202" coordsize="21600,21600" o:spt="202" path="m,l,21600r21600,l21600,xe">
                  <v:stroke joinstyle="miter"/>
                  <v:path gradientshapeok="t" o:connecttype="rect"/>
                </v:shapetype>
                <v:shape id="Text Box 58" o:spid="_x0000_s1027" type="#_x0000_t202" style="position:absolute;left:0;text-align:left;margin-left:264pt;margin-top:37.95pt;width:54.75pt;height:33pt;z-index:251593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" fillcolor="white [3201]" stroked="f" strokeweight=".5pt">
                  <v:textbox>
                    <w:txbxContent>
                      <w:p w14:paraId="59A9CEBB" w14:textId="77777777" w:rsidR="0056499D" w:rsidRDefault="0056499D" w:rsidP="000E6941">
                        <w:r>
                          <w:t>(2.</w:t>
                        </w:r>
                        <w:ins w:id="1627" w:author="The Si Tran" w:date="2012-12-11T23:15:00Z">
                          <w:r>
                            <w:t>1</w:t>
                          </w:r>
                        </w:ins>
                        <w:del w:id="1628" w:author="The Si Tran" w:date="2012-12-11T23:15:00Z">
                          <w:r w:rsidDel="00E04C47">
                            <w:delText>1</w:delText>
                          </w:r>
                        </w:del>
                        <w:del w:id="1629" w:author="The Si Tran" w:date="2012-12-14T04:10:00Z">
                          <w:r w:rsidDel="005131C3">
                            <w:delText>.1</w:delText>
                          </w:r>
                        </w:del>
                        <w:r>
                          <w:t>)</w:t>
                        </w:r>
                      </w:p>
                    </w:txbxContent>
                  </v:textbox>
                </v:shape>
              </w:pict>
            </mc:Fallback>
          </mc:AlternateContent>
        </w:r>
        <w:r w:rsidRPr="004D696B">
          <w:rPr>
            <w:szCs w:val="26"/>
          </w:rPr>
          <w:t xml:space="preserve">Ta tính hê số tự tương quan của biến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Pr="0049233F">
          <w:rPr>
            <w:szCs w:val="26"/>
          </w:rPr>
          <w:t xml:space="preserve"> </w:t>
        </w:r>
        <w:r w:rsidRPr="004D696B">
          <w:rPr>
            <w:szCs w:val="26"/>
          </w:rPr>
          <w:t xml:space="preserve">với độ trễ </w:t>
        </w:r>
        <m:oMath>
          <m:r>
            <w:rPr>
              <w:rFonts w:ascii="Cambria Math" w:hAnsi="Cambria Math"/>
              <w:szCs w:val="26"/>
            </w:rPr>
            <m:t>k</m:t>
          </m:r>
        </m:oMath>
        <w:r w:rsidRPr="004D696B">
          <w:rPr>
            <w:szCs w:val="26"/>
          </w:rPr>
          <w:t xml:space="preserve"> theo công thức</w:t>
        </w:r>
      </w:ins>
    </w:p>
    <w:p w14:paraId="4C77C04D" w14:textId="77777777" w:rsidR="000E6941" w:rsidRPr="004D696B" w:rsidRDefault="0056499D" w:rsidP="00BA1E01">
      <w:pPr>
        <w:ind w:left="1440" w:firstLine="720"/>
        <w:rPr>
          <w:ins w:id="1630" w:author="The Si Tran" w:date="2012-12-11T21:28:00Z"/>
          <w:szCs w:val="26"/>
        </w:rPr>
      </w:pPr>
      <m:oMathPara>
        <m:oMathParaPr>
          <m:jc m:val="left"/>
        </m:oMathParaPr>
        <m:oMath>
          <m:sSub>
            <m:sSubPr>
              <m:ctrlPr>
                <w:ins w:id="1631" w:author="The Si Tran" w:date="2012-12-11T21:28:00Z">
                  <w:rPr>
                    <w:rFonts w:ascii="Cambria Math" w:hAnsi="Cambria Math"/>
                    <w:i/>
                    <w:szCs w:val="26"/>
                  </w:rPr>
                </w:ins>
              </m:ctrlPr>
            </m:sSubPr>
            <m:e>
              <w:ins w:id="1632" w:author="The Si Tran" w:date="2012-12-11T21:28:00Z">
                <m:r>
                  <w:rPr>
                    <w:rFonts w:ascii="Cambria Math" w:hAnsi="Cambria Math"/>
                    <w:szCs w:val="26"/>
                  </w:rPr>
                  <m:t>ρ</m:t>
                </m:r>
              </w:ins>
            </m:e>
            <m:sub>
              <w:ins w:id="1633" w:author="The Si Tran" w:date="2012-12-11T21:28:00Z">
                <m:r>
                  <w:rPr>
                    <w:rFonts w:ascii="Cambria Math" w:hAnsi="Cambria Math"/>
                    <w:szCs w:val="26"/>
                  </w:rPr>
                  <m:t>k</m:t>
                </m:r>
              </w:ins>
            </m:sub>
          </m:sSub>
          <w:ins w:id="1634" w:author="The Si Tran" w:date="2012-12-11T21:28:00Z">
            <m:r>
              <w:rPr>
                <w:rFonts w:ascii="Cambria Math" w:hAnsi="Cambria Math"/>
                <w:szCs w:val="26"/>
              </w:rPr>
              <m:t>=</m:t>
            </m:r>
          </w:ins>
          <m:f>
            <m:fPr>
              <m:ctrlPr>
                <w:ins w:id="1635" w:author="The Si Tran" w:date="2012-12-11T21:28:00Z">
                  <w:rPr>
                    <w:rFonts w:ascii="Cambria Math" w:hAnsi="Cambria Math"/>
                    <w:i/>
                    <w:szCs w:val="26"/>
                  </w:rPr>
                </w:ins>
              </m:ctrlPr>
            </m:fPr>
            <m:num>
              <w:ins w:id="1636" w:author="The Si Tran" w:date="2012-12-11T21:28:00Z">
                <m:r>
                  <w:rPr>
                    <w:rFonts w:ascii="Cambria Math" w:hAnsi="Cambria Math"/>
                    <w:szCs w:val="26"/>
                  </w:rPr>
                  <m:t>E</m:t>
                </m:r>
              </w:ins>
              <m:d>
                <m:dPr>
                  <m:begChr m:val="["/>
                  <m:endChr m:val="]"/>
                  <m:ctrlPr>
                    <w:ins w:id="1637" w:author="The Si Tran" w:date="2012-12-11T21:28:00Z">
                      <w:rPr>
                        <w:rFonts w:ascii="Cambria Math" w:hAnsi="Cambria Math"/>
                        <w:i/>
                        <w:szCs w:val="26"/>
                      </w:rPr>
                    </w:ins>
                  </m:ctrlPr>
                </m:dPr>
                <m:e>
                  <m:d>
                    <m:dPr>
                      <m:ctrlPr>
                        <w:ins w:id="1638" w:author="The Si Tran" w:date="2012-12-11T21:28:00Z">
                          <w:rPr>
                            <w:rFonts w:ascii="Cambria Math" w:hAnsi="Cambria Math"/>
                            <w:i/>
                            <w:szCs w:val="26"/>
                          </w:rPr>
                        </w:ins>
                      </m:ctrlPr>
                    </m:dPr>
                    <m:e>
                      <m:sSub>
                        <m:sSubPr>
                          <m:ctrlPr>
                            <w:ins w:id="1639" w:author="The Si Tran" w:date="2012-12-11T21:28:00Z">
                              <w:rPr>
                                <w:rFonts w:ascii="Cambria Math" w:hAnsi="Cambria Math"/>
                                <w:i/>
                                <w:szCs w:val="26"/>
                              </w:rPr>
                            </w:ins>
                          </m:ctrlPr>
                        </m:sSubPr>
                        <m:e>
                          <w:ins w:id="1640" w:author="The Si Tran" w:date="2012-12-11T21:28:00Z">
                            <m:r>
                              <w:rPr>
                                <w:rFonts w:ascii="Cambria Math" w:hAnsi="Cambria Math"/>
                                <w:szCs w:val="26"/>
                              </w:rPr>
                              <m:t>X</m:t>
                            </m:r>
                          </w:ins>
                        </m:e>
                        <m:sub>
                          <w:ins w:id="1641" w:author="The Si Tran" w:date="2012-12-11T21:28:00Z">
                            <m:r>
                              <w:rPr>
                                <w:rFonts w:ascii="Cambria Math" w:hAnsi="Cambria Math"/>
                                <w:szCs w:val="26"/>
                              </w:rPr>
                              <m:t>t</m:t>
                            </m:r>
                          </w:ins>
                        </m:sub>
                      </m:sSub>
                      <w:ins w:id="1642" w:author="The Si Tran" w:date="2012-12-11T21:28:00Z">
                        <m:r>
                          <w:rPr>
                            <w:rFonts w:ascii="Cambria Math" w:hAnsi="Cambria Math"/>
                            <w:szCs w:val="26"/>
                          </w:rPr>
                          <m:t>-μ</m:t>
                        </m:r>
                      </w:ins>
                    </m:e>
                  </m:d>
                  <m:d>
                    <m:dPr>
                      <m:ctrlPr>
                        <w:ins w:id="1643" w:author="The Si Tran" w:date="2012-12-11T21:28:00Z">
                          <w:rPr>
                            <w:rFonts w:ascii="Cambria Math" w:hAnsi="Cambria Math"/>
                            <w:i/>
                            <w:szCs w:val="26"/>
                          </w:rPr>
                        </w:ins>
                      </m:ctrlPr>
                    </m:dPr>
                    <m:e>
                      <m:sSub>
                        <m:sSubPr>
                          <m:ctrlPr>
                            <w:ins w:id="1644" w:author="The Si Tran" w:date="2012-12-11T21:28:00Z">
                              <w:rPr>
                                <w:rFonts w:ascii="Cambria Math" w:hAnsi="Cambria Math"/>
                                <w:i/>
                                <w:szCs w:val="26"/>
                              </w:rPr>
                            </w:ins>
                          </m:ctrlPr>
                        </m:sSubPr>
                        <m:e>
                          <w:ins w:id="1645" w:author="The Si Tran" w:date="2012-12-11T21:28:00Z">
                            <m:r>
                              <w:rPr>
                                <w:rFonts w:ascii="Cambria Math" w:hAnsi="Cambria Math"/>
                                <w:szCs w:val="26"/>
                              </w:rPr>
                              <m:t>X</m:t>
                            </m:r>
                          </w:ins>
                        </m:e>
                        <m:sub>
                          <w:ins w:id="1646" w:author="The Si Tran" w:date="2012-12-11T21:28:00Z">
                            <m:r>
                              <w:rPr>
                                <w:rFonts w:ascii="Cambria Math" w:hAnsi="Cambria Math"/>
                                <w:szCs w:val="26"/>
                              </w:rPr>
                              <m:t>t+k</m:t>
                            </m:r>
                          </w:ins>
                        </m:sub>
                      </m:sSub>
                      <w:ins w:id="1647" w:author="The Si Tran" w:date="2012-12-11T21:28:00Z">
                        <m:r>
                          <w:rPr>
                            <w:rFonts w:ascii="Cambria Math" w:hAnsi="Cambria Math"/>
                            <w:szCs w:val="26"/>
                          </w:rPr>
                          <m:t>-μ</m:t>
                        </m:r>
                      </w:ins>
                    </m:e>
                  </m:d>
                </m:e>
              </m:d>
            </m:num>
            <m:den>
              <m:rad>
                <m:radPr>
                  <m:degHide m:val="1"/>
                  <m:ctrlPr>
                    <w:ins w:id="1648" w:author="The Si Tran" w:date="2012-12-11T21:28:00Z">
                      <w:rPr>
                        <w:rFonts w:ascii="Cambria Math" w:hAnsi="Cambria Math"/>
                        <w:i/>
                        <w:szCs w:val="26"/>
                      </w:rPr>
                    </w:ins>
                  </m:ctrlPr>
                </m:radPr>
                <m:deg/>
                <m:e>
                  <w:ins w:id="1649" w:author="The Si Tran" w:date="2012-12-11T21:28:00Z">
                    <m:r>
                      <w:rPr>
                        <w:rFonts w:ascii="Cambria Math" w:hAnsi="Cambria Math"/>
                        <w:szCs w:val="26"/>
                      </w:rPr>
                      <m:t>Var</m:t>
                    </m:r>
                  </w:ins>
                  <m:d>
                    <m:dPr>
                      <m:ctrlPr>
                        <w:ins w:id="1650" w:author="The Si Tran" w:date="2012-12-11T21:28:00Z">
                          <w:rPr>
                            <w:rFonts w:ascii="Cambria Math" w:hAnsi="Cambria Math"/>
                            <w:i/>
                            <w:szCs w:val="26"/>
                          </w:rPr>
                        </w:ins>
                      </m:ctrlPr>
                    </m:dPr>
                    <m:e>
                      <m:sSub>
                        <m:sSubPr>
                          <m:ctrlPr>
                            <w:ins w:id="1651" w:author="The Si Tran" w:date="2012-12-11T21:28:00Z">
                              <w:rPr>
                                <w:rFonts w:ascii="Cambria Math" w:hAnsi="Cambria Math"/>
                                <w:i/>
                                <w:szCs w:val="26"/>
                              </w:rPr>
                            </w:ins>
                          </m:ctrlPr>
                        </m:sSubPr>
                        <m:e>
                          <w:ins w:id="1652" w:author="The Si Tran" w:date="2012-12-11T21:28:00Z">
                            <m:r>
                              <w:rPr>
                                <w:rFonts w:ascii="Cambria Math" w:hAnsi="Cambria Math"/>
                                <w:szCs w:val="26"/>
                              </w:rPr>
                              <m:t>X</m:t>
                            </m:r>
                          </w:ins>
                        </m:e>
                        <m:sub>
                          <w:ins w:id="1653" w:author="The Si Tran" w:date="2012-12-11T21:28:00Z">
                            <m:r>
                              <w:rPr>
                                <w:rFonts w:ascii="Cambria Math" w:hAnsi="Cambria Math"/>
                                <w:szCs w:val="26"/>
                              </w:rPr>
                              <m:t>t</m:t>
                            </m:r>
                          </w:ins>
                        </m:sub>
                      </m:sSub>
                    </m:e>
                  </m:d>
                  <w:ins w:id="1654" w:author="The Si Tran" w:date="2012-12-11T21:28:00Z">
                    <m:r>
                      <w:rPr>
                        <w:rFonts w:ascii="Cambria Math" w:hAnsi="Cambria Math"/>
                        <w:szCs w:val="26"/>
                      </w:rPr>
                      <m:t>Var</m:t>
                    </m:r>
                  </w:ins>
                  <m:d>
                    <m:dPr>
                      <m:ctrlPr>
                        <w:ins w:id="1655" w:author="The Si Tran" w:date="2012-12-11T21:28:00Z">
                          <w:rPr>
                            <w:rFonts w:ascii="Cambria Math" w:hAnsi="Cambria Math"/>
                            <w:i/>
                            <w:szCs w:val="26"/>
                          </w:rPr>
                        </w:ins>
                      </m:ctrlPr>
                    </m:dPr>
                    <m:e>
                      <m:sSub>
                        <m:sSubPr>
                          <m:ctrlPr>
                            <w:ins w:id="1656" w:author="The Si Tran" w:date="2012-12-11T21:28:00Z">
                              <w:rPr>
                                <w:rFonts w:ascii="Cambria Math" w:hAnsi="Cambria Math"/>
                                <w:i/>
                                <w:szCs w:val="26"/>
                              </w:rPr>
                            </w:ins>
                          </m:ctrlPr>
                        </m:sSubPr>
                        <m:e>
                          <w:ins w:id="1657" w:author="The Si Tran" w:date="2012-12-11T21:28:00Z">
                            <m:r>
                              <w:rPr>
                                <w:rFonts w:ascii="Cambria Math" w:hAnsi="Cambria Math"/>
                                <w:szCs w:val="26"/>
                              </w:rPr>
                              <m:t>X</m:t>
                            </m:r>
                          </w:ins>
                        </m:e>
                        <m:sub>
                          <w:ins w:id="1658" w:author="The Si Tran" w:date="2012-12-11T21:28:00Z">
                            <m:r>
                              <w:rPr>
                                <w:rFonts w:ascii="Cambria Math" w:hAnsi="Cambria Math"/>
                                <w:szCs w:val="26"/>
                              </w:rPr>
                              <m:t>t+k</m:t>
                            </m:r>
                          </w:ins>
                        </m:sub>
                      </m:sSub>
                    </m:e>
                  </m:d>
                </m:e>
              </m:rad>
            </m:den>
          </m:f>
        </m:oMath>
      </m:oMathPara>
    </w:p>
    <w:p w14:paraId="2919247D" w14:textId="77777777" w:rsidR="000E6941" w:rsidRPr="004D696B" w:rsidRDefault="000E6941" w:rsidP="003044C9">
      <w:pPr>
        <w:ind w:firstLine="720"/>
        <w:rPr>
          <w:ins w:id="1659" w:author="The Si Tran" w:date="2012-12-11T21:28:00Z"/>
          <w:szCs w:val="26"/>
        </w:rPr>
      </w:pPr>
      <w:ins w:id="1660" w:author="The Si Tran" w:date="2012-12-11T21:28:00Z">
        <w:r w:rsidRPr="004D696B">
          <w:rPr>
            <w:szCs w:val="26"/>
          </w:rPr>
          <w:t>Vớ</w:t>
        </w:r>
        <w:r w:rsidR="003044C9">
          <w:rPr>
            <w:szCs w:val="26"/>
          </w:rPr>
          <w:t>i:</w:t>
        </w:r>
      </w:ins>
    </w:p>
    <w:p w14:paraId="44999312" w14:textId="77777777" w:rsidR="000E6941" w:rsidRPr="00802E77" w:rsidRDefault="0056499D">
      <w:pPr>
        <w:pStyle w:val="ListParagraph"/>
        <w:numPr>
          <w:ilvl w:val="0"/>
          <w:numId w:val="50"/>
        </w:numPr>
        <w:ind w:left="1800"/>
        <w:rPr>
          <w:ins w:id="1661" w:author="The Si Tran" w:date="2012-12-11T21:28:00Z"/>
          <w:szCs w:val="26"/>
        </w:rPr>
        <w:pPrChange w:id="1662" w:author="The Si Tran" w:date="2012-12-14T04:22:00Z">
          <w:pPr>
            <w:ind w:firstLine="720"/>
          </w:pPr>
        </w:pPrChange>
      </w:pPr>
      <m:oMath>
        <m:sSub>
          <m:sSubPr>
            <m:ctrlPr>
              <w:ins w:id="1663" w:author="The Si Tran" w:date="2012-12-11T21:28:00Z">
                <w:rPr>
                  <w:rFonts w:ascii="Cambria Math" w:hAnsi="Cambria Math"/>
                  <w:i/>
                  <w:sz w:val="26"/>
                  <w:szCs w:val="26"/>
                </w:rPr>
              </w:ins>
            </m:ctrlPr>
          </m:sSubPr>
          <m:e>
            <w:ins w:id="1664" w:author="The Si Tran" w:date="2012-12-11T21:28:00Z">
              <m:r>
                <w:rPr>
                  <w:rFonts w:ascii="Cambria Math" w:hAnsi="Cambria Math"/>
                  <w:sz w:val="26"/>
                  <w:szCs w:val="26"/>
                  <w:rPrChange w:id="1665" w:author="The Si Tran" w:date="2012-12-14T04:23:00Z">
                    <w:rPr>
                      <w:rFonts w:ascii="Cambria Math" w:hAnsi="Cambria Math"/>
                    </w:rPr>
                  </w:rPrChange>
                </w:rPr>
                <m:t>ρ</m:t>
              </m:r>
            </w:ins>
          </m:e>
          <m:sub>
            <w:ins w:id="1666" w:author="The Si Tran" w:date="2012-12-11T21:28:00Z">
              <m:r>
                <w:rPr>
                  <w:rFonts w:ascii="Cambria Math" w:hAnsi="Cambria Math"/>
                  <w:sz w:val="26"/>
                  <w:szCs w:val="26"/>
                  <w:rPrChange w:id="1667" w:author="The Si Tran" w:date="2012-12-14T04:23:00Z">
                    <w:rPr>
                      <w:rFonts w:ascii="Cambria Math" w:hAnsi="Cambria Math"/>
                    </w:rPr>
                  </w:rPrChange>
                </w:rPr>
                <m:t>k</m:t>
              </m:r>
            </w:ins>
          </m:sub>
        </m:sSub>
      </m:oMath>
      <w:ins w:id="1668" w:author="The Si Tran" w:date="2012-12-11T21:28:00Z">
        <w:r w:rsidR="000E6941" w:rsidRPr="00454557">
          <w:rPr>
            <w:rFonts w:ascii="Times New Roman" w:hAnsi="Times New Roman"/>
            <w:sz w:val="26"/>
            <w:szCs w:val="26"/>
            <w:rPrChange w:id="1669" w:author="The Si Tran" w:date="2012-12-14T04:23:00Z">
              <w:rPr/>
            </w:rPrChange>
          </w:rPr>
          <w:t xml:space="preserve"> là hệ số tự tương quan của </w:t>
        </w:r>
        <m:oMath>
          <m:r>
            <w:rPr>
              <w:rFonts w:ascii="Cambria Math" w:hAnsi="Cambria Math"/>
              <w:sz w:val="26"/>
              <w:szCs w:val="26"/>
              <w:rPrChange w:id="1670" w:author="The Si Tran" w:date="2012-12-14T04:23:00Z">
                <w:rPr>
                  <w:rFonts w:ascii="Cambria Math" w:hAnsi="Cambria Math"/>
                </w:rPr>
              </w:rPrChange>
            </w:rPr>
            <m:t>X</m:t>
          </m:r>
        </m:oMath>
        <w:r w:rsidR="000E6941" w:rsidRPr="00454557">
          <w:rPr>
            <w:rFonts w:ascii="Times New Roman" w:hAnsi="Times New Roman"/>
            <w:sz w:val="26"/>
            <w:szCs w:val="26"/>
            <w:rPrChange w:id="1671" w:author="The Si Tran" w:date="2012-12-14T04:23:00Z">
              <w:rPr/>
            </w:rPrChange>
          </w:rPr>
          <w:t xml:space="preserve"> ở độ trễ </w:t>
        </w:r>
        <m:oMath>
          <m:r>
            <w:rPr>
              <w:rFonts w:ascii="Cambria Math" w:hAnsi="Cambria Math"/>
              <w:sz w:val="26"/>
              <w:szCs w:val="26"/>
              <w:rPrChange w:id="1672" w:author="The Si Tran" w:date="2012-12-14T04:23:00Z">
                <w:rPr>
                  <w:rFonts w:ascii="Cambria Math" w:hAnsi="Cambria Math"/>
                </w:rPr>
              </w:rPrChange>
            </w:rPr>
            <m:t>k</m:t>
          </m:r>
        </m:oMath>
      </w:ins>
    </w:p>
    <w:p w14:paraId="52ABF434" w14:textId="77777777" w:rsidR="000E6941" w:rsidRPr="00802E77" w:rsidRDefault="000E6941">
      <w:pPr>
        <w:pStyle w:val="ListParagraph"/>
        <w:numPr>
          <w:ilvl w:val="0"/>
          <w:numId w:val="50"/>
        </w:numPr>
        <w:ind w:left="1800"/>
        <w:rPr>
          <w:ins w:id="1673" w:author="The Si Tran" w:date="2012-12-11T21:28:00Z"/>
          <w:szCs w:val="26"/>
        </w:rPr>
        <w:pPrChange w:id="1674" w:author="The Si Tran" w:date="2012-12-14T04:23:00Z">
          <w:pPr>
            <w:ind w:firstLine="720"/>
          </w:pPr>
        </w:pPrChange>
      </w:pPr>
      <w:ins w:id="1675" w:author="The Si Tran" w:date="2012-12-11T21:28:00Z">
        <m:oMath>
          <m:r>
            <w:rPr>
              <w:rFonts w:ascii="Cambria Math" w:hAnsi="Cambria Math"/>
              <w:sz w:val="26"/>
              <w:szCs w:val="26"/>
              <w:rPrChange w:id="1676" w:author="The Si Tran" w:date="2012-12-14T04:23:00Z">
                <w:rPr>
                  <w:rFonts w:ascii="Cambria Math" w:hAnsi="Cambria Math"/>
                </w:rPr>
              </w:rPrChange>
            </w:rPr>
            <m:t>μ</m:t>
          </m:r>
        </m:oMath>
        <w:r w:rsidRPr="00454557">
          <w:rPr>
            <w:rFonts w:ascii="Times New Roman" w:hAnsi="Times New Roman"/>
            <w:sz w:val="26"/>
            <w:szCs w:val="26"/>
            <w:rPrChange w:id="1677" w:author="The Si Tran" w:date="2012-12-14T04:23:00Z">
              <w:rPr/>
            </w:rPrChange>
          </w:rPr>
          <w:t xml:space="preserve"> là trung bình của </w:t>
        </w:r>
        <m:oMath>
          <m:sSub>
            <m:sSubPr>
              <m:ctrlPr>
                <w:rPr>
                  <w:rFonts w:ascii="Cambria Math" w:hAnsi="Cambria Math"/>
                  <w:i/>
                  <w:sz w:val="26"/>
                  <w:szCs w:val="26"/>
                </w:rPr>
              </m:ctrlPr>
            </m:sSubPr>
            <m:e>
              <m:r>
                <w:rPr>
                  <w:rFonts w:ascii="Cambria Math" w:hAnsi="Cambria Math"/>
                  <w:sz w:val="26"/>
                  <w:szCs w:val="26"/>
                  <w:rPrChange w:id="1678" w:author="The Si Tran" w:date="2012-12-14T04:23:00Z">
                    <w:rPr>
                      <w:rFonts w:ascii="Cambria Math" w:hAnsi="Cambria Math"/>
                    </w:rPr>
                  </w:rPrChange>
                </w:rPr>
                <m:t>X</m:t>
              </m:r>
            </m:e>
            <m:sub>
              <m:r>
                <w:rPr>
                  <w:rFonts w:ascii="Cambria Math" w:hAnsi="Cambria Math"/>
                  <w:sz w:val="26"/>
                  <w:szCs w:val="26"/>
                  <w:rPrChange w:id="1679" w:author="The Si Tran" w:date="2012-12-14T04:23:00Z">
                    <w:rPr>
                      <w:rFonts w:ascii="Cambria Math" w:hAnsi="Cambria Math"/>
                    </w:rPr>
                  </w:rPrChange>
                </w:rPr>
                <m:t>t</m:t>
              </m:r>
            </m:sub>
          </m:sSub>
        </m:oMath>
      </w:ins>
    </w:p>
    <w:p w14:paraId="29C4407D" w14:textId="77777777" w:rsidR="000E6941" w:rsidRPr="004D696B" w:rsidRDefault="000E6941" w:rsidP="000E6941">
      <w:pPr>
        <w:ind w:firstLine="540"/>
        <w:rPr>
          <w:ins w:id="1680" w:author="The Si Tran" w:date="2012-12-11T21:28:00Z"/>
          <w:szCs w:val="26"/>
        </w:rPr>
      </w:pPr>
      <w:ins w:id="1681" w:author="The Si Tran" w:date="2012-12-11T21:28:00Z">
        <w:r w:rsidRPr="004D696B">
          <w:rPr>
            <w:szCs w:val="26"/>
          </w:rPr>
          <w:t xml:space="preserve">Nếu </w:t>
        </w:r>
        <m:oMath>
          <m:sSub>
            <m:sSubPr>
              <m:ctrlPr>
                <w:rPr>
                  <w:rFonts w:ascii="Cambria Math" w:hAnsi="Cambria Math"/>
                  <w:szCs w:val="26"/>
                </w:rPr>
              </m:ctrlPr>
            </m:sSubPr>
            <m:e>
              <m:r>
                <m:rPr>
                  <m:sty m:val="p"/>
                </m:rPr>
                <w:rPr>
                  <w:rFonts w:ascii="Cambria Math" w:hAnsi="Cambria Math" w:hint="eastAsia"/>
                  <w:szCs w:val="26"/>
                </w:rPr>
                <m:t>ρ</m:t>
              </m:r>
            </m:e>
            <m:sub>
              <m:r>
                <m:rPr>
                  <m:sty m:val="p"/>
                </m:rPr>
                <w:rPr>
                  <w:rFonts w:ascii="Cambria Math" w:hAnsi="Cambria Math"/>
                  <w:szCs w:val="26"/>
                </w:rPr>
                <m:t>k</m:t>
              </m:r>
            </m:sub>
          </m:sSub>
        </m:oMath>
        <w:r w:rsidRPr="004D696B">
          <w:rPr>
            <w:szCs w:val="26"/>
          </w:rPr>
          <w:t xml:space="preserve"> khác không thì giữa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Pr="004D696B">
          <w:rPr>
            <w:szCs w:val="26"/>
          </w:rPr>
          <w:t xml:space="preserve"> và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t+k</m:t>
              </m:r>
            </m:sub>
          </m:sSub>
        </m:oMath>
        <w:r w:rsidRPr="0049233F">
          <w:rPr>
            <w:szCs w:val="26"/>
          </w:rPr>
          <w:t xml:space="preserve"> </w:t>
        </w:r>
        <w:r w:rsidRPr="004D696B">
          <w:rPr>
            <w:szCs w:val="26"/>
          </w:rPr>
          <w:t>có sự tương quan với nhau.</w:t>
        </w:r>
      </w:ins>
    </w:p>
    <w:p w14:paraId="68EACDD4" w14:textId="77777777" w:rsidR="000E6941" w:rsidRPr="004D696B" w:rsidRDefault="000E6941" w:rsidP="000E6941">
      <w:pPr>
        <w:ind w:firstLine="540"/>
        <w:rPr>
          <w:ins w:id="1682" w:author="The Si Tran" w:date="2012-12-11T21:28:00Z"/>
          <w:szCs w:val="26"/>
        </w:rPr>
      </w:pPr>
      <w:ins w:id="1683" w:author="The Si Tran" w:date="2012-12-11T21:28:00Z">
        <w:r w:rsidRPr="004D696B">
          <w:rPr>
            <w:szCs w:val="26"/>
          </w:rPr>
          <w:t xml:space="preserve">Để biểu diễn sự tự tương quan của một biến theo nhiều độ trễ khác nhau một cách trực quan, ta dùng hàm tự tương quan. </w:t>
        </w:r>
      </w:ins>
    </w:p>
    <w:p w14:paraId="12E736BA" w14:textId="77777777" w:rsidR="000E6941" w:rsidRPr="004D696B" w:rsidRDefault="000E6941" w:rsidP="000E6941">
      <w:pPr>
        <w:rPr>
          <w:ins w:id="1684" w:author="The Si Tran" w:date="2012-12-11T21:28:00Z"/>
          <w:szCs w:val="26"/>
        </w:rPr>
      </w:pPr>
      <w:ins w:id="1685" w:author="The Si Tran" w:date="2012-12-11T21:28:00Z">
        <w:r w:rsidRPr="004D696B">
          <w:rPr>
            <w:b/>
            <w:szCs w:val="26"/>
          </w:rPr>
          <w:t>Định nghĩa:</w:t>
        </w:r>
        <w:r w:rsidRPr="004D696B">
          <w:rPr>
            <w:szCs w:val="26"/>
          </w:rPr>
          <w:t xml:space="preserve"> Hàm tự tương quan </w:t>
        </w:r>
        <w:r w:rsidR="00F452AA">
          <w:rPr>
            <w:szCs w:val="26"/>
          </w:rPr>
          <w:t>(</w:t>
        </w:r>
        <w:r w:rsidRPr="0049233F">
          <w:rPr>
            <w:szCs w:val="26"/>
          </w:rPr>
          <w:t>ACF</w:t>
        </w:r>
      </w:ins>
      <w:ins w:id="1686" w:author="The Si Tran" w:date="2012-12-11T21:45:00Z">
        <w:r w:rsidR="00F452AA">
          <w:rPr>
            <w:szCs w:val="26"/>
          </w:rPr>
          <w:t>s</w:t>
        </w:r>
      </w:ins>
      <w:ins w:id="1687" w:author="The Si Tran" w:date="2012-12-11T21:28:00Z">
        <w:r w:rsidRPr="0049233F">
          <w:rPr>
            <w:szCs w:val="26"/>
          </w:rPr>
          <w:t xml:space="preserve">) </w:t>
        </w:r>
        <w:r w:rsidRPr="004D696B">
          <w:rPr>
            <w:szCs w:val="26"/>
          </w:rPr>
          <w:t>là một đồ thị biểu diễn các hệ số tự tương quan theo các độ trễ khác nhau [1].</w:t>
        </w:r>
      </w:ins>
    </w:p>
    <w:p w14:paraId="4B2B48F3" w14:textId="77777777" w:rsidR="000E6941" w:rsidRPr="004D696B" w:rsidRDefault="000E6941" w:rsidP="000E6941">
      <w:pPr>
        <w:ind w:firstLine="540"/>
        <w:rPr>
          <w:ins w:id="1688" w:author="The Si Tran" w:date="2012-12-11T21:28:00Z"/>
          <w:szCs w:val="26"/>
        </w:rPr>
      </w:pPr>
      <w:ins w:id="1689" w:author="The Si Tran" w:date="2012-12-11T21:28:00Z">
        <w:r w:rsidRPr="004D696B">
          <w:rPr>
            <w:szCs w:val="26"/>
          </w:rPr>
          <w:t>Hình 2</w:t>
        </w:r>
      </w:ins>
      <w:ins w:id="1690" w:author="The Si Tran" w:date="2012-12-14T04:11:00Z">
        <w:r w:rsidR="008C7DAC">
          <w:rPr>
            <w:szCs w:val="26"/>
          </w:rPr>
          <w:t>.4</w:t>
        </w:r>
      </w:ins>
      <w:ins w:id="1691" w:author="The Si Tran" w:date="2012-12-11T21:28:00Z">
        <w:r w:rsidRPr="004D696B">
          <w:rPr>
            <w:szCs w:val="26"/>
          </w:rPr>
          <w:t xml:space="preserve"> là một ví dụ về hàm tự tương quan.</w:t>
        </w:r>
      </w:ins>
    </w:p>
    <w:p w14:paraId="569A61C6" w14:textId="77777777" w:rsidR="000E6941" w:rsidRPr="004D696B" w:rsidRDefault="000E6941" w:rsidP="000E6941">
      <w:pPr>
        <w:rPr>
          <w:ins w:id="1692" w:author="The Si Tran" w:date="2012-12-11T21:28:00Z"/>
          <w:szCs w:val="26"/>
        </w:rPr>
      </w:pPr>
      <w:ins w:id="1693" w:author="The Si Tran" w:date="2012-12-11T21:28:00Z">
        <w:r w:rsidRPr="002569E2">
          <w:rPr>
            <w:noProof/>
            <w:szCs w:val="26"/>
            <w:rPrChange w:id="1694" w:author="Unknown">
              <w:rPr>
                <w:rFonts w:cs="Arial"/>
                <w:b/>
                <w:bCs/>
                <w:iCs/>
                <w:noProof/>
                <w:sz w:val="28"/>
                <w:szCs w:val="28"/>
              </w:rPr>
            </w:rPrChange>
          </w:rPr>
          <w:lastRenderedPageBreak/>
          <w:drawing>
            <wp:inline distT="0" distB="0" distL="0" distR="0" wp14:anchorId="46AE703A" wp14:editId="359F0D21">
              <wp:extent cx="5476875" cy="3038475"/>
              <wp:effectExtent l="19050" t="19050" r="28575" b="2857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w="6350">
                        <a:solidFill>
                          <a:schemeClr val="tx1">
                            <a:lumMod val="50000"/>
                            <a:lumOff val="50000"/>
                          </a:schemeClr>
                        </a:solidFill>
                      </a:ln>
                    </pic:spPr>
                  </pic:pic>
                </a:graphicData>
              </a:graphic>
            </wp:inline>
          </w:drawing>
        </w:r>
      </w:ins>
    </w:p>
    <w:p w14:paraId="7BA5DE6A" w14:textId="77777777" w:rsidR="000E6941" w:rsidRPr="00CB48F0" w:rsidRDefault="000E6941">
      <w:pPr>
        <w:pStyle w:val="Hinh"/>
        <w:jc w:val="center"/>
        <w:rPr>
          <w:ins w:id="1695" w:author="The Si Tran" w:date="2012-12-11T21:28:00Z"/>
          <w:b w:val="0"/>
          <w:rPrChange w:id="1696" w:author="The Si Tran" w:date="2012-12-11T23:17:00Z">
            <w:rPr>
              <w:ins w:id="1697" w:author="The Si Tran" w:date="2012-12-11T21:28:00Z"/>
            </w:rPr>
          </w:rPrChange>
        </w:rPr>
        <w:pPrChange w:id="1698" w:author="The Si Tran" w:date="2012-12-11T23:17:00Z">
          <w:pPr>
            <w:pStyle w:val="Caption"/>
            <w:ind w:firstLine="540"/>
            <w:jc w:val="center"/>
          </w:pPr>
        </w:pPrChange>
      </w:pPr>
      <w:bookmarkStart w:id="1699" w:name="_Toc343029951"/>
      <w:bookmarkStart w:id="1700" w:name="_Toc343220884"/>
      <w:ins w:id="1701" w:author="The Si Tran" w:date="2012-12-11T21:28:00Z">
        <w:r w:rsidRPr="009B2B7A">
          <w:rPr>
            <w:rStyle w:val="HinhChar"/>
            <w:rFonts w:eastAsiaTheme="minorHAnsi"/>
            <w:b/>
            <w:rPrChange w:id="1702" w:author="The Si Tran" w:date="2012-12-11T23:16:00Z">
              <w:rPr/>
            </w:rPrChange>
          </w:rPr>
          <w:t xml:space="preserve">Hình </w:t>
        </w:r>
      </w:ins>
      <w:ins w:id="1703" w:author="The Si Tran" w:date="2012-12-14T04:10:00Z">
        <w:r w:rsidR="00E45C52">
          <w:rPr>
            <w:rStyle w:val="HinhChar"/>
            <w:rFonts w:eastAsiaTheme="minorHAnsi"/>
            <w:b/>
          </w:rPr>
          <w:t>2.4</w:t>
        </w:r>
        <w:r w:rsidR="00AE7DA7">
          <w:rPr>
            <w:rStyle w:val="HinhChar"/>
            <w:rFonts w:eastAsiaTheme="minorHAnsi"/>
            <w:b/>
          </w:rPr>
          <w:t>:</w:t>
        </w:r>
      </w:ins>
      <w:ins w:id="1704" w:author="The Si Tran" w:date="2012-12-11T21:28:00Z">
        <w:r w:rsidRPr="004D696B">
          <w:t xml:space="preserve"> </w:t>
        </w:r>
        <w:r w:rsidRPr="00CB48F0">
          <w:rPr>
            <w:b w:val="0"/>
            <w:rPrChange w:id="1705" w:author="The Si Tran" w:date="2012-12-11T23:17:00Z">
              <w:rPr/>
            </w:rPrChange>
          </w:rPr>
          <w:t>Hàm tự tương quan</w:t>
        </w:r>
        <w:bookmarkEnd w:id="1699"/>
        <w:bookmarkEnd w:id="1700"/>
      </w:ins>
    </w:p>
    <w:p w14:paraId="25528185" w14:textId="77777777" w:rsidR="000E6941" w:rsidRPr="004D696B" w:rsidRDefault="000E6941" w:rsidP="000E6941">
      <w:pPr>
        <w:rPr>
          <w:ins w:id="1706" w:author="The Si Tran" w:date="2012-12-11T21:28:00Z"/>
          <w:szCs w:val="26"/>
        </w:rPr>
      </w:pPr>
      <w:ins w:id="1707" w:author="The Si Tran" w:date="2012-12-11T21:28:00Z">
        <w:r w:rsidRPr="004D696B">
          <w:rPr>
            <w:szCs w:val="26"/>
          </w:rPr>
          <w:tab/>
        </w:r>
      </w:ins>
    </w:p>
    <w:p w14:paraId="693F8C47" w14:textId="77777777" w:rsidR="000E6941" w:rsidRPr="004D696B" w:rsidRDefault="000E6941" w:rsidP="000E6941">
      <w:pPr>
        <w:ind w:firstLine="720"/>
        <w:rPr>
          <w:ins w:id="1708" w:author="The Si Tran" w:date="2012-12-11T21:28:00Z"/>
          <w:szCs w:val="26"/>
        </w:rPr>
      </w:pPr>
      <w:ins w:id="1709" w:author="The Si Tran" w:date="2012-12-11T21:28:00Z">
        <w:r w:rsidRPr="004D696B">
          <w:rPr>
            <w:szCs w:val="26"/>
          </w:rPr>
          <w:t>Trong thực tế ta chỉ có thể tính được hệ số tự tương quan lấy mẫu và dùng thống kê để ước lượng các hệ số tự tương quan của đám đông (population).</w:t>
        </w:r>
      </w:ins>
    </w:p>
    <w:p w14:paraId="45F56C24" w14:textId="77777777" w:rsidR="000E6941" w:rsidRPr="0049233F" w:rsidRDefault="000E6941" w:rsidP="000E6941">
      <w:pPr>
        <w:ind w:firstLine="720"/>
        <w:rPr>
          <w:ins w:id="1710" w:author="The Si Tran" w:date="2012-12-11T21:28:00Z"/>
          <w:szCs w:val="26"/>
        </w:rPr>
      </w:pPr>
      <w:ins w:id="1711" w:author="The Si Tran" w:date="2012-12-11T21:28:00Z">
        <w:r w:rsidRPr="002569E2">
          <w:rPr>
            <w:noProof/>
            <w:szCs w:val="26"/>
            <w:rPrChange w:id="1712" w:author="Unknown">
              <w:rPr>
                <w:b/>
                <w:bCs/>
                <w:noProof/>
                <w:sz w:val="20"/>
                <w:szCs w:val="20"/>
              </w:rPr>
            </w:rPrChange>
          </w:rPr>
          <mc:AlternateContent>
            <mc:Choice Requires="wps">
              <w:drawing>
                <wp:anchor distT="0" distB="0" distL="114300" distR="114300" simplePos="0" relativeHeight="251594240" behindDoc="0" locked="0" layoutInCell="1" allowOverlap="1" wp14:anchorId="7D2D426A" wp14:editId="31C7783E">
                  <wp:simplePos x="0" y="0"/>
                  <wp:positionH relativeFrom="column">
                    <wp:posOffset>4819650</wp:posOffset>
                  </wp:positionH>
                  <wp:positionV relativeFrom="paragraph">
                    <wp:posOffset>384175</wp:posOffset>
                  </wp:positionV>
                  <wp:extent cx="1133475" cy="523875"/>
                  <wp:effectExtent l="0" t="0" r="9525" b="9525"/>
                  <wp:wrapNone/>
                  <wp:docPr id="59" name="Text Box 59"/>
                  <wp:cNvGraphicFramePr/>
                  <a:graphic xmlns:a="http://schemas.openxmlformats.org/drawingml/2006/main">
                    <a:graphicData uri="http://schemas.microsoft.com/office/word/2010/wordprocessingShape">
                      <wps:wsp>
                        <wps:cNvSpPr txBox="1"/>
                        <wps:spPr>
                          <a:xfrm>
                            <a:off x="0" y="0"/>
                            <a:ext cx="11334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7AD97" w14:textId="77777777" w:rsidR="0056499D" w:rsidRDefault="0056499D" w:rsidP="000E6941">
                              <w:r>
                                <w:t>(2.</w:t>
                              </w:r>
                              <w:ins w:id="1713" w:author="The Si Tran" w:date="2012-12-14T04:12:00Z">
                                <w:r>
                                  <w:t>2</w:t>
                                </w:r>
                              </w:ins>
                              <w:del w:id="1714" w:author="The Si Tran" w:date="2012-12-14T04:12:00Z">
                                <w:r w:rsidDel="008C7DAC">
                                  <w:delText>1.2</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2D426A" id="Text Box 59" o:spid="_x0000_s1028" type="#_x0000_t202" style="position:absolute;left:0;text-align:left;margin-left:379.5pt;margin-top:30.25pt;width:89.25pt;height:41.25pt;z-index:25159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" fillcolor="white [3201]" stroked="f" strokeweight=".5pt">
                  <v:textbox>
                    <w:txbxContent>
                      <w:p w14:paraId="03C7AD97" w14:textId="77777777" w:rsidR="0056499D" w:rsidRDefault="0056499D" w:rsidP="000E6941">
                        <w:r>
                          <w:t>(2.</w:t>
                        </w:r>
                        <w:ins w:id="1715" w:author="The Si Tran" w:date="2012-12-14T04:12:00Z">
                          <w:r>
                            <w:t>2</w:t>
                          </w:r>
                        </w:ins>
                        <w:del w:id="1716" w:author="The Si Tran" w:date="2012-12-14T04:12:00Z">
                          <w:r w:rsidDel="008C7DAC">
                            <w:delText>1.2</w:delText>
                          </w:r>
                        </w:del>
                        <w:r>
                          <w:t>)</w:t>
                        </w:r>
                      </w:p>
                    </w:txbxContent>
                  </v:textbox>
                </v:shape>
              </w:pict>
            </mc:Fallback>
          </mc:AlternateContent>
        </w:r>
        <w:r w:rsidRPr="004D696B">
          <w:rPr>
            <w:szCs w:val="26"/>
          </w:rPr>
          <w:t>Công thức tính hệ số tự tương quan lấy mẫu:</w:t>
        </w:r>
      </w:ins>
    </w:p>
    <w:p w14:paraId="73426D94" w14:textId="77777777" w:rsidR="000E6941" w:rsidRPr="00E078AF" w:rsidRDefault="0056499D" w:rsidP="000E6941">
      <w:pPr>
        <w:ind w:left="1440"/>
        <w:rPr>
          <w:ins w:id="1717" w:author="The Si Tran" w:date="2012-12-11T21:28:00Z"/>
          <w:szCs w:val="26"/>
        </w:rPr>
      </w:pPr>
      <m:oMathPara>
        <m:oMathParaPr>
          <m:jc m:val="left"/>
        </m:oMathParaPr>
        <m:oMath>
          <m:sSub>
            <m:sSubPr>
              <m:ctrlPr>
                <w:ins w:id="1718" w:author="The Si Tran" w:date="2012-12-11T21:28:00Z">
                  <w:rPr>
                    <w:rFonts w:ascii="Cambria Math" w:hAnsi="Cambria Math"/>
                    <w:i/>
                    <w:szCs w:val="26"/>
                  </w:rPr>
                </w:ins>
              </m:ctrlPr>
            </m:sSubPr>
            <m:e>
              <w:ins w:id="1719" w:author="The Si Tran" w:date="2012-12-11T21:28:00Z">
                <m:r>
                  <w:rPr>
                    <w:rFonts w:ascii="Cambria Math" w:hAnsi="Cambria Math"/>
                    <w:szCs w:val="26"/>
                  </w:rPr>
                  <m:t>r</m:t>
                </m:r>
              </w:ins>
            </m:e>
            <m:sub>
              <w:ins w:id="1720" w:author="The Si Tran" w:date="2012-12-11T21:28:00Z">
                <m:r>
                  <w:rPr>
                    <w:rFonts w:ascii="Cambria Math" w:hAnsi="Cambria Math"/>
                    <w:szCs w:val="26"/>
                  </w:rPr>
                  <m:t>k</m:t>
                </m:r>
              </w:ins>
            </m:sub>
          </m:sSub>
          <w:ins w:id="1721" w:author="The Si Tran" w:date="2012-12-11T21:28:00Z">
            <m:r>
              <w:rPr>
                <w:rFonts w:ascii="Cambria Math" w:hAnsi="Cambria Math"/>
                <w:szCs w:val="26"/>
              </w:rPr>
              <m:t>=</m:t>
            </m:r>
          </w:ins>
          <m:f>
            <m:fPr>
              <m:ctrlPr>
                <w:ins w:id="1722" w:author="The Si Tran" w:date="2012-12-11T21:28:00Z">
                  <w:rPr>
                    <w:rFonts w:ascii="Cambria Math" w:hAnsi="Cambria Math"/>
                    <w:i/>
                    <w:szCs w:val="26"/>
                  </w:rPr>
                </w:ins>
              </m:ctrlPr>
            </m:fPr>
            <m:num>
              <m:nary>
                <m:naryPr>
                  <m:chr m:val="∑"/>
                  <m:limLoc m:val="subSup"/>
                  <m:ctrlPr>
                    <w:ins w:id="1723" w:author="The Si Tran" w:date="2012-12-11T21:28:00Z">
                      <w:rPr>
                        <w:rFonts w:ascii="Cambria Math" w:hAnsi="Cambria Math"/>
                        <w:i/>
                        <w:szCs w:val="26"/>
                      </w:rPr>
                    </w:ins>
                  </m:ctrlPr>
                </m:naryPr>
                <m:sub>
                  <w:ins w:id="1724" w:author="The Si Tran" w:date="2012-12-11T21:28:00Z">
                    <m:r>
                      <w:rPr>
                        <w:rFonts w:ascii="Cambria Math" w:hAnsi="Cambria Math"/>
                        <w:szCs w:val="26"/>
                      </w:rPr>
                      <m:t>k=1</m:t>
                    </m:r>
                  </w:ins>
                </m:sub>
                <m:sup>
                  <w:ins w:id="1725" w:author="The Si Tran" w:date="2012-12-11T21:28:00Z">
                    <m:r>
                      <w:rPr>
                        <w:rFonts w:ascii="Cambria Math" w:hAnsi="Cambria Math"/>
                        <w:szCs w:val="26"/>
                      </w:rPr>
                      <m:t>T-k</m:t>
                    </m:r>
                  </w:ins>
                </m:sup>
                <m:e>
                  <m:d>
                    <m:dPr>
                      <m:ctrlPr>
                        <w:ins w:id="1726" w:author="The Si Tran" w:date="2012-12-11T21:28:00Z">
                          <w:rPr>
                            <w:rFonts w:ascii="Cambria Math" w:hAnsi="Cambria Math"/>
                            <w:i/>
                            <w:szCs w:val="26"/>
                          </w:rPr>
                        </w:ins>
                      </m:ctrlPr>
                    </m:dPr>
                    <m:e>
                      <m:sSub>
                        <m:sSubPr>
                          <m:ctrlPr>
                            <w:ins w:id="1727" w:author="The Si Tran" w:date="2012-12-11T21:28:00Z">
                              <w:rPr>
                                <w:rFonts w:ascii="Cambria Math" w:hAnsi="Cambria Math"/>
                                <w:i/>
                                <w:szCs w:val="26"/>
                              </w:rPr>
                            </w:ins>
                          </m:ctrlPr>
                        </m:sSubPr>
                        <m:e>
                          <w:ins w:id="1728" w:author="The Si Tran" w:date="2012-12-11T21:28:00Z">
                            <m:r>
                              <w:rPr>
                                <w:rFonts w:ascii="Cambria Math" w:hAnsi="Cambria Math"/>
                                <w:szCs w:val="26"/>
                              </w:rPr>
                              <m:t>X</m:t>
                            </m:r>
                          </w:ins>
                        </m:e>
                        <m:sub>
                          <w:ins w:id="1729" w:author="The Si Tran" w:date="2012-12-11T21:28:00Z">
                            <m:r>
                              <w:rPr>
                                <w:rFonts w:ascii="Cambria Math" w:hAnsi="Cambria Math"/>
                                <w:szCs w:val="26"/>
                              </w:rPr>
                              <m:t>t</m:t>
                            </m:r>
                          </w:ins>
                        </m:sub>
                      </m:sSub>
                      <w:ins w:id="1730" w:author="The Si Tran" w:date="2012-12-11T21:28:00Z">
                        <m:r>
                          <w:rPr>
                            <w:rFonts w:ascii="Cambria Math" w:hAnsi="Cambria Math"/>
                            <w:szCs w:val="26"/>
                          </w:rPr>
                          <m:t>-</m:t>
                        </m:r>
                      </w:ins>
                      <m:acc>
                        <m:accPr>
                          <m:chr m:val="̅"/>
                          <m:ctrlPr>
                            <w:ins w:id="1731" w:author="The Si Tran" w:date="2012-12-11T21:28:00Z">
                              <w:rPr>
                                <w:rFonts w:ascii="Cambria Math" w:hAnsi="Cambria Math"/>
                                <w:i/>
                                <w:szCs w:val="26"/>
                              </w:rPr>
                            </w:ins>
                          </m:ctrlPr>
                        </m:accPr>
                        <m:e>
                          <w:ins w:id="1732" w:author="The Si Tran" w:date="2012-12-11T21:28:00Z">
                            <m:r>
                              <w:rPr>
                                <w:rFonts w:ascii="Cambria Math" w:hAnsi="Cambria Math"/>
                                <w:szCs w:val="26"/>
                              </w:rPr>
                              <m:t>X</m:t>
                            </m:r>
                          </w:ins>
                        </m:e>
                      </m:acc>
                    </m:e>
                  </m:d>
                  <m:d>
                    <m:dPr>
                      <m:ctrlPr>
                        <w:ins w:id="1733" w:author="The Si Tran" w:date="2012-12-11T21:28:00Z">
                          <w:rPr>
                            <w:rFonts w:ascii="Cambria Math" w:hAnsi="Cambria Math"/>
                            <w:i/>
                            <w:szCs w:val="26"/>
                          </w:rPr>
                        </w:ins>
                      </m:ctrlPr>
                    </m:dPr>
                    <m:e>
                      <m:sSub>
                        <m:sSubPr>
                          <m:ctrlPr>
                            <w:ins w:id="1734" w:author="The Si Tran" w:date="2012-12-11T21:28:00Z">
                              <w:rPr>
                                <w:rFonts w:ascii="Cambria Math" w:hAnsi="Cambria Math"/>
                                <w:i/>
                                <w:szCs w:val="26"/>
                              </w:rPr>
                            </w:ins>
                          </m:ctrlPr>
                        </m:sSubPr>
                        <m:e>
                          <w:ins w:id="1735" w:author="The Si Tran" w:date="2012-12-11T21:28:00Z">
                            <m:r>
                              <w:rPr>
                                <w:rFonts w:ascii="Cambria Math" w:hAnsi="Cambria Math"/>
                                <w:szCs w:val="26"/>
                              </w:rPr>
                              <m:t>X</m:t>
                            </m:r>
                          </w:ins>
                        </m:e>
                        <m:sub>
                          <w:ins w:id="1736" w:author="The Si Tran" w:date="2012-12-11T21:28:00Z">
                            <m:r>
                              <w:rPr>
                                <w:rFonts w:ascii="Cambria Math" w:hAnsi="Cambria Math"/>
                                <w:szCs w:val="26"/>
                              </w:rPr>
                              <m:t>t+k</m:t>
                            </m:r>
                          </w:ins>
                        </m:sub>
                      </m:sSub>
                      <w:ins w:id="1737" w:author="The Si Tran" w:date="2012-12-11T21:28:00Z">
                        <m:r>
                          <w:rPr>
                            <w:rFonts w:ascii="Cambria Math" w:hAnsi="Cambria Math"/>
                            <w:szCs w:val="26"/>
                          </w:rPr>
                          <m:t>-</m:t>
                        </m:r>
                      </w:ins>
                      <m:acc>
                        <m:accPr>
                          <m:chr m:val="̅"/>
                          <m:ctrlPr>
                            <w:ins w:id="1738" w:author="The Si Tran" w:date="2012-12-11T21:28:00Z">
                              <w:rPr>
                                <w:rFonts w:ascii="Cambria Math" w:hAnsi="Cambria Math"/>
                                <w:i/>
                                <w:szCs w:val="26"/>
                              </w:rPr>
                            </w:ins>
                          </m:ctrlPr>
                        </m:accPr>
                        <m:e>
                          <w:ins w:id="1739" w:author="The Si Tran" w:date="2012-12-11T21:28:00Z">
                            <m:r>
                              <w:rPr>
                                <w:rFonts w:ascii="Cambria Math" w:hAnsi="Cambria Math"/>
                                <w:szCs w:val="26"/>
                              </w:rPr>
                              <m:t>X</m:t>
                            </m:r>
                          </w:ins>
                        </m:e>
                      </m:acc>
                    </m:e>
                  </m:d>
                </m:e>
              </m:nary>
            </m:num>
            <m:den>
              <m:nary>
                <m:naryPr>
                  <m:chr m:val="∑"/>
                  <m:limLoc m:val="subSup"/>
                  <m:ctrlPr>
                    <w:ins w:id="1740" w:author="The Si Tran" w:date="2012-12-11T21:28:00Z">
                      <w:rPr>
                        <w:rFonts w:ascii="Cambria Math" w:hAnsi="Cambria Math"/>
                        <w:i/>
                        <w:szCs w:val="26"/>
                      </w:rPr>
                    </w:ins>
                  </m:ctrlPr>
                </m:naryPr>
                <m:sub>
                  <w:ins w:id="1741" w:author="The Si Tran" w:date="2012-12-11T21:28:00Z">
                    <m:r>
                      <w:rPr>
                        <w:rFonts w:ascii="Cambria Math" w:hAnsi="Cambria Math"/>
                        <w:szCs w:val="26"/>
                      </w:rPr>
                      <m:t>t=1</m:t>
                    </m:r>
                  </w:ins>
                </m:sub>
                <m:sup>
                  <w:ins w:id="1742" w:author="The Si Tran" w:date="2012-12-11T21:28:00Z">
                    <m:r>
                      <w:rPr>
                        <w:rFonts w:ascii="Cambria Math" w:hAnsi="Cambria Math"/>
                        <w:szCs w:val="26"/>
                      </w:rPr>
                      <m:t>T</m:t>
                    </m:r>
                  </w:ins>
                </m:sup>
                <m:e>
                  <m:sSup>
                    <m:sSupPr>
                      <m:ctrlPr>
                        <w:ins w:id="1743" w:author="The Si Tran" w:date="2012-12-11T21:28:00Z">
                          <w:rPr>
                            <w:rFonts w:ascii="Cambria Math" w:hAnsi="Cambria Math"/>
                            <w:i/>
                            <w:szCs w:val="26"/>
                          </w:rPr>
                        </w:ins>
                      </m:ctrlPr>
                    </m:sSupPr>
                    <m:e>
                      <m:d>
                        <m:dPr>
                          <m:ctrlPr>
                            <w:ins w:id="1744" w:author="The Si Tran" w:date="2012-12-11T21:28:00Z">
                              <w:rPr>
                                <w:rFonts w:ascii="Cambria Math" w:hAnsi="Cambria Math"/>
                                <w:i/>
                                <w:szCs w:val="26"/>
                              </w:rPr>
                            </w:ins>
                          </m:ctrlPr>
                        </m:dPr>
                        <m:e>
                          <m:sSub>
                            <m:sSubPr>
                              <m:ctrlPr>
                                <w:ins w:id="1745" w:author="The Si Tran" w:date="2012-12-11T21:28:00Z">
                                  <w:rPr>
                                    <w:rFonts w:ascii="Cambria Math" w:hAnsi="Cambria Math"/>
                                    <w:i/>
                                    <w:szCs w:val="26"/>
                                  </w:rPr>
                                </w:ins>
                              </m:ctrlPr>
                            </m:sSubPr>
                            <m:e>
                              <w:ins w:id="1746" w:author="The Si Tran" w:date="2012-12-11T21:28:00Z">
                                <m:r>
                                  <w:rPr>
                                    <w:rFonts w:ascii="Cambria Math" w:hAnsi="Cambria Math"/>
                                    <w:szCs w:val="26"/>
                                  </w:rPr>
                                  <m:t>X</m:t>
                                </m:r>
                              </w:ins>
                            </m:e>
                            <m:sub>
                              <w:ins w:id="1747" w:author="The Si Tran" w:date="2012-12-11T21:28:00Z">
                                <m:r>
                                  <w:rPr>
                                    <w:rFonts w:ascii="Cambria Math" w:hAnsi="Cambria Math"/>
                                    <w:szCs w:val="26"/>
                                  </w:rPr>
                                  <m:t>t</m:t>
                                </m:r>
                              </w:ins>
                            </m:sub>
                          </m:sSub>
                          <w:ins w:id="1748" w:author="The Si Tran" w:date="2012-12-11T21:28:00Z">
                            <m:r>
                              <w:rPr>
                                <w:rFonts w:ascii="Cambria Math" w:hAnsi="Cambria Math"/>
                                <w:szCs w:val="26"/>
                              </w:rPr>
                              <m:t>-</m:t>
                            </m:r>
                          </w:ins>
                          <m:acc>
                            <m:accPr>
                              <m:chr m:val="̅"/>
                              <m:ctrlPr>
                                <w:ins w:id="1749" w:author="The Si Tran" w:date="2012-12-11T21:28:00Z">
                                  <w:rPr>
                                    <w:rFonts w:ascii="Cambria Math" w:hAnsi="Cambria Math"/>
                                    <w:i/>
                                    <w:szCs w:val="26"/>
                                  </w:rPr>
                                </w:ins>
                              </m:ctrlPr>
                            </m:accPr>
                            <m:e>
                              <w:ins w:id="1750" w:author="The Si Tran" w:date="2012-12-11T21:28:00Z">
                                <m:r>
                                  <w:rPr>
                                    <w:rFonts w:ascii="Cambria Math" w:hAnsi="Cambria Math"/>
                                    <w:szCs w:val="26"/>
                                  </w:rPr>
                                  <m:t>X</m:t>
                                </m:r>
                              </w:ins>
                            </m:e>
                          </m:acc>
                        </m:e>
                      </m:d>
                    </m:e>
                    <m:sup>
                      <w:ins w:id="1751" w:author="The Si Tran" w:date="2012-12-11T21:28:00Z">
                        <m:r>
                          <w:rPr>
                            <w:rFonts w:ascii="Cambria Math" w:hAnsi="Cambria Math"/>
                            <w:szCs w:val="26"/>
                          </w:rPr>
                          <m:t>2</m:t>
                        </m:r>
                      </w:ins>
                    </m:sup>
                  </m:sSup>
                </m:e>
              </m:nary>
            </m:den>
          </m:f>
        </m:oMath>
      </m:oMathPara>
    </w:p>
    <w:p w14:paraId="5672B210" w14:textId="77777777" w:rsidR="000E6941" w:rsidRPr="004D696B" w:rsidRDefault="00454557" w:rsidP="000E6941">
      <w:pPr>
        <w:rPr>
          <w:ins w:id="1752" w:author="The Si Tran" w:date="2012-12-11T21:28:00Z"/>
          <w:szCs w:val="26"/>
        </w:rPr>
      </w:pPr>
      <w:ins w:id="1753" w:author="The Si Tran" w:date="2012-12-14T04:24:00Z">
        <w:r>
          <w:rPr>
            <w:szCs w:val="26"/>
          </w:rPr>
          <w:tab/>
        </w:r>
      </w:ins>
      <w:ins w:id="1754" w:author="The Si Tran" w:date="2012-12-11T21:28:00Z">
        <w:r w:rsidR="000E6941" w:rsidRPr="004D696B">
          <w:rPr>
            <w:szCs w:val="26"/>
          </w:rPr>
          <w:t xml:space="preserve">Với </w:t>
        </w:r>
      </w:ins>
    </w:p>
    <w:p w14:paraId="0925EDDA" w14:textId="77777777" w:rsidR="000E6941" w:rsidRPr="00802E77" w:rsidRDefault="0056499D">
      <w:pPr>
        <w:pStyle w:val="ListParagraph"/>
        <w:numPr>
          <w:ilvl w:val="1"/>
          <w:numId w:val="52"/>
        </w:numPr>
        <w:spacing w:line="360" w:lineRule="auto"/>
        <w:ind w:left="1800"/>
        <w:rPr>
          <w:ins w:id="1755" w:author="The Si Tran" w:date="2012-12-11T21:28:00Z"/>
          <w:szCs w:val="26"/>
        </w:rPr>
        <w:pPrChange w:id="1756" w:author="The Si Tran" w:date="2012-12-14T04:26:00Z">
          <w:pPr/>
        </w:pPrChange>
      </w:pPr>
      <m:oMath>
        <m:sSub>
          <m:sSubPr>
            <m:ctrlPr>
              <w:ins w:id="1757" w:author="The Si Tran" w:date="2012-12-11T21:28:00Z">
                <w:rPr>
                  <w:rFonts w:ascii="Cambria Math" w:hAnsi="Cambria Math"/>
                  <w:i/>
                  <w:sz w:val="26"/>
                  <w:szCs w:val="26"/>
                </w:rPr>
              </w:ins>
            </m:ctrlPr>
          </m:sSubPr>
          <m:e>
            <w:ins w:id="1758" w:author="The Si Tran" w:date="2012-12-11T21:28:00Z">
              <m:r>
                <w:rPr>
                  <w:rFonts w:ascii="Cambria Math" w:hAnsi="Cambria Math"/>
                  <w:sz w:val="26"/>
                  <w:szCs w:val="26"/>
                  <w:rPrChange w:id="1759" w:author="The Si Tran" w:date="2012-12-14T04:24:00Z">
                    <w:rPr>
                      <w:rFonts w:ascii="Cambria Math" w:hAnsi="Cambria Math"/>
                    </w:rPr>
                  </w:rPrChange>
                </w:rPr>
                <m:t>r</m:t>
              </m:r>
            </w:ins>
          </m:e>
          <m:sub>
            <w:ins w:id="1760" w:author="The Si Tran" w:date="2012-12-11T21:28:00Z">
              <m:r>
                <w:rPr>
                  <w:rFonts w:ascii="Cambria Math" w:hAnsi="Cambria Math"/>
                  <w:sz w:val="26"/>
                  <w:szCs w:val="26"/>
                  <w:rPrChange w:id="1761" w:author="The Si Tran" w:date="2012-12-14T04:24:00Z">
                    <w:rPr>
                      <w:rFonts w:ascii="Cambria Math" w:hAnsi="Cambria Math"/>
                    </w:rPr>
                  </w:rPrChange>
                </w:rPr>
                <m:t>k</m:t>
              </m:r>
            </w:ins>
          </m:sub>
        </m:sSub>
      </m:oMath>
      <w:ins w:id="1762" w:author="The Si Tran" w:date="2012-12-11T21:28:00Z">
        <w:r w:rsidR="000E6941" w:rsidRPr="00454557">
          <w:rPr>
            <w:rFonts w:ascii="Times New Roman" w:hAnsi="Times New Roman"/>
            <w:sz w:val="26"/>
            <w:szCs w:val="26"/>
            <w:rPrChange w:id="1763" w:author="The Si Tran" w:date="2012-12-14T04:24:00Z">
              <w:rPr/>
            </w:rPrChange>
          </w:rPr>
          <w:t xml:space="preserve"> là hệ số tự tương quan lấy mẫu ở độ trễ </w:t>
        </w:r>
        <m:oMath>
          <m:r>
            <w:rPr>
              <w:rFonts w:ascii="Cambria Math" w:hAnsi="Cambria Math"/>
              <w:sz w:val="26"/>
              <w:szCs w:val="26"/>
              <w:rPrChange w:id="1764" w:author="The Si Tran" w:date="2012-12-14T04:24:00Z">
                <w:rPr>
                  <w:rFonts w:ascii="Cambria Math" w:hAnsi="Cambria Math"/>
                </w:rPr>
              </w:rPrChange>
            </w:rPr>
            <m:t>k</m:t>
          </m:r>
        </m:oMath>
      </w:ins>
    </w:p>
    <w:p w14:paraId="0F22761A" w14:textId="77777777" w:rsidR="000E6941" w:rsidRPr="00802E77" w:rsidRDefault="0056499D">
      <w:pPr>
        <w:pStyle w:val="ListParagraph"/>
        <w:numPr>
          <w:ilvl w:val="1"/>
          <w:numId w:val="52"/>
        </w:numPr>
        <w:spacing w:line="360" w:lineRule="auto"/>
        <w:ind w:left="1800"/>
        <w:rPr>
          <w:ins w:id="1765" w:author="The Si Tran" w:date="2012-12-11T21:28:00Z"/>
          <w:szCs w:val="26"/>
        </w:rPr>
        <w:pPrChange w:id="1766" w:author="The Si Tran" w:date="2012-12-14T04:26:00Z">
          <w:pPr/>
        </w:pPrChange>
      </w:pPr>
      <m:oMath>
        <m:acc>
          <m:accPr>
            <m:chr m:val="̅"/>
            <m:ctrlPr>
              <w:ins w:id="1767" w:author="The Si Tran" w:date="2012-12-11T21:28:00Z">
                <w:rPr>
                  <w:rFonts w:ascii="Cambria Math" w:hAnsi="Cambria Math"/>
                  <w:i/>
                  <w:sz w:val="26"/>
                  <w:szCs w:val="26"/>
                </w:rPr>
              </w:ins>
            </m:ctrlPr>
          </m:accPr>
          <m:e>
            <w:ins w:id="1768" w:author="The Si Tran" w:date="2012-12-11T21:28:00Z">
              <m:r>
                <w:rPr>
                  <w:rFonts w:ascii="Cambria Math" w:hAnsi="Cambria Math"/>
                  <w:sz w:val="26"/>
                  <w:szCs w:val="26"/>
                  <w:rPrChange w:id="1769" w:author="The Si Tran" w:date="2012-12-14T04:24:00Z">
                    <w:rPr>
                      <w:rFonts w:ascii="Cambria Math" w:hAnsi="Cambria Math"/>
                    </w:rPr>
                  </w:rPrChange>
                </w:rPr>
                <m:t>X</m:t>
              </m:r>
            </w:ins>
          </m:e>
        </m:acc>
      </m:oMath>
      <w:ins w:id="1770" w:author="The Si Tran" w:date="2012-12-11T21:28:00Z">
        <w:r w:rsidR="000E6941" w:rsidRPr="00454557">
          <w:rPr>
            <w:rFonts w:ascii="Times New Roman" w:hAnsi="Times New Roman"/>
            <w:sz w:val="26"/>
            <w:szCs w:val="26"/>
            <w:rPrChange w:id="1771" w:author="The Si Tran" w:date="2012-12-14T04:24:00Z">
              <w:rPr/>
            </w:rPrChange>
          </w:rPr>
          <w:t xml:space="preserve"> là trung bình mẫu của </w:t>
        </w:r>
        <m:oMath>
          <m:sSub>
            <m:sSubPr>
              <m:ctrlPr>
                <w:rPr>
                  <w:rFonts w:ascii="Cambria Math" w:hAnsi="Cambria Math"/>
                  <w:i/>
                  <w:sz w:val="26"/>
                  <w:szCs w:val="26"/>
                </w:rPr>
              </m:ctrlPr>
            </m:sSubPr>
            <m:e>
              <m:r>
                <w:rPr>
                  <w:rFonts w:ascii="Cambria Math" w:hAnsi="Cambria Math"/>
                  <w:sz w:val="26"/>
                  <w:szCs w:val="26"/>
                  <w:rPrChange w:id="1772" w:author="The Si Tran" w:date="2012-12-14T04:24:00Z">
                    <w:rPr>
                      <w:rFonts w:ascii="Cambria Math" w:hAnsi="Cambria Math"/>
                    </w:rPr>
                  </w:rPrChange>
                </w:rPr>
                <m:t>X</m:t>
              </m:r>
            </m:e>
            <m:sub>
              <m:r>
                <w:rPr>
                  <w:rFonts w:ascii="Cambria Math" w:hAnsi="Cambria Math"/>
                  <w:sz w:val="26"/>
                  <w:szCs w:val="26"/>
                  <w:rPrChange w:id="1773" w:author="The Si Tran" w:date="2012-12-14T04:24:00Z">
                    <w:rPr>
                      <w:rFonts w:ascii="Cambria Math" w:hAnsi="Cambria Math"/>
                    </w:rPr>
                  </w:rPrChange>
                </w:rPr>
                <m:t>t</m:t>
              </m:r>
            </m:sub>
          </m:sSub>
        </m:oMath>
      </w:ins>
    </w:p>
    <w:p w14:paraId="381975DF" w14:textId="77777777" w:rsidR="000E6941" w:rsidRPr="00802E77" w:rsidRDefault="000E6941">
      <w:pPr>
        <w:pStyle w:val="ListParagraph"/>
        <w:numPr>
          <w:ilvl w:val="1"/>
          <w:numId w:val="52"/>
        </w:numPr>
        <w:spacing w:line="360" w:lineRule="auto"/>
        <w:ind w:left="1800"/>
        <w:rPr>
          <w:ins w:id="1774" w:author="The Si Tran" w:date="2012-12-11T21:28:00Z"/>
          <w:szCs w:val="26"/>
          <w:lang w:val="fr-FR"/>
        </w:rPr>
        <w:pPrChange w:id="1775" w:author="The Si Tran" w:date="2012-12-14T04:26:00Z">
          <w:pPr/>
        </w:pPrChange>
      </w:pPr>
      <w:ins w:id="1776" w:author="The Si Tran" w:date="2012-12-11T21:28:00Z">
        <m:oMath>
          <m:r>
            <w:rPr>
              <w:rFonts w:ascii="Cambria Math" w:hAnsi="Cambria Math"/>
              <w:sz w:val="26"/>
              <w:szCs w:val="26"/>
              <w:lang w:val="fr-FR"/>
              <w:rPrChange w:id="1777" w:author="The Si Tran" w:date="2012-12-14T04:24:00Z">
                <w:rPr>
                  <w:rFonts w:ascii="Cambria Math" w:hAnsi="Cambria Math"/>
                  <w:lang w:val="fr-FR"/>
                </w:rPr>
              </w:rPrChange>
            </w:rPr>
            <m:t>T</m:t>
          </m:r>
        </m:oMath>
        <w:r w:rsidRPr="00454557">
          <w:rPr>
            <w:rFonts w:ascii="Times New Roman" w:hAnsi="Times New Roman"/>
            <w:sz w:val="26"/>
            <w:szCs w:val="26"/>
            <w:lang w:val="fr-FR"/>
            <w:rPrChange w:id="1778" w:author="The Si Tran" w:date="2012-12-14T04:24:00Z">
              <w:rPr>
                <w:lang w:val="fr-FR"/>
              </w:rPr>
            </w:rPrChange>
          </w:rPr>
          <w:t xml:space="preserve"> là số phần tử của mẫu.</w:t>
        </w:r>
      </w:ins>
    </w:p>
    <w:p w14:paraId="43CBCF38" w14:textId="77777777" w:rsidR="000E6941" w:rsidRPr="004D696B" w:rsidRDefault="000E6941" w:rsidP="000E6941">
      <w:pPr>
        <w:rPr>
          <w:ins w:id="1779" w:author="The Si Tran" w:date="2012-12-11T21:28:00Z"/>
          <w:szCs w:val="26"/>
          <w:lang w:val="fr-FR"/>
        </w:rPr>
      </w:pPr>
    </w:p>
    <w:p w14:paraId="7CD95DB3" w14:textId="77777777" w:rsidR="000E6941" w:rsidRPr="004D696B" w:rsidRDefault="00454557" w:rsidP="000E6941">
      <w:pPr>
        <w:ind w:firstLine="720"/>
        <w:rPr>
          <w:ins w:id="1780" w:author="The Si Tran" w:date="2012-12-11T21:28:00Z"/>
          <w:szCs w:val="26"/>
          <w:lang w:val="fr-FR"/>
        </w:rPr>
      </w:pPr>
      <w:ins w:id="1781" w:author="The Si Tran" w:date="2012-12-11T21:28:00Z">
        <w:r w:rsidRPr="002569E2">
          <w:rPr>
            <w:noProof/>
            <w:szCs w:val="26"/>
            <w:rPrChange w:id="1782" w:author="Unknown">
              <w:rPr>
                <w:b/>
                <w:bCs/>
                <w:noProof/>
                <w:sz w:val="20"/>
                <w:szCs w:val="20"/>
              </w:rPr>
            </w:rPrChange>
          </w:rPr>
          <mc:AlternateContent>
            <mc:Choice Requires="wps">
              <w:drawing>
                <wp:anchor distT="0" distB="0" distL="114300" distR="114300" simplePos="0" relativeHeight="251595264" behindDoc="0" locked="0" layoutInCell="1" allowOverlap="1" wp14:anchorId="2F103CE2" wp14:editId="4C5CA06A">
                  <wp:simplePos x="0" y="0"/>
                  <wp:positionH relativeFrom="column">
                    <wp:posOffset>4838316</wp:posOffset>
                  </wp:positionH>
                  <wp:positionV relativeFrom="paragraph">
                    <wp:posOffset>530712</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C3551" w14:textId="77777777" w:rsidR="0056499D" w:rsidRDefault="0056499D" w:rsidP="000E6941">
                              <w:r>
                                <w:t>(2.</w:t>
                              </w:r>
                              <w:ins w:id="1783" w:author="The Si Tran" w:date="2012-12-14T04:12:00Z">
                                <w:r>
                                  <w:t>3</w:t>
                                </w:r>
                              </w:ins>
                              <w:del w:id="1784" w:author="The Si Tran" w:date="2012-12-14T04:12:00Z">
                                <w:r w:rsidDel="008C7DAC">
                                  <w:delText>1.3</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103CE2" id="Text Box 60" o:spid="_x0000_s1029" type="#_x0000_t202" style="position:absolute;left:0;text-align:left;margin-left:380.95pt;margin-top:41.8pt;width:87.75pt;height:47.25pt;z-index:25159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" fillcolor="white [3201]" stroked="f" strokeweight=".5pt">
                  <v:textbox>
                    <w:txbxContent>
                      <w:p w14:paraId="2C7C3551" w14:textId="77777777" w:rsidR="0056499D" w:rsidRDefault="0056499D" w:rsidP="000E6941">
                        <w:r>
                          <w:t>(2.</w:t>
                        </w:r>
                        <w:ins w:id="1785" w:author="The Si Tran" w:date="2012-12-14T04:12:00Z">
                          <w:r>
                            <w:t>3</w:t>
                          </w:r>
                        </w:ins>
                        <w:del w:id="1786" w:author="The Si Tran" w:date="2012-12-14T04:12:00Z">
                          <w:r w:rsidDel="008C7DAC">
                            <w:delText>1.3</w:delText>
                          </w:r>
                        </w:del>
                        <w:r>
                          <w:t>)</w:t>
                        </w:r>
                      </w:p>
                    </w:txbxContent>
                  </v:textbox>
                  <w10:wrap type="square"/>
                </v:shape>
              </w:pict>
            </mc:Fallback>
          </mc:AlternateContent>
        </w:r>
        <w:r w:rsidR="000E6941" w:rsidRPr="004D696B">
          <w:rPr>
            <w:szCs w:val="26"/>
            <w:lang w:val="fr-FR"/>
          </w:rPr>
          <w:t xml:space="preserve">Để kiểm tra xem hệ số tự tương quan ở độ trễ </w:t>
        </w:r>
        <m:oMath>
          <m:r>
            <w:rPr>
              <w:rFonts w:ascii="Cambria Math" w:hAnsi="Cambria Math"/>
              <w:szCs w:val="26"/>
              <w:lang w:val="fr-FR"/>
            </w:rPr>
            <m:t>k</m:t>
          </m:r>
        </m:oMath>
        <w:r w:rsidR="000E6941" w:rsidRPr="004D696B">
          <w:rPr>
            <w:szCs w:val="26"/>
            <w:lang w:val="fr-FR"/>
          </w:rPr>
          <w:t xml:space="preserve"> của một chuỗi thời gian có khác không hay không, ta dùng phép thử </w:t>
        </w:r>
        <m:oMath>
          <m:r>
            <w:rPr>
              <w:rFonts w:ascii="Cambria Math" w:hAnsi="Cambria Math"/>
              <w:szCs w:val="26"/>
              <w:lang w:val="fr-FR"/>
            </w:rPr>
            <m:t>t</m:t>
          </m:r>
        </m:oMath>
        <w:r w:rsidR="000E6941" w:rsidRPr="004D696B">
          <w:rPr>
            <w:szCs w:val="26"/>
            <w:lang w:val="fr-FR"/>
          </w:rPr>
          <w:t>.</w:t>
        </w:r>
      </w:ins>
    </w:p>
    <w:p w14:paraId="39EC8B5F" w14:textId="77777777" w:rsidR="000E6941" w:rsidRPr="004D696B" w:rsidRDefault="000E6941" w:rsidP="000E6941">
      <w:pPr>
        <w:ind w:left="1440" w:firstLine="720"/>
        <w:rPr>
          <w:ins w:id="1787" w:author="The Si Tran" w:date="2012-12-11T21:28:00Z"/>
          <w:szCs w:val="26"/>
          <w:lang w:val="fr-FR"/>
        </w:rPr>
      </w:pPr>
      <w:ins w:id="1788" w:author="The Si Tran" w:date="2012-12-11T21:28:00Z">
        <m:oMathPara>
          <m:oMathParaPr>
            <m:jc m:val="left"/>
          </m:oMathParaPr>
          <m:oMath>
            <m:r>
              <w:rPr>
                <w:rFonts w:ascii="Cambria Math" w:hAnsi="Cambria Math"/>
                <w:szCs w:val="26"/>
                <w:lang w:val="fr-FR"/>
              </w:rPr>
              <m:t>t=</m:t>
            </m:r>
            <m:f>
              <m:fPr>
                <m:ctrlPr>
                  <w:rPr>
                    <w:rFonts w:ascii="Cambria Math" w:hAnsi="Cambria Math"/>
                    <w:i/>
                    <w:szCs w:val="26"/>
                    <w:lang w:val="fr-FR"/>
                  </w:rPr>
                </m:ctrlPr>
              </m:fPr>
              <m:num>
                <m:sSub>
                  <m:sSubPr>
                    <m:ctrlPr>
                      <w:rPr>
                        <w:rFonts w:ascii="Cambria Math" w:hAnsi="Cambria Math"/>
                        <w:i/>
                        <w:szCs w:val="26"/>
                        <w:lang w:val="fr-FR"/>
                      </w:rPr>
                    </m:ctrlPr>
                  </m:sSubPr>
                  <m:e>
                    <m:r>
                      <w:rPr>
                        <w:rFonts w:ascii="Cambria Math" w:hAnsi="Cambria Math"/>
                        <w:szCs w:val="26"/>
                        <w:lang w:val="fr-FR"/>
                      </w:rPr>
                      <m:t>r</m:t>
                    </m:r>
                  </m:e>
                  <m:sub>
                    <m:r>
                      <w:rPr>
                        <w:rFonts w:ascii="Cambria Math" w:hAnsi="Cambria Math"/>
                        <w:szCs w:val="26"/>
                        <w:lang w:val="fr-FR"/>
                      </w:rPr>
                      <m:t>k</m:t>
                    </m:r>
                  </m:sub>
                </m:sSub>
              </m:num>
              <m:den>
                <m:rad>
                  <m:radPr>
                    <m:degHide m:val="1"/>
                    <m:ctrlPr>
                      <w:rPr>
                        <w:rFonts w:ascii="Cambria Math" w:hAnsi="Cambria Math"/>
                        <w:i/>
                        <w:szCs w:val="26"/>
                        <w:lang w:val="fr-FR"/>
                      </w:rPr>
                    </m:ctrlPr>
                  </m:radPr>
                  <m:deg/>
                  <m:e>
                    <m:f>
                      <m:fPr>
                        <m:ctrlPr>
                          <w:rPr>
                            <w:rFonts w:ascii="Cambria Math" w:hAnsi="Cambria Math"/>
                            <w:i/>
                            <w:szCs w:val="26"/>
                            <w:lang w:val="fr-FR"/>
                          </w:rPr>
                        </m:ctrlPr>
                      </m:fPr>
                      <m:num>
                        <m:r>
                          <w:rPr>
                            <w:rFonts w:ascii="Cambria Math" w:hAnsi="Cambria Math"/>
                            <w:szCs w:val="26"/>
                            <w:lang w:val="fr-FR"/>
                          </w:rPr>
                          <m:t>1+2</m:t>
                        </m:r>
                        <m:nary>
                          <m:naryPr>
                            <m:chr m:val="∑"/>
                            <m:limLoc m:val="subSup"/>
                            <m:ctrlPr>
                              <w:rPr>
                                <w:rFonts w:ascii="Cambria Math" w:hAnsi="Cambria Math"/>
                                <w:i/>
                                <w:szCs w:val="26"/>
                                <w:lang w:val="fr-FR"/>
                              </w:rPr>
                            </m:ctrlPr>
                          </m:naryPr>
                          <m:sub>
                            <m:r>
                              <w:rPr>
                                <w:rFonts w:ascii="Cambria Math" w:hAnsi="Cambria Math"/>
                                <w:szCs w:val="26"/>
                                <w:lang w:val="fr-FR"/>
                              </w:rPr>
                              <m:t>i=1</m:t>
                            </m:r>
                          </m:sub>
                          <m:sup>
                            <m:r>
                              <w:rPr>
                                <w:rFonts w:ascii="Cambria Math" w:hAnsi="Cambria Math"/>
                                <w:szCs w:val="26"/>
                                <w:lang w:val="fr-FR"/>
                              </w:rPr>
                              <m:t>k-1</m:t>
                            </m:r>
                          </m:sup>
                          <m:e>
                            <m:sSubSup>
                              <m:sSubSupPr>
                                <m:ctrlPr>
                                  <w:rPr>
                                    <w:rFonts w:ascii="Cambria Math" w:hAnsi="Cambria Math"/>
                                    <w:i/>
                                    <w:szCs w:val="26"/>
                                    <w:lang w:val="fr-FR"/>
                                  </w:rPr>
                                </m:ctrlPr>
                              </m:sSubSupPr>
                              <m:e>
                                <m:r>
                                  <w:rPr>
                                    <w:rFonts w:ascii="Cambria Math" w:hAnsi="Cambria Math"/>
                                    <w:szCs w:val="26"/>
                                    <w:lang w:val="fr-FR"/>
                                  </w:rPr>
                                  <m:t>r</m:t>
                                </m:r>
                              </m:e>
                              <m:sub>
                                <m:r>
                                  <w:rPr>
                                    <w:rFonts w:ascii="Cambria Math" w:hAnsi="Cambria Math"/>
                                    <w:szCs w:val="26"/>
                                    <w:lang w:val="fr-FR"/>
                                  </w:rPr>
                                  <m:t>i</m:t>
                                </m:r>
                              </m:sub>
                              <m:sup>
                                <m:r>
                                  <w:rPr>
                                    <w:rFonts w:ascii="Cambria Math" w:hAnsi="Cambria Math"/>
                                    <w:szCs w:val="26"/>
                                    <w:lang w:val="fr-FR"/>
                                  </w:rPr>
                                  <m:t>2</m:t>
                                </m:r>
                              </m:sup>
                            </m:sSubSup>
                          </m:e>
                        </m:nary>
                      </m:num>
                      <m:den>
                        <m:r>
                          <w:rPr>
                            <w:rFonts w:ascii="Cambria Math" w:hAnsi="Cambria Math"/>
                            <w:szCs w:val="26"/>
                            <w:lang w:val="fr-FR"/>
                          </w:rPr>
                          <m:t>n</m:t>
                        </m:r>
                      </m:den>
                    </m:f>
                  </m:e>
                </m:rad>
              </m:den>
            </m:f>
          </m:oMath>
        </m:oMathPara>
      </w:ins>
    </w:p>
    <w:p w14:paraId="42AB925B" w14:textId="77777777" w:rsidR="000E6941" w:rsidRPr="004D696B" w:rsidRDefault="00454557" w:rsidP="000E6941">
      <w:pPr>
        <w:rPr>
          <w:ins w:id="1789" w:author="The Si Tran" w:date="2012-12-11T21:28:00Z"/>
          <w:szCs w:val="26"/>
          <w:lang w:val="fr-FR"/>
        </w:rPr>
      </w:pPr>
      <w:ins w:id="1790" w:author="The Si Tran" w:date="2012-12-14T04:27:00Z">
        <w:r>
          <w:rPr>
            <w:szCs w:val="26"/>
            <w:lang w:val="fr-FR"/>
          </w:rPr>
          <w:tab/>
        </w:r>
      </w:ins>
      <w:ins w:id="1791" w:author="The Si Tran" w:date="2012-12-11T21:28:00Z">
        <w:r w:rsidR="000E6941" w:rsidRPr="004D696B">
          <w:rPr>
            <w:szCs w:val="26"/>
            <w:lang w:val="fr-FR"/>
          </w:rPr>
          <w:t>Với :</w:t>
        </w:r>
      </w:ins>
    </w:p>
    <w:p w14:paraId="4B1A748A" w14:textId="77777777" w:rsidR="000E6941" w:rsidRPr="00802E77" w:rsidRDefault="0056499D">
      <w:pPr>
        <w:pStyle w:val="ListParagraph"/>
        <w:numPr>
          <w:ilvl w:val="1"/>
          <w:numId w:val="54"/>
        </w:numPr>
        <w:ind w:left="1800"/>
        <w:rPr>
          <w:ins w:id="1792" w:author="The Si Tran" w:date="2012-12-11T21:28:00Z"/>
          <w:szCs w:val="26"/>
          <w:lang w:val="fr-FR"/>
        </w:rPr>
        <w:pPrChange w:id="1793" w:author="The Si Tran" w:date="2012-12-14T04:27:00Z">
          <w:pPr/>
        </w:pPrChange>
      </w:pPr>
      <m:oMath>
        <m:sSub>
          <m:sSubPr>
            <m:ctrlPr>
              <w:ins w:id="1794" w:author="The Si Tran" w:date="2012-12-11T21:28:00Z">
                <w:rPr>
                  <w:rFonts w:ascii="Cambria Math" w:hAnsi="Cambria Math"/>
                  <w:i/>
                  <w:sz w:val="26"/>
                  <w:szCs w:val="26"/>
                  <w:lang w:val="fr-FR"/>
                </w:rPr>
              </w:ins>
            </m:ctrlPr>
          </m:sSubPr>
          <m:e>
            <w:ins w:id="1795" w:author="The Si Tran" w:date="2012-12-11T21:28:00Z">
              <m:r>
                <w:rPr>
                  <w:rFonts w:ascii="Cambria Math" w:hAnsi="Cambria Math"/>
                  <w:sz w:val="26"/>
                  <w:szCs w:val="26"/>
                  <w:lang w:val="fr-FR"/>
                  <w:rPrChange w:id="1796" w:author="The Si Tran" w:date="2012-12-14T04:27:00Z">
                    <w:rPr>
                      <w:rFonts w:ascii="Cambria Math" w:hAnsi="Cambria Math"/>
                      <w:lang w:val="fr-FR"/>
                    </w:rPr>
                  </w:rPrChange>
                </w:rPr>
                <m:t>r</m:t>
              </m:r>
            </w:ins>
          </m:e>
          <m:sub>
            <w:ins w:id="1797" w:author="The Si Tran" w:date="2012-12-11T21:28:00Z">
              <m:r>
                <w:rPr>
                  <w:rFonts w:ascii="Cambria Math" w:hAnsi="Cambria Math"/>
                  <w:sz w:val="26"/>
                  <w:szCs w:val="26"/>
                  <w:lang w:val="fr-FR"/>
                  <w:rPrChange w:id="1798" w:author="The Si Tran" w:date="2012-12-14T04:27:00Z">
                    <w:rPr>
                      <w:rFonts w:ascii="Cambria Math" w:hAnsi="Cambria Math"/>
                      <w:lang w:val="fr-FR"/>
                    </w:rPr>
                  </w:rPrChange>
                </w:rPr>
                <m:t>k</m:t>
              </m:r>
            </w:ins>
          </m:sub>
        </m:sSub>
      </m:oMath>
      <w:ins w:id="1799" w:author="The Si Tran" w:date="2012-12-11T21:28:00Z">
        <w:r w:rsidR="000E6941" w:rsidRPr="00454557">
          <w:rPr>
            <w:rFonts w:ascii="Times New Roman" w:hAnsi="Times New Roman"/>
            <w:sz w:val="26"/>
            <w:szCs w:val="26"/>
            <w:lang w:val="fr-FR"/>
            <w:rPrChange w:id="1800" w:author="The Si Tran" w:date="2012-12-14T04:27:00Z">
              <w:rPr>
                <w:lang w:val="fr-FR"/>
              </w:rPr>
            </w:rPrChange>
          </w:rPr>
          <w:t xml:space="preserve"> là hệ số tự tương quan mẫu ở độ trễ </w:t>
        </w:r>
        <m:oMath>
          <m:r>
            <w:rPr>
              <w:rFonts w:ascii="Cambria Math" w:hAnsi="Cambria Math"/>
              <w:sz w:val="26"/>
              <w:szCs w:val="26"/>
              <w:lang w:val="fr-FR"/>
              <w:rPrChange w:id="1801" w:author="The Si Tran" w:date="2012-12-14T04:27:00Z">
                <w:rPr>
                  <w:rFonts w:ascii="Cambria Math" w:hAnsi="Cambria Math"/>
                  <w:lang w:val="fr-FR"/>
                </w:rPr>
              </w:rPrChange>
            </w:rPr>
            <m:t>i</m:t>
          </m:r>
        </m:oMath>
      </w:ins>
    </w:p>
    <w:p w14:paraId="50F5B6E9" w14:textId="77777777" w:rsidR="000E6941" w:rsidRPr="00802E77" w:rsidRDefault="000E6941">
      <w:pPr>
        <w:pStyle w:val="ListParagraph"/>
        <w:numPr>
          <w:ilvl w:val="1"/>
          <w:numId w:val="54"/>
        </w:numPr>
        <w:ind w:left="1800"/>
        <w:rPr>
          <w:ins w:id="1802" w:author="The Si Tran" w:date="2012-12-11T21:28:00Z"/>
          <w:szCs w:val="26"/>
          <w:lang w:val="fr-FR"/>
        </w:rPr>
        <w:pPrChange w:id="1803" w:author="The Si Tran" w:date="2012-12-14T04:27:00Z">
          <w:pPr/>
        </w:pPrChange>
      </w:pPr>
      <w:ins w:id="1804" w:author="The Si Tran" w:date="2012-12-11T21:28:00Z">
        <m:oMath>
          <m:r>
            <w:rPr>
              <w:rFonts w:ascii="Cambria Math" w:hAnsi="Cambria Math"/>
              <w:sz w:val="26"/>
              <w:szCs w:val="26"/>
              <w:lang w:val="fr-FR"/>
              <w:rPrChange w:id="1805" w:author="The Si Tran" w:date="2012-12-14T04:27:00Z">
                <w:rPr>
                  <w:rFonts w:ascii="Cambria Math" w:hAnsi="Cambria Math"/>
                  <w:lang w:val="fr-FR"/>
                </w:rPr>
              </w:rPrChange>
            </w:rPr>
            <m:t>k</m:t>
          </m:r>
        </m:oMath>
        <w:r w:rsidRPr="00454557">
          <w:rPr>
            <w:rFonts w:ascii="Times New Roman" w:hAnsi="Times New Roman"/>
            <w:sz w:val="26"/>
            <w:szCs w:val="26"/>
            <w:lang w:val="fr-FR"/>
            <w:rPrChange w:id="1806" w:author="The Si Tran" w:date="2012-12-14T04:27:00Z">
              <w:rPr>
                <w:lang w:val="fr-FR"/>
              </w:rPr>
            </w:rPrChange>
          </w:rPr>
          <w:t xml:space="preserve"> là độ trễ</w:t>
        </w:r>
      </w:ins>
    </w:p>
    <w:p w14:paraId="7D76EE3E" w14:textId="77777777" w:rsidR="000E6941" w:rsidRPr="00802E77" w:rsidRDefault="000E6941">
      <w:pPr>
        <w:pStyle w:val="ListParagraph"/>
        <w:numPr>
          <w:ilvl w:val="1"/>
          <w:numId w:val="54"/>
        </w:numPr>
        <w:ind w:left="1800"/>
        <w:rPr>
          <w:ins w:id="1807" w:author="The Si Tran" w:date="2012-12-11T21:28:00Z"/>
          <w:szCs w:val="26"/>
          <w:lang w:val="fr-FR"/>
        </w:rPr>
        <w:pPrChange w:id="1808" w:author="The Si Tran" w:date="2012-12-14T04:27:00Z">
          <w:pPr/>
        </w:pPrChange>
      </w:pPr>
      <w:ins w:id="1809" w:author="The Si Tran" w:date="2012-12-11T21:28:00Z">
        <m:oMath>
          <m:r>
            <w:rPr>
              <w:rFonts w:ascii="Cambria Math" w:hAnsi="Cambria Math"/>
              <w:sz w:val="26"/>
              <w:szCs w:val="26"/>
              <w:lang w:val="fr-FR"/>
              <w:rPrChange w:id="1810" w:author="The Si Tran" w:date="2012-12-14T04:27:00Z">
                <w:rPr>
                  <w:rFonts w:ascii="Cambria Math" w:hAnsi="Cambria Math"/>
                  <w:lang w:val="fr-FR"/>
                </w:rPr>
              </w:rPrChange>
            </w:rPr>
            <m:t>n</m:t>
          </m:r>
        </m:oMath>
        <w:r w:rsidRPr="00454557">
          <w:rPr>
            <w:rFonts w:ascii="Times New Roman" w:hAnsi="Times New Roman"/>
            <w:sz w:val="26"/>
            <w:szCs w:val="26"/>
            <w:lang w:val="fr-FR"/>
            <w:rPrChange w:id="1811" w:author="The Si Tran" w:date="2012-12-14T04:27:00Z">
              <w:rPr>
                <w:lang w:val="fr-FR"/>
              </w:rPr>
            </w:rPrChange>
          </w:rPr>
          <w:t xml:space="preserve"> là kích cỡ mẫu  </w:t>
        </w:r>
      </w:ins>
    </w:p>
    <w:p w14:paraId="569ECC6A" w14:textId="77777777" w:rsidR="000E6941" w:rsidRPr="004D696B" w:rsidRDefault="000E6941" w:rsidP="00454557">
      <w:pPr>
        <w:ind w:firstLine="720"/>
        <w:rPr>
          <w:ins w:id="1812" w:author="The Si Tran" w:date="2012-12-11T21:28:00Z"/>
          <w:szCs w:val="26"/>
          <w:lang w:val="fr-FR"/>
        </w:rPr>
      </w:pPr>
      <w:ins w:id="1813" w:author="The Si Tran" w:date="2012-12-11T21:28:00Z">
        <w:r w:rsidRPr="004D696B">
          <w:rPr>
            <w:szCs w:val="26"/>
            <w:lang w:val="fr-FR"/>
          </w:rPr>
          <w:t xml:space="preserve">Nếu </w:t>
        </w:r>
        <m:oMath>
          <m:sSub>
            <m:sSubPr>
              <m:ctrlPr>
                <w:rPr>
                  <w:rFonts w:ascii="Cambria Math" w:hAnsi="Cambria Math"/>
                  <w:i/>
                  <w:szCs w:val="26"/>
                  <w:lang w:val="fr-FR"/>
                </w:rPr>
              </m:ctrlPr>
            </m:sSubPr>
            <m:e>
              <m:r>
                <w:rPr>
                  <w:rFonts w:ascii="Cambria Math" w:hAnsi="Cambria Math"/>
                  <w:szCs w:val="26"/>
                  <w:lang w:val="fr-FR"/>
                </w:rPr>
                <m:t>ρ</m:t>
              </m:r>
            </m:e>
            <m:sub>
              <m:r>
                <w:rPr>
                  <w:rFonts w:ascii="Cambria Math" w:hAnsi="Cambria Math"/>
                  <w:szCs w:val="26"/>
                  <w:lang w:val="fr-FR"/>
                </w:rPr>
                <m:t>k</m:t>
              </m:r>
            </m:sub>
          </m:sSub>
          <m:r>
            <w:rPr>
              <w:rFonts w:ascii="Cambria Math" w:hAnsi="Cambria Math"/>
              <w:szCs w:val="26"/>
              <w:lang w:val="fr-FR"/>
            </w:rPr>
            <m:t xml:space="preserve">=0 </m:t>
          </m:r>
        </m:oMath>
        <w:r w:rsidRPr="004D696B">
          <w:rPr>
            <w:szCs w:val="26"/>
            <w:lang w:val="fr-FR"/>
          </w:rPr>
          <w:t xml:space="preserve">thì </w:t>
        </w:r>
        <m:oMath>
          <m:r>
            <w:rPr>
              <w:rFonts w:ascii="Cambria Math" w:hAnsi="Cambria Math"/>
              <w:szCs w:val="26"/>
              <w:lang w:val="fr-FR"/>
            </w:rPr>
            <m:t>t</m:t>
          </m:r>
        </m:oMath>
        <w:r w:rsidRPr="004D696B">
          <w:rPr>
            <w:szCs w:val="26"/>
            <w:lang w:val="fr-FR"/>
          </w:rPr>
          <w:t xml:space="preserve"> sẽ có phân phối student với </w:t>
        </w:r>
        <m:oMath>
          <m:r>
            <w:rPr>
              <w:rFonts w:ascii="Cambria Math" w:hAnsi="Cambria Math"/>
              <w:szCs w:val="26"/>
              <w:lang w:val="fr-FR"/>
            </w:rPr>
            <m:t>n-1</m:t>
          </m:r>
        </m:oMath>
        <w:r w:rsidRPr="004D696B">
          <w:rPr>
            <w:szCs w:val="26"/>
            <w:lang w:val="fr-FR"/>
          </w:rPr>
          <w:t xml:space="preserve"> bậc tự do. Đối với mẫu có kích thước lớn, với mức ý nghĩa 5%, nếu hệ số tự tương quan mẫu nằm trong khoảng </w:t>
        </w:r>
        <m:oMath>
          <m:r>
            <w:rPr>
              <w:rFonts w:ascii="Cambria Math" w:hAnsi="Cambria Math"/>
              <w:szCs w:val="26"/>
              <w:lang w:val="fr-FR"/>
            </w:rPr>
            <m:t>±2/</m:t>
          </m:r>
          <m:rad>
            <m:radPr>
              <m:degHide m:val="1"/>
              <m:ctrlPr>
                <w:rPr>
                  <w:rFonts w:ascii="Cambria Math" w:hAnsi="Cambria Math"/>
                  <w:i/>
                  <w:szCs w:val="26"/>
                  <w:lang w:val="fr-FR"/>
                </w:rPr>
              </m:ctrlPr>
            </m:radPr>
            <m:deg/>
            <m:e>
              <m:r>
                <w:rPr>
                  <w:rFonts w:ascii="Cambria Math" w:hAnsi="Cambria Math"/>
                  <w:szCs w:val="26"/>
                  <w:lang w:val="fr-FR"/>
                </w:rPr>
                <m:t>n</m:t>
              </m:r>
            </m:e>
          </m:rad>
        </m:oMath>
        <w:r w:rsidRPr="004D696B">
          <w:rPr>
            <w:szCs w:val="26"/>
            <w:lang w:val="fr-FR"/>
          </w:rPr>
          <w:t xml:space="preserve"> thì ta có thể kết luận hệ số tự tương quan của đám đông bằng không với mức ý nghĩa 5%.</w:t>
        </w:r>
      </w:ins>
    </w:p>
    <w:p w14:paraId="2514DD25" w14:textId="77777777" w:rsidR="000E6941" w:rsidRPr="00653B1C" w:rsidRDefault="000E6941">
      <w:pPr>
        <w:rPr>
          <w:ins w:id="1814" w:author="The Si Tran" w:date="2012-12-11T21:26:00Z"/>
          <w:szCs w:val="26"/>
          <w:lang w:val="fr-FR"/>
          <w:rPrChange w:id="1815" w:author="The Si Tran" w:date="2012-12-11T21:40:00Z">
            <w:rPr>
              <w:ins w:id="1816" w:author="The Si Tran" w:date="2012-12-11T21:26:00Z"/>
            </w:rPr>
          </w:rPrChange>
        </w:rPr>
        <w:pPrChange w:id="1817" w:author="The Si Tran" w:date="2012-12-11T21:28:00Z">
          <w:pPr>
            <w:pStyle w:val="Heading2"/>
          </w:pPr>
        </w:pPrChange>
      </w:pPr>
      <w:ins w:id="1818" w:author="The Si Tran" w:date="2012-12-11T21:28:00Z">
        <w:r w:rsidRPr="004D696B">
          <w:rPr>
            <w:szCs w:val="26"/>
            <w:lang w:val="fr-FR"/>
          </w:rPr>
          <w:tab/>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đánh giá tính đầy đủ của mô hình.</w:t>
        </w:r>
      </w:ins>
    </w:p>
    <w:p w14:paraId="2C7497BB" w14:textId="77777777" w:rsidR="00CA1785" w:rsidRDefault="00CA1785">
      <w:pPr>
        <w:pStyle w:val="Heading3"/>
        <w:rPr>
          <w:ins w:id="1819" w:author="The Si Tran" w:date="2012-12-11T23:05:00Z"/>
        </w:rPr>
        <w:pPrChange w:id="1820" w:author="The Si Tran" w:date="2012-12-11T21:26:00Z">
          <w:pPr>
            <w:pStyle w:val="Heading2"/>
          </w:pPr>
        </w:pPrChange>
      </w:pPr>
      <w:bookmarkStart w:id="1821" w:name="_Toc343220757"/>
      <w:ins w:id="1822" w:author="The Si Tran" w:date="2012-12-11T21:26:00Z">
        <w:r>
          <w:t>Hệ số tự tương quan riêng phần</w:t>
        </w:r>
      </w:ins>
      <w:bookmarkEnd w:id="1821"/>
    </w:p>
    <w:p w14:paraId="0FED98C2" w14:textId="77777777" w:rsidR="00177321" w:rsidRDefault="00177321" w:rsidP="00177321">
      <w:pPr>
        <w:pStyle w:val="ListParagraph"/>
        <w:ind w:left="0"/>
        <w:rPr>
          <w:ins w:id="1823" w:author="The Si Tran" w:date="2012-12-11T23:05:00Z"/>
          <w:rFonts w:ascii="Times New Roman" w:eastAsiaTheme="minorEastAsia" w:hAnsi="Times New Roman"/>
          <w:sz w:val="26"/>
          <w:szCs w:val="26"/>
        </w:rPr>
      </w:pPr>
      <w:ins w:id="1824" w:author="The Si Tran" w:date="2012-12-11T23:06:00Z">
        <w:r>
          <w:rPr>
            <w:rFonts w:ascii="Times New Roman" w:hAnsi="Times New Roman"/>
            <w:sz w:val="26"/>
            <w:szCs w:val="26"/>
          </w:rPr>
          <w:tab/>
        </w:r>
      </w:ins>
      <w:ins w:id="1825" w:author="The Si Tran" w:date="2012-12-11T23:05:00Z">
        <w:r>
          <w:rPr>
            <w:rFonts w:ascii="Times New Roman" w:hAnsi="Times New Roman"/>
            <w:sz w:val="26"/>
            <w:szCs w:val="26"/>
          </w:rPr>
          <w:t xml:space="preserve">Bởi vì hệ số tương quan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Pr>
            <w:rFonts w:ascii="Times New Roman" w:eastAsiaTheme="minorEastAsia" w:hAnsi="Times New Roman"/>
            <w:sz w:val="26"/>
            <w:szCs w:val="26"/>
          </w:rPr>
          <w:t xml:space="preserve"> dùng để tính độ tương quan giữa </w:t>
        </w:r>
        <m:oMath>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t</m:t>
              </m:r>
            </m:sub>
          </m:sSub>
        </m:oMath>
        <w:r>
          <w:rPr>
            <w:rFonts w:ascii="Times New Roman" w:eastAsiaTheme="minorEastAsia" w:hAnsi="Times New Roman"/>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t+k</m:t>
              </m:r>
            </m:sub>
          </m:sSub>
        </m:oMath>
        <w:r>
          <w:rPr>
            <w:rFonts w:ascii="Times New Roman" w:eastAsiaTheme="minorEastAsia" w:hAnsi="Times New Roman"/>
            <w:sz w:val="26"/>
            <w:szCs w:val="26"/>
          </w:rPr>
          <w:t xml:space="preserve"> chịu ảnh hưởng bởi các giá trị </w:t>
        </w:r>
        <m:oMath>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t+2</m:t>
              </m:r>
            </m:sub>
          </m:sSub>
          <m:r>
            <w:rPr>
              <w:rFonts w:ascii="Cambria Math" w:eastAsiaTheme="minorEastAsia" w:hAnsi="Cambria Math"/>
              <w:sz w:val="26"/>
              <w:szCs w:val="26"/>
            </w:rPr>
            <m:t xml:space="preserve">, …, </m:t>
          </m:r>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t+k-1</m:t>
              </m:r>
            </m:sub>
          </m:sSub>
        </m:oMath>
        <w:r>
          <w:rPr>
            <w:rFonts w:ascii="Times New Roman" w:eastAsiaTheme="minorEastAsia" w:hAnsi="Times New Roman"/>
            <w:sz w:val="26"/>
            <w:szCs w:val="26"/>
          </w:rPr>
          <w:t xml:space="preserve">. Do đó, ta cần phân tích thêm hệ số tự tương quan riêng phần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kk</m:t>
              </m:r>
            </m:sub>
          </m:sSub>
        </m:oMath>
        <w:r>
          <w:rPr>
            <w:rFonts w:ascii="Times New Roman" w:eastAsiaTheme="minorEastAsia" w:hAnsi="Times New Roman"/>
            <w:sz w:val="26"/>
            <w:szCs w:val="26"/>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kk</m:t>
              </m:r>
            </m:sub>
          </m:sSub>
        </m:oMath>
        <w:r>
          <w:rPr>
            <w:rFonts w:ascii="Times New Roman" w:eastAsiaTheme="minorEastAsia" w:hAnsi="Times New Roman"/>
            <w:sz w:val="26"/>
            <w:szCs w:val="26"/>
          </w:rPr>
          <w:t xml:space="preserve"> được ước lượng bằng phương pháp tối thiểu lỗi thông qua công thức:</w:t>
        </w:r>
      </w:ins>
    </w:p>
    <w:p w14:paraId="290A0A51" w14:textId="77777777" w:rsidR="00177321" w:rsidRPr="0011407F" w:rsidRDefault="00177321" w:rsidP="00177321">
      <w:pPr>
        <w:pStyle w:val="ListParagraph"/>
        <w:ind w:left="0"/>
        <w:rPr>
          <w:ins w:id="1826" w:author="The Si Tran" w:date="2012-12-11T23:05:00Z"/>
          <w:rFonts w:ascii="Times New Roman" w:eastAsiaTheme="minorEastAsia" w:hAnsi="Times New Roman"/>
          <w:sz w:val="26"/>
          <w:szCs w:val="26"/>
        </w:rPr>
      </w:pPr>
      <w:ins w:id="1827" w:author="The Si Tran" w:date="2012-12-11T23:06:00Z">
        <w:r>
          <w:rPr>
            <w:rFonts w:ascii="Times New Roman" w:eastAsiaTheme="minorEastAsia" w:hAnsi="Times New Roman"/>
            <w:sz w:val="26"/>
            <w:szCs w:val="26"/>
          </w:rPr>
          <w:tab/>
        </w:r>
      </w:ins>
      <w:ins w:id="1828" w:author="The Si Tran" w:date="2012-12-11T23:05:00Z">
        <m:oMath>
          <m:r>
            <w:rPr>
              <w:rFonts w:ascii="Cambria Math" w:eastAsiaTheme="minorEastAsia" w:hAnsi="Cambria Math"/>
              <w:sz w:val="26"/>
              <w:szCs w:val="26"/>
            </w:rPr>
            <m:t>y</m:t>
          </m:r>
          <m:d>
            <m:dPr>
              <m:ctrlPr>
                <w:rPr>
                  <w:rFonts w:ascii="Cambria Math" w:eastAsiaTheme="minorEastAsia" w:hAnsi="Cambria Math"/>
                  <w:i/>
                  <w:sz w:val="26"/>
                  <w:szCs w:val="26"/>
                </w:rPr>
              </m:ctrlPr>
            </m:dPr>
            <m:e>
              <m:r>
                <w:rPr>
                  <w:rFonts w:ascii="Cambria Math" w:eastAsiaTheme="minorEastAsia" w:hAnsi="Cambria Math"/>
                  <w:sz w:val="26"/>
                  <w:szCs w:val="26"/>
                </w:rPr>
                <m:t>t+k</m:t>
              </m:r>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k1</m:t>
              </m:r>
            </m:sub>
          </m:sSub>
          <m:r>
            <w:rPr>
              <w:rFonts w:ascii="Cambria Math" w:eastAsiaTheme="minorEastAsia" w:hAnsi="Cambria Math"/>
              <w:sz w:val="26"/>
              <w:szCs w:val="26"/>
            </w:rPr>
            <m:t xml:space="preserve"> y</m:t>
          </m:r>
          <m:d>
            <m:dPr>
              <m:ctrlPr>
                <w:rPr>
                  <w:rFonts w:ascii="Cambria Math" w:eastAsiaTheme="minorEastAsia" w:hAnsi="Cambria Math"/>
                  <w:i/>
                  <w:sz w:val="26"/>
                  <w:szCs w:val="26"/>
                </w:rPr>
              </m:ctrlPr>
            </m:dPr>
            <m:e>
              <m:r>
                <w:rPr>
                  <w:rFonts w:ascii="Cambria Math" w:eastAsiaTheme="minorEastAsia" w:hAnsi="Cambria Math"/>
                  <w:sz w:val="26"/>
                  <w:szCs w:val="26"/>
                </w:rPr>
                <m:t>t+k-1</m:t>
              </m:r>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k2</m:t>
              </m:r>
            </m:sub>
          </m:sSub>
          <m:r>
            <w:rPr>
              <w:rFonts w:ascii="Cambria Math" w:eastAsiaTheme="minorEastAsia" w:hAnsi="Cambria Math"/>
              <w:sz w:val="26"/>
              <w:szCs w:val="26"/>
            </w:rPr>
            <m:t xml:space="preserve"> y</m:t>
          </m:r>
          <m:d>
            <m:dPr>
              <m:ctrlPr>
                <w:rPr>
                  <w:rFonts w:ascii="Cambria Math" w:eastAsiaTheme="minorEastAsia" w:hAnsi="Cambria Math"/>
                  <w:i/>
                  <w:sz w:val="26"/>
                  <w:szCs w:val="26"/>
                </w:rPr>
              </m:ctrlPr>
            </m:dPr>
            <m:e>
              <m:r>
                <w:rPr>
                  <w:rFonts w:ascii="Cambria Math" w:eastAsiaTheme="minorEastAsia" w:hAnsi="Cambria Math"/>
                  <w:sz w:val="26"/>
                  <w:szCs w:val="26"/>
                </w:rPr>
                <m:t>t+k-2</m:t>
              </m:r>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kk</m:t>
              </m:r>
            </m:sub>
          </m:sSub>
          <m:r>
            <w:rPr>
              <w:rFonts w:ascii="Cambria Math" w:eastAsiaTheme="minorEastAsia" w:hAnsi="Cambria Math"/>
              <w:sz w:val="26"/>
              <w:szCs w:val="26"/>
            </w:rPr>
            <m:t xml:space="preserve"> y</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+e(t)</m:t>
          </m:r>
        </m:oMath>
      </w:ins>
    </w:p>
    <w:p w14:paraId="013A95FA" w14:textId="77777777" w:rsidR="00177321" w:rsidRDefault="00177321" w:rsidP="00177321">
      <w:pPr>
        <w:pStyle w:val="ListParagraph"/>
        <w:ind w:left="0"/>
        <w:rPr>
          <w:ins w:id="1829" w:author="The Si Tran" w:date="2012-12-11T23:05:00Z"/>
          <w:rFonts w:ascii="Times New Roman" w:eastAsiaTheme="minorEastAsia" w:hAnsi="Times New Roman"/>
          <w:sz w:val="26"/>
          <w:szCs w:val="26"/>
        </w:rPr>
      </w:pPr>
      <w:ins w:id="1830" w:author="The Si Tran" w:date="2012-12-11T23:05:00Z">
        <w:r>
          <w:rPr>
            <w:rFonts w:ascii="Times New Roman" w:eastAsiaTheme="minorEastAsia" w:hAnsi="Times New Roman"/>
            <w:sz w:val="26"/>
            <w:szCs w:val="26"/>
          </w:rPr>
          <w:t xml:space="preserve">Tuy nhiên phương pháp này rất tốn chi phí tính toán cho mỗi hệ số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kj</m:t>
              </m:r>
            </m:sub>
          </m:sSub>
        </m:oMath>
        <w:r>
          <w:rPr>
            <w:rFonts w:ascii="Times New Roman" w:eastAsiaTheme="minorEastAsia" w:hAnsi="Times New Roman"/>
            <w:sz w:val="26"/>
            <w:szCs w:val="26"/>
          </w:rPr>
          <w:t xml:space="preserve">. Durbin đã đưa ra công thức xấp xỉ hệ số hồi quy thông qua hệ số tương quan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k</m:t>
              </m:r>
            </m:sub>
          </m:sSub>
        </m:oMath>
        <w:r>
          <w:rPr>
            <w:rFonts w:ascii="Times New Roman" w:eastAsiaTheme="minorEastAsia" w:hAnsi="Times New Roman"/>
            <w:sz w:val="26"/>
            <w:szCs w:val="26"/>
          </w:rPr>
          <w:t xml:space="preserve"> và các hệ số đã tính trước đó.</w:t>
        </w:r>
      </w:ins>
    </w:p>
    <w:p w14:paraId="3F985569" w14:textId="77777777" w:rsidR="00177321" w:rsidRPr="001E0FF2" w:rsidRDefault="00177321" w:rsidP="00177321">
      <w:pPr>
        <w:pStyle w:val="ListParagraph"/>
        <w:ind w:left="0"/>
        <w:rPr>
          <w:ins w:id="1831" w:author="The Si Tran" w:date="2012-12-11T23:05:00Z"/>
          <w:rFonts w:ascii="Times New Roman" w:eastAsiaTheme="minorEastAsia" w:hAnsi="Times New Roman"/>
          <w:sz w:val="26"/>
          <w:szCs w:val="26"/>
        </w:rPr>
      </w:pPr>
      <w:ins w:id="1832" w:author="The Si Tran" w:date="2012-12-11T23:06:00Z">
        <w:r>
          <w:rPr>
            <w:rFonts w:ascii="Times New Roman" w:eastAsiaTheme="minorEastAsia" w:hAnsi="Times New Roman"/>
            <w:sz w:val="26"/>
            <w:szCs w:val="26"/>
          </w:rPr>
          <w:tab/>
        </w:r>
      </w:ins>
      <m:oMath>
        <m:sSub>
          <m:sSubPr>
            <m:ctrlPr>
              <w:ins w:id="1833" w:author="The Si Tran" w:date="2012-12-11T23:05:00Z">
                <w:rPr>
                  <w:rFonts w:ascii="Cambria Math" w:eastAsiaTheme="minorEastAsia" w:hAnsi="Cambria Math"/>
                  <w:i/>
                  <w:sz w:val="26"/>
                  <w:szCs w:val="26"/>
                </w:rPr>
              </w:ins>
            </m:ctrlPr>
          </m:sSubPr>
          <m:e>
            <w:ins w:id="1834" w:author="The Si Tran" w:date="2012-12-11T23:05:00Z">
              <m:r>
                <w:rPr>
                  <w:rFonts w:ascii="Cambria Math" w:eastAsiaTheme="minorEastAsia" w:hAnsi="Cambria Math"/>
                  <w:sz w:val="26"/>
                  <w:szCs w:val="26"/>
                </w:rPr>
                <m:t>C</m:t>
              </m:r>
            </w:ins>
          </m:e>
          <m:sub>
            <w:ins w:id="1835" w:author="The Si Tran" w:date="2012-12-11T23:05:00Z">
              <m:r>
                <w:rPr>
                  <w:rFonts w:ascii="Cambria Math" w:eastAsiaTheme="minorEastAsia" w:hAnsi="Cambria Math"/>
                  <w:sz w:val="26"/>
                  <w:szCs w:val="26"/>
                </w:rPr>
                <m:t>kk</m:t>
              </m:r>
            </w:ins>
          </m:sub>
        </m:sSub>
        <w:ins w:id="1836" w:author="The Si Tran" w:date="2012-12-11T23:05:00Z">
          <m:r>
            <w:rPr>
              <w:rFonts w:ascii="Cambria Math" w:eastAsiaTheme="minorEastAsia" w:hAnsi="Cambria Math"/>
              <w:sz w:val="26"/>
              <w:szCs w:val="26"/>
            </w:rPr>
            <m:t>=</m:t>
          </m:r>
        </w:ins>
        <m:f>
          <m:fPr>
            <m:ctrlPr>
              <w:ins w:id="1837" w:author="The Si Tran" w:date="2012-12-11T23:05:00Z">
                <w:rPr>
                  <w:rFonts w:ascii="Cambria Math" w:eastAsiaTheme="minorEastAsia" w:hAnsi="Cambria Math"/>
                  <w:i/>
                  <w:sz w:val="26"/>
                  <w:szCs w:val="26"/>
                </w:rPr>
              </w:ins>
            </m:ctrlPr>
          </m:fPr>
          <m:num>
            <m:sSub>
              <m:sSubPr>
                <m:ctrlPr>
                  <w:ins w:id="1838" w:author="The Si Tran" w:date="2012-12-11T23:05:00Z">
                    <w:rPr>
                      <w:rFonts w:ascii="Cambria Math" w:eastAsiaTheme="minorEastAsia" w:hAnsi="Cambria Math"/>
                      <w:i/>
                      <w:sz w:val="26"/>
                      <w:szCs w:val="26"/>
                    </w:rPr>
                  </w:ins>
                </m:ctrlPr>
              </m:sSubPr>
              <m:e>
                <w:ins w:id="1839" w:author="The Si Tran" w:date="2012-12-11T23:05:00Z">
                  <m:r>
                    <w:rPr>
                      <w:rFonts w:ascii="Cambria Math" w:eastAsiaTheme="minorEastAsia" w:hAnsi="Cambria Math"/>
                      <w:sz w:val="26"/>
                      <w:szCs w:val="26"/>
                    </w:rPr>
                    <m:t>r</m:t>
                  </m:r>
                </w:ins>
              </m:e>
              <m:sub>
                <w:ins w:id="1840" w:author="The Si Tran" w:date="2012-12-11T23:05:00Z">
                  <m:r>
                    <w:rPr>
                      <w:rFonts w:ascii="Cambria Math" w:eastAsiaTheme="minorEastAsia" w:hAnsi="Cambria Math"/>
                      <w:sz w:val="26"/>
                      <w:szCs w:val="26"/>
                    </w:rPr>
                    <m:t>k</m:t>
                  </m:r>
                </w:ins>
              </m:sub>
            </m:sSub>
            <w:ins w:id="1841" w:author="The Si Tran" w:date="2012-12-11T23:05:00Z">
              <m:r>
                <w:rPr>
                  <w:rFonts w:ascii="Cambria Math" w:eastAsiaTheme="minorEastAsia" w:hAnsi="Cambria Math"/>
                  <w:sz w:val="26"/>
                  <w:szCs w:val="26"/>
                </w:rPr>
                <m:t>-</m:t>
              </m:r>
            </w:ins>
            <m:nary>
              <m:naryPr>
                <m:chr m:val="∑"/>
                <m:limLoc m:val="subSup"/>
                <m:ctrlPr>
                  <w:ins w:id="1842" w:author="The Si Tran" w:date="2012-12-11T23:05:00Z">
                    <w:rPr>
                      <w:rFonts w:ascii="Cambria Math" w:eastAsiaTheme="minorEastAsia" w:hAnsi="Cambria Math"/>
                      <w:i/>
                      <w:sz w:val="26"/>
                      <w:szCs w:val="26"/>
                    </w:rPr>
                  </w:ins>
                </m:ctrlPr>
              </m:naryPr>
              <m:sub>
                <w:ins w:id="1843" w:author="The Si Tran" w:date="2012-12-11T23:05:00Z">
                  <m:r>
                    <w:rPr>
                      <w:rFonts w:ascii="Cambria Math" w:eastAsiaTheme="minorEastAsia" w:hAnsi="Cambria Math"/>
                      <w:sz w:val="26"/>
                      <w:szCs w:val="26"/>
                    </w:rPr>
                    <m:t>j</m:t>
                  </m:r>
                </w:ins>
              </m:sub>
              <m:sup>
                <w:ins w:id="1844" w:author="The Si Tran" w:date="2012-12-11T23:05:00Z">
                  <m:r>
                    <w:rPr>
                      <w:rFonts w:ascii="Cambria Math" w:eastAsiaTheme="minorEastAsia" w:hAnsi="Cambria Math"/>
                      <w:sz w:val="26"/>
                      <w:szCs w:val="26"/>
                    </w:rPr>
                    <m:t>k-1</m:t>
                  </m:r>
                </w:ins>
              </m:sup>
              <m:e>
                <m:sSub>
                  <m:sSubPr>
                    <m:ctrlPr>
                      <w:ins w:id="1845" w:author="The Si Tran" w:date="2012-12-11T23:05:00Z">
                        <w:rPr>
                          <w:rFonts w:ascii="Cambria Math" w:eastAsiaTheme="minorEastAsia" w:hAnsi="Cambria Math"/>
                          <w:i/>
                          <w:sz w:val="26"/>
                          <w:szCs w:val="26"/>
                        </w:rPr>
                      </w:ins>
                    </m:ctrlPr>
                  </m:sSubPr>
                  <m:e>
                    <w:ins w:id="1846" w:author="The Si Tran" w:date="2012-12-11T23:05:00Z">
                      <m:r>
                        <w:rPr>
                          <w:rFonts w:ascii="Cambria Math" w:eastAsiaTheme="minorEastAsia" w:hAnsi="Cambria Math"/>
                          <w:sz w:val="26"/>
                          <w:szCs w:val="26"/>
                        </w:rPr>
                        <m:t>C</m:t>
                      </m:r>
                    </w:ins>
                  </m:e>
                  <m:sub>
                    <w:ins w:id="1847" w:author="The Si Tran" w:date="2012-12-11T23:05:00Z">
                      <m:r>
                        <w:rPr>
                          <w:rFonts w:ascii="Cambria Math" w:eastAsiaTheme="minorEastAsia" w:hAnsi="Cambria Math"/>
                          <w:sz w:val="26"/>
                          <w:szCs w:val="26"/>
                        </w:rPr>
                        <m:t>k-1,j</m:t>
                      </m:r>
                    </w:ins>
                  </m:sub>
                </m:sSub>
                <w:ins w:id="1848" w:author="The Si Tran" w:date="2012-12-11T23:05:00Z">
                  <m:r>
                    <w:rPr>
                      <w:rFonts w:ascii="Cambria Math" w:eastAsiaTheme="minorEastAsia" w:hAnsi="Cambria Math"/>
                      <w:sz w:val="26"/>
                      <w:szCs w:val="26"/>
                    </w:rPr>
                    <m:t>×</m:t>
                  </m:r>
                </w:ins>
                <m:sSub>
                  <m:sSubPr>
                    <m:ctrlPr>
                      <w:ins w:id="1849" w:author="The Si Tran" w:date="2012-12-11T23:05:00Z">
                        <w:rPr>
                          <w:rFonts w:ascii="Cambria Math" w:eastAsiaTheme="minorEastAsia" w:hAnsi="Cambria Math"/>
                          <w:i/>
                          <w:sz w:val="26"/>
                          <w:szCs w:val="26"/>
                        </w:rPr>
                      </w:ins>
                    </m:ctrlPr>
                  </m:sSubPr>
                  <m:e>
                    <w:ins w:id="1850" w:author="The Si Tran" w:date="2012-12-11T23:05:00Z">
                      <m:r>
                        <w:rPr>
                          <w:rFonts w:ascii="Cambria Math" w:eastAsiaTheme="minorEastAsia" w:hAnsi="Cambria Math"/>
                          <w:sz w:val="26"/>
                          <w:szCs w:val="26"/>
                        </w:rPr>
                        <m:t>r</m:t>
                      </m:r>
                    </w:ins>
                  </m:e>
                  <m:sub>
                    <w:ins w:id="1851" w:author="The Si Tran" w:date="2012-12-11T23:05:00Z">
                      <m:r>
                        <w:rPr>
                          <w:rFonts w:ascii="Cambria Math" w:eastAsiaTheme="minorEastAsia" w:hAnsi="Cambria Math"/>
                          <w:sz w:val="26"/>
                          <w:szCs w:val="26"/>
                        </w:rPr>
                        <m:t>k-j</m:t>
                      </m:r>
                    </w:ins>
                  </m:sub>
                </m:sSub>
              </m:e>
            </m:nary>
          </m:num>
          <m:den>
            <w:ins w:id="1852" w:author="The Si Tran" w:date="2012-12-11T23:05:00Z">
              <m:r>
                <w:rPr>
                  <w:rFonts w:ascii="Cambria Math" w:eastAsiaTheme="minorEastAsia" w:hAnsi="Cambria Math"/>
                  <w:sz w:val="26"/>
                  <w:szCs w:val="26"/>
                </w:rPr>
                <m:t>1-</m:t>
              </m:r>
            </w:ins>
            <m:nary>
              <m:naryPr>
                <m:chr m:val="∑"/>
                <m:limLoc m:val="subSup"/>
                <m:ctrlPr>
                  <w:ins w:id="1853" w:author="The Si Tran" w:date="2012-12-11T23:05:00Z">
                    <w:rPr>
                      <w:rFonts w:ascii="Cambria Math" w:eastAsiaTheme="minorEastAsia" w:hAnsi="Cambria Math"/>
                      <w:i/>
                      <w:sz w:val="26"/>
                      <w:szCs w:val="26"/>
                    </w:rPr>
                  </w:ins>
                </m:ctrlPr>
              </m:naryPr>
              <m:sub>
                <w:ins w:id="1854" w:author="The Si Tran" w:date="2012-12-11T23:05:00Z">
                  <m:r>
                    <w:rPr>
                      <w:rFonts w:ascii="Cambria Math" w:eastAsiaTheme="minorEastAsia" w:hAnsi="Cambria Math"/>
                      <w:sz w:val="26"/>
                      <w:szCs w:val="26"/>
                    </w:rPr>
                    <m:t>j</m:t>
                  </m:r>
                </w:ins>
              </m:sub>
              <m:sup>
                <w:ins w:id="1855" w:author="The Si Tran" w:date="2012-12-11T23:05:00Z">
                  <m:r>
                    <w:rPr>
                      <w:rFonts w:ascii="Cambria Math" w:eastAsiaTheme="minorEastAsia" w:hAnsi="Cambria Math"/>
                      <w:sz w:val="26"/>
                      <w:szCs w:val="26"/>
                    </w:rPr>
                    <m:t>k-1</m:t>
                  </m:r>
                </w:ins>
              </m:sup>
              <m:e>
                <m:sSub>
                  <m:sSubPr>
                    <m:ctrlPr>
                      <w:ins w:id="1856" w:author="The Si Tran" w:date="2012-12-11T23:05:00Z">
                        <w:rPr>
                          <w:rFonts w:ascii="Cambria Math" w:eastAsiaTheme="minorEastAsia" w:hAnsi="Cambria Math"/>
                          <w:i/>
                          <w:sz w:val="26"/>
                          <w:szCs w:val="26"/>
                        </w:rPr>
                      </w:ins>
                    </m:ctrlPr>
                  </m:sSubPr>
                  <m:e>
                    <w:ins w:id="1857" w:author="The Si Tran" w:date="2012-12-11T23:05:00Z">
                      <m:r>
                        <w:rPr>
                          <w:rFonts w:ascii="Cambria Math" w:eastAsiaTheme="minorEastAsia" w:hAnsi="Cambria Math"/>
                          <w:sz w:val="26"/>
                          <w:szCs w:val="26"/>
                        </w:rPr>
                        <m:t>C</m:t>
                      </m:r>
                    </w:ins>
                  </m:e>
                  <m:sub>
                    <w:ins w:id="1858" w:author="The Si Tran" w:date="2012-12-11T23:05:00Z">
                      <m:r>
                        <w:rPr>
                          <w:rFonts w:ascii="Cambria Math" w:eastAsiaTheme="minorEastAsia" w:hAnsi="Cambria Math"/>
                          <w:sz w:val="26"/>
                          <w:szCs w:val="26"/>
                        </w:rPr>
                        <m:t>k-1,j</m:t>
                      </m:r>
                    </w:ins>
                  </m:sub>
                </m:sSub>
                <w:ins w:id="1859" w:author="The Si Tran" w:date="2012-12-11T23:05:00Z">
                  <m:r>
                    <w:rPr>
                      <w:rFonts w:ascii="Cambria Math" w:eastAsiaTheme="minorEastAsia" w:hAnsi="Cambria Math"/>
                      <w:sz w:val="26"/>
                      <w:szCs w:val="26"/>
                    </w:rPr>
                    <m:t>×</m:t>
                  </m:r>
                </w:ins>
                <m:sSub>
                  <m:sSubPr>
                    <m:ctrlPr>
                      <w:ins w:id="1860" w:author="The Si Tran" w:date="2012-12-11T23:05:00Z">
                        <w:rPr>
                          <w:rFonts w:ascii="Cambria Math" w:eastAsiaTheme="minorEastAsia" w:hAnsi="Cambria Math"/>
                          <w:i/>
                          <w:sz w:val="26"/>
                          <w:szCs w:val="26"/>
                        </w:rPr>
                      </w:ins>
                    </m:ctrlPr>
                  </m:sSubPr>
                  <m:e>
                    <w:ins w:id="1861" w:author="The Si Tran" w:date="2012-12-11T23:05:00Z">
                      <m:r>
                        <w:rPr>
                          <w:rFonts w:ascii="Cambria Math" w:eastAsiaTheme="minorEastAsia" w:hAnsi="Cambria Math"/>
                          <w:sz w:val="26"/>
                          <w:szCs w:val="26"/>
                        </w:rPr>
                        <m:t>r</m:t>
                      </m:r>
                    </w:ins>
                  </m:e>
                  <m:sub>
                    <w:ins w:id="1862" w:author="The Si Tran" w:date="2012-12-11T23:05:00Z">
                      <m:r>
                        <w:rPr>
                          <w:rFonts w:ascii="Cambria Math" w:eastAsiaTheme="minorEastAsia" w:hAnsi="Cambria Math"/>
                          <w:sz w:val="26"/>
                          <w:szCs w:val="26"/>
                        </w:rPr>
                        <m:t>j</m:t>
                      </m:r>
                    </w:ins>
                  </m:sub>
                </m:sSub>
              </m:e>
            </m:nary>
          </m:den>
        </m:f>
      </m:oMath>
    </w:p>
    <w:p w14:paraId="521182D3" w14:textId="77777777" w:rsidR="00177321" w:rsidRPr="00426088" w:rsidRDefault="00177321" w:rsidP="00177321">
      <w:pPr>
        <w:pStyle w:val="ListParagraph"/>
        <w:ind w:left="0"/>
        <w:rPr>
          <w:ins w:id="1863" w:author="The Si Tran" w:date="2012-12-11T23:05:00Z"/>
          <w:rFonts w:ascii="Times New Roman" w:eastAsiaTheme="minorEastAsia" w:hAnsi="Times New Roman"/>
          <w:sz w:val="26"/>
          <w:szCs w:val="26"/>
        </w:rPr>
      </w:pPr>
      <w:ins w:id="1864" w:author="The Si Tran" w:date="2012-12-11T23:06:00Z">
        <w:r>
          <w:rPr>
            <w:rFonts w:ascii="Times New Roman" w:eastAsiaTheme="minorEastAsia" w:hAnsi="Times New Roman"/>
            <w:sz w:val="26"/>
            <w:szCs w:val="26"/>
          </w:rPr>
          <w:tab/>
        </w:r>
      </w:ins>
      <m:oMath>
        <m:sSub>
          <m:sSubPr>
            <m:ctrlPr>
              <w:ins w:id="1865" w:author="The Si Tran" w:date="2012-12-11T23:05:00Z">
                <w:rPr>
                  <w:rFonts w:ascii="Cambria Math" w:eastAsiaTheme="minorEastAsia" w:hAnsi="Cambria Math"/>
                  <w:i/>
                  <w:sz w:val="26"/>
                  <w:szCs w:val="26"/>
                </w:rPr>
              </w:ins>
            </m:ctrlPr>
          </m:sSubPr>
          <m:e>
            <w:ins w:id="1866" w:author="The Si Tran" w:date="2012-12-11T23:05:00Z">
              <m:r>
                <w:rPr>
                  <w:rFonts w:ascii="Cambria Math" w:eastAsiaTheme="minorEastAsia" w:hAnsi="Cambria Math"/>
                  <w:sz w:val="26"/>
                  <w:szCs w:val="26"/>
                </w:rPr>
                <m:t>C</m:t>
              </m:r>
            </w:ins>
          </m:e>
          <m:sub>
            <w:ins w:id="1867" w:author="The Si Tran" w:date="2012-12-11T23:05:00Z">
              <m:r>
                <w:rPr>
                  <w:rFonts w:ascii="Cambria Math" w:eastAsiaTheme="minorEastAsia" w:hAnsi="Cambria Math"/>
                  <w:sz w:val="26"/>
                  <w:szCs w:val="26"/>
                </w:rPr>
                <m:t>k+1,j</m:t>
              </m:r>
            </w:ins>
          </m:sub>
        </m:sSub>
        <w:ins w:id="1868" w:author="The Si Tran" w:date="2012-12-11T23:05:00Z">
          <m:r>
            <w:rPr>
              <w:rFonts w:ascii="Cambria Math" w:eastAsiaTheme="minorEastAsia" w:hAnsi="Cambria Math"/>
              <w:sz w:val="26"/>
              <w:szCs w:val="26"/>
            </w:rPr>
            <m:t>=</m:t>
          </m:r>
        </w:ins>
        <m:sSub>
          <m:sSubPr>
            <m:ctrlPr>
              <w:ins w:id="1869" w:author="The Si Tran" w:date="2012-12-11T23:05:00Z">
                <w:rPr>
                  <w:rFonts w:ascii="Cambria Math" w:eastAsiaTheme="minorEastAsia" w:hAnsi="Cambria Math"/>
                  <w:i/>
                  <w:sz w:val="26"/>
                  <w:szCs w:val="26"/>
                </w:rPr>
              </w:ins>
            </m:ctrlPr>
          </m:sSubPr>
          <m:e>
            <w:ins w:id="1870" w:author="The Si Tran" w:date="2012-12-11T23:05:00Z">
              <m:r>
                <w:rPr>
                  <w:rFonts w:ascii="Cambria Math" w:eastAsiaTheme="minorEastAsia" w:hAnsi="Cambria Math"/>
                  <w:sz w:val="26"/>
                  <w:szCs w:val="26"/>
                </w:rPr>
                <m:t>C</m:t>
              </m:r>
            </w:ins>
          </m:e>
          <m:sub>
            <w:ins w:id="1871" w:author="The Si Tran" w:date="2012-12-11T23:05:00Z">
              <m:r>
                <w:rPr>
                  <w:rFonts w:ascii="Cambria Math" w:eastAsiaTheme="minorEastAsia" w:hAnsi="Cambria Math"/>
                  <w:sz w:val="26"/>
                  <w:szCs w:val="26"/>
                </w:rPr>
                <m:t>kj</m:t>
              </m:r>
            </w:ins>
          </m:sub>
        </m:sSub>
        <w:ins w:id="1872" w:author="The Si Tran" w:date="2012-12-11T23:05:00Z">
          <m:r>
            <w:rPr>
              <w:rFonts w:ascii="Cambria Math" w:eastAsiaTheme="minorEastAsia" w:hAnsi="Cambria Math"/>
              <w:sz w:val="26"/>
              <w:szCs w:val="26"/>
            </w:rPr>
            <m:t>-</m:t>
          </m:r>
        </w:ins>
        <m:sSub>
          <m:sSubPr>
            <m:ctrlPr>
              <w:ins w:id="1873" w:author="The Si Tran" w:date="2012-12-11T23:05:00Z">
                <w:rPr>
                  <w:rFonts w:ascii="Cambria Math" w:eastAsiaTheme="minorEastAsia" w:hAnsi="Cambria Math"/>
                  <w:i/>
                  <w:sz w:val="26"/>
                  <w:szCs w:val="26"/>
                </w:rPr>
              </w:ins>
            </m:ctrlPr>
          </m:sSubPr>
          <m:e>
            <w:ins w:id="1874" w:author="The Si Tran" w:date="2012-12-11T23:05:00Z">
              <m:r>
                <w:rPr>
                  <w:rFonts w:ascii="Cambria Math" w:eastAsiaTheme="minorEastAsia" w:hAnsi="Cambria Math"/>
                  <w:sz w:val="26"/>
                  <w:szCs w:val="26"/>
                </w:rPr>
                <m:t>C</m:t>
              </m:r>
            </w:ins>
          </m:e>
          <m:sub>
            <w:ins w:id="1875" w:author="The Si Tran" w:date="2012-12-11T23:05:00Z">
              <m:r>
                <w:rPr>
                  <w:rFonts w:ascii="Cambria Math" w:eastAsiaTheme="minorEastAsia" w:hAnsi="Cambria Math"/>
                  <w:sz w:val="26"/>
                  <w:szCs w:val="26"/>
                </w:rPr>
                <m:t>k+1,k+1</m:t>
              </m:r>
            </w:ins>
          </m:sub>
        </m:sSub>
        <w:ins w:id="1876" w:author="The Si Tran" w:date="2012-12-11T23:05:00Z">
          <m:r>
            <w:rPr>
              <w:rFonts w:ascii="Cambria Math" w:eastAsiaTheme="minorEastAsia" w:hAnsi="Cambria Math"/>
              <w:sz w:val="26"/>
              <w:szCs w:val="26"/>
            </w:rPr>
            <m:t>×</m:t>
          </m:r>
        </w:ins>
        <m:sSub>
          <m:sSubPr>
            <m:ctrlPr>
              <w:ins w:id="1877" w:author="The Si Tran" w:date="2012-12-11T23:05:00Z">
                <w:rPr>
                  <w:rFonts w:ascii="Cambria Math" w:eastAsiaTheme="minorEastAsia" w:hAnsi="Cambria Math"/>
                  <w:i/>
                  <w:sz w:val="26"/>
                  <w:szCs w:val="26"/>
                </w:rPr>
              </w:ins>
            </m:ctrlPr>
          </m:sSubPr>
          <m:e>
            <w:ins w:id="1878" w:author="The Si Tran" w:date="2012-12-11T23:05:00Z">
              <m:r>
                <w:rPr>
                  <w:rFonts w:ascii="Cambria Math" w:eastAsiaTheme="minorEastAsia" w:hAnsi="Cambria Math"/>
                  <w:sz w:val="26"/>
                  <w:szCs w:val="26"/>
                </w:rPr>
                <m:t>C</m:t>
              </m:r>
            </w:ins>
          </m:e>
          <m:sub>
            <w:ins w:id="1879" w:author="The Si Tran" w:date="2012-12-11T23:05:00Z">
              <m:r>
                <w:rPr>
                  <w:rFonts w:ascii="Cambria Math" w:eastAsiaTheme="minorEastAsia" w:hAnsi="Cambria Math"/>
                  <w:sz w:val="26"/>
                  <w:szCs w:val="26"/>
                </w:rPr>
                <m:t>k,k+1-j</m:t>
              </m:r>
            </w:ins>
          </m:sub>
        </m:sSub>
      </m:oMath>
    </w:p>
    <w:p w14:paraId="04D4AA41" w14:textId="77777777" w:rsidR="00177321" w:rsidRPr="007B42A6" w:rsidRDefault="00177321">
      <w:pPr>
        <w:pPrChange w:id="1880" w:author="The Si Tran" w:date="2012-12-11T23:05:00Z">
          <w:pPr>
            <w:pStyle w:val="Heading2"/>
          </w:pPr>
        </w:pPrChange>
      </w:pPr>
    </w:p>
    <w:p w14:paraId="6D942BAB" w14:textId="77777777" w:rsidR="00024D6E" w:rsidRPr="0049233F" w:rsidRDefault="00CD217B" w:rsidP="00024D6E">
      <w:pPr>
        <w:pStyle w:val="Heading2"/>
        <w:rPr>
          <w:sz w:val="26"/>
          <w:szCs w:val="26"/>
          <w:rPrChange w:id="1881" w:author="The Si Tran" w:date="2012-12-05T23:02:00Z">
            <w:rPr/>
          </w:rPrChange>
        </w:rPr>
      </w:pPr>
      <w:bookmarkStart w:id="1882" w:name="_Toc343220758"/>
      <w:r w:rsidRPr="0049233F">
        <w:rPr>
          <w:sz w:val="26"/>
          <w:szCs w:val="26"/>
          <w:rPrChange w:id="1883" w:author="The Si Tran" w:date="2012-12-05T23:02:00Z">
            <w:rPr/>
          </w:rPrChange>
        </w:rPr>
        <w:t>Nhận biết c</w:t>
      </w:r>
      <w:r w:rsidR="00024D6E" w:rsidRPr="0049233F">
        <w:rPr>
          <w:sz w:val="26"/>
          <w:szCs w:val="26"/>
          <w:rPrChange w:id="1884" w:author="The Si Tran" w:date="2012-12-05T23:02:00Z">
            <w:rPr/>
          </w:rPrChange>
        </w:rPr>
        <w:t>ác</w:t>
      </w:r>
      <w:r w:rsidRPr="0049233F">
        <w:rPr>
          <w:sz w:val="26"/>
          <w:szCs w:val="26"/>
          <w:rPrChange w:id="1885" w:author="The Si Tran" w:date="2012-12-05T23:02:00Z">
            <w:rPr/>
          </w:rPrChange>
        </w:rPr>
        <w:t xml:space="preserve"> thành phần của chuỗi thời gian bằng phương pháp phân tích </w:t>
      </w:r>
      <w:r w:rsidR="000E05CE" w:rsidRPr="0049233F">
        <w:rPr>
          <w:sz w:val="26"/>
          <w:szCs w:val="26"/>
          <w:rPrChange w:id="1886" w:author="The Si Tran" w:date="2012-12-05T23:02:00Z">
            <w:rPr/>
          </w:rPrChange>
        </w:rPr>
        <w:t>hệ số tự tương quan:</w:t>
      </w:r>
      <w:bookmarkEnd w:id="1882"/>
    </w:p>
    <w:p w14:paraId="685C37D4" w14:textId="77777777" w:rsidR="005E5CD3" w:rsidRPr="0049233F" w:rsidRDefault="000E05CE" w:rsidP="005E5CD3">
      <w:pPr>
        <w:rPr>
          <w:szCs w:val="26"/>
          <w:lang w:val="fr-FR"/>
          <w:rPrChange w:id="1887" w:author="The Si Tran" w:date="2012-12-05T23:02:00Z">
            <w:rPr>
              <w:sz w:val="28"/>
              <w:szCs w:val="28"/>
              <w:lang w:val="fr-FR"/>
            </w:rPr>
          </w:rPrChange>
        </w:rPr>
      </w:pPr>
      <w:r w:rsidRPr="0049233F">
        <w:rPr>
          <w:szCs w:val="26"/>
          <w:lang w:val="fr-FR"/>
          <w:rPrChange w:id="1888" w:author="The Si Tran" w:date="2012-12-05T23:02:00Z">
            <w:rPr>
              <w:rFonts w:cs="Arial"/>
              <w:b/>
              <w:bCs/>
              <w:iCs/>
              <w:sz w:val="28"/>
              <w:szCs w:val="28"/>
              <w:lang w:val="fr-FR"/>
            </w:rPr>
          </w:rPrChange>
        </w:rPr>
        <w:t xml:space="preserve">Như đã đề cặp ở trên, chuỗi thời gian có thể chứa bốn thành phần: </w:t>
      </w:r>
      <w:r w:rsidR="005E5CD3" w:rsidRPr="0049233F">
        <w:rPr>
          <w:szCs w:val="26"/>
          <w:lang w:val="fr-FR"/>
          <w:rPrChange w:id="1889" w:author="The Si Tran" w:date="2012-12-05T23:02:00Z">
            <w:rPr>
              <w:rFonts w:cs="Arial"/>
              <w:b/>
              <w:bCs/>
              <w:iCs/>
              <w:sz w:val="28"/>
              <w:szCs w:val="28"/>
              <w:lang w:val="fr-FR"/>
            </w:rPr>
          </w:rPrChange>
        </w:rPr>
        <w:t>xu hướng (trend), chu kỳ (cyclical), mùa (seasonal), bất quy tắc</w:t>
      </w:r>
      <w:ins w:id="1890" w:author="The Si Tran" w:date="2012-12-05T23:48:00Z">
        <w:r w:rsidR="005B11DB">
          <w:rPr>
            <w:szCs w:val="26"/>
            <w:lang w:val="fr-FR"/>
          </w:rPr>
          <w:t xml:space="preserve"> </w:t>
        </w:r>
      </w:ins>
      <w:r w:rsidR="005E5CD3" w:rsidRPr="0049233F">
        <w:rPr>
          <w:szCs w:val="26"/>
          <w:lang w:val="fr-FR"/>
          <w:rPrChange w:id="1891" w:author="The Si Tran" w:date="2012-12-05T23:02:00Z">
            <w:rPr>
              <w:rFonts w:cs="Arial"/>
              <w:b/>
              <w:bCs/>
              <w:iCs/>
              <w:sz w:val="28"/>
              <w:szCs w:val="28"/>
              <w:lang w:val="fr-FR"/>
            </w:rPr>
          </w:rPrChange>
        </w:rPr>
        <w:t>(irregular).</w:t>
      </w:r>
    </w:p>
    <w:p w14:paraId="34D6B1D5" w14:textId="77777777" w:rsidR="005E5CD3" w:rsidRPr="0049233F" w:rsidRDefault="005E5CD3" w:rsidP="005E5CD3">
      <w:pPr>
        <w:ind w:firstLine="540"/>
        <w:rPr>
          <w:szCs w:val="26"/>
          <w:lang w:val="fr-FR"/>
          <w:rPrChange w:id="1892" w:author="The Si Tran" w:date="2012-12-05T23:02:00Z">
            <w:rPr>
              <w:sz w:val="28"/>
              <w:szCs w:val="28"/>
              <w:lang w:val="fr-FR"/>
            </w:rPr>
          </w:rPrChange>
        </w:rPr>
      </w:pPr>
      <w:r w:rsidRPr="0049233F">
        <w:rPr>
          <w:b/>
          <w:szCs w:val="26"/>
          <w:lang w:val="fr-FR"/>
          <w:rPrChange w:id="1893" w:author="The Si Tran" w:date="2012-12-05T23:02:00Z">
            <w:rPr>
              <w:rFonts w:cs="Arial"/>
              <w:b/>
              <w:bCs/>
              <w:iCs/>
              <w:sz w:val="28"/>
              <w:szCs w:val="28"/>
              <w:lang w:val="fr-FR"/>
            </w:rPr>
          </w:rPrChange>
        </w:rPr>
        <w:t>Thành phần xu hướng</w:t>
      </w:r>
      <w:ins w:id="1894" w:author="The Si Tran" w:date="2012-12-05T23:48:00Z">
        <w:r w:rsidR="005B11DB">
          <w:rPr>
            <w:b/>
            <w:szCs w:val="26"/>
            <w:lang w:val="fr-FR"/>
          </w:rPr>
          <w:t xml:space="preserve"> </w:t>
        </w:r>
      </w:ins>
      <w:r w:rsidRPr="0049233F">
        <w:rPr>
          <w:b/>
          <w:szCs w:val="26"/>
          <w:lang w:val="fr-FR"/>
          <w:rPrChange w:id="1895" w:author="The Si Tran" w:date="2012-12-05T23:02:00Z">
            <w:rPr>
              <w:rFonts w:cs="Arial"/>
              <w:b/>
              <w:bCs/>
              <w:iCs/>
              <w:sz w:val="28"/>
              <w:szCs w:val="28"/>
              <w:lang w:val="fr-FR"/>
            </w:rPr>
          </w:rPrChange>
        </w:rPr>
        <w:t>(trend)</w:t>
      </w:r>
      <w:r w:rsidRPr="0049233F">
        <w:rPr>
          <w:szCs w:val="26"/>
          <w:lang w:val="fr-FR"/>
          <w:rPrChange w:id="1896" w:author="The Si Tran" w:date="2012-12-05T23:02:00Z">
            <w:rPr>
              <w:rFonts w:cs="Arial"/>
              <w:b/>
              <w:bCs/>
              <w:iCs/>
              <w:sz w:val="28"/>
              <w:szCs w:val="28"/>
              <w:lang w:val="fr-FR"/>
            </w:rPr>
          </w:rPrChange>
        </w:rPr>
        <w:t xml:space="preserve">  </w:t>
      </w:r>
    </w:p>
    <w:p w14:paraId="2B710ED9" w14:textId="77777777" w:rsidR="005E5CD3" w:rsidRPr="0049233F" w:rsidDel="00B828F5" w:rsidRDefault="005E5CD3" w:rsidP="000E05CE">
      <w:pPr>
        <w:ind w:firstLine="540"/>
        <w:rPr>
          <w:del w:id="1897" w:author="The Si Tran" w:date="2012-12-14T04:38:00Z"/>
          <w:szCs w:val="26"/>
          <w:lang w:val="fr-FR"/>
          <w:rPrChange w:id="1898" w:author="The Si Tran" w:date="2012-12-05T23:02:00Z">
            <w:rPr>
              <w:del w:id="1899" w:author="The Si Tran" w:date="2012-12-14T04:38:00Z"/>
              <w:sz w:val="28"/>
              <w:szCs w:val="28"/>
              <w:lang w:val="fr-FR"/>
            </w:rPr>
          </w:rPrChange>
        </w:rPr>
      </w:pPr>
      <w:r w:rsidRPr="0049233F">
        <w:rPr>
          <w:szCs w:val="26"/>
          <w:lang w:val="fr-FR"/>
          <w:rPrChange w:id="1900" w:author="The Si Tran" w:date="2012-12-05T23:02:00Z">
            <w:rPr>
              <w:rFonts w:cs="Arial"/>
              <w:b/>
              <w:bCs/>
              <w:iCs/>
              <w:sz w:val="28"/>
              <w:szCs w:val="28"/>
              <w:lang w:val="fr-FR"/>
            </w:rPr>
          </w:rPrChange>
        </w:rPr>
        <w:t>Là thành phần thể hiện sự tăng hay giảm giá trị của chuỗi thời gian trong m</w:t>
      </w:r>
      <w:r w:rsidR="002702C6" w:rsidRPr="0049233F">
        <w:rPr>
          <w:szCs w:val="26"/>
          <w:lang w:val="fr-FR"/>
          <w:rPrChange w:id="1901" w:author="The Si Tran" w:date="2012-12-05T23:02:00Z">
            <w:rPr>
              <w:rFonts w:cs="Arial"/>
              <w:b/>
              <w:bCs/>
              <w:iCs/>
              <w:sz w:val="28"/>
              <w:szCs w:val="28"/>
              <w:lang w:val="fr-FR"/>
            </w:rPr>
          </w:rPrChange>
        </w:rPr>
        <w:t>ột giai đoạn dài hạn nào đó [1]</w:t>
      </w:r>
      <w:r w:rsidRPr="0049233F">
        <w:rPr>
          <w:szCs w:val="26"/>
          <w:lang w:val="fr-FR"/>
          <w:rPrChange w:id="1902" w:author="The Si Tran" w:date="2012-12-05T23:02:00Z">
            <w:rPr>
              <w:rFonts w:cs="Arial"/>
              <w:b/>
              <w:bCs/>
              <w:iCs/>
              <w:sz w:val="28"/>
              <w:szCs w:val="28"/>
              <w:lang w:val="fr-FR"/>
            </w:rPr>
          </w:rPrChange>
        </w:rPr>
        <w:t xml:space="preserve">. Nếu một chuỗi thời gian có </w:t>
      </w:r>
      <w:r w:rsidR="002702C6" w:rsidRPr="0049233F">
        <w:rPr>
          <w:szCs w:val="26"/>
          <w:lang w:val="fr-FR"/>
          <w:rPrChange w:id="1903" w:author="The Si Tran" w:date="2012-12-05T23:02:00Z">
            <w:rPr>
              <w:rFonts w:cs="Arial"/>
              <w:b/>
              <w:bCs/>
              <w:iCs/>
              <w:sz w:val="28"/>
              <w:szCs w:val="28"/>
              <w:lang w:val="fr-FR"/>
            </w:rPr>
          </w:rPrChange>
        </w:rPr>
        <w:t xml:space="preserve">chứa </w:t>
      </w:r>
      <w:r w:rsidRPr="0049233F">
        <w:rPr>
          <w:szCs w:val="26"/>
          <w:lang w:val="fr-FR"/>
          <w:rPrChange w:id="1904" w:author="The Si Tran" w:date="2012-12-05T23:02:00Z">
            <w:rPr>
              <w:rFonts w:cs="Arial"/>
              <w:b/>
              <w:bCs/>
              <w:iCs/>
              <w:sz w:val="28"/>
              <w:szCs w:val="28"/>
              <w:lang w:val="fr-FR"/>
            </w:rPr>
          </w:rPrChange>
        </w:rPr>
        <w:t xml:space="preserve">thành phần xu hướng sẽ có </w:t>
      </w:r>
      <w:r w:rsidRPr="0049233F">
        <w:rPr>
          <w:szCs w:val="26"/>
          <w:lang w:val="fr-FR"/>
          <w:rPrChange w:id="1905" w:author="The Si Tran" w:date="2012-12-05T23:02:00Z">
            <w:rPr>
              <w:rFonts w:cs="Arial"/>
              <w:b/>
              <w:bCs/>
              <w:iCs/>
              <w:sz w:val="28"/>
              <w:szCs w:val="28"/>
              <w:lang w:val="fr-FR"/>
            </w:rPr>
          </w:rPrChange>
        </w:rPr>
        <w:lastRenderedPageBreak/>
        <w:t>hệ số tự tương quan rất lớn ở những độ trễ đầu tiên và giảm dần về 0 khi độ trễ tăng lên.</w:t>
      </w:r>
      <w:r w:rsidR="000E05CE" w:rsidRPr="0049233F">
        <w:rPr>
          <w:szCs w:val="26"/>
          <w:lang w:val="fr-FR"/>
          <w:rPrChange w:id="1906" w:author="The Si Tran" w:date="2012-12-05T23:02:00Z">
            <w:rPr>
              <w:rFonts w:cs="Arial"/>
              <w:b/>
              <w:bCs/>
              <w:iCs/>
              <w:sz w:val="28"/>
              <w:szCs w:val="28"/>
              <w:lang w:val="fr-FR"/>
            </w:rPr>
          </w:rPrChange>
        </w:rPr>
        <w:t xml:space="preserve"> Hình </w:t>
      </w:r>
      <w:ins w:id="1907" w:author="The Si Tran" w:date="2012-12-14T04:29:00Z">
        <w:r w:rsidR="007F6AD1">
          <w:rPr>
            <w:szCs w:val="26"/>
            <w:lang w:val="fr-FR"/>
          </w:rPr>
          <w:t>2.5</w:t>
        </w:r>
      </w:ins>
      <w:del w:id="1908" w:author="The Si Tran" w:date="2012-12-14T04:29:00Z">
        <w:r w:rsidR="000E05CE" w:rsidRPr="0049233F" w:rsidDel="007F6AD1">
          <w:rPr>
            <w:szCs w:val="26"/>
            <w:lang w:val="fr-FR"/>
            <w:rPrChange w:id="1909" w:author="The Si Tran" w:date="2012-12-05T23:02:00Z">
              <w:rPr>
                <w:rFonts w:cs="Arial"/>
                <w:b/>
                <w:bCs/>
                <w:iCs/>
                <w:sz w:val="28"/>
                <w:szCs w:val="28"/>
                <w:lang w:val="fr-FR"/>
              </w:rPr>
            </w:rPrChange>
          </w:rPr>
          <w:delText>3</w:delText>
        </w:r>
      </w:del>
      <w:r w:rsidR="000E05CE" w:rsidRPr="0049233F">
        <w:rPr>
          <w:szCs w:val="26"/>
          <w:lang w:val="fr-FR"/>
          <w:rPrChange w:id="1910" w:author="The Si Tran" w:date="2012-12-05T23:02:00Z">
            <w:rPr>
              <w:rFonts w:cs="Arial"/>
              <w:b/>
              <w:bCs/>
              <w:iCs/>
              <w:sz w:val="28"/>
              <w:szCs w:val="28"/>
              <w:lang w:val="fr-FR"/>
            </w:rPr>
          </w:rPrChange>
        </w:rPr>
        <w:t xml:space="preserve"> và </w:t>
      </w:r>
      <w:ins w:id="1911" w:author="The Si Tran" w:date="2012-12-14T04:29:00Z">
        <w:r w:rsidR="007F6AD1">
          <w:rPr>
            <w:szCs w:val="26"/>
            <w:lang w:val="fr-FR"/>
          </w:rPr>
          <w:t>2.6</w:t>
        </w:r>
      </w:ins>
      <w:del w:id="1912" w:author="The Si Tran" w:date="2012-12-14T04:29:00Z">
        <w:r w:rsidR="000E05CE" w:rsidRPr="0049233F" w:rsidDel="007F6AD1">
          <w:rPr>
            <w:szCs w:val="26"/>
            <w:lang w:val="fr-FR"/>
            <w:rPrChange w:id="1913" w:author="The Si Tran" w:date="2012-12-05T23:02:00Z">
              <w:rPr>
                <w:rFonts w:cs="Arial"/>
                <w:b/>
                <w:bCs/>
                <w:iCs/>
                <w:sz w:val="28"/>
                <w:szCs w:val="28"/>
                <w:lang w:val="fr-FR"/>
              </w:rPr>
            </w:rPrChange>
          </w:rPr>
          <w:delText>4</w:delText>
        </w:r>
      </w:del>
      <w:r w:rsidR="000E05CE" w:rsidRPr="0049233F">
        <w:rPr>
          <w:szCs w:val="26"/>
          <w:lang w:val="fr-FR"/>
          <w:rPrChange w:id="1914" w:author="The Si Tran" w:date="2012-12-05T23:02:00Z">
            <w:rPr>
              <w:rFonts w:cs="Arial"/>
              <w:b/>
              <w:bCs/>
              <w:iCs/>
              <w:sz w:val="28"/>
              <w:szCs w:val="28"/>
              <w:lang w:val="fr-FR"/>
            </w:rPr>
          </w:rPrChange>
        </w:rPr>
        <w:t xml:space="preserve"> là một minh họa </w:t>
      </w:r>
      <w:r w:rsidRPr="0049233F">
        <w:rPr>
          <w:szCs w:val="26"/>
          <w:lang w:val="fr-FR"/>
          <w:rPrChange w:id="1915" w:author="The Si Tran" w:date="2012-12-05T23:02:00Z">
            <w:rPr>
              <w:rFonts w:cs="Arial"/>
              <w:b/>
              <w:bCs/>
              <w:iCs/>
              <w:sz w:val="28"/>
              <w:szCs w:val="28"/>
              <w:lang w:val="fr-FR"/>
            </w:rPr>
          </w:rPrChange>
        </w:rPr>
        <w:t>chuỗi thời 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w:t>
      </w:r>
      <w:r w:rsidR="000E05CE" w:rsidRPr="0049233F">
        <w:rPr>
          <w:szCs w:val="26"/>
          <w:lang w:val="fr-FR"/>
          <w:rPrChange w:id="1916" w:author="The Si Tran" w:date="2012-12-05T23:02:00Z">
            <w:rPr>
              <w:rFonts w:cs="Arial"/>
              <w:b/>
              <w:bCs/>
              <w:iCs/>
              <w:sz w:val="28"/>
              <w:szCs w:val="28"/>
              <w:lang w:val="fr-FR"/>
            </w:rPr>
          </w:rPrChange>
        </w:rPr>
        <w:t>ảm dần theo sự tăng của độ trễ.</w:t>
      </w:r>
    </w:p>
    <w:p w14:paraId="2B5365D6" w14:textId="77777777" w:rsidR="005E5CD3" w:rsidRPr="0049233F" w:rsidRDefault="005E5CD3">
      <w:pPr>
        <w:ind w:firstLine="540"/>
        <w:rPr>
          <w:szCs w:val="26"/>
          <w:lang w:val="fr-FR"/>
          <w:rPrChange w:id="1917" w:author="The Si Tran" w:date="2012-12-05T23:02:00Z">
            <w:rPr>
              <w:sz w:val="28"/>
              <w:szCs w:val="28"/>
              <w:lang w:val="fr-FR"/>
            </w:rPr>
          </w:rPrChange>
        </w:rPr>
        <w:pPrChange w:id="1918" w:author="The Si Tran" w:date="2012-12-14T04:38:00Z">
          <w:pPr/>
        </w:pPrChange>
      </w:pPr>
    </w:p>
    <w:p w14:paraId="397695C3" w14:textId="77777777" w:rsidR="005E5CD3" w:rsidDel="00B14D71" w:rsidRDefault="005E5CD3">
      <w:pPr>
        <w:jc w:val="center"/>
        <w:rPr>
          <w:del w:id="1919" w:author="The Si Tran" w:date="2012-12-11T23:19:00Z"/>
          <w:szCs w:val="26"/>
          <w:lang w:val="fr-FR"/>
        </w:rPr>
        <w:pPrChange w:id="1920" w:author="The Si Tran" w:date="2012-12-11T23:20:00Z">
          <w:pPr/>
        </w:pPrChange>
      </w:pPr>
      <w:r w:rsidRPr="0049233F">
        <w:rPr>
          <w:noProof/>
          <w:szCs w:val="26"/>
          <w:rPrChange w:id="1921" w:author="Unknown">
            <w:rPr>
              <w:noProof/>
              <w:sz w:val="28"/>
              <w:szCs w:val="28"/>
            </w:rPr>
          </w:rPrChange>
        </w:rPr>
        <w:drawing>
          <wp:inline distT="0" distB="0" distL="0" distR="0" wp14:anchorId="1ABE0FFF" wp14:editId="1882DDB3">
            <wp:extent cx="3477068" cy="3083790"/>
            <wp:effectExtent l="19050" t="19050" r="28575" b="215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88958" cy="3094335"/>
                    </a:xfrm>
                    <a:prstGeom prst="rect">
                      <a:avLst/>
                    </a:prstGeom>
                    <a:noFill/>
                    <a:ln w="6350">
                      <a:solidFill>
                        <a:schemeClr val="tx1">
                          <a:lumMod val="50000"/>
                          <a:lumOff val="50000"/>
                        </a:schemeClr>
                      </a:solidFill>
                    </a:ln>
                  </pic:spPr>
                </pic:pic>
              </a:graphicData>
            </a:graphic>
          </wp:inline>
        </w:drawing>
      </w:r>
    </w:p>
    <w:p w14:paraId="155C3D93" w14:textId="77777777" w:rsidR="005E5CD3" w:rsidRPr="0049233F" w:rsidDel="00F9196F" w:rsidRDefault="005E5CD3">
      <w:pPr>
        <w:ind w:firstLine="720"/>
        <w:jc w:val="center"/>
        <w:rPr>
          <w:del w:id="1922" w:author="The Si Tran" w:date="2012-12-11T23:19:00Z"/>
          <w:szCs w:val="26"/>
          <w:lang w:val="fr-FR"/>
          <w:rPrChange w:id="1923" w:author="The Si Tran" w:date="2012-12-05T23:02:00Z">
            <w:rPr>
              <w:del w:id="1924" w:author="The Si Tran" w:date="2012-12-11T23:19:00Z"/>
              <w:sz w:val="28"/>
              <w:szCs w:val="28"/>
              <w:lang w:val="fr-FR"/>
            </w:rPr>
          </w:rPrChange>
        </w:rPr>
        <w:pPrChange w:id="1925" w:author="The Si Tran" w:date="2012-12-11T23:20:00Z">
          <w:pPr/>
        </w:pPrChange>
      </w:pPr>
    </w:p>
    <w:p w14:paraId="0EB2DAD1" w14:textId="77777777" w:rsidR="005E5CD3" w:rsidRPr="0049233F" w:rsidRDefault="005E5CD3">
      <w:pPr>
        <w:jc w:val="center"/>
        <w:rPr>
          <w:szCs w:val="26"/>
          <w:lang w:val="fr-FR"/>
          <w:rPrChange w:id="1926" w:author="The Si Tran" w:date="2012-12-05T23:02:00Z">
            <w:rPr>
              <w:sz w:val="28"/>
              <w:szCs w:val="28"/>
              <w:lang w:val="fr-FR"/>
            </w:rPr>
          </w:rPrChange>
        </w:rPr>
        <w:pPrChange w:id="1927" w:author="The Si Tran" w:date="2012-12-11T23:20:00Z">
          <w:pPr/>
        </w:pPrChange>
      </w:pPr>
    </w:p>
    <w:p w14:paraId="7E81300E" w14:textId="77777777" w:rsidR="005E5CD3" w:rsidDel="00B14D71" w:rsidRDefault="005E5CD3">
      <w:pPr>
        <w:pStyle w:val="Hinh"/>
        <w:jc w:val="center"/>
        <w:rPr>
          <w:del w:id="1928" w:author="The Si Tran" w:date="2012-12-14T04:39:00Z"/>
        </w:rPr>
        <w:pPrChange w:id="1929" w:author="The Si Tran" w:date="2012-12-14T04:39:00Z">
          <w:pPr/>
        </w:pPrChange>
      </w:pPr>
      <w:bookmarkStart w:id="1930" w:name="_Toc312142077"/>
      <w:bookmarkStart w:id="1931" w:name="_Toc343029952"/>
      <w:bookmarkStart w:id="1932" w:name="_Toc343220885"/>
      <w:r w:rsidRPr="00D9284D">
        <w:rPr>
          <w:rPrChange w:id="1933" w:author="The Si Tran" w:date="2012-12-11T23:18:00Z">
            <w:rPr>
              <w:sz w:val="28"/>
              <w:szCs w:val="28"/>
              <w:lang w:val="fr-FR"/>
            </w:rPr>
          </w:rPrChange>
        </w:rPr>
        <w:t xml:space="preserve">Hình </w:t>
      </w:r>
      <w:del w:id="1934" w:author="The Si Tran" w:date="2012-12-11T23:18:00Z">
        <w:r w:rsidRPr="00D9284D" w:rsidDel="00D9284D">
          <w:rPr>
            <w:rPrChange w:id="1935" w:author="The Si Tran" w:date="2012-12-11T23:18:00Z">
              <w:rPr>
                <w:sz w:val="28"/>
                <w:szCs w:val="28"/>
              </w:rPr>
            </w:rPrChange>
          </w:rPr>
          <w:fldChar w:fldCharType="begin"/>
        </w:r>
        <w:r w:rsidRPr="00D9284D" w:rsidDel="00D9284D">
          <w:rPr>
            <w:rPrChange w:id="1936" w:author="The Si Tran" w:date="2012-12-11T23:18:00Z">
              <w:rPr>
                <w:sz w:val="28"/>
                <w:szCs w:val="28"/>
                <w:lang w:val="fr-FR"/>
              </w:rPr>
            </w:rPrChange>
          </w:rPr>
          <w:delInstrText xml:space="preserve"> SEQ Hình \* ARABIC </w:delInstrText>
        </w:r>
        <w:r w:rsidRPr="00D9284D" w:rsidDel="00D9284D">
          <w:rPr>
            <w:rPrChange w:id="1937" w:author="The Si Tran" w:date="2012-12-11T23:18:00Z">
              <w:rPr>
                <w:sz w:val="28"/>
                <w:szCs w:val="28"/>
              </w:rPr>
            </w:rPrChange>
          </w:rPr>
          <w:fldChar w:fldCharType="separate"/>
        </w:r>
        <w:r w:rsidRPr="00D9284D" w:rsidDel="00D9284D">
          <w:rPr>
            <w:rPrChange w:id="1938" w:author="The Si Tran" w:date="2012-12-11T23:18:00Z">
              <w:rPr>
                <w:noProof/>
                <w:sz w:val="28"/>
                <w:szCs w:val="28"/>
                <w:lang w:val="fr-FR"/>
              </w:rPr>
            </w:rPrChange>
          </w:rPr>
          <w:delText>3</w:delText>
        </w:r>
        <w:r w:rsidRPr="00D9284D" w:rsidDel="00D9284D">
          <w:rPr>
            <w:rPrChange w:id="1939" w:author="The Si Tran" w:date="2012-12-11T23:18:00Z">
              <w:rPr>
                <w:sz w:val="28"/>
                <w:szCs w:val="28"/>
              </w:rPr>
            </w:rPrChange>
          </w:rPr>
          <w:fldChar w:fldCharType="end"/>
        </w:r>
        <w:r w:rsidRPr="00D9284D" w:rsidDel="00D9284D">
          <w:rPr>
            <w:rPrChange w:id="1940" w:author="The Si Tran" w:date="2012-12-11T23:18:00Z">
              <w:rPr>
                <w:sz w:val="28"/>
                <w:szCs w:val="28"/>
                <w:lang w:val="fr-FR"/>
              </w:rPr>
            </w:rPrChange>
          </w:rPr>
          <w:delText xml:space="preserve"> </w:delText>
        </w:r>
      </w:del>
      <w:ins w:id="1941" w:author="The Si Tran" w:date="2012-12-11T23:18:00Z">
        <w:r w:rsidR="00D9284D">
          <w:t>2.</w:t>
        </w:r>
        <w:r w:rsidR="007F6AD1">
          <w:t>5:</w:t>
        </w:r>
        <w:r w:rsidR="00D9284D" w:rsidRPr="00D9284D">
          <w:rPr>
            <w:rPrChange w:id="1942" w:author="The Si Tran" w:date="2012-12-11T23:18:00Z">
              <w:rPr>
                <w:sz w:val="28"/>
                <w:szCs w:val="28"/>
                <w:lang w:val="fr-FR"/>
              </w:rPr>
            </w:rPrChange>
          </w:rPr>
          <w:t xml:space="preserve"> </w:t>
        </w:r>
      </w:ins>
      <w:r w:rsidRPr="00F9196F">
        <w:rPr>
          <w:rPrChange w:id="1943" w:author="The Si Tran" w:date="2012-12-11T23:19:00Z">
            <w:rPr>
              <w:sz w:val="28"/>
              <w:szCs w:val="28"/>
              <w:lang w:val="fr-FR"/>
            </w:rPr>
          </w:rPrChange>
        </w:rPr>
        <w:t>Độ tăng nhiệt độ trung bình hàng năm từ 1856 đến 2005</w:t>
      </w:r>
      <w:bookmarkEnd w:id="1930"/>
      <w:bookmarkEnd w:id="1931"/>
      <w:bookmarkEnd w:id="1932"/>
    </w:p>
    <w:p w14:paraId="3D1D88C4" w14:textId="77777777" w:rsidR="00B14D71" w:rsidRPr="00D9284D" w:rsidRDefault="00B14D71">
      <w:pPr>
        <w:pStyle w:val="Hinh"/>
        <w:jc w:val="center"/>
        <w:rPr>
          <w:ins w:id="1944" w:author="The Si Tran" w:date="2012-12-14T04:39:00Z"/>
          <w:rPrChange w:id="1945" w:author="The Si Tran" w:date="2012-12-11T23:18:00Z">
            <w:rPr>
              <w:ins w:id="1946" w:author="The Si Tran" w:date="2012-12-14T04:39:00Z"/>
              <w:sz w:val="28"/>
              <w:szCs w:val="28"/>
              <w:lang w:val="fr-FR"/>
            </w:rPr>
          </w:rPrChange>
        </w:rPr>
        <w:pPrChange w:id="1947" w:author="The Si Tran" w:date="2012-12-11T23:20:00Z">
          <w:pPr>
            <w:pStyle w:val="Caption"/>
            <w:ind w:firstLine="540"/>
          </w:pPr>
        </w:pPrChange>
      </w:pPr>
    </w:p>
    <w:p w14:paraId="31148E76" w14:textId="77777777" w:rsidR="005E5CD3" w:rsidRPr="0049233F" w:rsidDel="00B14D71" w:rsidRDefault="005E5CD3" w:rsidP="005E5CD3">
      <w:pPr>
        <w:rPr>
          <w:del w:id="1948" w:author="The Si Tran" w:date="2012-12-14T04:39:00Z"/>
          <w:szCs w:val="26"/>
          <w:lang w:val="fr-FR"/>
          <w:rPrChange w:id="1949" w:author="The Si Tran" w:date="2012-12-05T23:02:00Z">
            <w:rPr>
              <w:del w:id="1950" w:author="The Si Tran" w:date="2012-12-14T04:39:00Z"/>
              <w:sz w:val="28"/>
              <w:szCs w:val="28"/>
              <w:lang w:val="fr-FR"/>
            </w:rPr>
          </w:rPrChange>
        </w:rPr>
      </w:pPr>
    </w:p>
    <w:p w14:paraId="7CAA14BD" w14:textId="77777777" w:rsidR="005E5CD3" w:rsidRPr="0049233F" w:rsidRDefault="005E5CD3">
      <w:pPr>
        <w:pStyle w:val="Hinh"/>
        <w:jc w:val="center"/>
        <w:rPr>
          <w:lang w:val="fr-FR"/>
          <w:rPrChange w:id="1951" w:author="The Si Tran" w:date="2012-12-05T23:02:00Z">
            <w:rPr>
              <w:sz w:val="28"/>
              <w:szCs w:val="28"/>
              <w:lang w:val="fr-FR"/>
            </w:rPr>
          </w:rPrChange>
        </w:rPr>
        <w:pPrChange w:id="1952" w:author="The Si Tran" w:date="2012-12-14T04:39:00Z">
          <w:pPr/>
        </w:pPrChange>
      </w:pPr>
    </w:p>
    <w:p w14:paraId="23EA88A1" w14:textId="77777777" w:rsidR="005E5CD3" w:rsidRPr="0049233F" w:rsidRDefault="005E5CD3">
      <w:pPr>
        <w:jc w:val="center"/>
        <w:rPr>
          <w:szCs w:val="26"/>
          <w:lang w:val="fr-FR"/>
          <w:rPrChange w:id="1953" w:author="The Si Tran" w:date="2012-12-05T23:02:00Z">
            <w:rPr>
              <w:sz w:val="28"/>
              <w:szCs w:val="28"/>
              <w:lang w:val="fr-FR"/>
            </w:rPr>
          </w:rPrChange>
        </w:rPr>
        <w:pPrChange w:id="1954" w:author="The Si Tran" w:date="2012-12-14T04:38:00Z">
          <w:pPr/>
        </w:pPrChange>
      </w:pPr>
      <w:r w:rsidRPr="0049233F">
        <w:rPr>
          <w:noProof/>
          <w:szCs w:val="26"/>
          <w:rPrChange w:id="1955" w:author="Unknown">
            <w:rPr>
              <w:b/>
              <w:bCs/>
              <w:noProof/>
              <w:sz w:val="28"/>
              <w:szCs w:val="28"/>
            </w:rPr>
          </w:rPrChange>
        </w:rPr>
        <w:drawing>
          <wp:inline distT="0" distB="0" distL="0" distR="0" wp14:anchorId="1089E5D1" wp14:editId="6F7FD1AC">
            <wp:extent cx="3387104" cy="3060276"/>
            <wp:effectExtent l="19050" t="19050" r="22860" b="260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02927" cy="3074572"/>
                    </a:xfrm>
                    <a:prstGeom prst="rect">
                      <a:avLst/>
                    </a:prstGeom>
                    <a:noFill/>
                    <a:ln w="6350">
                      <a:solidFill>
                        <a:schemeClr val="tx1">
                          <a:lumMod val="50000"/>
                          <a:lumOff val="50000"/>
                        </a:schemeClr>
                      </a:solidFill>
                    </a:ln>
                  </pic:spPr>
                </pic:pic>
              </a:graphicData>
            </a:graphic>
          </wp:inline>
        </w:drawing>
      </w:r>
    </w:p>
    <w:p w14:paraId="7788469A" w14:textId="77777777" w:rsidR="005E5CD3" w:rsidDel="00CF6224" w:rsidRDefault="005E5CD3">
      <w:pPr>
        <w:pStyle w:val="Hinh"/>
        <w:rPr>
          <w:del w:id="1956" w:author="The Si Tran" w:date="2012-12-11T23:21:00Z"/>
          <w:lang w:val="fr-FR"/>
        </w:rPr>
        <w:pPrChange w:id="1957" w:author="The Si Tran" w:date="2012-12-11T23:21:00Z">
          <w:pPr/>
        </w:pPrChange>
      </w:pPr>
      <w:bookmarkStart w:id="1958" w:name="_Toc343220886"/>
      <w:bookmarkStart w:id="1959" w:name="_Toc312142078"/>
      <w:bookmarkStart w:id="1960" w:name="_Toc343029953"/>
      <w:r w:rsidRPr="0049233F">
        <w:rPr>
          <w:lang w:val="fr-FR"/>
          <w:rPrChange w:id="1961" w:author="The Si Tran" w:date="2012-12-05T23:02:00Z">
            <w:rPr>
              <w:sz w:val="28"/>
              <w:szCs w:val="28"/>
              <w:lang w:val="fr-FR"/>
            </w:rPr>
          </w:rPrChange>
        </w:rPr>
        <w:t xml:space="preserve">Hình </w:t>
      </w:r>
      <w:del w:id="1962" w:author="The Si Tran" w:date="2012-12-11T23:21:00Z">
        <w:r w:rsidRPr="0049233F" w:rsidDel="00F9196F">
          <w:rPr>
            <w:rPrChange w:id="1963" w:author="The Si Tran" w:date="2012-12-05T23:02:00Z">
              <w:rPr>
                <w:sz w:val="28"/>
                <w:szCs w:val="28"/>
              </w:rPr>
            </w:rPrChange>
          </w:rPr>
          <w:fldChar w:fldCharType="begin"/>
        </w:r>
        <w:r w:rsidRPr="0049233F" w:rsidDel="00F9196F">
          <w:rPr>
            <w:lang w:val="fr-FR"/>
            <w:rPrChange w:id="1964" w:author="The Si Tran" w:date="2012-12-05T23:02:00Z">
              <w:rPr>
                <w:sz w:val="28"/>
                <w:szCs w:val="28"/>
                <w:lang w:val="fr-FR"/>
              </w:rPr>
            </w:rPrChange>
          </w:rPr>
          <w:delInstrText xml:space="preserve"> SEQ Hình \* ARABIC </w:delInstrText>
        </w:r>
        <w:r w:rsidRPr="0049233F" w:rsidDel="00F9196F">
          <w:rPr>
            <w:rPrChange w:id="1965" w:author="The Si Tran" w:date="2012-12-05T23:02:00Z">
              <w:rPr>
                <w:sz w:val="28"/>
                <w:szCs w:val="28"/>
              </w:rPr>
            </w:rPrChange>
          </w:rPr>
          <w:fldChar w:fldCharType="separate"/>
        </w:r>
        <w:r w:rsidRPr="0049233F" w:rsidDel="00F9196F">
          <w:rPr>
            <w:noProof/>
            <w:lang w:val="fr-FR"/>
            <w:rPrChange w:id="1966" w:author="The Si Tran" w:date="2012-12-05T23:02:00Z">
              <w:rPr>
                <w:noProof/>
                <w:sz w:val="28"/>
                <w:szCs w:val="28"/>
                <w:lang w:val="fr-FR"/>
              </w:rPr>
            </w:rPrChange>
          </w:rPr>
          <w:delText>4</w:delText>
        </w:r>
        <w:r w:rsidRPr="0049233F" w:rsidDel="00F9196F">
          <w:rPr>
            <w:rPrChange w:id="1967" w:author="The Si Tran" w:date="2012-12-05T23:02:00Z">
              <w:rPr>
                <w:sz w:val="28"/>
                <w:szCs w:val="28"/>
              </w:rPr>
            </w:rPrChange>
          </w:rPr>
          <w:fldChar w:fldCharType="end"/>
        </w:r>
        <w:r w:rsidRPr="0049233F" w:rsidDel="00F9196F">
          <w:rPr>
            <w:lang w:val="fr-FR"/>
            <w:rPrChange w:id="1968" w:author="The Si Tran" w:date="2012-12-05T23:02:00Z">
              <w:rPr>
                <w:sz w:val="28"/>
                <w:szCs w:val="28"/>
                <w:lang w:val="fr-FR"/>
              </w:rPr>
            </w:rPrChange>
          </w:rPr>
          <w:delText xml:space="preserve"> </w:delText>
        </w:r>
      </w:del>
      <w:ins w:id="1969" w:author="The Si Tran" w:date="2012-12-11T23:21:00Z">
        <w:r w:rsidR="00F9196F">
          <w:t>2.</w:t>
        </w:r>
        <w:r w:rsidR="007F6AD1">
          <w:t>6:</w:t>
        </w:r>
        <w:r w:rsidR="00F9196F" w:rsidRPr="0049233F">
          <w:rPr>
            <w:lang w:val="fr-FR"/>
            <w:rPrChange w:id="1970" w:author="The Si Tran" w:date="2012-12-05T23:02:00Z">
              <w:rPr>
                <w:sz w:val="28"/>
                <w:szCs w:val="28"/>
                <w:lang w:val="fr-FR"/>
              </w:rPr>
            </w:rPrChange>
          </w:rPr>
          <w:t xml:space="preserve"> </w:t>
        </w:r>
      </w:ins>
      <w:r w:rsidRPr="00D20536">
        <w:rPr>
          <w:lang w:val="fr-FR"/>
          <w:rPrChange w:id="1971" w:author="The Si Tran" w:date="2012-12-14T04:29:00Z">
            <w:rPr>
              <w:sz w:val="28"/>
              <w:szCs w:val="28"/>
              <w:lang w:val="fr-FR"/>
            </w:rPr>
          </w:rPrChange>
        </w:rPr>
        <w:t>Hàm tự tương quan của chuỗi tăng nhiệt độ trung bình hàng năm từ 1856 đến 2005</w:t>
      </w:r>
      <w:bookmarkEnd w:id="1958"/>
      <w:del w:id="1972" w:author="The Si Tran" w:date="2012-12-11T23:21:00Z">
        <w:r w:rsidRPr="00F9196F" w:rsidDel="00CF6224">
          <w:rPr>
            <w:lang w:val="fr-FR"/>
            <w:rPrChange w:id="1973" w:author="The Si Tran" w:date="2012-12-11T23:20:00Z">
              <w:rPr>
                <w:sz w:val="28"/>
                <w:szCs w:val="28"/>
                <w:lang w:val="fr-FR"/>
              </w:rPr>
            </w:rPrChange>
          </w:rPr>
          <w:delText>.</w:delText>
        </w:r>
        <w:bookmarkEnd w:id="1959"/>
        <w:bookmarkEnd w:id="1960"/>
      </w:del>
    </w:p>
    <w:p w14:paraId="4209720A" w14:textId="77777777" w:rsidR="00CF6224" w:rsidRPr="0049233F" w:rsidRDefault="00CF6224">
      <w:pPr>
        <w:pStyle w:val="Hinh"/>
        <w:rPr>
          <w:ins w:id="1974" w:author="The Si Tran" w:date="2012-12-11T23:21:00Z"/>
          <w:lang w:val="fr-FR"/>
          <w:rPrChange w:id="1975" w:author="The Si Tran" w:date="2012-12-05T23:02:00Z">
            <w:rPr>
              <w:ins w:id="1976" w:author="The Si Tran" w:date="2012-12-11T23:21:00Z"/>
              <w:sz w:val="28"/>
              <w:szCs w:val="28"/>
              <w:lang w:val="fr-FR"/>
            </w:rPr>
          </w:rPrChange>
        </w:rPr>
        <w:pPrChange w:id="1977" w:author="The Si Tran" w:date="2012-12-11T23:21:00Z">
          <w:pPr>
            <w:pStyle w:val="Caption"/>
            <w:ind w:firstLine="540"/>
          </w:pPr>
        </w:pPrChange>
      </w:pPr>
    </w:p>
    <w:p w14:paraId="7F68B947" w14:textId="77777777" w:rsidR="005E5CD3" w:rsidRPr="0049233F" w:rsidDel="00B14D71" w:rsidRDefault="005E5CD3">
      <w:pPr>
        <w:pStyle w:val="Hinh"/>
        <w:rPr>
          <w:del w:id="1978" w:author="The Si Tran" w:date="2012-12-14T04:39:00Z"/>
          <w:lang w:val="fr-FR"/>
          <w:rPrChange w:id="1979" w:author="The Si Tran" w:date="2012-12-05T23:02:00Z">
            <w:rPr>
              <w:del w:id="1980" w:author="The Si Tran" w:date="2012-12-14T04:39:00Z"/>
              <w:sz w:val="28"/>
              <w:szCs w:val="28"/>
              <w:lang w:val="fr-FR"/>
            </w:rPr>
          </w:rPrChange>
        </w:rPr>
        <w:pPrChange w:id="1981" w:author="The Si Tran" w:date="2012-12-11T23:21:00Z">
          <w:pPr/>
        </w:pPrChange>
      </w:pPr>
    </w:p>
    <w:p w14:paraId="6F98DC37" w14:textId="77777777" w:rsidR="000E05CE" w:rsidRPr="0049233F" w:rsidRDefault="000E05CE" w:rsidP="005E5CD3">
      <w:pPr>
        <w:rPr>
          <w:szCs w:val="26"/>
          <w:lang w:val="fr-FR"/>
          <w:rPrChange w:id="1982" w:author="The Si Tran" w:date="2012-12-05T23:02:00Z">
            <w:rPr>
              <w:sz w:val="28"/>
              <w:szCs w:val="28"/>
              <w:lang w:val="fr-FR"/>
            </w:rPr>
          </w:rPrChange>
        </w:rPr>
      </w:pPr>
      <w:r w:rsidRPr="0049233F">
        <w:rPr>
          <w:szCs w:val="26"/>
          <w:lang w:val="fr-FR"/>
          <w:rPrChange w:id="1983" w:author="The Si Tran" w:date="2012-12-05T23:02:00Z">
            <w:rPr>
              <w:sz w:val="28"/>
              <w:szCs w:val="28"/>
              <w:lang w:val="fr-FR"/>
            </w:rPr>
          </w:rPrChange>
        </w:rPr>
        <w:tab/>
        <w:t xml:space="preserve">Chuỗi thời gian tĩnh (stationary time series) là chuỗi thời gian có trung bình và phương sai độc lập với thời gian </w:t>
      </w:r>
      <w:r w:rsidRPr="0049233F">
        <w:rPr>
          <w:szCs w:val="26"/>
          <w:lang w:val="fr-FR"/>
          <w:rPrChange w:id="1984" w:author="The Si Tran" w:date="2012-12-05T23:02:00Z">
            <w:rPr>
              <w:sz w:val="28"/>
              <w:szCs w:val="28"/>
              <w:lang w:val="fr-FR"/>
            </w:rPr>
          </w:rPrChange>
        </w:rPr>
        <w:fldChar w:fldCharType="begin"/>
      </w:r>
      <w:r w:rsidRPr="0049233F">
        <w:rPr>
          <w:szCs w:val="26"/>
          <w:lang w:val="fr-FR"/>
          <w:rPrChange w:id="1985" w:author="The Si Tran" w:date="2012-12-05T23:02:00Z">
            <w:rPr>
              <w:sz w:val="28"/>
              <w:szCs w:val="28"/>
              <w:lang w:val="fr-FR"/>
            </w:rPr>
          </w:rPrChange>
        </w:rPr>
        <w:instrText xml:space="preserve"> REF  Bussiness_forecasting_book </w:instrText>
      </w:r>
      <w:r w:rsidR="0049233F" w:rsidRPr="0049233F">
        <w:rPr>
          <w:szCs w:val="26"/>
          <w:lang w:val="fr-FR"/>
        </w:rPr>
        <w:instrText xml:space="preserve"> \* MERGEFORMAT </w:instrText>
      </w:r>
      <w:del w:id="1986" w:author="The Si Tran" w:date="2012-12-12T14:11:00Z">
        <w:r w:rsidRPr="0049233F">
          <w:rPr>
            <w:szCs w:val="26"/>
            <w:lang w:val="fr-FR"/>
            <w:rPrChange w:id="1987" w:author="The Si Tran" w:date="2012-12-05T23:02:00Z">
              <w:rPr>
                <w:sz w:val="28"/>
                <w:szCs w:val="28"/>
                <w:lang w:val="fr-FR"/>
              </w:rPr>
            </w:rPrChange>
          </w:rPr>
          <w:fldChar w:fldCharType="separate"/>
        </w:r>
        <w:r w:rsidRPr="0049233F" w:rsidDel="009D276E">
          <w:rPr>
            <w:szCs w:val="26"/>
            <w:rPrChange w:id="1988" w:author="The Si Tran" w:date="2012-12-05T23:02:00Z">
              <w:rPr/>
            </w:rPrChange>
          </w:rPr>
          <w:delText>[1]</w:delText>
        </w:r>
      </w:del>
      <w:r w:rsidRPr="0049233F">
        <w:rPr>
          <w:szCs w:val="26"/>
          <w:lang w:val="fr-FR"/>
          <w:rPrChange w:id="1989" w:author="The Si Tran" w:date="2012-12-05T23:02:00Z">
            <w:rPr>
              <w:sz w:val="28"/>
              <w:szCs w:val="28"/>
              <w:lang w:val="fr-FR"/>
            </w:rPr>
          </w:rPrChange>
        </w:rPr>
        <w:fldChar w:fldCharType="end"/>
      </w:r>
      <w:r w:rsidRPr="0049233F">
        <w:rPr>
          <w:szCs w:val="26"/>
          <w:lang w:val="fr-FR"/>
          <w:rPrChange w:id="1990" w:author="The Si Tran" w:date="2012-12-05T23:02:00Z">
            <w:rPr>
              <w:sz w:val="28"/>
              <w:szCs w:val="28"/>
              <w:lang w:val="fr-FR"/>
            </w:rPr>
          </w:rPrChange>
        </w:rPr>
        <w:t>. Có nghĩa rằng,  một chuỗi thời gian không có sự biến đổi tăng lên hay giảm xuống trong suốt thời gian thì được gọi là chuỗi thời gian tĩnh (hay gọi là chuỗi tĩnh).</w:t>
      </w:r>
    </w:p>
    <w:p w14:paraId="56451AE5" w14:textId="77777777" w:rsidR="00024E93" w:rsidRPr="0049233F" w:rsidRDefault="00024E93" w:rsidP="00024E93">
      <w:pPr>
        <w:ind w:firstLine="720"/>
        <w:rPr>
          <w:szCs w:val="26"/>
          <w:lang w:val="fr-FR"/>
          <w:rPrChange w:id="1991" w:author="The Si Tran" w:date="2012-12-05T23:02:00Z">
            <w:rPr>
              <w:sz w:val="28"/>
              <w:szCs w:val="28"/>
              <w:lang w:val="fr-FR"/>
            </w:rPr>
          </w:rPrChange>
        </w:rPr>
      </w:pPr>
      <w:r w:rsidRPr="0049233F">
        <w:rPr>
          <w:szCs w:val="26"/>
          <w:lang w:val="fr-FR"/>
          <w:rPrChange w:id="1992" w:author="The Si Tran" w:date="2012-12-05T23:02:00Z">
            <w:rPr>
              <w:sz w:val="28"/>
              <w:szCs w:val="28"/>
              <w:lang w:val="fr-FR"/>
            </w:rPr>
          </w:rPrChange>
        </w:rPr>
        <w:t>Hệ số tự tương quan của chuỗi thời gian tĩnh giảm nhanh về 0, thông thường sau độ trễ thứ 2 hoặc thứ 3.</w:t>
      </w:r>
    </w:p>
    <w:p w14:paraId="3425B934" w14:textId="77777777" w:rsidR="00024E93" w:rsidRPr="0049233F" w:rsidRDefault="00024E93" w:rsidP="00024E93">
      <w:pPr>
        <w:rPr>
          <w:szCs w:val="26"/>
          <w:lang w:val="fr-FR"/>
          <w:rPrChange w:id="1993" w:author="The Si Tran" w:date="2012-12-05T23:02:00Z">
            <w:rPr>
              <w:sz w:val="28"/>
              <w:szCs w:val="28"/>
              <w:lang w:val="fr-FR"/>
            </w:rPr>
          </w:rPrChange>
        </w:rPr>
      </w:pPr>
      <w:r w:rsidRPr="0049233F">
        <w:rPr>
          <w:b/>
          <w:szCs w:val="26"/>
          <w:lang w:val="fr-FR"/>
          <w:rPrChange w:id="1994" w:author="The Si Tran" w:date="2012-12-05T23:02:00Z">
            <w:rPr>
              <w:b/>
              <w:sz w:val="28"/>
              <w:szCs w:val="28"/>
              <w:lang w:val="fr-FR"/>
            </w:rPr>
          </w:rPrChange>
        </w:rPr>
        <w:t>Định Nghĩa :</w:t>
      </w:r>
      <w:r w:rsidRPr="0049233F">
        <w:rPr>
          <w:szCs w:val="26"/>
          <w:lang w:val="fr-FR"/>
          <w:rPrChange w:id="1995" w:author="The Si Tran" w:date="2012-12-05T23:02:00Z">
            <w:rPr>
              <w:sz w:val="28"/>
              <w:szCs w:val="28"/>
              <w:lang w:val="fr-FR"/>
            </w:rPr>
          </w:rPrChange>
        </w:rPr>
        <w:t xml:space="preserve"> Một chuỗi thời gian </w:t>
      </w:r>
      <m:oMath>
        <m:d>
          <m:dPr>
            <m:begChr m:val="{"/>
            <m:endChr m:val="}"/>
            <m:ctrlPr>
              <w:ins w:id="1996" w:author="The Si Tran" w:date="2012-12-05T23:48:00Z">
                <w:rPr>
                  <w:rFonts w:ascii="Cambria Math" w:hAnsi="Cambria Math"/>
                  <w:i/>
                  <w:szCs w:val="26"/>
                  <w:lang w:val="fr-FR"/>
                </w:rPr>
              </w:ins>
            </m:ctrlPr>
          </m:dPr>
          <m:e>
            <m:sSub>
              <m:sSubPr>
                <m:ctrlPr>
                  <w:ins w:id="1997" w:author="The Si Tran" w:date="2012-12-05T23:48:00Z">
                    <w:rPr>
                      <w:rFonts w:ascii="Cambria Math" w:hAnsi="Cambria Math"/>
                      <w:i/>
                      <w:szCs w:val="26"/>
                      <w:lang w:val="fr-FR"/>
                    </w:rPr>
                  </w:ins>
                </m:ctrlPr>
              </m:sSubPr>
              <m:e>
                <w:ins w:id="1998" w:author="The Si Tran" w:date="2012-12-05T23:48:00Z">
                  <m:r>
                    <w:rPr>
                      <w:rFonts w:ascii="Cambria Math" w:hAnsi="Cambria Math"/>
                      <w:szCs w:val="26"/>
                      <w:lang w:val="fr-FR"/>
                    </w:rPr>
                    <m:t>X</m:t>
                  </m:r>
                </w:ins>
              </m:e>
              <m:sub>
                <w:ins w:id="1999" w:author="The Si Tran" w:date="2012-12-05T23:48:00Z">
                  <m:r>
                    <w:rPr>
                      <w:rFonts w:ascii="Cambria Math" w:hAnsi="Cambria Math"/>
                      <w:szCs w:val="26"/>
                      <w:lang w:val="fr-FR"/>
                    </w:rPr>
                    <m:t>t</m:t>
                  </m:r>
                </w:ins>
              </m:sub>
            </m:sSub>
          </m:e>
        </m:d>
      </m:oMath>
      <w:del w:id="2000" w:author="The Si Tran" w:date="2012-12-05T23:48:00Z">
        <w:r w:rsidRPr="0049233F" w:rsidDel="005B11DB">
          <w:rPr>
            <w:szCs w:val="26"/>
            <w:lang w:val="fr-FR"/>
            <w:rPrChange w:id="2001" w:author="The Si Tran" w:date="2012-12-05T23:02:00Z">
              <w:rPr>
                <w:sz w:val="28"/>
                <w:szCs w:val="28"/>
                <w:lang w:val="fr-FR"/>
              </w:rPr>
            </w:rPrChange>
          </w:rPr>
          <w:delText>{X</w:delText>
        </w:r>
        <w:r w:rsidRPr="0049233F" w:rsidDel="005B11DB">
          <w:rPr>
            <w:szCs w:val="26"/>
            <w:vertAlign w:val="subscript"/>
            <w:lang w:val="fr-FR"/>
            <w:rPrChange w:id="2002" w:author="The Si Tran" w:date="2012-12-05T23:02:00Z">
              <w:rPr>
                <w:sz w:val="28"/>
                <w:szCs w:val="28"/>
                <w:vertAlign w:val="subscript"/>
                <w:lang w:val="fr-FR"/>
              </w:rPr>
            </w:rPrChange>
          </w:rPr>
          <w:delText>t</w:delText>
        </w:r>
        <w:r w:rsidRPr="0049233F" w:rsidDel="005B11DB">
          <w:rPr>
            <w:szCs w:val="26"/>
            <w:lang w:val="fr-FR"/>
            <w:rPrChange w:id="2003" w:author="The Si Tran" w:date="2012-12-05T23:02:00Z">
              <w:rPr>
                <w:sz w:val="28"/>
                <w:szCs w:val="28"/>
                <w:lang w:val="fr-FR"/>
              </w:rPr>
            </w:rPrChange>
          </w:rPr>
          <w:delText>}</w:delText>
        </w:r>
      </w:del>
      <w:r w:rsidRPr="0049233F">
        <w:rPr>
          <w:szCs w:val="26"/>
          <w:lang w:val="fr-FR"/>
          <w:rPrChange w:id="2004" w:author="The Si Tran" w:date="2012-12-05T23:02:00Z">
            <w:rPr>
              <w:sz w:val="28"/>
              <w:szCs w:val="28"/>
              <w:lang w:val="fr-FR"/>
            </w:rPr>
          </w:rPrChange>
        </w:rPr>
        <w:t xml:space="preserve"> có tính chất tĩnh hay gọi là chuỗi thời gian tĩnh nếu nó thỏa mãn hai tính chất sau </w:t>
      </w:r>
    </w:p>
    <w:p w14:paraId="263EDCF4" w14:textId="77777777" w:rsidR="00024E93" w:rsidRPr="0049233F" w:rsidRDefault="00024E93" w:rsidP="00024E93">
      <w:pPr>
        <w:rPr>
          <w:szCs w:val="26"/>
          <w:lang w:val="fr-FR"/>
          <w:rPrChange w:id="2005" w:author="The Si Tran" w:date="2012-12-05T23:02:00Z">
            <w:rPr>
              <w:sz w:val="28"/>
              <w:szCs w:val="28"/>
              <w:lang w:val="fr-FR"/>
            </w:rPr>
          </w:rPrChange>
        </w:rPr>
      </w:pPr>
      <w:r w:rsidRPr="0049233F">
        <w:rPr>
          <w:szCs w:val="26"/>
          <w:lang w:val="fr-FR"/>
          <w:rPrChange w:id="2006" w:author="The Si Tran" w:date="2012-12-05T23:02:00Z">
            <w:rPr>
              <w:sz w:val="28"/>
              <w:szCs w:val="28"/>
              <w:lang w:val="fr-FR"/>
            </w:rPr>
          </w:rPrChange>
        </w:rPr>
        <w:t xml:space="preserve">         (1) </w:t>
      </w:r>
      <w:ins w:id="2007" w:author="The Si Tran" w:date="2012-12-05T23:48: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ins>
      <w:ins w:id="2008" w:author="The Si Tran" w:date="2012-12-05T23:49:00Z">
        <m:oMath>
          <m:r>
            <w:rPr>
              <w:rFonts w:ascii="Cambria Math" w:hAnsi="Cambria Math"/>
              <w:szCs w:val="26"/>
              <w:lang w:val="fr-FR"/>
            </w:rPr>
            <m:t>=μ ∀t</m:t>
          </m:r>
        </m:oMath>
      </w:ins>
      <w:r w:rsidRPr="0049233F">
        <w:rPr>
          <w:szCs w:val="26"/>
          <w:lang w:val="fr-FR"/>
          <w:rPrChange w:id="2009" w:author="The Si Tran" w:date="2012-12-05T23:02:00Z">
            <w:rPr>
              <w:sz w:val="28"/>
              <w:szCs w:val="28"/>
              <w:lang w:val="fr-FR"/>
            </w:rPr>
          </w:rPrChange>
        </w:rPr>
        <w:t xml:space="preserve"> </w:t>
      </w:r>
      <w:del w:id="2010" w:author="The Si Tran" w:date="2012-12-05T23:49:00Z">
        <w:r w:rsidRPr="00082976" w:rsidDel="00CB56EB">
          <w:rPr>
            <w:position w:val="-12"/>
            <w:szCs w:val="26"/>
            <w:lang w:val="fr-FR"/>
          </w:rPr>
          <w:object w:dxaOrig="1400" w:dyaOrig="360" w14:anchorId="29CEAC57">
            <v:shape id="_x0000_i1039" type="#_x0000_t75" style="width:89.6pt;height:24.3pt" o:ole="">
              <v:imagedata r:id="rId43" o:title=""/>
            </v:shape>
            <o:OLEObject Type="Embed" ProgID="Equation.DSMT4" ShapeID="_x0000_i1039" DrawAspect="Content" ObjectID="_1416977572" r:id="rId44"/>
          </w:object>
        </w:r>
      </w:del>
    </w:p>
    <w:p w14:paraId="54AF470B" w14:textId="77777777" w:rsidR="00024E93" w:rsidRPr="0049233F" w:rsidRDefault="00024E93" w:rsidP="00024E93">
      <w:pPr>
        <w:rPr>
          <w:szCs w:val="26"/>
          <w:lang w:val="fr-FR"/>
          <w:rPrChange w:id="2011" w:author="The Si Tran" w:date="2012-12-05T23:02:00Z">
            <w:rPr>
              <w:sz w:val="28"/>
              <w:szCs w:val="28"/>
              <w:lang w:val="fr-FR"/>
            </w:rPr>
          </w:rPrChange>
        </w:rPr>
      </w:pPr>
      <w:r w:rsidRPr="0049233F">
        <w:rPr>
          <w:szCs w:val="26"/>
          <w:lang w:val="fr-FR"/>
          <w:rPrChange w:id="2012" w:author="The Si Tran" w:date="2012-12-05T23:02:00Z">
            <w:rPr>
              <w:sz w:val="28"/>
              <w:szCs w:val="28"/>
              <w:lang w:val="fr-FR"/>
            </w:rPr>
          </w:rPrChange>
        </w:rPr>
        <w:t xml:space="preserve">         (2)</w:t>
      </w:r>
      <w:del w:id="2013" w:author="The Si Tran" w:date="2012-12-05T23:51:00Z">
        <w:r w:rsidRPr="0049233F" w:rsidDel="00187396">
          <w:rPr>
            <w:szCs w:val="26"/>
            <w:lang w:val="fr-FR"/>
            <w:rPrChange w:id="2014" w:author="The Si Tran" w:date="2012-12-05T23:02:00Z">
              <w:rPr>
                <w:sz w:val="28"/>
                <w:szCs w:val="28"/>
                <w:lang w:val="fr-FR"/>
              </w:rPr>
            </w:rPrChange>
          </w:rPr>
          <w:delText xml:space="preserve"> </w:delText>
        </w:r>
        <w:r w:rsidRPr="0049233F" w:rsidDel="00623920">
          <w:rPr>
            <w:szCs w:val="26"/>
            <w:lang w:val="fr-FR"/>
            <w:rPrChange w:id="2015" w:author="The Si Tran" w:date="2012-12-05T23:02:00Z">
              <w:rPr>
                <w:sz w:val="28"/>
                <w:szCs w:val="28"/>
                <w:lang w:val="fr-FR"/>
              </w:rPr>
            </w:rPrChange>
          </w:rPr>
          <w:delText xml:space="preserve"> </w:delText>
        </w:r>
      </w:del>
      <w:r w:rsidRPr="0049233F">
        <w:rPr>
          <w:szCs w:val="26"/>
          <w:lang w:val="fr-FR"/>
          <w:rPrChange w:id="2016" w:author="The Si Tran" w:date="2012-12-05T23:02:00Z">
            <w:rPr>
              <w:sz w:val="28"/>
              <w:szCs w:val="28"/>
              <w:lang w:val="fr-FR"/>
            </w:rPr>
          </w:rPrChange>
        </w:rPr>
        <w:t xml:space="preserve"> </w:t>
      </w:r>
      <w:ins w:id="2017" w:author="The Si Tran" w:date="2012-12-05T23:51:00Z">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ins>
      <w:del w:id="2018" w:author="The Si Tran" w:date="2012-12-05T23:51:00Z">
        <w:r w:rsidRPr="00082976" w:rsidDel="003019D0">
          <w:rPr>
            <w:position w:val="-12"/>
            <w:szCs w:val="26"/>
            <w:lang w:val="fr-FR"/>
          </w:rPr>
          <w:object w:dxaOrig="2200" w:dyaOrig="360" w14:anchorId="78B648E3">
            <v:shape id="_x0000_i1040" type="#_x0000_t75" style="width:168.3pt;height:27.65pt" o:ole="">
              <v:imagedata r:id="rId45" o:title=""/>
            </v:shape>
            <o:OLEObject Type="Embed" ProgID="Equation.DSMT4" ShapeID="_x0000_i1040" DrawAspect="Content" ObjectID="_1416977573" r:id="rId46"/>
          </w:object>
        </w:r>
      </w:del>
      <w:r w:rsidRPr="00B312F5">
        <w:rPr>
          <w:position w:val="-4"/>
          <w:szCs w:val="26"/>
          <w:lang w:val="fr-FR"/>
        </w:rPr>
        <w:object w:dxaOrig="180" w:dyaOrig="279" w14:anchorId="04173104">
          <v:shape id="_x0000_i1041" type="#_x0000_t75" style="width:9.2pt;height:14.25pt" o:ole="">
            <v:imagedata r:id="rId21" o:title=""/>
          </v:shape>
          <o:OLEObject Type="Embed" ProgID="Equation.DSMT4" ShapeID="_x0000_i1041" DrawAspect="Content" ObjectID="_1416977574" r:id="rId47"/>
        </w:object>
      </w:r>
    </w:p>
    <w:p w14:paraId="634558FF" w14:textId="77777777" w:rsidR="00AC34B6" w:rsidRPr="0049233F" w:rsidRDefault="00024E93" w:rsidP="00AC34B6">
      <w:pPr>
        <w:rPr>
          <w:szCs w:val="26"/>
          <w:lang w:val="fr-FR"/>
          <w:rPrChange w:id="2019" w:author="The Si Tran" w:date="2012-12-05T23:02:00Z">
            <w:rPr>
              <w:sz w:val="28"/>
              <w:szCs w:val="28"/>
              <w:lang w:val="fr-FR"/>
            </w:rPr>
          </w:rPrChange>
        </w:rPr>
      </w:pPr>
      <w:r w:rsidRPr="0049233F">
        <w:rPr>
          <w:szCs w:val="26"/>
          <w:lang w:val="fr-FR"/>
          <w:rPrChange w:id="2020" w:author="The Si Tran" w:date="2012-12-05T23:02:00Z">
            <w:rPr>
              <w:sz w:val="28"/>
              <w:szCs w:val="28"/>
              <w:lang w:val="fr-FR"/>
            </w:rPr>
          </w:rPrChange>
        </w:rPr>
        <w:tab/>
        <w:t>Ngược lại, một chuỗi thời gian có chứa thành phần mùa là chuỗi thời gian không tĩnh (nonstationary). Hệ số tự tương quan của chuỗi thời gian không tĩnh thường lớn ở vài độ trễ đầu tiên và sau đó giảm dần về 0 ở những độ trễ tiếp theo.</w:t>
      </w:r>
    </w:p>
    <w:p w14:paraId="76740CF8" w14:textId="77777777" w:rsidR="00AC34B6" w:rsidRPr="0049233F" w:rsidRDefault="00AC34B6" w:rsidP="00AC34B6">
      <w:pPr>
        <w:rPr>
          <w:szCs w:val="26"/>
          <w:lang w:val="fr-FR"/>
          <w:rPrChange w:id="2021" w:author="The Si Tran" w:date="2012-12-05T23:02:00Z">
            <w:rPr>
              <w:sz w:val="28"/>
              <w:szCs w:val="28"/>
              <w:lang w:val="fr-FR"/>
            </w:rPr>
          </w:rPrChange>
        </w:rPr>
      </w:pPr>
      <w:r w:rsidRPr="0049233F">
        <w:rPr>
          <w:noProof/>
          <w:szCs w:val="26"/>
          <w:rPrChange w:id="2022" w:author="Unknown">
            <w:rPr>
              <w:noProof/>
              <w:sz w:val="28"/>
              <w:szCs w:val="28"/>
            </w:rPr>
          </w:rPrChange>
        </w:rPr>
        <w:drawing>
          <wp:inline distT="0" distB="0" distL="0" distR="0" wp14:anchorId="08C0265F" wp14:editId="159BB5CA">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14:paraId="5D227A3B" w14:textId="77777777" w:rsidR="00AC34B6" w:rsidRPr="0049233F" w:rsidRDefault="00AC34B6" w:rsidP="00AC34B6">
      <w:pPr>
        <w:numPr>
          <w:ilvl w:val="0"/>
          <w:numId w:val="2"/>
        </w:numPr>
        <w:spacing w:before="0" w:line="240" w:lineRule="auto"/>
        <w:jc w:val="left"/>
        <w:rPr>
          <w:szCs w:val="26"/>
          <w:lang w:val="fr-FR"/>
          <w:rPrChange w:id="2023" w:author="The Si Tran" w:date="2012-12-05T23:02:00Z">
            <w:rPr>
              <w:sz w:val="28"/>
              <w:szCs w:val="28"/>
              <w:lang w:val="fr-FR"/>
            </w:rPr>
          </w:rPrChange>
        </w:rPr>
      </w:pPr>
      <w:r w:rsidRPr="0049233F">
        <w:rPr>
          <w:szCs w:val="26"/>
          <w:lang w:val="fr-FR"/>
          <w:rPrChange w:id="2024" w:author="The Si Tran" w:date="2012-12-05T23:02:00Z">
            <w:rPr>
              <w:sz w:val="28"/>
              <w:szCs w:val="28"/>
              <w:lang w:val="fr-FR"/>
            </w:rPr>
          </w:rPrChange>
        </w:rPr>
        <w:t>chuỗi thời gian tĩnh</w:t>
      </w:r>
    </w:p>
    <w:p w14:paraId="0EB81842" w14:textId="77777777" w:rsidR="00AC34B6" w:rsidRPr="0049233F" w:rsidRDefault="00AC34B6" w:rsidP="00AC34B6">
      <w:pPr>
        <w:rPr>
          <w:szCs w:val="26"/>
          <w:lang w:val="fr-FR"/>
          <w:rPrChange w:id="2025" w:author="The Si Tran" w:date="2012-12-05T23:02:00Z">
            <w:rPr>
              <w:sz w:val="28"/>
              <w:szCs w:val="28"/>
              <w:lang w:val="fr-FR"/>
            </w:rPr>
          </w:rPrChange>
        </w:rPr>
      </w:pPr>
      <w:r w:rsidRPr="0049233F">
        <w:rPr>
          <w:szCs w:val="26"/>
          <w:lang w:val="fr-FR"/>
          <w:rPrChange w:id="2026" w:author="The Si Tran" w:date="2012-12-05T23:02:00Z">
            <w:rPr>
              <w:sz w:val="28"/>
              <w:szCs w:val="28"/>
              <w:lang w:val="fr-FR"/>
            </w:rPr>
          </w:rPrChange>
        </w:rPr>
        <w:t xml:space="preserve">   </w:t>
      </w:r>
      <w:r w:rsidRPr="0049233F">
        <w:rPr>
          <w:noProof/>
          <w:szCs w:val="26"/>
          <w:rPrChange w:id="2027" w:author="Unknown">
            <w:rPr>
              <w:noProof/>
              <w:sz w:val="28"/>
              <w:szCs w:val="28"/>
            </w:rPr>
          </w:rPrChange>
        </w:rPr>
        <w:drawing>
          <wp:inline distT="0" distB="0" distL="0" distR="0" wp14:anchorId="08084898" wp14:editId="1199B511">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14:paraId="478741E4" w14:textId="77777777" w:rsidR="00AC34B6" w:rsidRPr="0049233F" w:rsidRDefault="00AC34B6" w:rsidP="00AC34B6">
      <w:pPr>
        <w:numPr>
          <w:ilvl w:val="0"/>
          <w:numId w:val="2"/>
        </w:numPr>
        <w:spacing w:before="0" w:line="240" w:lineRule="auto"/>
        <w:jc w:val="left"/>
        <w:rPr>
          <w:szCs w:val="26"/>
          <w:lang w:val="fr-FR"/>
          <w:rPrChange w:id="2028" w:author="The Si Tran" w:date="2012-12-05T23:02:00Z">
            <w:rPr>
              <w:sz w:val="28"/>
              <w:szCs w:val="28"/>
              <w:lang w:val="fr-FR"/>
            </w:rPr>
          </w:rPrChange>
        </w:rPr>
      </w:pPr>
      <w:r w:rsidRPr="0049233F">
        <w:rPr>
          <w:szCs w:val="26"/>
          <w:lang w:val="fr-FR"/>
          <w:rPrChange w:id="2029" w:author="The Si Tran" w:date="2012-12-05T23:02:00Z">
            <w:rPr>
              <w:sz w:val="28"/>
              <w:szCs w:val="28"/>
              <w:lang w:val="fr-FR"/>
            </w:rPr>
          </w:rPrChange>
        </w:rPr>
        <w:t>chuỗi thời gian không tĩnh</w:t>
      </w:r>
    </w:p>
    <w:p w14:paraId="2AF79E39" w14:textId="77777777" w:rsidR="00AC34B6" w:rsidRPr="0049233F" w:rsidRDefault="00AC34B6">
      <w:pPr>
        <w:pStyle w:val="Hinh"/>
        <w:rPr>
          <w:lang w:val="fr-FR"/>
          <w:rPrChange w:id="2030" w:author="The Si Tran" w:date="2012-12-05T23:02:00Z">
            <w:rPr>
              <w:sz w:val="28"/>
              <w:szCs w:val="28"/>
              <w:lang w:val="fr-FR"/>
            </w:rPr>
          </w:rPrChange>
        </w:rPr>
        <w:pPrChange w:id="2031" w:author="The Si Tran" w:date="2012-12-11T23:21:00Z">
          <w:pPr>
            <w:pStyle w:val="Caption"/>
            <w:ind w:firstLine="540"/>
          </w:pPr>
        </w:pPrChange>
      </w:pPr>
      <w:r w:rsidRPr="0049233F">
        <w:rPr>
          <w:lang w:val="fr-FR"/>
          <w:rPrChange w:id="2032" w:author="The Si Tran" w:date="2012-12-05T23:02:00Z">
            <w:rPr>
              <w:sz w:val="28"/>
              <w:szCs w:val="28"/>
              <w:lang w:val="fr-FR"/>
            </w:rPr>
          </w:rPrChange>
        </w:rPr>
        <w:t xml:space="preserve">    </w:t>
      </w:r>
      <w:bookmarkStart w:id="2033" w:name="_Toc312142080"/>
      <w:bookmarkStart w:id="2034" w:name="_Toc343029954"/>
      <w:bookmarkStart w:id="2035" w:name="_Toc343220887"/>
      <w:r w:rsidRPr="0049233F">
        <w:rPr>
          <w:lang w:val="fr-FR"/>
          <w:rPrChange w:id="2036" w:author="The Si Tran" w:date="2012-12-05T23:02:00Z">
            <w:rPr>
              <w:sz w:val="32"/>
              <w:szCs w:val="32"/>
              <w:lang w:val="fr-FR"/>
            </w:rPr>
          </w:rPrChange>
        </w:rPr>
        <w:t xml:space="preserve">Hình </w:t>
      </w:r>
      <w:del w:id="2037" w:author="The Si Tran" w:date="2012-12-11T23:21:00Z">
        <w:r w:rsidRPr="0049233F" w:rsidDel="004F02C0">
          <w:rPr>
            <w:rPrChange w:id="2038" w:author="The Si Tran" w:date="2012-12-05T23:02:00Z">
              <w:rPr>
                <w:sz w:val="32"/>
                <w:szCs w:val="32"/>
              </w:rPr>
            </w:rPrChange>
          </w:rPr>
          <w:fldChar w:fldCharType="begin"/>
        </w:r>
        <w:r w:rsidRPr="0049233F" w:rsidDel="004F02C0">
          <w:rPr>
            <w:lang w:val="fr-FR"/>
            <w:rPrChange w:id="2039" w:author="The Si Tran" w:date="2012-12-05T23:02:00Z">
              <w:rPr>
                <w:sz w:val="32"/>
                <w:szCs w:val="32"/>
                <w:lang w:val="fr-FR"/>
              </w:rPr>
            </w:rPrChange>
          </w:rPr>
          <w:delInstrText xml:space="preserve"> SEQ Hình \* ARABIC </w:delInstrText>
        </w:r>
        <w:r w:rsidRPr="0049233F" w:rsidDel="004F02C0">
          <w:rPr>
            <w:rPrChange w:id="2040" w:author="The Si Tran" w:date="2012-12-05T23:02:00Z">
              <w:rPr>
                <w:sz w:val="32"/>
                <w:szCs w:val="32"/>
              </w:rPr>
            </w:rPrChange>
          </w:rPr>
          <w:fldChar w:fldCharType="separate"/>
        </w:r>
        <w:r w:rsidRPr="0049233F" w:rsidDel="004F02C0">
          <w:rPr>
            <w:noProof/>
            <w:lang w:val="fr-FR"/>
            <w:rPrChange w:id="2041" w:author="The Si Tran" w:date="2012-12-05T23:02:00Z">
              <w:rPr>
                <w:noProof/>
                <w:sz w:val="32"/>
                <w:szCs w:val="32"/>
                <w:lang w:val="fr-FR"/>
              </w:rPr>
            </w:rPrChange>
          </w:rPr>
          <w:delText>6</w:delText>
        </w:r>
        <w:r w:rsidRPr="0049233F" w:rsidDel="004F02C0">
          <w:rPr>
            <w:rPrChange w:id="2042" w:author="The Si Tran" w:date="2012-12-05T23:02:00Z">
              <w:rPr>
                <w:sz w:val="32"/>
                <w:szCs w:val="32"/>
              </w:rPr>
            </w:rPrChange>
          </w:rPr>
          <w:fldChar w:fldCharType="end"/>
        </w:r>
        <w:r w:rsidRPr="0049233F" w:rsidDel="004F02C0">
          <w:rPr>
            <w:lang w:val="fr-FR"/>
            <w:rPrChange w:id="2043" w:author="The Si Tran" w:date="2012-12-05T23:02:00Z">
              <w:rPr>
                <w:sz w:val="28"/>
                <w:szCs w:val="28"/>
                <w:lang w:val="fr-FR"/>
              </w:rPr>
            </w:rPrChange>
          </w:rPr>
          <w:delText xml:space="preserve"> </w:delText>
        </w:r>
      </w:del>
      <w:ins w:id="2044" w:author="The Si Tran" w:date="2012-12-11T23:21:00Z">
        <w:r w:rsidR="004F02C0">
          <w:t>2.</w:t>
        </w:r>
        <w:r w:rsidR="00B14D71">
          <w:t>7</w:t>
        </w:r>
        <w:r w:rsidR="004F02C0" w:rsidRPr="0049233F">
          <w:rPr>
            <w:lang w:val="fr-FR"/>
            <w:rPrChange w:id="2045" w:author="The Si Tran" w:date="2012-12-05T23:02:00Z">
              <w:rPr>
                <w:sz w:val="28"/>
                <w:szCs w:val="28"/>
                <w:lang w:val="fr-FR"/>
              </w:rPr>
            </w:rPrChange>
          </w:rPr>
          <w:t xml:space="preserve"> </w:t>
        </w:r>
      </w:ins>
      <w:r w:rsidRPr="004F02C0">
        <w:rPr>
          <w:b w:val="0"/>
          <w:lang w:val="fr-FR"/>
          <w:rPrChange w:id="2046" w:author="The Si Tran" w:date="2012-12-11T23:21:00Z">
            <w:rPr>
              <w:sz w:val="28"/>
              <w:szCs w:val="28"/>
              <w:lang w:val="fr-FR"/>
            </w:rPr>
          </w:rPrChange>
        </w:rPr>
        <w:t>(a)</w:t>
      </w:r>
      <w:r w:rsidRPr="0049233F">
        <w:rPr>
          <w:lang w:val="fr-FR"/>
          <w:rPrChange w:id="2047" w:author="The Si Tran" w:date="2012-12-05T23:02:00Z">
            <w:rPr>
              <w:sz w:val="28"/>
              <w:szCs w:val="28"/>
              <w:lang w:val="fr-FR"/>
            </w:rPr>
          </w:rPrChange>
        </w:rPr>
        <w:t xml:space="preserve"> </w:t>
      </w:r>
      <w:r w:rsidRPr="004F02C0">
        <w:rPr>
          <w:b w:val="0"/>
          <w:lang w:val="fr-FR"/>
          <w:rPrChange w:id="2048" w:author="The Si Tran" w:date="2012-12-11T23:21:00Z">
            <w:rPr>
              <w:sz w:val="28"/>
              <w:szCs w:val="28"/>
              <w:lang w:val="fr-FR"/>
            </w:rPr>
          </w:rPrChange>
        </w:rPr>
        <w:t>Chuỗi thời gian tĩnh, (b) chuỗi thời gian không tĩnh.</w:t>
      </w:r>
      <w:bookmarkEnd w:id="2033"/>
      <w:bookmarkEnd w:id="2034"/>
      <w:bookmarkEnd w:id="2035"/>
    </w:p>
    <w:p w14:paraId="787DB4BD" w14:textId="77777777" w:rsidR="00AC34B6" w:rsidRPr="0049233F" w:rsidRDefault="00AC34B6" w:rsidP="005E5CD3">
      <w:pPr>
        <w:rPr>
          <w:szCs w:val="26"/>
          <w:lang w:val="fr-FR"/>
          <w:rPrChange w:id="2049" w:author="The Si Tran" w:date="2012-12-05T23:02:00Z">
            <w:rPr>
              <w:sz w:val="28"/>
              <w:szCs w:val="28"/>
              <w:lang w:val="fr-FR"/>
            </w:rPr>
          </w:rPrChange>
        </w:rPr>
      </w:pPr>
      <w:r w:rsidRPr="0049233F">
        <w:rPr>
          <w:szCs w:val="26"/>
          <w:lang w:val="fr-FR"/>
          <w:rPrChange w:id="2050" w:author="The Si Tran" w:date="2012-12-05T23:02:00Z">
            <w:rPr>
              <w:b/>
              <w:bCs/>
              <w:sz w:val="28"/>
              <w:szCs w:val="28"/>
              <w:lang w:val="fr-FR"/>
            </w:rPr>
          </w:rPrChange>
        </w:rPr>
        <w:lastRenderedPageBreak/>
        <w:tab/>
      </w:r>
    </w:p>
    <w:p w14:paraId="098BB42B" w14:textId="77777777" w:rsidR="00AC34B6" w:rsidRPr="0049233F" w:rsidRDefault="00AC34B6" w:rsidP="005E5CD3">
      <w:pPr>
        <w:rPr>
          <w:szCs w:val="26"/>
          <w:lang w:val="fr-FR"/>
          <w:rPrChange w:id="2051" w:author="The Si Tran" w:date="2012-12-05T23:02:00Z">
            <w:rPr>
              <w:sz w:val="28"/>
              <w:szCs w:val="28"/>
              <w:lang w:val="fr-FR"/>
            </w:rPr>
          </w:rPrChange>
        </w:rPr>
      </w:pPr>
      <w:r w:rsidRPr="0049233F">
        <w:rPr>
          <w:szCs w:val="26"/>
          <w:lang w:val="fr-FR"/>
          <w:rPrChange w:id="2052" w:author="The Si Tran" w:date="2012-12-05T23:02:00Z">
            <w:rPr>
              <w:b/>
              <w:bCs/>
              <w:sz w:val="28"/>
              <w:szCs w:val="28"/>
              <w:lang w:val="fr-FR"/>
            </w:rPr>
          </w:rPrChange>
        </w:rPr>
        <w:tab/>
      </w:r>
      <w:r w:rsidR="00B87EB5" w:rsidRPr="0049233F">
        <w:rPr>
          <w:szCs w:val="26"/>
          <w:lang w:val="fr-FR"/>
          <w:rPrChange w:id="2053" w:author="The Si Tran" w:date="2012-12-05T23:02:00Z">
            <w:rPr>
              <w:b/>
              <w:bCs/>
              <w:sz w:val="28"/>
              <w:szCs w:val="28"/>
              <w:lang w:val="fr-FR"/>
            </w:rPr>
          </w:rPrChange>
        </w:rPr>
        <w:t>C</w:t>
      </w:r>
      <w:r w:rsidRPr="0049233F">
        <w:rPr>
          <w:szCs w:val="26"/>
          <w:lang w:val="fr-FR"/>
          <w:rPrChange w:id="2054" w:author="The Si Tran" w:date="2012-12-05T23:02:00Z">
            <w:rPr>
              <w:b/>
              <w:bCs/>
              <w:sz w:val="28"/>
              <w:szCs w:val="28"/>
              <w:lang w:val="fr-FR"/>
            </w:rPr>
          </w:rPrChange>
        </w:rPr>
        <w:t xml:space="preserve">huỗi thời gian không tĩnh </w:t>
      </w:r>
      <w:r w:rsidR="00B87EB5" w:rsidRPr="0049233F">
        <w:rPr>
          <w:szCs w:val="26"/>
          <w:lang w:val="fr-FR"/>
          <w:rPrChange w:id="2055" w:author="The Si Tran" w:date="2012-12-05T23:02:00Z">
            <w:rPr>
              <w:b/>
              <w:bCs/>
              <w:sz w:val="28"/>
              <w:szCs w:val="28"/>
              <w:lang w:val="fr-FR"/>
            </w:rPr>
          </w:rPrChange>
        </w:rPr>
        <w:t xml:space="preserve">rất khó để biểu diễn </w:t>
      </w:r>
      <w:r w:rsidRPr="0049233F">
        <w:rPr>
          <w:szCs w:val="26"/>
          <w:lang w:val="fr-FR"/>
          <w:rPrChange w:id="2056" w:author="The Si Tran" w:date="2012-12-05T23:02:00Z">
            <w:rPr>
              <w:b/>
              <w:bCs/>
              <w:sz w:val="28"/>
              <w:szCs w:val="28"/>
              <w:lang w:val="fr-FR"/>
            </w:rPr>
          </w:rPrChange>
        </w:rPr>
        <w:t>bằng mô hình toán học</w:t>
      </w:r>
      <w:r w:rsidR="00B87EB5" w:rsidRPr="0049233F">
        <w:rPr>
          <w:szCs w:val="26"/>
          <w:lang w:val="fr-FR"/>
          <w:rPrChange w:id="2057" w:author="The Si Tran" w:date="2012-12-05T23:02:00Z">
            <w:rPr>
              <w:b/>
              <w:bCs/>
              <w:sz w:val="28"/>
              <w:szCs w:val="28"/>
              <w:lang w:val="fr-FR"/>
            </w:rPr>
          </w:rPrChange>
        </w:rPr>
        <w:t xml:space="preserve"> và thực hiên dự báo </w:t>
      </w:r>
      <w:r w:rsidR="00B87EB5" w:rsidRPr="0049233F">
        <w:rPr>
          <w:szCs w:val="26"/>
          <w:lang w:val="fr-FR"/>
          <w:rPrChange w:id="2058" w:author="The Si Tran" w:date="2012-12-05T23:02:00Z">
            <w:rPr>
              <w:b/>
              <w:bCs/>
              <w:sz w:val="28"/>
              <w:szCs w:val="28"/>
              <w:lang w:val="fr-FR"/>
            </w:rPr>
          </w:rPrChange>
        </w:rPr>
        <w:fldChar w:fldCharType="begin"/>
      </w:r>
      <w:r w:rsidR="00B87EB5" w:rsidRPr="0049233F">
        <w:rPr>
          <w:szCs w:val="26"/>
          <w:lang w:val="fr-FR"/>
          <w:rPrChange w:id="2059" w:author="The Si Tran" w:date="2012-12-05T23:02:00Z">
            <w:rPr>
              <w:b/>
              <w:bCs/>
              <w:sz w:val="28"/>
              <w:szCs w:val="28"/>
              <w:lang w:val="fr-FR"/>
            </w:rPr>
          </w:rPrChange>
        </w:rPr>
        <w:instrText xml:space="preserve"> REF  www_investopedia_com </w:instrText>
      </w:r>
      <w:r w:rsidR="0049233F" w:rsidRPr="0049233F">
        <w:rPr>
          <w:szCs w:val="26"/>
          <w:lang w:val="fr-FR"/>
        </w:rPr>
        <w:instrText xml:space="preserve"> \* MERGEFORMAT </w:instrText>
      </w:r>
      <w:del w:id="2060" w:author="The Si Tran" w:date="2012-12-12T14:11:00Z">
        <w:r w:rsidR="00B87EB5" w:rsidRPr="0049233F">
          <w:rPr>
            <w:szCs w:val="26"/>
            <w:lang w:val="fr-FR"/>
            <w:rPrChange w:id="2061" w:author="The Si Tran" w:date="2012-12-05T23:02:00Z">
              <w:rPr>
                <w:b/>
                <w:bCs/>
                <w:sz w:val="28"/>
                <w:szCs w:val="28"/>
                <w:lang w:val="fr-FR"/>
              </w:rPr>
            </w:rPrChange>
          </w:rPr>
          <w:fldChar w:fldCharType="separate"/>
        </w:r>
        <w:r w:rsidR="00B87EB5" w:rsidRPr="0049233F" w:rsidDel="009D276E">
          <w:rPr>
            <w:szCs w:val="26"/>
            <w:rPrChange w:id="2062" w:author="The Si Tran" w:date="2012-12-05T23:02:00Z">
              <w:rPr>
                <w:b/>
                <w:bCs/>
                <w:sz w:val="20"/>
                <w:szCs w:val="20"/>
              </w:rPr>
            </w:rPrChange>
          </w:rPr>
          <w:delText>[2]</w:delText>
        </w:r>
      </w:del>
      <w:r w:rsidR="00B87EB5" w:rsidRPr="0049233F">
        <w:rPr>
          <w:szCs w:val="26"/>
          <w:lang w:val="fr-FR"/>
          <w:rPrChange w:id="2063" w:author="The Si Tran" w:date="2012-12-05T23:02:00Z">
            <w:rPr>
              <w:b/>
              <w:bCs/>
              <w:sz w:val="28"/>
              <w:szCs w:val="28"/>
              <w:lang w:val="fr-FR"/>
            </w:rPr>
          </w:rPrChange>
        </w:rPr>
        <w:fldChar w:fldCharType="end"/>
      </w:r>
      <w:r w:rsidR="00B87EB5" w:rsidRPr="0049233F">
        <w:rPr>
          <w:szCs w:val="26"/>
          <w:lang w:val="fr-FR"/>
          <w:rPrChange w:id="2064" w:author="The Si Tran" w:date="2012-12-05T23:02:00Z">
            <w:rPr>
              <w:b/>
              <w:bCs/>
              <w:sz w:val="28"/>
              <w:szCs w:val="28"/>
              <w:lang w:val="fr-FR"/>
            </w:rPr>
          </w:rPrChange>
        </w:rPr>
        <w:t>. Tuy nhiên,</w:t>
      </w:r>
      <w:r w:rsidRPr="0049233F">
        <w:rPr>
          <w:szCs w:val="26"/>
          <w:lang w:val="fr-FR"/>
          <w:rPrChange w:id="2065" w:author="The Si Tran" w:date="2012-12-05T23:02:00Z">
            <w:rPr>
              <w:b/>
              <w:bCs/>
              <w:sz w:val="28"/>
              <w:szCs w:val="28"/>
              <w:lang w:val="fr-FR"/>
            </w:rPr>
          </w:rPrChange>
        </w:rPr>
        <w:t xml:space="preserve"> </w:t>
      </w:r>
      <w:r w:rsidR="00B87EB5" w:rsidRPr="0049233F">
        <w:rPr>
          <w:szCs w:val="26"/>
          <w:lang w:val="fr-FR"/>
          <w:rPrChange w:id="2066" w:author="The Si Tran" w:date="2012-12-05T23:02:00Z">
            <w:rPr>
              <w:b/>
              <w:bCs/>
              <w:sz w:val="28"/>
              <w:szCs w:val="28"/>
              <w:lang w:val="fr-FR"/>
            </w:rPr>
          </w:rPrChange>
        </w:rPr>
        <w:t>trong thực tế ta gặp rất nhiều dữ liệu thời gian là chuỗi không tĩnh. Do đó ta cần chuyển đổi chuỗi thời gian không tĩnh thành chuỗi thời gian tĩnh</w:t>
      </w:r>
      <w:r w:rsidR="000F1F6F" w:rsidRPr="0049233F">
        <w:rPr>
          <w:szCs w:val="26"/>
          <w:lang w:val="fr-FR"/>
          <w:rPrChange w:id="2067" w:author="The Si Tran" w:date="2012-12-05T23:02:00Z">
            <w:rPr>
              <w:b/>
              <w:bCs/>
              <w:sz w:val="28"/>
              <w:szCs w:val="28"/>
              <w:lang w:val="fr-FR"/>
            </w:rPr>
          </w:rPrChange>
        </w:rPr>
        <w:t>, đồng nghĩa với việc loại bỏ thành phần xu hướng ra khỏi chuỗi thời gian không tĩnh</w:t>
      </w:r>
      <w:r w:rsidR="00B87EB5" w:rsidRPr="0049233F">
        <w:rPr>
          <w:szCs w:val="26"/>
          <w:lang w:val="fr-FR"/>
          <w:rPrChange w:id="2068" w:author="The Si Tran" w:date="2012-12-05T23:02:00Z">
            <w:rPr>
              <w:b/>
              <w:bCs/>
              <w:sz w:val="28"/>
              <w:szCs w:val="28"/>
              <w:lang w:val="fr-FR"/>
            </w:rPr>
          </w:rPrChange>
        </w:rPr>
        <w:t xml:space="preserve">. Một trong những phương </w:t>
      </w:r>
      <w:r w:rsidR="000F1F6F" w:rsidRPr="0049233F">
        <w:rPr>
          <w:szCs w:val="26"/>
          <w:lang w:val="fr-FR"/>
          <w:rPrChange w:id="2069" w:author="The Si Tran" w:date="2012-12-05T23:02:00Z">
            <w:rPr>
              <w:b/>
              <w:bCs/>
              <w:sz w:val="28"/>
              <w:szCs w:val="28"/>
              <w:lang w:val="fr-FR"/>
            </w:rPr>
          </w:rPrChange>
        </w:rPr>
        <w:t>pháp phổ biến được sử dụng là phương pháp lấy hiệu (differencing)</w:t>
      </w:r>
    </w:p>
    <w:p w14:paraId="4F8B92B0" w14:textId="77777777" w:rsidR="003219CB" w:rsidRPr="0049233F" w:rsidRDefault="00AC34B6" w:rsidP="003219CB">
      <w:pPr>
        <w:ind w:firstLine="360"/>
        <w:rPr>
          <w:szCs w:val="26"/>
          <w:lang w:val="fr-FR"/>
          <w:rPrChange w:id="2070" w:author="The Si Tran" w:date="2012-12-05T23:02:00Z">
            <w:rPr>
              <w:sz w:val="28"/>
              <w:szCs w:val="28"/>
              <w:lang w:val="fr-FR"/>
            </w:rPr>
          </w:rPrChange>
        </w:rPr>
      </w:pPr>
      <w:r w:rsidRPr="0049233F">
        <w:rPr>
          <w:szCs w:val="26"/>
          <w:lang w:val="fr-FR"/>
          <w:rPrChange w:id="2071" w:author="The Si Tran" w:date="2012-12-05T23:02:00Z">
            <w:rPr>
              <w:b/>
              <w:bCs/>
              <w:sz w:val="28"/>
              <w:szCs w:val="28"/>
              <w:lang w:val="fr-FR"/>
            </w:rPr>
          </w:rPrChange>
        </w:rPr>
        <w:tab/>
      </w:r>
      <w:r w:rsidR="003219CB" w:rsidRPr="0049233F">
        <w:rPr>
          <w:szCs w:val="26"/>
          <w:lang w:val="fr-FR"/>
          <w:rPrChange w:id="2072" w:author="The Si Tran" w:date="2012-12-05T23:02:00Z">
            <w:rPr>
              <w:b/>
              <w:bCs/>
              <w:sz w:val="28"/>
              <w:szCs w:val="28"/>
              <w:lang w:val="fr-FR"/>
            </w:rPr>
          </w:rPrChange>
        </w:rPr>
        <w:t xml:space="preserve">Đối với một chuỗi thời gian không tĩnh </w:t>
      </w:r>
      <m:oMath>
        <m:d>
          <m:dPr>
            <m:begChr m:val="{"/>
            <m:endChr m:val="}"/>
            <m:ctrlPr>
              <w:ins w:id="2073" w:author="The Si Tran" w:date="2012-12-05T23:52:00Z">
                <w:rPr>
                  <w:rFonts w:ascii="Cambria Math" w:hAnsi="Cambria Math"/>
                  <w:i/>
                  <w:szCs w:val="26"/>
                  <w:lang w:val="fr-FR"/>
                </w:rPr>
              </w:ins>
            </m:ctrlPr>
          </m:dPr>
          <m:e>
            <m:sSub>
              <m:sSubPr>
                <m:ctrlPr>
                  <w:ins w:id="2074" w:author="The Si Tran" w:date="2012-12-05T23:52:00Z">
                    <w:rPr>
                      <w:rFonts w:ascii="Cambria Math" w:hAnsi="Cambria Math"/>
                      <w:i/>
                      <w:szCs w:val="26"/>
                      <w:lang w:val="fr-FR"/>
                    </w:rPr>
                  </w:ins>
                </m:ctrlPr>
              </m:sSubPr>
              <m:e>
                <w:ins w:id="2075" w:author="The Si Tran" w:date="2012-12-05T23:52:00Z">
                  <m:r>
                    <w:rPr>
                      <w:rFonts w:ascii="Cambria Math" w:hAnsi="Cambria Math"/>
                      <w:szCs w:val="26"/>
                      <w:lang w:val="fr-FR"/>
                    </w:rPr>
                    <m:t>X</m:t>
                  </m:r>
                </w:ins>
              </m:e>
              <m:sub>
                <w:ins w:id="2076" w:author="The Si Tran" w:date="2012-12-05T23:52:00Z">
                  <m:r>
                    <w:rPr>
                      <w:rFonts w:ascii="Cambria Math" w:hAnsi="Cambria Math"/>
                      <w:szCs w:val="26"/>
                      <w:lang w:val="fr-FR"/>
                    </w:rPr>
                    <m:t>t</m:t>
                  </m:r>
                </w:ins>
              </m:sub>
            </m:sSub>
          </m:e>
        </m:d>
      </m:oMath>
      <w:ins w:id="2077" w:author="The Si Tran" w:date="2012-12-05T23:52:00Z">
        <w:r w:rsidR="00623920" w:rsidRPr="00100B8E">
          <w:rPr>
            <w:szCs w:val="26"/>
            <w:lang w:val="fr-FR"/>
          </w:rPr>
          <w:t xml:space="preserve"> </w:t>
        </w:r>
      </w:ins>
      <w:del w:id="2078" w:author="The Si Tran" w:date="2012-12-05T23:51:00Z">
        <w:r w:rsidR="003219CB" w:rsidRPr="0049233F" w:rsidDel="00623920">
          <w:rPr>
            <w:szCs w:val="26"/>
            <w:lang w:val="fr-FR"/>
            <w:rPrChange w:id="2079" w:author="The Si Tran" w:date="2012-12-05T23:02:00Z">
              <w:rPr>
                <w:b/>
                <w:bCs/>
                <w:sz w:val="28"/>
                <w:szCs w:val="28"/>
                <w:lang w:val="fr-FR"/>
              </w:rPr>
            </w:rPrChange>
          </w:rPr>
          <w:delText>{X</w:delText>
        </w:r>
        <w:r w:rsidR="003219CB" w:rsidRPr="0049233F" w:rsidDel="00623920">
          <w:rPr>
            <w:szCs w:val="26"/>
            <w:vertAlign w:val="subscript"/>
            <w:lang w:val="fr-FR"/>
            <w:rPrChange w:id="2080" w:author="The Si Tran" w:date="2012-12-05T23:02:00Z">
              <w:rPr>
                <w:b/>
                <w:bCs/>
                <w:sz w:val="28"/>
                <w:szCs w:val="28"/>
                <w:vertAlign w:val="subscript"/>
                <w:lang w:val="fr-FR"/>
              </w:rPr>
            </w:rPrChange>
          </w:rPr>
          <w:delText>t</w:delText>
        </w:r>
        <w:r w:rsidR="003219CB" w:rsidRPr="0049233F" w:rsidDel="00623920">
          <w:rPr>
            <w:szCs w:val="26"/>
            <w:lang w:val="fr-FR"/>
            <w:rPrChange w:id="2081" w:author="The Si Tran" w:date="2012-12-05T23:02:00Z">
              <w:rPr>
                <w:b/>
                <w:bCs/>
                <w:sz w:val="28"/>
                <w:szCs w:val="28"/>
                <w:lang w:val="fr-FR"/>
              </w:rPr>
            </w:rPrChange>
          </w:rPr>
          <w:delText>}</w:delText>
        </w:r>
      </w:del>
      <w:r w:rsidR="003219CB" w:rsidRPr="0049233F">
        <w:rPr>
          <w:szCs w:val="26"/>
          <w:lang w:val="fr-FR"/>
          <w:rPrChange w:id="2082" w:author="The Si Tran" w:date="2012-12-05T23:02:00Z">
            <w:rPr>
              <w:b/>
              <w:bCs/>
              <w:sz w:val="28"/>
              <w:szCs w:val="28"/>
              <w:lang w:val="fr-FR"/>
            </w:rPr>
          </w:rPrChange>
        </w:rPr>
        <w:t xml:space="preserve">, ta áp dụng toán tử lấy hiệu </w:t>
      </w:r>
      <w:ins w:id="2083" w:author="The Si Tran" w:date="2012-12-05T23:52:00Z">
        <m:oMath>
          <m:r>
            <w:rPr>
              <w:rFonts w:ascii="Cambria Math" w:hAnsi="Cambria Math"/>
              <w:szCs w:val="26"/>
              <w:lang w:val="fr-FR"/>
            </w:rPr>
            <m:t>∆</m:t>
          </m:r>
        </m:oMath>
      </w:ins>
      <w:del w:id="2084" w:author="The Si Tran" w:date="2012-12-05T23:52:00Z">
        <w:r w:rsidR="003219CB" w:rsidRPr="0049233F" w:rsidDel="00623920">
          <w:rPr>
            <w:szCs w:val="26"/>
            <w:lang w:val="fr-FR"/>
            <w:rPrChange w:id="2085" w:author="The Si Tran" w:date="2012-12-05T23:02:00Z">
              <w:rPr>
                <w:b/>
                <w:bCs/>
                <w:sz w:val="28"/>
                <w:szCs w:val="28"/>
                <w:lang w:val="fr-FR"/>
              </w:rPr>
            </w:rPrChange>
          </w:rPr>
          <w:delText>∆</w:delText>
        </w:r>
      </w:del>
      <w:r w:rsidR="003219CB" w:rsidRPr="0049233F">
        <w:rPr>
          <w:szCs w:val="26"/>
          <w:lang w:val="fr-FR"/>
          <w:rPrChange w:id="2086" w:author="The Si Tran" w:date="2012-12-05T23:02:00Z">
            <w:rPr>
              <w:b/>
              <w:bCs/>
              <w:sz w:val="28"/>
              <w:szCs w:val="28"/>
              <w:lang w:val="fr-FR"/>
            </w:rPr>
          </w:rPrChange>
        </w:rPr>
        <w:t xml:space="preserve"> lên </w:t>
      </w:r>
      <m:oMath>
        <m:sSub>
          <m:sSubPr>
            <m:ctrlPr>
              <w:ins w:id="2087" w:author="The Si Tran" w:date="2012-12-05T23:52:00Z">
                <w:rPr>
                  <w:rFonts w:ascii="Cambria Math" w:hAnsi="Cambria Math"/>
                  <w:i/>
                  <w:szCs w:val="26"/>
                  <w:lang w:val="fr-FR"/>
                </w:rPr>
              </w:ins>
            </m:ctrlPr>
          </m:sSubPr>
          <m:e>
            <w:ins w:id="2088" w:author="The Si Tran" w:date="2012-12-05T23:52:00Z">
              <m:r>
                <w:rPr>
                  <w:rFonts w:ascii="Cambria Math" w:hAnsi="Cambria Math"/>
                  <w:szCs w:val="26"/>
                  <w:lang w:val="fr-FR"/>
                </w:rPr>
                <m:t>X</m:t>
              </m:r>
            </w:ins>
          </m:e>
          <m:sub>
            <w:ins w:id="2089" w:author="The Si Tran" w:date="2012-12-05T23:52:00Z">
              <m:r>
                <w:rPr>
                  <w:rFonts w:ascii="Cambria Math" w:hAnsi="Cambria Math"/>
                  <w:szCs w:val="26"/>
                  <w:lang w:val="fr-FR"/>
                </w:rPr>
                <m:t>t</m:t>
              </m:r>
            </w:ins>
          </m:sub>
        </m:sSub>
      </m:oMath>
      <w:del w:id="2090" w:author="The Si Tran" w:date="2012-12-05T23:52:00Z">
        <w:r w:rsidR="003219CB" w:rsidRPr="0049233F" w:rsidDel="00623920">
          <w:rPr>
            <w:szCs w:val="26"/>
            <w:lang w:val="fr-FR"/>
            <w:rPrChange w:id="2091" w:author="The Si Tran" w:date="2012-12-05T23:02:00Z">
              <w:rPr>
                <w:b/>
                <w:bCs/>
                <w:sz w:val="28"/>
                <w:szCs w:val="28"/>
                <w:lang w:val="fr-FR"/>
              </w:rPr>
            </w:rPrChange>
          </w:rPr>
          <w:delText>X</w:delText>
        </w:r>
        <w:r w:rsidR="003219CB" w:rsidRPr="0049233F" w:rsidDel="00623920">
          <w:rPr>
            <w:szCs w:val="26"/>
            <w:vertAlign w:val="subscript"/>
            <w:lang w:val="fr-FR"/>
            <w:rPrChange w:id="2092" w:author="The Si Tran" w:date="2012-12-05T23:02:00Z">
              <w:rPr>
                <w:b/>
                <w:bCs/>
                <w:sz w:val="28"/>
                <w:szCs w:val="28"/>
                <w:vertAlign w:val="subscript"/>
                <w:lang w:val="fr-FR"/>
              </w:rPr>
            </w:rPrChange>
          </w:rPr>
          <w:delText>t</w:delText>
        </w:r>
      </w:del>
      <w:r w:rsidR="003219CB" w:rsidRPr="0049233F">
        <w:rPr>
          <w:szCs w:val="26"/>
          <w:lang w:val="fr-FR"/>
          <w:rPrChange w:id="2093" w:author="The Si Tran" w:date="2012-12-05T23:02:00Z">
            <w:rPr>
              <w:b/>
              <w:bCs/>
              <w:sz w:val="28"/>
              <w:szCs w:val="28"/>
              <w:lang w:val="fr-FR"/>
            </w:rPr>
          </w:rPrChange>
        </w:rPr>
        <w:t xml:space="preserve"> để được một chuỗi thời gian mới </w:t>
      </w:r>
      <w:ins w:id="2094" w:author="The Si Tran" w:date="2012-12-05T23:52:00Z">
        <m:oMath>
          <m:r>
            <w:rPr>
              <w:rFonts w:ascii="Cambria Math" w:hAnsi="Cambria Math"/>
              <w:szCs w:val="26"/>
              <w:lang w:val="fr-FR"/>
            </w:rPr>
            <m:t>∆</m:t>
          </m:r>
        </m:oMath>
      </w:ins>
      <m:oMath>
        <m:sSub>
          <m:sSubPr>
            <m:ctrlPr>
              <w:ins w:id="2095" w:author="The Si Tran" w:date="2012-12-05T23:53:00Z">
                <w:rPr>
                  <w:rFonts w:ascii="Cambria Math" w:hAnsi="Cambria Math"/>
                  <w:i/>
                  <w:szCs w:val="26"/>
                  <w:lang w:val="fr-FR"/>
                </w:rPr>
              </w:ins>
            </m:ctrlPr>
          </m:sSubPr>
          <m:e>
            <w:ins w:id="2096" w:author="The Si Tran" w:date="2012-12-05T23:53:00Z">
              <m:r>
                <w:rPr>
                  <w:rFonts w:ascii="Cambria Math" w:hAnsi="Cambria Math"/>
                  <w:szCs w:val="26"/>
                  <w:lang w:val="fr-FR"/>
                </w:rPr>
                <m:t>X</m:t>
              </m:r>
            </w:ins>
          </m:e>
          <m:sub>
            <w:ins w:id="2097" w:author="The Si Tran" w:date="2012-12-05T23:53:00Z">
              <m:r>
                <w:rPr>
                  <w:rFonts w:ascii="Cambria Math" w:hAnsi="Cambria Math"/>
                  <w:szCs w:val="26"/>
                  <w:lang w:val="fr-FR"/>
                </w:rPr>
                <m:t>t</m:t>
              </m:r>
            </w:ins>
          </m:sub>
        </m:sSub>
      </m:oMath>
      <w:del w:id="2098" w:author="The Si Tran" w:date="2012-12-05T23:52:00Z">
        <w:r w:rsidR="003219CB" w:rsidRPr="0049233F" w:rsidDel="00623920">
          <w:rPr>
            <w:szCs w:val="26"/>
            <w:lang w:val="fr-FR"/>
            <w:rPrChange w:id="2099" w:author="The Si Tran" w:date="2012-12-05T23:02:00Z">
              <w:rPr>
                <w:b/>
                <w:bCs/>
                <w:sz w:val="28"/>
                <w:szCs w:val="28"/>
                <w:lang w:val="fr-FR"/>
              </w:rPr>
            </w:rPrChange>
          </w:rPr>
          <w:delText>∆X</w:delText>
        </w:r>
        <w:r w:rsidR="003219CB" w:rsidRPr="0049233F" w:rsidDel="00623920">
          <w:rPr>
            <w:szCs w:val="26"/>
            <w:vertAlign w:val="subscript"/>
            <w:lang w:val="fr-FR"/>
            <w:rPrChange w:id="2100" w:author="The Si Tran" w:date="2012-12-05T23:02:00Z">
              <w:rPr>
                <w:b/>
                <w:bCs/>
                <w:sz w:val="28"/>
                <w:szCs w:val="28"/>
                <w:vertAlign w:val="subscript"/>
                <w:lang w:val="fr-FR"/>
              </w:rPr>
            </w:rPrChange>
          </w:rPr>
          <w:delText>t</w:delText>
        </w:r>
      </w:del>
      <w:r w:rsidR="003219CB" w:rsidRPr="0049233F">
        <w:rPr>
          <w:szCs w:val="26"/>
          <w:lang w:val="fr-FR"/>
          <w:rPrChange w:id="2101" w:author="The Si Tran" w:date="2012-12-05T23:02:00Z">
            <w:rPr>
              <w:b/>
              <w:bCs/>
              <w:sz w:val="28"/>
              <w:szCs w:val="28"/>
              <w:lang w:val="fr-FR"/>
            </w:rPr>
          </w:rPrChange>
        </w:rPr>
        <w:t xml:space="preserve"> với </w:t>
      </w:r>
      <w:del w:id="2102" w:author="The Si Tran" w:date="2012-12-05T23:52:00Z">
        <w:r w:rsidR="003219CB" w:rsidRPr="0049233F" w:rsidDel="00623920">
          <w:rPr>
            <w:szCs w:val="26"/>
            <w:lang w:val="fr-FR"/>
            <w:rPrChange w:id="2103" w:author="The Si Tran" w:date="2012-12-05T23:02:00Z">
              <w:rPr>
                <w:b/>
                <w:bCs/>
                <w:sz w:val="28"/>
                <w:szCs w:val="28"/>
                <w:lang w:val="fr-FR"/>
              </w:rPr>
            </w:rPrChange>
          </w:rPr>
          <w:delText>:</w:delText>
        </w:r>
      </w:del>
    </w:p>
    <w:p w14:paraId="38874533" w14:textId="77777777" w:rsidR="003219CB" w:rsidRPr="0049233F" w:rsidRDefault="003219CB" w:rsidP="003219CB">
      <w:pPr>
        <w:rPr>
          <w:szCs w:val="26"/>
          <w:lang w:val="fr-FR"/>
          <w:rPrChange w:id="2104" w:author="The Si Tran" w:date="2012-12-05T23:02:00Z">
            <w:rPr>
              <w:sz w:val="28"/>
              <w:szCs w:val="28"/>
              <w:lang w:val="fr-FR"/>
            </w:rPr>
          </w:rPrChange>
        </w:rPr>
      </w:pPr>
      <w:r w:rsidRPr="0049233F">
        <w:rPr>
          <w:szCs w:val="26"/>
          <w:lang w:val="fr-FR"/>
          <w:rPrChange w:id="2105" w:author="The Si Tran" w:date="2012-12-05T23:02:00Z">
            <w:rPr>
              <w:b/>
              <w:bCs/>
              <w:sz w:val="28"/>
              <w:szCs w:val="28"/>
              <w:lang w:val="fr-FR"/>
            </w:rPr>
          </w:rPrChange>
        </w:rPr>
        <w:t xml:space="preserve">                          </w:t>
      </w:r>
      <w:ins w:id="2106" w:author="The Si Tran" w:date="2012-12-05T23:53: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t-1</m:t>
              </m:r>
            </m:sub>
          </m:sSub>
        </m:oMath>
      </w:ins>
      <w:del w:id="2107" w:author="The Si Tran" w:date="2012-12-05T23:53:00Z">
        <w:r w:rsidRPr="0049233F" w:rsidDel="003967AA">
          <w:rPr>
            <w:szCs w:val="26"/>
            <w:lang w:val="fr-FR"/>
            <w:rPrChange w:id="2108" w:author="The Si Tran" w:date="2012-12-05T23:02:00Z">
              <w:rPr>
                <w:b/>
                <w:bCs/>
                <w:sz w:val="28"/>
                <w:szCs w:val="28"/>
                <w:lang w:val="fr-FR"/>
              </w:rPr>
            </w:rPrChange>
          </w:rPr>
          <w:delText>∆X</w:delText>
        </w:r>
        <w:r w:rsidRPr="0049233F" w:rsidDel="003967AA">
          <w:rPr>
            <w:szCs w:val="26"/>
            <w:vertAlign w:val="subscript"/>
            <w:lang w:val="fr-FR"/>
            <w:rPrChange w:id="2109" w:author="The Si Tran" w:date="2012-12-05T23:02:00Z">
              <w:rPr>
                <w:b/>
                <w:bCs/>
                <w:sz w:val="28"/>
                <w:szCs w:val="28"/>
                <w:vertAlign w:val="subscript"/>
                <w:lang w:val="fr-FR"/>
              </w:rPr>
            </w:rPrChange>
          </w:rPr>
          <w:delText>t</w:delText>
        </w:r>
        <w:r w:rsidRPr="0049233F" w:rsidDel="003967AA">
          <w:rPr>
            <w:szCs w:val="26"/>
            <w:lang w:val="fr-FR"/>
            <w:rPrChange w:id="2110" w:author="The Si Tran" w:date="2012-12-05T23:02:00Z">
              <w:rPr>
                <w:b/>
                <w:bCs/>
                <w:sz w:val="28"/>
                <w:szCs w:val="28"/>
                <w:lang w:val="fr-FR"/>
              </w:rPr>
            </w:rPrChange>
          </w:rPr>
          <w:delText xml:space="preserve"> = X</w:delText>
        </w:r>
        <w:r w:rsidRPr="0049233F" w:rsidDel="003967AA">
          <w:rPr>
            <w:szCs w:val="26"/>
            <w:vertAlign w:val="subscript"/>
            <w:lang w:val="fr-FR"/>
            <w:rPrChange w:id="2111" w:author="The Si Tran" w:date="2012-12-05T23:02:00Z">
              <w:rPr>
                <w:b/>
                <w:bCs/>
                <w:sz w:val="28"/>
                <w:szCs w:val="28"/>
                <w:vertAlign w:val="subscript"/>
                <w:lang w:val="fr-FR"/>
              </w:rPr>
            </w:rPrChange>
          </w:rPr>
          <w:delText>t</w:delText>
        </w:r>
        <w:r w:rsidRPr="0049233F" w:rsidDel="003967AA">
          <w:rPr>
            <w:szCs w:val="26"/>
            <w:lang w:val="fr-FR"/>
            <w:rPrChange w:id="2112" w:author="The Si Tran" w:date="2012-12-05T23:02:00Z">
              <w:rPr>
                <w:b/>
                <w:bCs/>
                <w:sz w:val="28"/>
                <w:szCs w:val="28"/>
                <w:lang w:val="fr-FR"/>
              </w:rPr>
            </w:rPrChange>
          </w:rPr>
          <w:delText xml:space="preserve"> – X</w:delText>
        </w:r>
        <w:r w:rsidRPr="0049233F" w:rsidDel="003967AA">
          <w:rPr>
            <w:szCs w:val="26"/>
            <w:vertAlign w:val="subscript"/>
            <w:lang w:val="fr-FR"/>
            <w:rPrChange w:id="2113" w:author="The Si Tran" w:date="2012-12-05T23:02:00Z">
              <w:rPr>
                <w:b/>
                <w:bCs/>
                <w:sz w:val="28"/>
                <w:szCs w:val="28"/>
                <w:vertAlign w:val="subscript"/>
                <w:lang w:val="fr-FR"/>
              </w:rPr>
            </w:rPrChange>
          </w:rPr>
          <w:delText>t-1</w:delText>
        </w:r>
      </w:del>
    </w:p>
    <w:p w14:paraId="38769882" w14:textId="77777777" w:rsidR="00AC34B6" w:rsidRPr="0049233F" w:rsidRDefault="003219CB" w:rsidP="005E5CD3">
      <w:pPr>
        <w:rPr>
          <w:szCs w:val="26"/>
          <w:vertAlign w:val="subscript"/>
          <w:lang w:val="fr-FR"/>
          <w:rPrChange w:id="2114" w:author="The Si Tran" w:date="2012-12-05T23:02:00Z">
            <w:rPr>
              <w:sz w:val="28"/>
              <w:szCs w:val="28"/>
              <w:vertAlign w:val="subscript"/>
              <w:lang w:val="fr-FR"/>
            </w:rPr>
          </w:rPrChange>
        </w:rPr>
      </w:pPr>
      <w:r w:rsidRPr="0049233F">
        <w:rPr>
          <w:szCs w:val="26"/>
          <w:lang w:val="fr-FR"/>
          <w:rPrChange w:id="2115" w:author="The Si Tran" w:date="2012-12-05T23:02:00Z">
            <w:rPr>
              <w:b/>
              <w:bCs/>
              <w:sz w:val="28"/>
              <w:szCs w:val="28"/>
              <w:lang w:val="fr-FR"/>
            </w:rPr>
          </w:rPrChange>
        </w:rPr>
        <w:t xml:space="preserve">Nếu </w:t>
      </w:r>
      <w:ins w:id="2116"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ins>
      <w:del w:id="2117" w:author="The Si Tran" w:date="2012-12-05T23:54:00Z">
        <w:r w:rsidRPr="0049233F" w:rsidDel="00D10148">
          <w:rPr>
            <w:szCs w:val="26"/>
            <w:lang w:val="fr-FR"/>
            <w:rPrChange w:id="2118" w:author="The Si Tran" w:date="2012-12-05T23:02:00Z">
              <w:rPr>
                <w:b/>
                <w:bCs/>
                <w:sz w:val="28"/>
                <w:szCs w:val="28"/>
                <w:lang w:val="fr-FR"/>
              </w:rPr>
            </w:rPrChange>
          </w:rPr>
          <w:delText>∆X</w:delText>
        </w:r>
        <w:r w:rsidRPr="0049233F" w:rsidDel="00D10148">
          <w:rPr>
            <w:szCs w:val="26"/>
            <w:vertAlign w:val="subscript"/>
            <w:lang w:val="fr-FR"/>
            <w:rPrChange w:id="2119" w:author="The Si Tran" w:date="2012-12-05T23:02:00Z">
              <w:rPr>
                <w:b/>
                <w:bCs/>
                <w:sz w:val="28"/>
                <w:szCs w:val="28"/>
                <w:vertAlign w:val="subscript"/>
                <w:lang w:val="fr-FR"/>
              </w:rPr>
            </w:rPrChange>
          </w:rPr>
          <w:delText>t</w:delText>
        </w:r>
        <w:r w:rsidRPr="0049233F" w:rsidDel="00D10148">
          <w:rPr>
            <w:szCs w:val="26"/>
            <w:lang w:val="fr-FR"/>
            <w:rPrChange w:id="2120" w:author="The Si Tran" w:date="2012-12-05T23:02:00Z">
              <w:rPr>
                <w:b/>
                <w:bCs/>
                <w:sz w:val="28"/>
                <w:szCs w:val="28"/>
                <w:lang w:val="fr-FR"/>
              </w:rPr>
            </w:rPrChange>
          </w:rPr>
          <w:delText xml:space="preserve"> </w:delText>
        </w:r>
      </w:del>
      <w:r w:rsidRPr="0049233F">
        <w:rPr>
          <w:szCs w:val="26"/>
          <w:lang w:val="fr-FR"/>
          <w:rPrChange w:id="2121" w:author="The Si Tran" w:date="2012-12-05T23:02:00Z">
            <w:rPr>
              <w:b/>
              <w:bCs/>
              <w:sz w:val="28"/>
              <w:szCs w:val="28"/>
              <w:lang w:val="fr-FR"/>
            </w:rPr>
          </w:rPrChange>
        </w:rPr>
        <w:t xml:space="preserve">là chuỗi tĩnh thì ta xây dựng mô hình mô tả </w:t>
      </w:r>
      <w:del w:id="2122" w:author="The Si Tran" w:date="2012-12-05T23:54:00Z">
        <w:r w:rsidRPr="0049233F" w:rsidDel="00271306">
          <w:rPr>
            <w:szCs w:val="26"/>
            <w:lang w:val="fr-FR"/>
            <w:rPrChange w:id="2123" w:author="The Si Tran" w:date="2012-12-05T23:02:00Z">
              <w:rPr>
                <w:b/>
                <w:bCs/>
                <w:sz w:val="28"/>
                <w:szCs w:val="28"/>
                <w:lang w:val="fr-FR"/>
              </w:rPr>
            </w:rPrChange>
          </w:rPr>
          <w:delText>∆X</w:delText>
        </w:r>
        <w:r w:rsidRPr="0049233F" w:rsidDel="00271306">
          <w:rPr>
            <w:szCs w:val="26"/>
            <w:vertAlign w:val="subscript"/>
            <w:lang w:val="fr-FR"/>
            <w:rPrChange w:id="2124" w:author="The Si Tran" w:date="2012-12-05T23:02:00Z">
              <w:rPr>
                <w:b/>
                <w:bCs/>
                <w:sz w:val="28"/>
                <w:szCs w:val="28"/>
                <w:vertAlign w:val="subscript"/>
                <w:lang w:val="fr-FR"/>
              </w:rPr>
            </w:rPrChange>
          </w:rPr>
          <w:delText>t</w:delText>
        </w:r>
        <w:r w:rsidRPr="0049233F" w:rsidDel="00271306">
          <w:rPr>
            <w:szCs w:val="26"/>
            <w:lang w:val="fr-FR"/>
            <w:rPrChange w:id="2125" w:author="The Si Tran" w:date="2012-12-05T23:02:00Z">
              <w:rPr>
                <w:b/>
                <w:bCs/>
                <w:sz w:val="28"/>
                <w:szCs w:val="28"/>
                <w:lang w:val="fr-FR"/>
              </w:rPr>
            </w:rPrChange>
          </w:rPr>
          <w:delText xml:space="preserve"> </w:delText>
        </w:r>
      </w:del>
      <w:ins w:id="2126"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ins>
      <w:r w:rsidRPr="0049233F">
        <w:rPr>
          <w:szCs w:val="26"/>
          <w:lang w:val="fr-FR"/>
          <w:rPrChange w:id="2127" w:author="The Si Tran" w:date="2012-12-05T23:02:00Z">
            <w:rPr>
              <w:b/>
              <w:bCs/>
              <w:sz w:val="28"/>
              <w:szCs w:val="28"/>
              <w:lang w:val="fr-FR"/>
            </w:rPr>
          </w:rPrChange>
        </w:rPr>
        <w:t xml:space="preserve">rồi từ đó suy ra </w:t>
      </w:r>
      <m:oMath>
        <m:sSub>
          <m:sSubPr>
            <m:ctrlPr>
              <w:ins w:id="2128" w:author="The Si Tran" w:date="2012-12-05T23:54:00Z">
                <w:rPr>
                  <w:rFonts w:ascii="Cambria Math" w:hAnsi="Cambria Math"/>
                  <w:i/>
                  <w:szCs w:val="26"/>
                  <w:lang w:val="fr-FR"/>
                </w:rPr>
              </w:ins>
            </m:ctrlPr>
          </m:sSubPr>
          <m:e>
            <w:ins w:id="2129" w:author="The Si Tran" w:date="2012-12-05T23:54:00Z">
              <m:r>
                <w:rPr>
                  <w:rFonts w:ascii="Cambria Math" w:hAnsi="Cambria Math"/>
                  <w:szCs w:val="26"/>
                  <w:lang w:val="fr-FR"/>
                </w:rPr>
                <m:t>X</m:t>
              </m:r>
            </w:ins>
          </m:e>
          <m:sub>
            <w:ins w:id="2130" w:author="The Si Tran" w:date="2012-12-05T23:54:00Z">
              <m:r>
                <w:rPr>
                  <w:rFonts w:ascii="Cambria Math" w:hAnsi="Cambria Math"/>
                  <w:szCs w:val="26"/>
                  <w:lang w:val="fr-FR"/>
                </w:rPr>
                <m:t>t</m:t>
              </m:r>
            </w:ins>
          </m:sub>
        </m:sSub>
      </m:oMath>
      <w:del w:id="2131" w:author="The Si Tran" w:date="2012-12-05T23:54:00Z">
        <w:r w:rsidRPr="0049233F" w:rsidDel="00271306">
          <w:rPr>
            <w:szCs w:val="26"/>
            <w:lang w:val="fr-FR"/>
            <w:rPrChange w:id="2132" w:author="The Si Tran" w:date="2012-12-05T23:02:00Z">
              <w:rPr>
                <w:b/>
                <w:bCs/>
                <w:sz w:val="28"/>
                <w:szCs w:val="28"/>
                <w:lang w:val="fr-FR"/>
              </w:rPr>
            </w:rPrChange>
          </w:rPr>
          <w:delText>X</w:delText>
        </w:r>
        <w:r w:rsidRPr="0049233F" w:rsidDel="00271306">
          <w:rPr>
            <w:szCs w:val="26"/>
            <w:vertAlign w:val="subscript"/>
            <w:lang w:val="fr-FR"/>
            <w:rPrChange w:id="2133" w:author="The Si Tran" w:date="2012-12-05T23:02:00Z">
              <w:rPr>
                <w:b/>
                <w:bCs/>
                <w:sz w:val="28"/>
                <w:szCs w:val="28"/>
                <w:vertAlign w:val="subscript"/>
                <w:lang w:val="fr-FR"/>
              </w:rPr>
            </w:rPrChange>
          </w:rPr>
          <w:delText>t</w:delText>
        </w:r>
      </w:del>
      <w:r w:rsidRPr="0049233F">
        <w:rPr>
          <w:szCs w:val="26"/>
          <w:lang w:val="fr-FR"/>
          <w:rPrChange w:id="2134" w:author="The Si Tran" w:date="2012-12-05T23:02:00Z">
            <w:rPr>
              <w:b/>
              <w:bCs/>
              <w:sz w:val="28"/>
              <w:szCs w:val="28"/>
              <w:lang w:val="fr-FR"/>
            </w:rPr>
          </w:rPrChange>
        </w:rPr>
        <w:t>. Nếu</w:t>
      </w:r>
      <w:ins w:id="2135" w:author="The Si Tran" w:date="2012-12-05T23:54:00Z">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ins>
      <w:del w:id="2136" w:author="The Si Tran" w:date="2012-12-05T23:54:00Z">
        <w:r w:rsidRPr="0049233F" w:rsidDel="0023677B">
          <w:rPr>
            <w:szCs w:val="26"/>
            <w:lang w:val="fr-FR"/>
            <w:rPrChange w:id="2137" w:author="The Si Tran" w:date="2012-12-05T23:02:00Z">
              <w:rPr>
                <w:b/>
                <w:bCs/>
                <w:sz w:val="28"/>
                <w:szCs w:val="28"/>
                <w:lang w:val="fr-FR"/>
              </w:rPr>
            </w:rPrChange>
          </w:rPr>
          <w:delText xml:space="preserve"> ∆X</w:delText>
        </w:r>
        <w:r w:rsidRPr="0049233F" w:rsidDel="0023677B">
          <w:rPr>
            <w:szCs w:val="26"/>
            <w:vertAlign w:val="subscript"/>
            <w:lang w:val="fr-FR"/>
            <w:rPrChange w:id="2138" w:author="The Si Tran" w:date="2012-12-05T23:02:00Z">
              <w:rPr>
                <w:b/>
                <w:bCs/>
                <w:sz w:val="28"/>
                <w:szCs w:val="28"/>
                <w:vertAlign w:val="subscript"/>
                <w:lang w:val="fr-FR"/>
              </w:rPr>
            </w:rPrChange>
          </w:rPr>
          <w:delText>t</w:delText>
        </w:r>
      </w:del>
      <w:r w:rsidRPr="0049233F">
        <w:rPr>
          <w:szCs w:val="26"/>
          <w:lang w:val="fr-FR"/>
          <w:rPrChange w:id="2139" w:author="The Si Tran" w:date="2012-12-05T23:02:00Z">
            <w:rPr>
              <w:b/>
              <w:bCs/>
              <w:sz w:val="28"/>
              <w:szCs w:val="28"/>
              <w:lang w:val="fr-FR"/>
            </w:rPr>
          </w:rPrChange>
        </w:rPr>
        <w:t xml:space="preserve"> vẫn là chuỗi không tĩnh, ta tiếp tục áp dụng toán tử </w:t>
      </w:r>
      <w:ins w:id="2140" w:author="The Si Tran" w:date="2012-12-05T23:54:00Z">
        <m:oMath>
          <m:r>
            <w:rPr>
              <w:rFonts w:ascii="Cambria Math" w:hAnsi="Cambria Math"/>
              <w:szCs w:val="26"/>
              <w:lang w:val="fr-FR"/>
            </w:rPr>
            <m:t>∆</m:t>
          </m:r>
        </m:oMath>
      </w:ins>
      <w:ins w:id="2141" w:author="The Si Tran" w:date="2012-12-05T23:55:00Z">
        <w:r w:rsidR="00013058">
          <w:rPr>
            <w:szCs w:val="26"/>
            <w:lang w:val="fr-FR"/>
          </w:rPr>
          <w:t xml:space="preserve"> </w:t>
        </w:r>
      </w:ins>
      <w:del w:id="2142" w:author="The Si Tran" w:date="2012-12-05T23:54:00Z">
        <w:r w:rsidRPr="0049233F" w:rsidDel="0023677B">
          <w:rPr>
            <w:szCs w:val="26"/>
            <w:lang w:val="fr-FR"/>
            <w:rPrChange w:id="2143" w:author="The Si Tran" w:date="2012-12-05T23:02:00Z">
              <w:rPr>
                <w:b/>
                <w:bCs/>
                <w:sz w:val="28"/>
                <w:szCs w:val="28"/>
                <w:lang w:val="fr-FR"/>
              </w:rPr>
            </w:rPrChange>
          </w:rPr>
          <w:delText xml:space="preserve">∆ </w:delText>
        </w:r>
      </w:del>
      <w:r w:rsidRPr="0049233F">
        <w:rPr>
          <w:szCs w:val="26"/>
          <w:lang w:val="fr-FR"/>
          <w:rPrChange w:id="2144" w:author="The Si Tran" w:date="2012-12-05T23:02:00Z">
            <w:rPr>
              <w:b/>
              <w:bCs/>
              <w:sz w:val="28"/>
              <w:szCs w:val="28"/>
              <w:lang w:val="fr-FR"/>
            </w:rPr>
          </w:rPrChange>
        </w:rPr>
        <w:t xml:space="preserve">cho chuỗi </w:t>
      </w:r>
      <w:ins w:id="2145"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ins>
      <w:del w:id="2146" w:author="The Si Tran" w:date="2012-12-05T23:54:00Z">
        <w:r w:rsidRPr="0049233F" w:rsidDel="0023677B">
          <w:rPr>
            <w:szCs w:val="26"/>
            <w:lang w:val="fr-FR"/>
            <w:rPrChange w:id="2147" w:author="The Si Tran" w:date="2012-12-05T23:02:00Z">
              <w:rPr>
                <w:b/>
                <w:bCs/>
                <w:sz w:val="28"/>
                <w:szCs w:val="28"/>
                <w:lang w:val="fr-FR"/>
              </w:rPr>
            </w:rPrChange>
          </w:rPr>
          <w:delText>∆X</w:delText>
        </w:r>
        <w:r w:rsidRPr="0049233F" w:rsidDel="0023677B">
          <w:rPr>
            <w:szCs w:val="26"/>
            <w:vertAlign w:val="subscript"/>
            <w:lang w:val="fr-FR"/>
            <w:rPrChange w:id="2148" w:author="The Si Tran" w:date="2012-12-05T23:02:00Z">
              <w:rPr>
                <w:b/>
                <w:bCs/>
                <w:sz w:val="28"/>
                <w:szCs w:val="28"/>
                <w:vertAlign w:val="subscript"/>
                <w:lang w:val="fr-FR"/>
              </w:rPr>
            </w:rPrChange>
          </w:rPr>
          <w:delText>t</w:delText>
        </w:r>
      </w:del>
    </w:p>
    <w:p w14:paraId="38C58B0B" w14:textId="77777777" w:rsidR="005E5CD3" w:rsidRPr="0049233F" w:rsidRDefault="005E5CD3" w:rsidP="005E5CD3">
      <w:pPr>
        <w:ind w:firstLine="540"/>
        <w:rPr>
          <w:b/>
          <w:szCs w:val="26"/>
          <w:lang w:val="fr-FR"/>
          <w:rPrChange w:id="2149" w:author="The Si Tran" w:date="2012-12-05T23:02:00Z">
            <w:rPr>
              <w:b/>
              <w:sz w:val="28"/>
              <w:szCs w:val="28"/>
              <w:lang w:val="fr-FR"/>
            </w:rPr>
          </w:rPrChange>
        </w:rPr>
      </w:pPr>
      <w:r w:rsidRPr="0049233F">
        <w:rPr>
          <w:b/>
          <w:szCs w:val="26"/>
          <w:lang w:val="fr-FR"/>
          <w:rPrChange w:id="2150" w:author="The Si Tran" w:date="2012-12-05T23:02:00Z">
            <w:rPr>
              <w:b/>
              <w:bCs/>
              <w:sz w:val="28"/>
              <w:szCs w:val="28"/>
              <w:lang w:val="fr-FR"/>
            </w:rPr>
          </w:rPrChange>
        </w:rPr>
        <w:t>Thành phần chu kỳ (cyclical)</w:t>
      </w:r>
    </w:p>
    <w:p w14:paraId="0D73FA58" w14:textId="77777777" w:rsidR="005E5CD3" w:rsidRPr="0049233F" w:rsidRDefault="005E5CD3" w:rsidP="005E5CD3">
      <w:pPr>
        <w:ind w:firstLine="540"/>
        <w:rPr>
          <w:szCs w:val="26"/>
          <w:lang w:val="fr-FR"/>
          <w:rPrChange w:id="2151" w:author="The Si Tran" w:date="2012-12-05T23:02:00Z">
            <w:rPr>
              <w:sz w:val="28"/>
              <w:szCs w:val="28"/>
              <w:lang w:val="fr-FR"/>
            </w:rPr>
          </w:rPrChange>
        </w:rPr>
      </w:pPr>
      <w:r w:rsidRPr="0049233F">
        <w:rPr>
          <w:szCs w:val="26"/>
          <w:lang w:val="fr-FR"/>
          <w:rPrChange w:id="2152" w:author="The Si Tran" w:date="2012-12-05T23:02:00Z">
            <w:rPr>
              <w:b/>
              <w:bCs/>
              <w:sz w:val="28"/>
              <w:szCs w:val="28"/>
              <w:lang w:val="fr-FR"/>
            </w:rPr>
          </w:rPrChange>
        </w:rPr>
        <w:t xml:space="preserve">Là chuỗi biến đổi dạng sóng quanh xu hướng [1]. Trong thực tế thành phần này rất khó xác định </w:t>
      </w:r>
      <w:r w:rsidR="00E26A6D" w:rsidRPr="0049233F">
        <w:rPr>
          <w:szCs w:val="26"/>
          <w:lang w:val="fr-FR"/>
          <w:rPrChange w:id="2153" w:author="The Si Tran" w:date="2012-12-05T23:02:00Z">
            <w:rPr>
              <w:b/>
              <w:bCs/>
              <w:sz w:val="28"/>
              <w:szCs w:val="28"/>
              <w:lang w:val="fr-FR"/>
            </w:rPr>
          </w:rPrChange>
        </w:rPr>
        <w:t>bởi vì những dao động dạng sóng quanh xu hướng luôn thay đổi cả về biên độ và khoảng thời gian xuất hiện. Do đó</w:t>
      </w:r>
      <w:r w:rsidRPr="0049233F">
        <w:rPr>
          <w:szCs w:val="26"/>
          <w:lang w:val="fr-FR"/>
          <w:rPrChange w:id="2154" w:author="The Si Tran" w:date="2012-12-05T23:02:00Z">
            <w:rPr>
              <w:b/>
              <w:bCs/>
              <w:sz w:val="28"/>
              <w:szCs w:val="28"/>
              <w:lang w:val="fr-FR"/>
            </w:rPr>
          </w:rPrChange>
        </w:rPr>
        <w:t xml:space="preserve"> người ta thường xem nó như là một phần của thành phần xu hướng.</w:t>
      </w:r>
    </w:p>
    <w:p w14:paraId="3557B12D" w14:textId="77777777" w:rsidR="005E5CD3" w:rsidRPr="0049233F" w:rsidRDefault="005E5CD3" w:rsidP="005E5CD3">
      <w:pPr>
        <w:ind w:firstLine="540"/>
        <w:rPr>
          <w:b/>
          <w:szCs w:val="26"/>
          <w:lang w:val="fr-FR"/>
          <w:rPrChange w:id="2155" w:author="The Si Tran" w:date="2012-12-05T23:02:00Z">
            <w:rPr>
              <w:b/>
              <w:sz w:val="28"/>
              <w:szCs w:val="28"/>
              <w:lang w:val="fr-FR"/>
            </w:rPr>
          </w:rPrChange>
        </w:rPr>
      </w:pPr>
      <w:r w:rsidRPr="0049233F">
        <w:rPr>
          <w:b/>
          <w:szCs w:val="26"/>
          <w:lang w:val="fr-FR"/>
          <w:rPrChange w:id="2156" w:author="The Si Tran" w:date="2012-12-05T23:02:00Z">
            <w:rPr>
              <w:b/>
              <w:bCs/>
              <w:sz w:val="28"/>
              <w:szCs w:val="28"/>
              <w:lang w:val="fr-FR"/>
            </w:rPr>
          </w:rPrChange>
        </w:rPr>
        <w:t>Thành phần bất quy tắc (irregular)</w:t>
      </w:r>
    </w:p>
    <w:p w14:paraId="0034CF76" w14:textId="77777777" w:rsidR="005E5CD3" w:rsidRPr="0049233F" w:rsidRDefault="005E5CD3" w:rsidP="005E5CD3">
      <w:pPr>
        <w:ind w:firstLine="540"/>
        <w:rPr>
          <w:szCs w:val="26"/>
          <w:lang w:val="fr-FR"/>
          <w:rPrChange w:id="2157" w:author="The Si Tran" w:date="2012-12-05T23:02:00Z">
            <w:rPr>
              <w:sz w:val="28"/>
              <w:szCs w:val="28"/>
              <w:lang w:val="fr-FR"/>
            </w:rPr>
          </w:rPrChange>
        </w:rPr>
      </w:pPr>
      <w:r w:rsidRPr="0049233F">
        <w:rPr>
          <w:szCs w:val="26"/>
          <w:lang w:val="fr-FR"/>
          <w:rPrChange w:id="2158" w:author="The Si Tran" w:date="2012-12-05T23:02:00Z">
            <w:rPr>
              <w:b/>
              <w:bCs/>
              <w:sz w:val="28"/>
              <w:szCs w:val="28"/>
              <w:lang w:val="fr-FR"/>
            </w:rPr>
          </w:rPrChange>
        </w:rPr>
        <w:t xml:space="preserve"> Là thành phần thể hiện sự biến đổi ngẫu nhiên không thể đoán được của chuỗi thời gian [1].</w:t>
      </w:r>
    </w:p>
    <w:p w14:paraId="0507999E" w14:textId="77777777" w:rsidR="005E5CD3" w:rsidRPr="0049233F" w:rsidRDefault="005E5CD3" w:rsidP="005E5CD3">
      <w:pPr>
        <w:ind w:firstLine="540"/>
        <w:rPr>
          <w:b/>
          <w:szCs w:val="26"/>
          <w:lang w:val="fr-FR"/>
          <w:rPrChange w:id="2159" w:author="The Si Tran" w:date="2012-12-05T23:02:00Z">
            <w:rPr>
              <w:b/>
              <w:sz w:val="28"/>
              <w:szCs w:val="28"/>
              <w:lang w:val="fr-FR"/>
            </w:rPr>
          </w:rPrChange>
        </w:rPr>
      </w:pPr>
      <w:r w:rsidRPr="0049233F">
        <w:rPr>
          <w:b/>
          <w:szCs w:val="26"/>
          <w:lang w:val="fr-FR"/>
          <w:rPrChange w:id="2160" w:author="The Si Tran" w:date="2012-12-05T23:02:00Z">
            <w:rPr>
              <w:b/>
              <w:bCs/>
              <w:sz w:val="28"/>
              <w:szCs w:val="28"/>
              <w:lang w:val="fr-FR"/>
            </w:rPr>
          </w:rPrChange>
        </w:rPr>
        <w:t>Thành phần mùa (Seasonal)</w:t>
      </w:r>
    </w:p>
    <w:p w14:paraId="0F9CFB46" w14:textId="77777777" w:rsidR="005E5CD3" w:rsidRPr="0049233F" w:rsidRDefault="005E5CD3" w:rsidP="005E5CD3">
      <w:pPr>
        <w:ind w:firstLine="540"/>
        <w:rPr>
          <w:szCs w:val="26"/>
          <w:lang w:val="fr-FR"/>
          <w:rPrChange w:id="2161" w:author="The Si Tran" w:date="2012-12-05T23:02:00Z">
            <w:rPr>
              <w:sz w:val="28"/>
              <w:szCs w:val="28"/>
              <w:lang w:val="fr-FR"/>
            </w:rPr>
          </w:rPrChange>
        </w:rPr>
      </w:pPr>
      <w:r w:rsidRPr="0049233F">
        <w:rPr>
          <w:szCs w:val="26"/>
          <w:lang w:val="fr-FR"/>
          <w:rPrChange w:id="2162" w:author="The Si Tran" w:date="2012-12-05T23:02:00Z">
            <w:rPr>
              <w:b/>
              <w:bCs/>
              <w:sz w:val="28"/>
              <w:szCs w:val="28"/>
              <w:lang w:val="fr-FR"/>
            </w:rPr>
          </w:rPrChange>
        </w:rPr>
        <w:t xml:space="preserve"> </w:t>
      </w:r>
      <w:r w:rsidR="00E26A6D" w:rsidRPr="0049233F">
        <w:rPr>
          <w:szCs w:val="26"/>
          <w:lang w:val="fr-FR"/>
          <w:rPrChange w:id="2163" w:author="The Si Tran" w:date="2012-12-05T23:02:00Z">
            <w:rPr>
              <w:b/>
              <w:bCs/>
              <w:sz w:val="28"/>
              <w:szCs w:val="28"/>
              <w:lang w:val="fr-FR"/>
            </w:rPr>
          </w:rPrChange>
        </w:rPr>
        <w:t>Theo như định nghĩa bên trên thì đây l</w:t>
      </w:r>
      <w:r w:rsidRPr="0049233F">
        <w:rPr>
          <w:szCs w:val="26"/>
          <w:lang w:val="fr-FR"/>
          <w:rPrChange w:id="2164" w:author="The Si Tran" w:date="2012-12-05T23:02:00Z">
            <w:rPr>
              <w:b/>
              <w:bCs/>
              <w:sz w:val="28"/>
              <w:szCs w:val="28"/>
              <w:lang w:val="fr-FR"/>
            </w:rPr>
          </w:rPrChange>
        </w:rPr>
        <w:t xml:space="preserve">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w:t>
      </w:r>
      <w:ins w:id="2165" w:author="The Si Tran" w:date="2012-12-14T04:30:00Z">
        <w:r w:rsidR="00D20536">
          <w:rPr>
            <w:szCs w:val="26"/>
            <w:lang w:val="fr-FR"/>
          </w:rPr>
          <w:t>2.6</w:t>
        </w:r>
      </w:ins>
      <w:del w:id="2166" w:author="The Si Tran" w:date="2012-12-14T04:30:00Z">
        <w:r w:rsidRPr="0049233F" w:rsidDel="00D20536">
          <w:rPr>
            <w:szCs w:val="26"/>
            <w:lang w:val="fr-FR"/>
            <w:rPrChange w:id="2167" w:author="The Si Tran" w:date="2012-12-05T23:02:00Z">
              <w:rPr>
                <w:b/>
                <w:bCs/>
                <w:sz w:val="28"/>
                <w:szCs w:val="28"/>
                <w:lang w:val="fr-FR"/>
              </w:rPr>
            </w:rPrChange>
          </w:rPr>
          <w:delText>5</w:delText>
        </w:r>
      </w:del>
      <w:r w:rsidRPr="0049233F">
        <w:rPr>
          <w:szCs w:val="26"/>
          <w:lang w:val="fr-FR"/>
          <w:rPrChange w:id="2168" w:author="The Si Tran" w:date="2012-12-05T23:02:00Z">
            <w:rPr>
              <w:b/>
              <w:bCs/>
              <w:sz w:val="28"/>
              <w:szCs w:val="28"/>
              <w:lang w:val="fr-FR"/>
            </w:rPr>
          </w:rPrChange>
        </w:rPr>
        <w:t xml:space="preserve"> là đồ thị của một chuỗi thời gian có tính mùa</w:t>
      </w:r>
      <w:ins w:id="2169" w:author="The Si Tran" w:date="2012-12-14T04:30:00Z">
        <w:r w:rsidR="00D20536">
          <w:rPr>
            <w:szCs w:val="26"/>
            <w:lang w:val="fr-FR"/>
          </w:rPr>
          <w:t>.</w:t>
        </w:r>
      </w:ins>
    </w:p>
    <w:p w14:paraId="1460691C" w14:textId="77777777" w:rsidR="005E5CD3" w:rsidRPr="0049233F" w:rsidRDefault="005E5CD3">
      <w:pPr>
        <w:jc w:val="center"/>
        <w:rPr>
          <w:szCs w:val="26"/>
          <w:lang w:val="fr-FR"/>
          <w:rPrChange w:id="2170" w:author="The Si Tran" w:date="2012-12-05T23:02:00Z">
            <w:rPr>
              <w:sz w:val="28"/>
              <w:szCs w:val="28"/>
              <w:lang w:val="fr-FR"/>
            </w:rPr>
          </w:rPrChange>
        </w:rPr>
        <w:pPrChange w:id="2171" w:author="The Si Tran" w:date="2012-12-11T23:22:00Z">
          <w:pPr/>
        </w:pPrChange>
      </w:pPr>
      <w:r w:rsidRPr="0049233F">
        <w:rPr>
          <w:noProof/>
          <w:szCs w:val="26"/>
          <w:rPrChange w:id="2172" w:author="Unknown">
            <w:rPr>
              <w:noProof/>
              <w:sz w:val="28"/>
              <w:szCs w:val="28"/>
            </w:rPr>
          </w:rPrChange>
        </w:rPr>
        <w:lastRenderedPageBreak/>
        <w:drawing>
          <wp:inline distT="0" distB="0" distL="0" distR="0" wp14:anchorId="60A3E341" wp14:editId="50C406DF">
            <wp:extent cx="5123344" cy="3081388"/>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31755" cy="3086447"/>
                    </a:xfrm>
                    <a:prstGeom prst="rect">
                      <a:avLst/>
                    </a:prstGeom>
                    <a:noFill/>
                    <a:ln>
                      <a:noFill/>
                    </a:ln>
                  </pic:spPr>
                </pic:pic>
              </a:graphicData>
            </a:graphic>
          </wp:inline>
        </w:drawing>
      </w:r>
    </w:p>
    <w:p w14:paraId="51AD1F11" w14:textId="77777777" w:rsidR="005E5CD3" w:rsidRPr="0049233F" w:rsidDel="00565563" w:rsidRDefault="005E5CD3">
      <w:pPr>
        <w:pStyle w:val="Hinh"/>
        <w:jc w:val="center"/>
        <w:rPr>
          <w:del w:id="2173" w:author="The Si Tran" w:date="2012-12-14T04:34:00Z"/>
          <w:lang w:val="fr-FR"/>
          <w:rPrChange w:id="2174" w:author="The Si Tran" w:date="2012-12-05T23:02:00Z">
            <w:rPr>
              <w:del w:id="2175" w:author="The Si Tran" w:date="2012-12-14T04:34:00Z"/>
              <w:sz w:val="28"/>
              <w:szCs w:val="28"/>
              <w:lang w:val="fr-FR"/>
            </w:rPr>
          </w:rPrChange>
        </w:rPr>
        <w:pPrChange w:id="2176" w:author="The Si Tran" w:date="2012-12-11T23:22:00Z">
          <w:pPr>
            <w:pStyle w:val="Caption"/>
            <w:ind w:left="720" w:firstLine="720"/>
          </w:pPr>
        </w:pPrChange>
      </w:pPr>
      <w:bookmarkStart w:id="2177" w:name="_Toc312142079"/>
      <w:bookmarkStart w:id="2178" w:name="_Toc343029955"/>
      <w:bookmarkStart w:id="2179" w:name="_Toc343220888"/>
      <w:r w:rsidRPr="0049233F">
        <w:rPr>
          <w:b w:val="0"/>
          <w:bCs w:val="0"/>
          <w:lang w:val="fr-FR"/>
          <w:rPrChange w:id="2180" w:author="The Si Tran" w:date="2012-12-05T23:02:00Z">
            <w:rPr>
              <w:b w:val="0"/>
              <w:bCs w:val="0"/>
              <w:sz w:val="28"/>
              <w:szCs w:val="28"/>
              <w:lang w:val="fr-FR"/>
            </w:rPr>
          </w:rPrChange>
        </w:rPr>
        <w:t xml:space="preserve">Hình </w:t>
      </w:r>
      <w:del w:id="2181" w:author="The Si Tran" w:date="2012-12-11T23:22:00Z">
        <w:r w:rsidRPr="0049233F" w:rsidDel="000D0624">
          <w:rPr>
            <w:b w:val="0"/>
            <w:bCs w:val="0"/>
            <w:rPrChange w:id="2182" w:author="The Si Tran" w:date="2012-12-05T23:02:00Z">
              <w:rPr>
                <w:b w:val="0"/>
                <w:bCs w:val="0"/>
                <w:sz w:val="28"/>
                <w:szCs w:val="28"/>
              </w:rPr>
            </w:rPrChange>
          </w:rPr>
          <w:fldChar w:fldCharType="begin"/>
        </w:r>
        <w:r w:rsidRPr="0049233F" w:rsidDel="000D0624">
          <w:rPr>
            <w:b w:val="0"/>
            <w:bCs w:val="0"/>
            <w:lang w:val="fr-FR"/>
            <w:rPrChange w:id="2183" w:author="The Si Tran" w:date="2012-12-05T23:02:00Z">
              <w:rPr>
                <w:b w:val="0"/>
                <w:bCs w:val="0"/>
                <w:sz w:val="28"/>
                <w:szCs w:val="28"/>
                <w:lang w:val="fr-FR"/>
              </w:rPr>
            </w:rPrChange>
          </w:rPr>
          <w:delInstrText xml:space="preserve"> SEQ Hình \* ARABIC </w:delInstrText>
        </w:r>
        <w:r w:rsidRPr="0049233F" w:rsidDel="000D0624">
          <w:rPr>
            <w:b w:val="0"/>
            <w:bCs w:val="0"/>
            <w:rPrChange w:id="2184" w:author="The Si Tran" w:date="2012-12-05T23:02:00Z">
              <w:rPr>
                <w:b w:val="0"/>
                <w:bCs w:val="0"/>
                <w:sz w:val="28"/>
                <w:szCs w:val="28"/>
              </w:rPr>
            </w:rPrChange>
          </w:rPr>
          <w:fldChar w:fldCharType="separate"/>
        </w:r>
        <w:r w:rsidRPr="0049233F" w:rsidDel="000D0624">
          <w:rPr>
            <w:b w:val="0"/>
            <w:bCs w:val="0"/>
            <w:noProof/>
            <w:lang w:val="fr-FR"/>
            <w:rPrChange w:id="2185" w:author="The Si Tran" w:date="2012-12-05T23:02:00Z">
              <w:rPr>
                <w:b w:val="0"/>
                <w:bCs w:val="0"/>
                <w:noProof/>
                <w:sz w:val="28"/>
                <w:szCs w:val="28"/>
                <w:lang w:val="fr-FR"/>
              </w:rPr>
            </w:rPrChange>
          </w:rPr>
          <w:delText>5</w:delText>
        </w:r>
        <w:r w:rsidRPr="0049233F" w:rsidDel="000D0624">
          <w:rPr>
            <w:b w:val="0"/>
            <w:bCs w:val="0"/>
            <w:rPrChange w:id="2186" w:author="The Si Tran" w:date="2012-12-05T23:02:00Z">
              <w:rPr>
                <w:b w:val="0"/>
                <w:bCs w:val="0"/>
                <w:sz w:val="28"/>
                <w:szCs w:val="28"/>
              </w:rPr>
            </w:rPrChange>
          </w:rPr>
          <w:fldChar w:fldCharType="end"/>
        </w:r>
        <w:r w:rsidRPr="0049233F" w:rsidDel="000D0624">
          <w:rPr>
            <w:b w:val="0"/>
            <w:bCs w:val="0"/>
            <w:lang w:val="fr-FR"/>
            <w:rPrChange w:id="2187" w:author="The Si Tran" w:date="2012-12-05T23:02:00Z">
              <w:rPr>
                <w:b w:val="0"/>
                <w:bCs w:val="0"/>
                <w:sz w:val="28"/>
                <w:szCs w:val="28"/>
                <w:lang w:val="fr-FR"/>
              </w:rPr>
            </w:rPrChange>
          </w:rPr>
          <w:delText xml:space="preserve"> </w:delText>
        </w:r>
      </w:del>
      <w:ins w:id="2188" w:author="The Si Tran" w:date="2012-12-11T23:22:00Z">
        <w:r w:rsidR="00B14D71">
          <w:t>2.7</w:t>
        </w:r>
      </w:ins>
      <w:ins w:id="2189" w:author="The Si Tran" w:date="2012-12-14T04:30:00Z">
        <w:r w:rsidR="00D20536">
          <w:t>:</w:t>
        </w:r>
      </w:ins>
      <w:ins w:id="2190" w:author="The Si Tran" w:date="2012-12-11T23:22:00Z">
        <w:r w:rsidR="000D0624" w:rsidRPr="0049233F">
          <w:rPr>
            <w:b w:val="0"/>
            <w:bCs w:val="0"/>
            <w:lang w:val="fr-FR"/>
            <w:rPrChange w:id="2191" w:author="The Si Tran" w:date="2012-12-05T23:02:00Z">
              <w:rPr>
                <w:b w:val="0"/>
                <w:bCs w:val="0"/>
                <w:sz w:val="28"/>
                <w:szCs w:val="28"/>
                <w:lang w:val="fr-FR"/>
              </w:rPr>
            </w:rPrChange>
          </w:rPr>
          <w:t xml:space="preserve"> </w:t>
        </w:r>
      </w:ins>
      <w:r w:rsidRPr="000D0624">
        <w:rPr>
          <w:b w:val="0"/>
          <w:bCs w:val="0"/>
          <w:lang w:val="fr-FR"/>
          <w:rPrChange w:id="2192" w:author="The Si Tran" w:date="2012-12-11T23:22:00Z">
            <w:rPr>
              <w:b w:val="0"/>
              <w:bCs w:val="0"/>
              <w:sz w:val="28"/>
              <w:szCs w:val="28"/>
              <w:lang w:val="fr-FR"/>
            </w:rPr>
          </w:rPrChange>
        </w:rPr>
        <w:t>Chuỗi thời gian có tính mùa</w:t>
      </w:r>
      <w:del w:id="2193" w:author="The Si Tran" w:date="2012-12-14T04:34:00Z">
        <w:r w:rsidRPr="000D0624" w:rsidDel="00565563">
          <w:rPr>
            <w:b w:val="0"/>
            <w:bCs w:val="0"/>
            <w:lang w:val="fr-FR"/>
            <w:rPrChange w:id="2194" w:author="The Si Tran" w:date="2012-12-11T23:22:00Z">
              <w:rPr>
                <w:b w:val="0"/>
                <w:bCs w:val="0"/>
                <w:sz w:val="28"/>
                <w:szCs w:val="28"/>
                <w:lang w:val="fr-FR"/>
              </w:rPr>
            </w:rPrChange>
          </w:rPr>
          <w:delText>.</w:delText>
        </w:r>
        <w:bookmarkEnd w:id="2177"/>
        <w:bookmarkEnd w:id="2178"/>
        <w:bookmarkEnd w:id="2179"/>
      </w:del>
    </w:p>
    <w:p w14:paraId="798DA0BB" w14:textId="77777777" w:rsidR="005E5CD3" w:rsidRPr="0049233F" w:rsidRDefault="005E5CD3">
      <w:pPr>
        <w:pStyle w:val="Hinh"/>
        <w:jc w:val="center"/>
        <w:rPr>
          <w:lang w:val="fr-FR"/>
          <w:rPrChange w:id="2195" w:author="The Si Tran" w:date="2012-12-05T23:02:00Z">
            <w:rPr>
              <w:sz w:val="28"/>
              <w:szCs w:val="28"/>
              <w:lang w:val="fr-FR"/>
            </w:rPr>
          </w:rPrChange>
        </w:rPr>
        <w:pPrChange w:id="2196" w:author="The Si Tran" w:date="2012-12-14T04:34:00Z">
          <w:pPr/>
        </w:pPrChange>
      </w:pPr>
      <w:del w:id="2197" w:author="The Si Tran" w:date="2012-12-14T04:34:00Z">
        <w:r w:rsidRPr="0049233F" w:rsidDel="00565563">
          <w:rPr>
            <w:lang w:val="fr-FR"/>
            <w:rPrChange w:id="2198" w:author="The Si Tran" w:date="2012-12-05T23:02:00Z">
              <w:rPr>
                <w:sz w:val="28"/>
                <w:szCs w:val="28"/>
                <w:lang w:val="fr-FR"/>
              </w:rPr>
            </w:rPrChange>
          </w:rPr>
          <w:tab/>
        </w:r>
      </w:del>
    </w:p>
    <w:p w14:paraId="495C2E74" w14:textId="77777777" w:rsidR="006A21F7" w:rsidRPr="0049233F" w:rsidRDefault="005E5CD3" w:rsidP="00565563">
      <w:pPr>
        <w:ind w:firstLine="720"/>
        <w:rPr>
          <w:szCs w:val="26"/>
          <w:lang w:val="fr-FR"/>
          <w:rPrChange w:id="2199" w:author="The Si Tran" w:date="2012-12-05T23:02:00Z">
            <w:rPr>
              <w:sz w:val="28"/>
              <w:szCs w:val="28"/>
              <w:lang w:val="fr-FR"/>
            </w:rPr>
          </w:rPrChange>
        </w:rPr>
      </w:pPr>
      <w:del w:id="2200" w:author="The Si Tran" w:date="2012-12-14T04:33:00Z">
        <w:r w:rsidRPr="0049233F" w:rsidDel="00565563">
          <w:rPr>
            <w:szCs w:val="26"/>
            <w:lang w:val="fr-FR"/>
            <w:rPrChange w:id="2201" w:author="The Si Tran" w:date="2012-12-05T23:02:00Z">
              <w:rPr>
                <w:b/>
                <w:bCs/>
                <w:sz w:val="28"/>
                <w:szCs w:val="28"/>
                <w:lang w:val="fr-FR"/>
              </w:rPr>
            </w:rPrChange>
          </w:rPr>
          <w:tab/>
        </w:r>
      </w:del>
      <w:r w:rsidRPr="0049233F">
        <w:rPr>
          <w:szCs w:val="26"/>
          <w:lang w:val="fr-FR"/>
          <w:rPrChange w:id="2202" w:author="The Si Tran" w:date="2012-12-05T23:02:00Z">
            <w:rPr>
              <w:b/>
              <w:bCs/>
              <w:sz w:val="28"/>
              <w:szCs w:val="28"/>
              <w:lang w:val="fr-FR"/>
            </w:rPr>
          </w:rPrChange>
        </w:rPr>
        <w:t>Việc xác định một chuỗi thời gian có thành phần xu hướng hay thành phần mùa rất quan trong trong bài toán dự đoán chuỗi thời gian. Nó giúp ta lựa chọn được mô hình dự đoán phù hợp hay giúp cải tiến mô hình đã có chính xác hơn</w:t>
      </w:r>
      <w:r w:rsidR="008D6389" w:rsidRPr="0049233F">
        <w:rPr>
          <w:szCs w:val="26"/>
          <w:lang w:val="fr-FR"/>
          <w:rPrChange w:id="2203" w:author="The Si Tran" w:date="2012-12-05T23:02:00Z">
            <w:rPr>
              <w:b/>
              <w:bCs/>
              <w:sz w:val="28"/>
              <w:szCs w:val="28"/>
              <w:lang w:val="fr-FR"/>
            </w:rPr>
          </w:rPrChange>
        </w:rPr>
        <w:t>.</w:t>
      </w:r>
    </w:p>
    <w:p w14:paraId="706EF02E" w14:textId="77777777" w:rsidR="008D6389" w:rsidDel="00B828F5" w:rsidRDefault="008D6389" w:rsidP="00E078AF">
      <w:pPr>
        <w:rPr>
          <w:del w:id="2204" w:author="The Si Tran" w:date="2012-12-14T04:35:00Z"/>
          <w:szCs w:val="26"/>
          <w:lang w:val="fr-FR"/>
        </w:rPr>
      </w:pPr>
      <w:r w:rsidRPr="0049233F">
        <w:rPr>
          <w:szCs w:val="26"/>
          <w:lang w:val="fr-FR"/>
          <w:rPrChange w:id="2205" w:author="The Si Tran" w:date="2012-12-05T23:02:00Z">
            <w:rPr>
              <w:b/>
              <w:bCs/>
              <w:sz w:val="28"/>
              <w:szCs w:val="28"/>
              <w:lang w:val="fr-FR"/>
            </w:rPr>
          </w:rPrChange>
        </w:rPr>
        <w:t xml:space="preserve">Bảng tóm tắt một số kĩ thuật dự đoán cho từng thành phần của chuỗi thời gian </w:t>
      </w:r>
      <w:r w:rsidRPr="0049233F">
        <w:rPr>
          <w:szCs w:val="26"/>
          <w:lang w:val="fr-FR"/>
          <w:rPrChange w:id="2206" w:author="The Si Tran" w:date="2012-12-05T23:02:00Z">
            <w:rPr>
              <w:b/>
              <w:bCs/>
              <w:sz w:val="28"/>
              <w:szCs w:val="28"/>
              <w:lang w:val="fr-FR"/>
            </w:rPr>
          </w:rPrChange>
        </w:rPr>
        <w:fldChar w:fldCharType="begin"/>
      </w:r>
      <w:r w:rsidRPr="0049233F">
        <w:rPr>
          <w:szCs w:val="26"/>
          <w:lang w:val="fr-FR"/>
          <w:rPrChange w:id="2207" w:author="The Si Tran" w:date="2012-12-05T23:02:00Z">
            <w:rPr>
              <w:b/>
              <w:bCs/>
              <w:sz w:val="28"/>
              <w:szCs w:val="28"/>
              <w:lang w:val="fr-FR"/>
            </w:rPr>
          </w:rPrChange>
        </w:rPr>
        <w:instrText xml:space="preserve"> REF  Bussiness_forecasting_book </w:instrText>
      </w:r>
      <w:r w:rsidR="0049233F" w:rsidRPr="0049233F">
        <w:rPr>
          <w:szCs w:val="26"/>
          <w:lang w:val="fr-FR"/>
        </w:rPr>
        <w:instrText xml:space="preserve"> \* MERGEFORMAT </w:instrText>
      </w:r>
      <w:del w:id="2208" w:author="The Si Tran" w:date="2012-12-12T14:11:00Z">
        <w:r w:rsidRPr="0049233F">
          <w:rPr>
            <w:szCs w:val="26"/>
            <w:lang w:val="fr-FR"/>
            <w:rPrChange w:id="2209" w:author="The Si Tran" w:date="2012-12-05T23:02:00Z">
              <w:rPr>
                <w:b/>
                <w:bCs/>
                <w:sz w:val="28"/>
                <w:szCs w:val="28"/>
                <w:lang w:val="fr-FR"/>
              </w:rPr>
            </w:rPrChange>
          </w:rPr>
          <w:fldChar w:fldCharType="separate"/>
        </w:r>
        <w:r w:rsidRPr="0049233F" w:rsidDel="009D276E">
          <w:rPr>
            <w:szCs w:val="26"/>
            <w:rPrChange w:id="2210" w:author="The Si Tran" w:date="2012-12-05T23:02:00Z">
              <w:rPr>
                <w:b/>
                <w:bCs/>
                <w:sz w:val="20"/>
                <w:szCs w:val="20"/>
              </w:rPr>
            </w:rPrChange>
          </w:rPr>
          <w:delText>[1]</w:delText>
        </w:r>
      </w:del>
      <w:r w:rsidRPr="0049233F">
        <w:rPr>
          <w:szCs w:val="26"/>
          <w:lang w:val="fr-FR"/>
          <w:rPrChange w:id="2211" w:author="The Si Tran" w:date="2012-12-05T23:02:00Z">
            <w:rPr>
              <w:b/>
              <w:bCs/>
              <w:sz w:val="28"/>
              <w:szCs w:val="28"/>
              <w:lang w:val="fr-FR"/>
            </w:rPr>
          </w:rPrChange>
        </w:rPr>
        <w:fldChar w:fldCharType="end"/>
      </w:r>
      <w:r w:rsidRPr="0049233F">
        <w:rPr>
          <w:szCs w:val="26"/>
          <w:lang w:val="fr-FR"/>
          <w:rPrChange w:id="2212" w:author="The Si Tran" w:date="2012-12-05T23:02:00Z">
            <w:rPr>
              <w:b/>
              <w:bCs/>
              <w:sz w:val="28"/>
              <w:szCs w:val="28"/>
              <w:lang w:val="fr-FR"/>
            </w:rPr>
          </w:rPrChange>
        </w:rPr>
        <w:t>.</w:t>
      </w:r>
    </w:p>
    <w:p w14:paraId="6B00FEF5" w14:textId="77777777" w:rsidR="00B828F5" w:rsidRPr="0049233F" w:rsidRDefault="00B828F5" w:rsidP="005A22B0">
      <w:pPr>
        <w:rPr>
          <w:ins w:id="2213" w:author="The Si Tran" w:date="2012-12-14T04:35:00Z"/>
          <w:szCs w:val="26"/>
          <w:lang w:val="fr-FR"/>
          <w:rPrChange w:id="2214" w:author="The Si Tran" w:date="2012-12-05T23:02:00Z">
            <w:rPr>
              <w:ins w:id="2215" w:author="The Si Tran" w:date="2012-12-14T04:35:00Z"/>
              <w:sz w:val="28"/>
              <w:szCs w:val="28"/>
              <w:lang w:val="fr-FR"/>
            </w:rPr>
          </w:rPrChange>
        </w:rPr>
      </w:pPr>
    </w:p>
    <w:p w14:paraId="2041ECB9" w14:textId="77777777" w:rsidR="008D6389" w:rsidRPr="0049233F" w:rsidDel="00565563" w:rsidRDefault="00565563">
      <w:pPr>
        <w:pStyle w:val="Bang"/>
        <w:rPr>
          <w:del w:id="2216" w:author="The Si Tran" w:date="2012-12-14T04:33:00Z"/>
          <w:lang w:val="fr-FR"/>
          <w:rPrChange w:id="2217" w:author="The Si Tran" w:date="2012-12-05T23:02:00Z">
            <w:rPr>
              <w:del w:id="2218" w:author="The Si Tran" w:date="2012-12-14T04:33:00Z"/>
              <w:sz w:val="28"/>
              <w:szCs w:val="28"/>
              <w:lang w:val="fr-FR"/>
            </w:rPr>
          </w:rPrChange>
        </w:rPr>
        <w:pPrChange w:id="2219" w:author="The Si Tran" w:date="2012-12-14T04:42:00Z">
          <w:pPr/>
        </w:pPrChange>
      </w:pPr>
      <w:bookmarkStart w:id="2220" w:name="_Toc343226120"/>
      <w:ins w:id="2221" w:author="The Si Tran" w:date="2012-12-14T04:34:00Z">
        <w:r w:rsidRPr="00565563">
          <w:rPr>
            <w:b/>
            <w:lang w:val="fr-FR"/>
            <w:rPrChange w:id="2222" w:author="The Si Tran" w:date="2012-12-14T04:35:00Z">
              <w:rPr>
                <w:lang w:val="fr-FR"/>
              </w:rPr>
            </w:rPrChange>
          </w:rPr>
          <w:t>Bảng 2.1</w:t>
        </w:r>
      </w:ins>
      <w:ins w:id="2223" w:author="The Si Tran" w:date="2012-12-14T04:35:00Z">
        <w:r w:rsidRPr="00565563">
          <w:rPr>
            <w:b/>
            <w:lang w:val="fr-FR"/>
            <w:rPrChange w:id="2224" w:author="The Si Tran" w:date="2012-12-14T04:35:00Z">
              <w:rPr>
                <w:lang w:val="fr-FR"/>
              </w:rPr>
            </w:rPrChange>
          </w:rPr>
          <w:t> :</w:t>
        </w:r>
      </w:ins>
      <w:ins w:id="2225" w:author="The Si Tran" w:date="2012-12-14T04:34:00Z">
        <w:r>
          <w:rPr>
            <w:lang w:val="fr-FR"/>
          </w:rPr>
          <w:t xml:space="preserve"> M</w:t>
        </w:r>
        <w:r w:rsidRPr="004A02BE">
          <w:rPr>
            <w:lang w:val="fr-FR"/>
          </w:rPr>
          <w:t>ột số kĩ thuật dự đoán cho từng thành phần của chuỗi thời gian</w:t>
        </w:r>
      </w:ins>
      <w:bookmarkEnd w:id="2220"/>
    </w:p>
    <w:p w14:paraId="1C234874" w14:textId="77777777" w:rsidR="008D6389" w:rsidRPr="0049233F" w:rsidRDefault="008D6389">
      <w:pPr>
        <w:pStyle w:val="Bang"/>
        <w:rPr>
          <w:lang w:val="fr-FR"/>
          <w:rPrChange w:id="2226" w:author="The Si Tran" w:date="2012-12-05T23:02:00Z">
            <w:rPr>
              <w:sz w:val="28"/>
              <w:szCs w:val="28"/>
              <w:lang w:val="fr-FR"/>
            </w:rPr>
          </w:rPrChange>
        </w:rPr>
        <w:pPrChange w:id="2227" w:author="The Si Tran" w:date="2012-12-14T04:42:00Z">
          <w:pPr/>
        </w:pPrChange>
      </w:pPr>
      <w:del w:id="2228" w:author="The Si Tran" w:date="2012-12-14T04:33:00Z">
        <w:r w:rsidRPr="0049233F" w:rsidDel="00565563">
          <w:rPr>
            <w:lang w:val="fr-FR"/>
            <w:rPrChange w:id="2229" w:author="The Si Tran" w:date="2012-12-05T23:02:00Z">
              <w:rPr>
                <w:b/>
                <w:bCs/>
                <w:sz w:val="28"/>
                <w:szCs w:val="28"/>
                <w:lang w:val="fr-FR"/>
              </w:rPr>
            </w:rPrChange>
          </w:rPr>
          <w:tab/>
        </w:r>
      </w:del>
    </w:p>
    <w:tbl>
      <w:tblPr>
        <w:tblStyle w:val="TableGrid"/>
        <w:tblW w:w="0" w:type="auto"/>
        <w:tblLook w:val="04A0" w:firstRow="1" w:lastRow="0" w:firstColumn="1" w:lastColumn="0" w:noHBand="0" w:noVBand="1"/>
        <w:tblPrChange w:id="2230" w:author="The Si Tran" w:date="2012-12-14T04:36:00Z">
          <w:tblPr>
            <w:tblStyle w:val="TableGrid"/>
            <w:tblW w:w="0" w:type="auto"/>
            <w:tblLook w:val="04A0" w:firstRow="1" w:lastRow="0" w:firstColumn="1" w:lastColumn="0" w:noHBand="0" w:noVBand="1"/>
          </w:tblPr>
        </w:tblPrChange>
      </w:tblPr>
      <w:tblGrid>
        <w:gridCol w:w="1638"/>
        <w:gridCol w:w="3960"/>
        <w:gridCol w:w="3690"/>
        <w:tblGridChange w:id="2231">
          <w:tblGrid>
            <w:gridCol w:w="3082"/>
            <w:gridCol w:w="3129"/>
            <w:gridCol w:w="3110"/>
          </w:tblGrid>
        </w:tblGridChange>
      </w:tblGrid>
      <w:tr w:rsidR="008D6389" w:rsidRPr="00565563" w14:paraId="0E2BA307" w14:textId="77777777" w:rsidTr="00B828F5">
        <w:tc>
          <w:tcPr>
            <w:tcW w:w="1638" w:type="dxa"/>
            <w:tcPrChange w:id="2232" w:author="The Si Tran" w:date="2012-12-14T04:36:00Z">
              <w:tcPr>
                <w:tcW w:w="3192" w:type="dxa"/>
              </w:tcPr>
            </w:tcPrChange>
          </w:tcPr>
          <w:p w14:paraId="109F5C6A" w14:textId="77777777" w:rsidR="008D6389" w:rsidRPr="00B828F5" w:rsidRDefault="008D6389">
            <w:pPr>
              <w:spacing w:before="0"/>
              <w:jc w:val="center"/>
              <w:rPr>
                <w:b/>
                <w:szCs w:val="26"/>
                <w:lang w:val="fr-FR"/>
                <w:rPrChange w:id="2233" w:author="The Si Tran" w:date="2012-12-14T04:36:00Z">
                  <w:rPr>
                    <w:sz w:val="28"/>
                    <w:szCs w:val="28"/>
                    <w:lang w:val="fr-FR"/>
                  </w:rPr>
                </w:rPrChange>
              </w:rPr>
              <w:pPrChange w:id="2234" w:author="The Si Tran" w:date="2012-12-14T04:37:00Z">
                <w:pPr/>
              </w:pPrChange>
            </w:pPr>
            <w:r w:rsidRPr="00B828F5">
              <w:rPr>
                <w:b/>
                <w:szCs w:val="26"/>
                <w:lang w:val="fr-FR"/>
                <w:rPrChange w:id="2235" w:author="The Si Tran" w:date="2012-12-14T04:36:00Z">
                  <w:rPr>
                    <w:b/>
                    <w:bCs/>
                    <w:sz w:val="28"/>
                    <w:szCs w:val="28"/>
                    <w:lang w:val="fr-FR"/>
                  </w:rPr>
                </w:rPrChange>
              </w:rPr>
              <w:t>Thành phần</w:t>
            </w:r>
          </w:p>
        </w:tc>
        <w:tc>
          <w:tcPr>
            <w:tcW w:w="3960" w:type="dxa"/>
            <w:tcPrChange w:id="2236" w:author="The Si Tran" w:date="2012-12-14T04:36:00Z">
              <w:tcPr>
                <w:tcW w:w="3192" w:type="dxa"/>
              </w:tcPr>
            </w:tcPrChange>
          </w:tcPr>
          <w:p w14:paraId="4CA912EB" w14:textId="77777777" w:rsidR="008D6389" w:rsidRPr="00B828F5" w:rsidRDefault="008D6389">
            <w:pPr>
              <w:spacing w:before="0"/>
              <w:jc w:val="center"/>
              <w:rPr>
                <w:b/>
                <w:szCs w:val="26"/>
                <w:lang w:val="fr-FR"/>
                <w:rPrChange w:id="2237" w:author="The Si Tran" w:date="2012-12-14T04:36:00Z">
                  <w:rPr>
                    <w:sz w:val="28"/>
                    <w:szCs w:val="28"/>
                    <w:lang w:val="fr-FR"/>
                  </w:rPr>
                </w:rPrChange>
              </w:rPr>
              <w:pPrChange w:id="2238" w:author="The Si Tran" w:date="2012-12-14T04:37:00Z">
                <w:pPr/>
              </w:pPrChange>
            </w:pPr>
            <w:r w:rsidRPr="00B828F5">
              <w:rPr>
                <w:b/>
                <w:szCs w:val="26"/>
                <w:lang w:val="fr-FR"/>
                <w:rPrChange w:id="2239" w:author="The Si Tran" w:date="2012-12-14T04:36:00Z">
                  <w:rPr>
                    <w:b/>
                    <w:bCs/>
                    <w:sz w:val="28"/>
                    <w:szCs w:val="28"/>
                    <w:lang w:val="fr-FR"/>
                  </w:rPr>
                </w:rPrChange>
              </w:rPr>
              <w:t>Kĩ thuật dự báo</w:t>
            </w:r>
          </w:p>
        </w:tc>
        <w:tc>
          <w:tcPr>
            <w:tcW w:w="3690" w:type="dxa"/>
            <w:tcPrChange w:id="2240" w:author="The Si Tran" w:date="2012-12-14T04:36:00Z">
              <w:tcPr>
                <w:tcW w:w="3192" w:type="dxa"/>
              </w:tcPr>
            </w:tcPrChange>
          </w:tcPr>
          <w:p w14:paraId="0D4794FF" w14:textId="77777777" w:rsidR="008D6389" w:rsidRPr="00B828F5" w:rsidRDefault="000064E1">
            <w:pPr>
              <w:spacing w:before="0"/>
              <w:jc w:val="center"/>
              <w:rPr>
                <w:b/>
                <w:szCs w:val="26"/>
                <w:lang w:val="fr-FR"/>
                <w:rPrChange w:id="2241" w:author="The Si Tran" w:date="2012-12-14T04:36:00Z">
                  <w:rPr>
                    <w:sz w:val="28"/>
                    <w:szCs w:val="28"/>
                    <w:lang w:val="fr-FR"/>
                  </w:rPr>
                </w:rPrChange>
              </w:rPr>
              <w:pPrChange w:id="2242" w:author="The Si Tran" w:date="2012-12-14T04:37:00Z">
                <w:pPr/>
              </w:pPrChange>
            </w:pPr>
            <w:ins w:id="2243" w:author="The Si Tran" w:date="2012-12-12T14:00:00Z">
              <w:r w:rsidRPr="00B828F5">
                <w:rPr>
                  <w:b/>
                  <w:szCs w:val="26"/>
                  <w:lang w:val="fr-FR"/>
                  <w:rPrChange w:id="2244" w:author="The Si Tran" w:date="2012-12-14T04:36:00Z">
                    <w:rPr>
                      <w:szCs w:val="26"/>
                      <w:lang w:val="fr-FR"/>
                    </w:rPr>
                  </w:rPrChange>
                </w:rPr>
                <w:t>Áp</w:t>
              </w:r>
            </w:ins>
            <w:ins w:id="2245" w:author="The Si Tran" w:date="2012-12-12T13:59:00Z">
              <w:r w:rsidRPr="00B828F5">
                <w:rPr>
                  <w:b/>
                  <w:szCs w:val="26"/>
                  <w:lang w:val="fr-FR"/>
                  <w:rPrChange w:id="2246" w:author="The Si Tran" w:date="2012-12-14T04:36:00Z">
                    <w:rPr>
                      <w:szCs w:val="26"/>
                      <w:lang w:val="fr-FR"/>
                    </w:rPr>
                  </w:rPrChange>
                </w:rPr>
                <w:t xml:space="preserve"> dụng</w:t>
              </w:r>
            </w:ins>
            <w:del w:id="2247" w:author="The Si Tran" w:date="2012-12-12T13:59:00Z">
              <w:r w:rsidR="00075CBD" w:rsidRPr="00B828F5" w:rsidDel="000064E1">
                <w:rPr>
                  <w:b/>
                  <w:szCs w:val="26"/>
                  <w:lang w:val="fr-FR"/>
                  <w:rPrChange w:id="2248" w:author="The Si Tran" w:date="2012-12-14T04:36:00Z">
                    <w:rPr>
                      <w:b/>
                      <w:bCs/>
                      <w:sz w:val="28"/>
                      <w:szCs w:val="28"/>
                      <w:lang w:val="fr-FR"/>
                    </w:rPr>
                  </w:rPrChange>
                </w:rPr>
                <w:delText>Whenever ?</w:delText>
              </w:r>
            </w:del>
          </w:p>
        </w:tc>
      </w:tr>
      <w:tr w:rsidR="008D6389" w:rsidRPr="00565563" w14:paraId="74A0825D" w14:textId="77777777" w:rsidTr="00B828F5">
        <w:tc>
          <w:tcPr>
            <w:tcW w:w="1638" w:type="dxa"/>
            <w:tcPrChange w:id="2249" w:author="The Si Tran" w:date="2012-12-14T04:36:00Z">
              <w:tcPr>
                <w:tcW w:w="3192" w:type="dxa"/>
              </w:tcPr>
            </w:tcPrChange>
          </w:tcPr>
          <w:p w14:paraId="3B19F359" w14:textId="77777777" w:rsidR="008D6389" w:rsidRPr="00B828F5" w:rsidRDefault="002A35A8">
            <w:pPr>
              <w:spacing w:before="0"/>
              <w:jc w:val="center"/>
              <w:rPr>
                <w:szCs w:val="26"/>
                <w:lang w:val="fr-FR"/>
                <w:rPrChange w:id="2250" w:author="The Si Tran" w:date="2012-12-14T04:36:00Z">
                  <w:rPr>
                    <w:sz w:val="28"/>
                    <w:szCs w:val="28"/>
                    <w:lang w:val="fr-FR"/>
                  </w:rPr>
                </w:rPrChange>
              </w:rPr>
              <w:pPrChange w:id="2251" w:author="The Si Tran" w:date="2012-12-14T04:36:00Z">
                <w:pPr/>
              </w:pPrChange>
            </w:pPr>
            <w:r w:rsidRPr="00B828F5">
              <w:rPr>
                <w:szCs w:val="26"/>
                <w:lang w:val="fr-FR"/>
                <w:rPrChange w:id="2252" w:author="The Si Tran" w:date="2012-12-14T04:36:00Z">
                  <w:rPr>
                    <w:b/>
                    <w:bCs/>
                    <w:sz w:val="28"/>
                    <w:szCs w:val="28"/>
                    <w:lang w:val="fr-FR"/>
                  </w:rPr>
                </w:rPrChange>
              </w:rPr>
              <w:t>Chuỗi tĩnh</w:t>
            </w:r>
          </w:p>
        </w:tc>
        <w:tc>
          <w:tcPr>
            <w:tcW w:w="3960" w:type="dxa"/>
            <w:tcPrChange w:id="2253" w:author="The Si Tran" w:date="2012-12-14T04:36:00Z">
              <w:tcPr>
                <w:tcW w:w="3192" w:type="dxa"/>
              </w:tcPr>
            </w:tcPrChange>
          </w:tcPr>
          <w:p w14:paraId="6D9972D3" w14:textId="77777777" w:rsidR="008D6389" w:rsidRPr="00B828F5" w:rsidRDefault="002A35A8">
            <w:pPr>
              <w:spacing w:before="0"/>
              <w:rPr>
                <w:szCs w:val="26"/>
                <w:lang w:val="fr-FR"/>
                <w:rPrChange w:id="2254" w:author="The Si Tran" w:date="2012-12-14T04:36:00Z">
                  <w:rPr>
                    <w:sz w:val="28"/>
                    <w:szCs w:val="28"/>
                    <w:lang w:val="fr-FR"/>
                  </w:rPr>
                </w:rPrChange>
              </w:rPr>
              <w:pPrChange w:id="2255" w:author="The Si Tran" w:date="2012-12-14T04:36:00Z">
                <w:pPr/>
              </w:pPrChange>
            </w:pPr>
            <w:r w:rsidRPr="00B828F5">
              <w:rPr>
                <w:szCs w:val="26"/>
                <w:lang w:val="fr-FR"/>
                <w:rPrChange w:id="2256" w:author="The Si Tran" w:date="2012-12-14T04:36:00Z">
                  <w:rPr>
                    <w:sz w:val="28"/>
                    <w:szCs w:val="28"/>
                    <w:lang w:val="fr-FR"/>
                  </w:rPr>
                </w:rPrChange>
              </w:rPr>
              <w:t>Trung bình đơn giản (simple average method)</w:t>
            </w:r>
          </w:p>
          <w:p w14:paraId="32D6EC29" w14:textId="77777777" w:rsidR="002A35A8" w:rsidRPr="00B828F5" w:rsidRDefault="002A35A8">
            <w:pPr>
              <w:spacing w:before="0"/>
              <w:rPr>
                <w:szCs w:val="26"/>
                <w:lang w:val="fr-FR"/>
                <w:rPrChange w:id="2257" w:author="The Si Tran" w:date="2012-12-14T04:36:00Z">
                  <w:rPr>
                    <w:sz w:val="28"/>
                    <w:szCs w:val="28"/>
                    <w:lang w:val="fr-FR"/>
                  </w:rPr>
                </w:rPrChange>
              </w:rPr>
              <w:pPrChange w:id="2258" w:author="The Si Tran" w:date="2012-12-14T04:36:00Z">
                <w:pPr/>
              </w:pPrChange>
            </w:pPr>
            <w:r w:rsidRPr="00B828F5">
              <w:rPr>
                <w:szCs w:val="26"/>
                <w:lang w:val="fr-FR"/>
                <w:rPrChange w:id="2259" w:author="The Si Tran" w:date="2012-12-14T04:36:00Z">
                  <w:rPr>
                    <w:sz w:val="28"/>
                    <w:szCs w:val="28"/>
                    <w:lang w:val="fr-FR"/>
                  </w:rPr>
                </w:rPrChange>
              </w:rPr>
              <w:t>Trung bình di động (moving average - MA)</w:t>
            </w:r>
          </w:p>
          <w:p w14:paraId="7A2E9CC2" w14:textId="77777777" w:rsidR="002A35A8" w:rsidRPr="00B828F5" w:rsidRDefault="002A35A8">
            <w:pPr>
              <w:spacing w:before="0"/>
              <w:rPr>
                <w:szCs w:val="26"/>
                <w:lang w:val="fr-FR"/>
                <w:rPrChange w:id="2260" w:author="The Si Tran" w:date="2012-12-14T04:36:00Z">
                  <w:rPr>
                    <w:sz w:val="28"/>
                    <w:szCs w:val="28"/>
                    <w:lang w:val="fr-FR"/>
                  </w:rPr>
                </w:rPrChange>
              </w:rPr>
              <w:pPrChange w:id="2261" w:author="The Si Tran" w:date="2012-12-14T04:36:00Z">
                <w:pPr/>
              </w:pPrChange>
            </w:pPr>
            <w:r w:rsidRPr="00B828F5">
              <w:rPr>
                <w:szCs w:val="26"/>
                <w:lang w:val="fr-FR"/>
                <w:rPrChange w:id="2262" w:author="The Si Tran" w:date="2012-12-14T04:36:00Z">
                  <w:rPr>
                    <w:sz w:val="28"/>
                    <w:szCs w:val="28"/>
                    <w:lang w:val="fr-FR"/>
                  </w:rPr>
                </w:rPrChange>
              </w:rPr>
              <w:t>Tự hồi quy kết hợp trung bình di động (Autoregressive moving average - ARMA)</w:t>
            </w:r>
          </w:p>
        </w:tc>
        <w:tc>
          <w:tcPr>
            <w:tcW w:w="3690" w:type="dxa"/>
            <w:tcPrChange w:id="2263" w:author="The Si Tran" w:date="2012-12-14T04:36:00Z">
              <w:tcPr>
                <w:tcW w:w="3192" w:type="dxa"/>
              </w:tcPr>
            </w:tcPrChange>
          </w:tcPr>
          <w:p w14:paraId="6940C3B2" w14:textId="77777777" w:rsidR="008D6389" w:rsidRPr="00B828F5" w:rsidRDefault="0040359E">
            <w:pPr>
              <w:spacing w:before="0"/>
              <w:rPr>
                <w:szCs w:val="26"/>
                <w:lang w:val="fr-FR"/>
                <w:rPrChange w:id="2264" w:author="The Si Tran" w:date="2012-12-14T04:36:00Z">
                  <w:rPr>
                    <w:sz w:val="28"/>
                    <w:szCs w:val="28"/>
                    <w:lang w:val="fr-FR"/>
                  </w:rPr>
                </w:rPrChange>
              </w:rPr>
              <w:pPrChange w:id="2265" w:author="The Si Tran" w:date="2012-12-14T04:36:00Z">
                <w:pPr/>
              </w:pPrChange>
            </w:pPr>
            <w:r w:rsidRPr="00B828F5">
              <w:rPr>
                <w:szCs w:val="26"/>
                <w:lang w:val="fr-FR"/>
                <w:rPrChange w:id="2266" w:author="The Si Tran" w:date="2012-12-14T04:36:00Z">
                  <w:rPr>
                    <w:sz w:val="28"/>
                    <w:szCs w:val="28"/>
                    <w:lang w:val="fr-FR"/>
                  </w:rPr>
                </w:rPrChange>
              </w:rPr>
              <w:t>Mô hình đơn giản có ít dữ liệu ban đầu như trường hợp mới thành lập của 1 công ty. Hoặc là những chuỗi thời gian được sinh ra trong những điều kiện, môi trường ổn định.</w:t>
            </w:r>
          </w:p>
        </w:tc>
      </w:tr>
      <w:tr w:rsidR="00572933" w:rsidRPr="00565563" w14:paraId="144C77CF" w14:textId="77777777" w:rsidTr="00B828F5">
        <w:tc>
          <w:tcPr>
            <w:tcW w:w="1638" w:type="dxa"/>
            <w:tcPrChange w:id="2267" w:author="The Si Tran" w:date="2012-12-14T04:36:00Z">
              <w:tcPr>
                <w:tcW w:w="3192" w:type="dxa"/>
              </w:tcPr>
            </w:tcPrChange>
          </w:tcPr>
          <w:p w14:paraId="4CB62FE8" w14:textId="77777777" w:rsidR="00572933" w:rsidRPr="00B828F5" w:rsidRDefault="00572933">
            <w:pPr>
              <w:spacing w:before="0"/>
              <w:jc w:val="center"/>
              <w:rPr>
                <w:szCs w:val="26"/>
                <w:lang w:val="fr-FR"/>
                <w:rPrChange w:id="2268" w:author="The Si Tran" w:date="2012-12-14T04:36:00Z">
                  <w:rPr>
                    <w:sz w:val="28"/>
                    <w:szCs w:val="28"/>
                    <w:lang w:val="fr-FR"/>
                  </w:rPr>
                </w:rPrChange>
              </w:rPr>
              <w:pPrChange w:id="2269" w:author="The Si Tran" w:date="2012-12-14T04:36:00Z">
                <w:pPr/>
              </w:pPrChange>
            </w:pPr>
            <w:r w:rsidRPr="00B828F5">
              <w:rPr>
                <w:szCs w:val="26"/>
                <w:lang w:val="fr-FR"/>
                <w:rPrChange w:id="2270" w:author="The Si Tran" w:date="2012-12-14T04:36:00Z">
                  <w:rPr>
                    <w:sz w:val="28"/>
                    <w:szCs w:val="28"/>
                    <w:lang w:val="fr-FR"/>
                  </w:rPr>
                </w:rPrChange>
              </w:rPr>
              <w:t>Xu hướng</w:t>
            </w:r>
          </w:p>
        </w:tc>
        <w:tc>
          <w:tcPr>
            <w:tcW w:w="3960" w:type="dxa"/>
            <w:tcPrChange w:id="2271" w:author="The Si Tran" w:date="2012-12-14T04:36:00Z">
              <w:tcPr>
                <w:tcW w:w="3192" w:type="dxa"/>
              </w:tcPr>
            </w:tcPrChange>
          </w:tcPr>
          <w:p w14:paraId="0458B685" w14:textId="77777777" w:rsidR="00572933" w:rsidRPr="00B828F5" w:rsidRDefault="00572933">
            <w:pPr>
              <w:spacing w:before="0"/>
              <w:rPr>
                <w:szCs w:val="26"/>
                <w:lang w:val="fr-FR"/>
                <w:rPrChange w:id="2272" w:author="The Si Tran" w:date="2012-12-14T04:36:00Z">
                  <w:rPr>
                    <w:sz w:val="28"/>
                    <w:szCs w:val="28"/>
                    <w:lang w:val="fr-FR"/>
                  </w:rPr>
                </w:rPrChange>
              </w:rPr>
              <w:pPrChange w:id="2273" w:author="The Si Tran" w:date="2012-12-14T04:36:00Z">
                <w:pPr/>
              </w:pPrChange>
            </w:pPr>
            <w:r w:rsidRPr="00B828F5">
              <w:rPr>
                <w:szCs w:val="26"/>
                <w:lang w:val="fr-FR"/>
                <w:rPrChange w:id="2274" w:author="The Si Tran" w:date="2012-12-14T04:36:00Z">
                  <w:rPr>
                    <w:sz w:val="28"/>
                    <w:szCs w:val="28"/>
                    <w:lang w:val="fr-FR"/>
                  </w:rPr>
                </w:rPrChange>
              </w:rPr>
              <w:t>Trung bình di động (MA)</w:t>
            </w:r>
          </w:p>
          <w:p w14:paraId="5A5EBA9F" w14:textId="77777777" w:rsidR="00572933" w:rsidRPr="00B828F5" w:rsidRDefault="00572933">
            <w:pPr>
              <w:spacing w:before="0"/>
              <w:rPr>
                <w:szCs w:val="26"/>
                <w:lang w:val="fr-FR"/>
                <w:rPrChange w:id="2275" w:author="The Si Tran" w:date="2012-12-14T04:36:00Z">
                  <w:rPr>
                    <w:sz w:val="28"/>
                    <w:szCs w:val="28"/>
                    <w:lang w:val="fr-FR"/>
                  </w:rPr>
                </w:rPrChange>
              </w:rPr>
              <w:pPrChange w:id="2276" w:author="The Si Tran" w:date="2012-12-14T04:36:00Z">
                <w:pPr/>
              </w:pPrChange>
            </w:pPr>
            <w:r w:rsidRPr="00B828F5">
              <w:rPr>
                <w:szCs w:val="26"/>
                <w:lang w:val="fr-FR"/>
                <w:rPrChange w:id="2277" w:author="The Si Tran" w:date="2012-12-14T04:36:00Z">
                  <w:rPr>
                    <w:sz w:val="28"/>
                    <w:szCs w:val="28"/>
                    <w:lang w:val="fr-FR"/>
                  </w:rPr>
                </w:rPrChange>
              </w:rPr>
              <w:t>Tự hồi qui tích hợp trung bình di động (autoregressive integrated moving average – ARIMA)</w:t>
            </w:r>
          </w:p>
        </w:tc>
        <w:tc>
          <w:tcPr>
            <w:tcW w:w="3690" w:type="dxa"/>
            <w:tcPrChange w:id="2278" w:author="The Si Tran" w:date="2012-12-14T04:36:00Z">
              <w:tcPr>
                <w:tcW w:w="3192" w:type="dxa"/>
              </w:tcPr>
            </w:tcPrChange>
          </w:tcPr>
          <w:p w14:paraId="7F2A4956" w14:textId="77777777" w:rsidR="00572933" w:rsidRPr="00B828F5" w:rsidRDefault="006C1D46">
            <w:pPr>
              <w:spacing w:before="0"/>
              <w:rPr>
                <w:szCs w:val="26"/>
                <w:lang w:val="fr-FR"/>
                <w:rPrChange w:id="2279" w:author="The Si Tran" w:date="2012-12-14T04:36:00Z">
                  <w:rPr>
                    <w:sz w:val="28"/>
                    <w:szCs w:val="28"/>
                    <w:lang w:val="fr-FR"/>
                  </w:rPr>
                </w:rPrChange>
              </w:rPr>
              <w:pPrChange w:id="2280" w:author="The Si Tran" w:date="2012-12-14T04:36:00Z">
                <w:pPr/>
              </w:pPrChange>
            </w:pPr>
            <w:r w:rsidRPr="00B828F5">
              <w:rPr>
                <w:szCs w:val="26"/>
                <w:lang w:val="fr-FR"/>
                <w:rPrChange w:id="2281" w:author="The Si Tran" w:date="2012-12-14T04:36:00Z">
                  <w:rPr>
                    <w:sz w:val="28"/>
                    <w:szCs w:val="28"/>
                    <w:lang w:val="fr-FR"/>
                  </w:rPr>
                </w:rPrChange>
              </w:rPr>
              <w:t xml:space="preserve">Xuất hiện trong thời đoạn phát triển của dòng đời 1 sản phẩm. Sự gia tăng dân số làm tăng lên nhu cầu về lương thực, thực phẩm, dịch vụ. Tất cả những dữ </w:t>
            </w:r>
            <w:r w:rsidRPr="00B828F5">
              <w:rPr>
                <w:szCs w:val="26"/>
                <w:lang w:val="fr-FR"/>
                <w:rPrChange w:id="2282" w:author="The Si Tran" w:date="2012-12-14T04:36:00Z">
                  <w:rPr>
                    <w:sz w:val="28"/>
                    <w:szCs w:val="28"/>
                    <w:lang w:val="fr-FR"/>
                  </w:rPr>
                </w:rPrChange>
              </w:rPr>
              <w:lastRenderedPageBreak/>
              <w:t>liệu này đều có tính xu hướng.</w:t>
            </w:r>
          </w:p>
        </w:tc>
      </w:tr>
      <w:tr w:rsidR="00F077A6" w:rsidRPr="00565563" w14:paraId="2E2BF25E" w14:textId="77777777" w:rsidTr="00B828F5">
        <w:tc>
          <w:tcPr>
            <w:tcW w:w="1638" w:type="dxa"/>
            <w:tcPrChange w:id="2283" w:author="The Si Tran" w:date="2012-12-14T04:36:00Z">
              <w:tcPr>
                <w:tcW w:w="3192" w:type="dxa"/>
              </w:tcPr>
            </w:tcPrChange>
          </w:tcPr>
          <w:p w14:paraId="549CF493" w14:textId="77777777" w:rsidR="00F077A6" w:rsidRPr="00B828F5" w:rsidRDefault="00F077A6">
            <w:pPr>
              <w:spacing w:before="0"/>
              <w:jc w:val="center"/>
              <w:rPr>
                <w:szCs w:val="26"/>
                <w:lang w:val="fr-FR"/>
                <w:rPrChange w:id="2284" w:author="The Si Tran" w:date="2012-12-14T04:36:00Z">
                  <w:rPr>
                    <w:sz w:val="28"/>
                    <w:szCs w:val="28"/>
                    <w:lang w:val="fr-FR"/>
                  </w:rPr>
                </w:rPrChange>
              </w:rPr>
              <w:pPrChange w:id="2285" w:author="The Si Tran" w:date="2012-12-14T04:36:00Z">
                <w:pPr/>
              </w:pPrChange>
            </w:pPr>
            <w:r w:rsidRPr="00B828F5">
              <w:rPr>
                <w:szCs w:val="26"/>
                <w:lang w:val="fr-FR"/>
                <w:rPrChange w:id="2286" w:author="The Si Tran" w:date="2012-12-14T04:36:00Z">
                  <w:rPr>
                    <w:sz w:val="28"/>
                    <w:szCs w:val="28"/>
                    <w:lang w:val="fr-FR"/>
                  </w:rPr>
                </w:rPrChange>
              </w:rPr>
              <w:lastRenderedPageBreak/>
              <w:t>Mùa</w:t>
            </w:r>
          </w:p>
        </w:tc>
        <w:tc>
          <w:tcPr>
            <w:tcW w:w="3960" w:type="dxa"/>
            <w:tcPrChange w:id="2287" w:author="The Si Tran" w:date="2012-12-14T04:36:00Z">
              <w:tcPr>
                <w:tcW w:w="3192" w:type="dxa"/>
              </w:tcPr>
            </w:tcPrChange>
          </w:tcPr>
          <w:p w14:paraId="245F83F8" w14:textId="77777777" w:rsidR="00F077A6" w:rsidRPr="00B828F5" w:rsidRDefault="00F077A6">
            <w:pPr>
              <w:spacing w:before="0"/>
              <w:rPr>
                <w:szCs w:val="26"/>
                <w:lang w:val="fr-FR"/>
                <w:rPrChange w:id="2288" w:author="The Si Tran" w:date="2012-12-14T04:36:00Z">
                  <w:rPr>
                    <w:sz w:val="28"/>
                    <w:szCs w:val="28"/>
                    <w:lang w:val="fr-FR"/>
                  </w:rPr>
                </w:rPrChange>
              </w:rPr>
              <w:pPrChange w:id="2289" w:author="The Si Tran" w:date="2012-12-14T04:36:00Z">
                <w:pPr/>
              </w:pPrChange>
            </w:pPr>
            <w:r w:rsidRPr="00B828F5">
              <w:rPr>
                <w:szCs w:val="26"/>
                <w:lang w:val="fr-FR"/>
                <w:rPrChange w:id="2290" w:author="The Si Tran" w:date="2012-12-14T04:36:00Z">
                  <w:rPr>
                    <w:sz w:val="28"/>
                    <w:szCs w:val="28"/>
                    <w:lang w:val="fr-FR"/>
                  </w:rPr>
                </w:rPrChange>
              </w:rPr>
              <w:t>Mô hình làm trơn theo hàm mũ của Winter (Winter’s exponential smoothing)</w:t>
            </w:r>
          </w:p>
          <w:p w14:paraId="7F568F64" w14:textId="77777777" w:rsidR="00F077A6" w:rsidRPr="00B828F5" w:rsidRDefault="00CF32C5">
            <w:pPr>
              <w:spacing w:before="0"/>
              <w:rPr>
                <w:szCs w:val="26"/>
                <w:lang w:val="fr-FR"/>
                <w:rPrChange w:id="2291" w:author="The Si Tran" w:date="2012-12-14T04:36:00Z">
                  <w:rPr>
                    <w:sz w:val="28"/>
                    <w:szCs w:val="28"/>
                    <w:lang w:val="fr-FR"/>
                  </w:rPr>
                </w:rPrChange>
              </w:rPr>
              <w:pPrChange w:id="2292" w:author="The Si Tran" w:date="2012-12-14T04:36:00Z">
                <w:pPr/>
              </w:pPrChange>
            </w:pPr>
            <w:r w:rsidRPr="00B828F5">
              <w:rPr>
                <w:szCs w:val="26"/>
                <w:lang w:val="fr-FR"/>
                <w:rPrChange w:id="2293" w:author="The Si Tran" w:date="2012-12-14T04:36:00Z">
                  <w:rPr>
                    <w:sz w:val="28"/>
                    <w:szCs w:val="28"/>
                    <w:lang w:val="fr-FR"/>
                  </w:rPr>
                </w:rPrChange>
              </w:rPr>
              <w:t>Tự hồi qui tích hợp trung bình di động (ARIMA)</w:t>
            </w:r>
          </w:p>
        </w:tc>
        <w:tc>
          <w:tcPr>
            <w:tcW w:w="3690" w:type="dxa"/>
            <w:tcPrChange w:id="2294" w:author="The Si Tran" w:date="2012-12-14T04:36:00Z">
              <w:tcPr>
                <w:tcW w:w="3192" w:type="dxa"/>
              </w:tcPr>
            </w:tcPrChange>
          </w:tcPr>
          <w:p w14:paraId="36C7E86A" w14:textId="77777777" w:rsidR="00F077A6" w:rsidRPr="00B828F5" w:rsidRDefault="00AC4149">
            <w:pPr>
              <w:spacing w:before="0"/>
              <w:rPr>
                <w:szCs w:val="26"/>
                <w:lang w:val="fr-FR"/>
                <w:rPrChange w:id="2295" w:author="The Si Tran" w:date="2012-12-14T04:36:00Z">
                  <w:rPr>
                    <w:sz w:val="28"/>
                    <w:szCs w:val="28"/>
                    <w:lang w:val="fr-FR"/>
                  </w:rPr>
                </w:rPrChange>
              </w:rPr>
              <w:pPrChange w:id="2296" w:author="The Si Tran" w:date="2012-12-14T04:36:00Z">
                <w:pPr/>
              </w:pPrChange>
            </w:pPr>
            <w:r w:rsidRPr="00B828F5">
              <w:rPr>
                <w:szCs w:val="26"/>
                <w:lang w:val="fr-FR"/>
                <w:rPrChange w:id="2297" w:author="The Si Tran" w:date="2012-12-14T04:36:00Z">
                  <w:rPr>
                    <w:sz w:val="28"/>
                    <w:szCs w:val="28"/>
                    <w:lang w:val="fr-FR"/>
                  </w:rPr>
                </w:rPrChange>
              </w:rPr>
              <w:t>Những dữ liệu này thường gắn liền với chu kì thời tiết, hoặc là các mốc thời gian đặc biệt của năm (khai giảng, giáng sinh, Tết…)</w:t>
            </w:r>
          </w:p>
        </w:tc>
      </w:tr>
    </w:tbl>
    <w:p w14:paraId="66FDBB0A" w14:textId="77777777" w:rsidR="008D6389" w:rsidRPr="00565563" w:rsidRDefault="008D6389" w:rsidP="005A22B0">
      <w:pPr>
        <w:rPr>
          <w:sz w:val="22"/>
          <w:lang w:val="fr-FR"/>
          <w:rPrChange w:id="2298" w:author="The Si Tran" w:date="2012-12-14T04:33:00Z">
            <w:rPr>
              <w:sz w:val="28"/>
              <w:szCs w:val="28"/>
              <w:lang w:val="fr-FR"/>
            </w:rPr>
          </w:rPrChange>
        </w:rPr>
      </w:pPr>
    </w:p>
    <w:p w14:paraId="2EFD65FF" w14:textId="77777777" w:rsidR="00B35C7A" w:rsidRPr="0049233F" w:rsidRDefault="00B35C7A" w:rsidP="005A22B0">
      <w:pPr>
        <w:rPr>
          <w:szCs w:val="26"/>
          <w:lang w:val="fr-FR"/>
          <w:rPrChange w:id="2299" w:author="The Si Tran" w:date="2012-12-05T23:02:00Z">
            <w:rPr>
              <w:sz w:val="28"/>
              <w:szCs w:val="28"/>
              <w:lang w:val="fr-FR"/>
            </w:rPr>
          </w:rPrChange>
        </w:rPr>
      </w:pPr>
      <w:r w:rsidRPr="0049233F">
        <w:rPr>
          <w:szCs w:val="26"/>
          <w:lang w:val="fr-FR"/>
          <w:rPrChange w:id="2300" w:author="The Si Tran" w:date="2012-12-05T23:02:00Z">
            <w:rPr>
              <w:sz w:val="28"/>
              <w:szCs w:val="28"/>
              <w:lang w:val="fr-FR"/>
            </w:rPr>
          </w:rPrChange>
        </w:rPr>
        <w:tab/>
        <w:t xml:space="preserve">Để có thể lựa chọn được kĩ thuật dự báo phù hợp cho chuỗi dữ liệu, ta cần đánh giá được độ tin cậy của kết quả, mức độ hiệu quả mà kĩ thuật đó mang lại. </w:t>
      </w:r>
    </w:p>
    <w:p w14:paraId="4A3EA8AD" w14:textId="77777777" w:rsidR="00926939" w:rsidRPr="0049233F" w:rsidRDefault="00926939" w:rsidP="005A22B0">
      <w:pPr>
        <w:rPr>
          <w:szCs w:val="26"/>
          <w:lang w:val="fr-FR"/>
          <w:rPrChange w:id="2301" w:author="The Si Tran" w:date="2012-12-05T23:02:00Z">
            <w:rPr>
              <w:sz w:val="28"/>
              <w:szCs w:val="28"/>
              <w:lang w:val="fr-FR"/>
            </w:rPr>
          </w:rPrChange>
        </w:rPr>
      </w:pPr>
      <w:r w:rsidRPr="0049233F">
        <w:rPr>
          <w:szCs w:val="26"/>
          <w:lang w:val="fr-FR"/>
          <w:rPrChange w:id="2302" w:author="The Si Tran" w:date="2012-12-05T23:02:00Z">
            <w:rPr>
              <w:sz w:val="28"/>
              <w:szCs w:val="28"/>
              <w:lang w:val="fr-FR"/>
            </w:rPr>
          </w:rPrChange>
        </w:rPr>
        <w:t>Thông thường người ta sử dụng mức độ lỗi để đánh giá độ tin cậy và để so sánh giữa các kĩ thuật.</w:t>
      </w:r>
    </w:p>
    <w:p w14:paraId="60D9C1CC" w14:textId="77777777" w:rsidR="00926939" w:rsidRPr="0049233F" w:rsidRDefault="00926939" w:rsidP="005A22B0">
      <w:pPr>
        <w:rPr>
          <w:szCs w:val="26"/>
          <w:lang w:val="fr-FR"/>
          <w:rPrChange w:id="2303" w:author="The Si Tran" w:date="2012-12-05T23:02:00Z">
            <w:rPr>
              <w:sz w:val="28"/>
              <w:szCs w:val="28"/>
              <w:lang w:val="fr-FR"/>
            </w:rPr>
          </w:rPrChange>
        </w:rPr>
      </w:pPr>
      <w:r w:rsidRPr="0049233F">
        <w:rPr>
          <w:szCs w:val="26"/>
          <w:lang w:val="fr-FR"/>
          <w:rPrChange w:id="2304" w:author="The Si Tran" w:date="2012-12-05T23:02:00Z">
            <w:rPr>
              <w:sz w:val="28"/>
              <w:szCs w:val="28"/>
              <w:lang w:val="fr-FR"/>
            </w:rPr>
          </w:rPrChange>
        </w:rPr>
        <w:tab/>
        <w:t xml:space="preserve">Lỗi (residual, forecast error) là sự sai khác giữa giá trị thực và giá trị dự đoán được. </w:t>
      </w:r>
    </w:p>
    <w:p w14:paraId="1CEC9DDB" w14:textId="77777777" w:rsidR="00926939" w:rsidRPr="00082976" w:rsidRDefault="00926939" w:rsidP="001E051F">
      <w:pPr>
        <w:ind w:left="1440"/>
        <w:rPr>
          <w:szCs w:val="26"/>
        </w:rPr>
      </w:pPr>
      <w:del w:id="2305" w:author="The Si Tran" w:date="2012-12-14T04:42:00Z">
        <w:r w:rsidRPr="0049233F" w:rsidDel="001E051F">
          <w:rPr>
            <w:szCs w:val="26"/>
            <w:lang w:val="fr-FR"/>
            <w:rPrChange w:id="2306" w:author="The Si Tran" w:date="2012-12-05T23:02:00Z">
              <w:rPr>
                <w:sz w:val="28"/>
                <w:szCs w:val="28"/>
                <w:lang w:val="fr-FR"/>
              </w:rPr>
            </w:rPrChange>
          </w:rPr>
          <w:tab/>
        </w:r>
        <w:r w:rsidRPr="0049233F" w:rsidDel="001E051F">
          <w:rPr>
            <w:szCs w:val="26"/>
            <w:lang w:val="fr-FR"/>
            <w:rPrChange w:id="2307" w:author="The Si Tran" w:date="2012-12-05T23:02:00Z">
              <w:rPr>
                <w:sz w:val="28"/>
                <w:szCs w:val="28"/>
                <w:lang w:val="fr-FR"/>
              </w:rPr>
            </w:rPrChange>
          </w:rPr>
          <w:tab/>
        </w:r>
        <w:r w:rsidRPr="0049233F" w:rsidDel="001E051F">
          <w:rPr>
            <w:szCs w:val="26"/>
            <w:lang w:val="fr-FR"/>
            <w:rPrChange w:id="2308" w:author="The Si Tran" w:date="2012-12-05T23:02:00Z">
              <w:rPr>
                <w:sz w:val="28"/>
                <w:szCs w:val="28"/>
                <w:lang w:val="fr-FR"/>
              </w:rPr>
            </w:rPrChange>
          </w:rPr>
          <w:tab/>
        </w:r>
      </w:del>
      <m:oMath>
        <m:sSub>
          <m:sSubPr>
            <m:ctrlPr>
              <w:ins w:id="2309" w:author="The Si Tran" w:date="2012-12-05T23:55:00Z">
                <w:rPr>
                  <w:rFonts w:ascii="Cambria Math" w:hAnsi="Cambria Math"/>
                  <w:i/>
                  <w:szCs w:val="26"/>
                  <w:lang w:val="fr-FR"/>
                </w:rPr>
              </w:ins>
            </m:ctrlPr>
          </m:sSubPr>
          <m:e>
            <w:ins w:id="2310" w:author="The Si Tran" w:date="2012-12-05T23:55:00Z">
              <m:r>
                <w:rPr>
                  <w:rFonts w:ascii="Cambria Math" w:hAnsi="Cambria Math"/>
                  <w:szCs w:val="26"/>
                  <w:lang w:val="fr-FR"/>
                </w:rPr>
                <m:t>e</m:t>
              </m:r>
            </w:ins>
          </m:e>
          <m:sub>
            <w:ins w:id="2311" w:author="The Si Tran" w:date="2012-12-05T23:55:00Z">
              <m:r>
                <w:rPr>
                  <w:rFonts w:ascii="Cambria Math" w:hAnsi="Cambria Math"/>
                  <w:szCs w:val="26"/>
                  <w:lang w:val="fr-FR"/>
                </w:rPr>
                <m:t>t</m:t>
              </m:r>
            </w:ins>
          </m:sub>
        </m:sSub>
        <w:ins w:id="2312" w:author="The Si Tran" w:date="2012-12-05T23:55:00Z">
          <m:r>
            <w:rPr>
              <w:rFonts w:ascii="Cambria Math" w:hAnsi="Cambria Math"/>
              <w:szCs w:val="26"/>
              <w:lang w:val="fr-FR"/>
            </w:rPr>
            <m:t>=</m:t>
          </m:r>
        </w:ins>
        <m:sSub>
          <m:sSubPr>
            <m:ctrlPr>
              <w:ins w:id="2313" w:author="The Si Tran" w:date="2012-12-05T23:55:00Z">
                <w:rPr>
                  <w:rFonts w:ascii="Cambria Math" w:hAnsi="Cambria Math"/>
                  <w:i/>
                  <w:szCs w:val="26"/>
                  <w:lang w:val="fr-FR"/>
                </w:rPr>
              </w:ins>
            </m:ctrlPr>
          </m:sSubPr>
          <m:e>
            <w:ins w:id="2314" w:author="The Si Tran" w:date="2012-12-05T23:55:00Z">
              <m:r>
                <w:rPr>
                  <w:rFonts w:ascii="Cambria Math" w:hAnsi="Cambria Math"/>
                  <w:szCs w:val="26"/>
                  <w:lang w:val="fr-FR"/>
                </w:rPr>
                <m:t>Y</m:t>
              </m:r>
            </w:ins>
          </m:e>
          <m:sub>
            <w:ins w:id="2315" w:author="The Si Tran" w:date="2012-12-05T23:55:00Z">
              <m:r>
                <w:rPr>
                  <w:rFonts w:ascii="Cambria Math" w:hAnsi="Cambria Math"/>
                  <w:szCs w:val="26"/>
                  <w:lang w:val="fr-FR"/>
                </w:rPr>
                <m:t>t</m:t>
              </m:r>
            </w:ins>
          </m:sub>
        </m:sSub>
        <w:ins w:id="2316" w:author="The Si Tran" w:date="2012-12-05T23:55:00Z">
          <m:r>
            <w:rPr>
              <w:rFonts w:ascii="Cambria Math" w:hAnsi="Cambria Math"/>
              <w:szCs w:val="26"/>
              <w:lang w:val="fr-FR"/>
            </w:rPr>
            <m:t>-</m:t>
          </m:r>
        </w:ins>
        <m:sSub>
          <m:sSubPr>
            <m:ctrlPr>
              <w:ins w:id="2317" w:author="The Si Tran" w:date="2012-12-05T23:56:00Z">
                <w:rPr>
                  <w:rFonts w:ascii="Cambria Math" w:hAnsi="Cambria Math"/>
                  <w:i/>
                  <w:szCs w:val="26"/>
                  <w:lang w:val="fr-FR"/>
                </w:rPr>
              </w:ins>
            </m:ctrlPr>
          </m:sSubPr>
          <m:e>
            <m:acc>
              <m:accPr>
                <m:ctrlPr>
                  <w:ins w:id="2318" w:author="The Si Tran" w:date="2012-12-05T23:56:00Z">
                    <w:rPr>
                      <w:rFonts w:ascii="Cambria Math" w:hAnsi="Cambria Math"/>
                      <w:i/>
                      <w:szCs w:val="26"/>
                      <w:lang w:val="fr-FR"/>
                    </w:rPr>
                  </w:ins>
                </m:ctrlPr>
              </m:accPr>
              <m:e>
                <w:ins w:id="2319" w:author="The Si Tran" w:date="2012-12-05T23:56:00Z">
                  <m:r>
                    <w:rPr>
                      <w:rFonts w:ascii="Cambria Math" w:hAnsi="Cambria Math"/>
                      <w:szCs w:val="26"/>
                      <w:lang w:val="fr-FR"/>
                    </w:rPr>
                    <m:t>Y</m:t>
                  </m:r>
                </w:ins>
              </m:e>
            </m:acc>
          </m:e>
          <m:sub>
            <w:ins w:id="2320" w:author="The Si Tran" w:date="2012-12-05T23:56:00Z">
              <m:r>
                <w:rPr>
                  <w:rFonts w:ascii="Cambria Math" w:hAnsi="Cambria Math"/>
                  <w:szCs w:val="26"/>
                  <w:lang w:val="fr-FR"/>
                </w:rPr>
                <m:t>t</m:t>
              </m:r>
            </w:ins>
          </m:sub>
        </m:sSub>
      </m:oMath>
      <w:del w:id="2321" w:author="The Si Tran" w:date="2012-12-05T23:56:00Z">
        <w:r w:rsidRPr="0049233F" w:rsidDel="009F0701">
          <w:rPr>
            <w:szCs w:val="26"/>
            <w:lang w:val="fr-FR"/>
            <w:rPrChange w:id="2322" w:author="The Si Tran" w:date="2012-12-05T23:02:00Z">
              <w:rPr>
                <w:sz w:val="28"/>
                <w:szCs w:val="28"/>
                <w:lang w:val="fr-FR"/>
              </w:rPr>
            </w:rPrChange>
          </w:rPr>
          <w:delText>e</w:delText>
        </w:r>
        <w:r w:rsidRPr="0049233F" w:rsidDel="009F0701">
          <w:rPr>
            <w:szCs w:val="26"/>
            <w:vertAlign w:val="subscript"/>
            <w:lang w:val="fr-FR"/>
            <w:rPrChange w:id="2323" w:author="The Si Tran" w:date="2012-12-05T23:02:00Z">
              <w:rPr>
                <w:sz w:val="28"/>
                <w:szCs w:val="28"/>
                <w:vertAlign w:val="subscript"/>
                <w:lang w:val="fr-FR"/>
              </w:rPr>
            </w:rPrChange>
          </w:rPr>
          <w:delText xml:space="preserve">t  </w:delText>
        </w:r>
        <w:r w:rsidRPr="0049233F" w:rsidDel="009F0701">
          <w:rPr>
            <w:szCs w:val="26"/>
            <w:lang w:val="fr-FR"/>
            <w:rPrChange w:id="2324" w:author="The Si Tran" w:date="2012-12-05T23:02:00Z">
              <w:rPr>
                <w:sz w:val="28"/>
                <w:szCs w:val="28"/>
                <w:lang w:val="fr-FR"/>
              </w:rPr>
            </w:rPrChange>
          </w:rPr>
          <w:delText>= Υ</w:delText>
        </w:r>
        <w:r w:rsidR="003176F1" w:rsidRPr="0049233F" w:rsidDel="009F0701">
          <w:rPr>
            <w:szCs w:val="26"/>
            <w:vertAlign w:val="subscript"/>
            <w:lang w:val="fr-FR"/>
            <w:rPrChange w:id="2325" w:author="The Si Tran" w:date="2012-12-05T23:02:00Z">
              <w:rPr>
                <w:sz w:val="28"/>
                <w:szCs w:val="28"/>
                <w:vertAlign w:val="subscript"/>
                <w:lang w:val="fr-FR"/>
              </w:rPr>
            </w:rPrChange>
          </w:rPr>
          <w:delText>t</w:delText>
        </w:r>
        <w:r w:rsidRPr="0049233F" w:rsidDel="009F0701">
          <w:rPr>
            <w:szCs w:val="26"/>
            <w:lang w:val="fr-FR"/>
            <w:rPrChange w:id="2326" w:author="The Si Tran" w:date="2012-12-05T23:02:00Z">
              <w:rPr>
                <w:sz w:val="28"/>
                <w:szCs w:val="28"/>
                <w:lang w:val="fr-FR"/>
              </w:rPr>
            </w:rPrChange>
          </w:rPr>
          <w:delText xml:space="preserve"> - </w:delText>
        </w:r>
        <w:r w:rsidRPr="00082976" w:rsidDel="009F0701">
          <w:rPr>
            <w:position w:val="-4"/>
            <w:szCs w:val="26"/>
          </w:rPr>
          <w:object w:dxaOrig="240" w:dyaOrig="300" w14:anchorId="0BC18A22">
            <v:shape id="_x0000_i1042" type="#_x0000_t75" style="width:10.05pt;height:15.05pt" o:ole="">
              <v:imagedata r:id="rId51" o:title=""/>
            </v:shape>
            <o:OLEObject Type="Embed" ProgID="Equation.DSMT4" ShapeID="_x0000_i1042" DrawAspect="Content" ObjectID="_1416977575" r:id="rId52"/>
          </w:object>
        </w:r>
        <w:r w:rsidR="003176F1" w:rsidRPr="002B1464" w:rsidDel="009F0701">
          <w:rPr>
            <w:szCs w:val="26"/>
            <w:vertAlign w:val="subscript"/>
          </w:rPr>
          <w:delText>t</w:delText>
        </w:r>
      </w:del>
    </w:p>
    <w:p w14:paraId="3C709FDE" w14:textId="77777777" w:rsidR="00B14D71" w:rsidRDefault="00926939" w:rsidP="005A22B0">
      <w:pPr>
        <w:rPr>
          <w:ins w:id="2327" w:author="The Si Tran" w:date="2012-12-14T04:41:00Z"/>
          <w:rFonts w:eastAsiaTheme="minorEastAsia"/>
          <w:szCs w:val="26"/>
        </w:rPr>
      </w:pPr>
      <w:r w:rsidRPr="005947EE">
        <w:rPr>
          <w:szCs w:val="26"/>
        </w:rPr>
        <w:tab/>
      </w:r>
      <w:ins w:id="2328" w:author="The Si Tran" w:date="2012-12-14T04:41:00Z">
        <w:r w:rsidR="00B14D71">
          <w:rPr>
            <w:szCs w:val="26"/>
          </w:rPr>
          <w:t>T</w:t>
        </w:r>
      </w:ins>
      <w:del w:id="2329" w:author="The Si Tran" w:date="2012-12-14T04:41:00Z">
        <w:r w:rsidRPr="005947EE" w:rsidDel="00B14D71">
          <w:rPr>
            <w:szCs w:val="26"/>
          </w:rPr>
          <w:delText>t</w:delText>
        </w:r>
      </w:del>
      <w:r w:rsidRPr="005947EE">
        <w:rPr>
          <w:szCs w:val="26"/>
        </w:rPr>
        <w:t xml:space="preserve">rong đó: </w:t>
      </w:r>
      <w:r w:rsidRPr="005947EE">
        <w:rPr>
          <w:szCs w:val="26"/>
        </w:rPr>
        <w:tab/>
      </w:r>
    </w:p>
    <w:p w14:paraId="47B1E229" w14:textId="77777777" w:rsidR="00926939" w:rsidRPr="001E051F" w:rsidRDefault="0056499D">
      <w:pPr>
        <w:pStyle w:val="ListParagraph"/>
        <w:numPr>
          <w:ilvl w:val="1"/>
          <w:numId w:val="56"/>
        </w:numPr>
        <w:tabs>
          <w:tab w:val="left" w:pos="1350"/>
        </w:tabs>
        <w:spacing w:line="360" w:lineRule="auto"/>
        <w:ind w:left="1800"/>
        <w:rPr>
          <w:szCs w:val="26"/>
          <w:rPrChange w:id="2330" w:author="The Si Tran" w:date="2012-12-14T04:43:00Z">
            <w:rPr/>
          </w:rPrChange>
        </w:rPr>
        <w:pPrChange w:id="2331" w:author="The Si Tran" w:date="2012-12-14T04:43:00Z">
          <w:pPr/>
        </w:pPrChange>
      </w:pPr>
      <m:oMath>
        <m:sSub>
          <m:sSubPr>
            <m:ctrlPr>
              <w:ins w:id="2332" w:author="The Si Tran" w:date="2012-12-05T23:56:00Z">
                <w:rPr>
                  <w:rFonts w:ascii="Cambria Math" w:hAnsi="Cambria Math"/>
                  <w:i/>
                  <w:sz w:val="26"/>
                  <w:szCs w:val="26"/>
                  <w:lang w:val="fr-FR"/>
                </w:rPr>
              </w:ins>
            </m:ctrlPr>
          </m:sSubPr>
          <m:e>
            <w:ins w:id="2333" w:author="The Si Tran" w:date="2012-12-05T23:56:00Z">
              <m:r>
                <w:rPr>
                  <w:rFonts w:ascii="Cambria Math" w:hAnsi="Cambria Math"/>
                  <w:sz w:val="26"/>
                  <w:szCs w:val="26"/>
                  <w:lang w:val="fr-FR"/>
                  <w:rPrChange w:id="2334" w:author="The Si Tran" w:date="2012-12-14T04:43:00Z">
                    <w:rPr>
                      <w:rFonts w:ascii="Cambria Math" w:hAnsi="Cambria Math"/>
                      <w:lang w:val="fr-FR"/>
                    </w:rPr>
                  </w:rPrChange>
                </w:rPr>
                <m:t>e</m:t>
              </m:r>
            </w:ins>
          </m:e>
          <m:sub>
            <w:ins w:id="2335" w:author="The Si Tran" w:date="2012-12-05T23:56:00Z">
              <m:r>
                <w:rPr>
                  <w:rFonts w:ascii="Cambria Math" w:hAnsi="Cambria Math"/>
                  <w:sz w:val="26"/>
                  <w:szCs w:val="26"/>
                  <w:lang w:val="fr-FR"/>
                  <w:rPrChange w:id="2336" w:author="The Si Tran" w:date="2012-12-14T04:43:00Z">
                    <w:rPr>
                      <w:rFonts w:ascii="Cambria Math" w:hAnsi="Cambria Math"/>
                      <w:lang w:val="fr-FR"/>
                    </w:rPr>
                  </w:rPrChange>
                </w:rPr>
                <m:t>t</m:t>
              </m:r>
            </w:ins>
          </m:sub>
        </m:sSub>
      </m:oMath>
      <w:del w:id="2337" w:author="The Si Tran" w:date="2012-12-05T23:56:00Z">
        <w:r w:rsidR="00926939" w:rsidRPr="001E051F" w:rsidDel="009F0701">
          <w:rPr>
            <w:rFonts w:ascii="Times New Roman" w:hAnsi="Times New Roman"/>
            <w:sz w:val="26"/>
            <w:szCs w:val="26"/>
            <w:rPrChange w:id="2338" w:author="The Si Tran" w:date="2012-12-14T04:43:00Z">
              <w:rPr/>
            </w:rPrChange>
          </w:rPr>
          <w:delText>e</w:delText>
        </w:r>
        <w:r w:rsidR="00926939" w:rsidRPr="001E051F" w:rsidDel="009F0701">
          <w:rPr>
            <w:rFonts w:ascii="Times New Roman" w:hAnsi="Times New Roman"/>
            <w:sz w:val="26"/>
            <w:szCs w:val="26"/>
            <w:vertAlign w:val="subscript"/>
            <w:rPrChange w:id="2339" w:author="The Si Tran" w:date="2012-12-14T04:43:00Z">
              <w:rPr>
                <w:vertAlign w:val="subscript"/>
              </w:rPr>
            </w:rPrChange>
          </w:rPr>
          <w:delText>t</w:delText>
        </w:r>
      </w:del>
      <w:r w:rsidR="00926939" w:rsidRPr="001E051F">
        <w:rPr>
          <w:rFonts w:ascii="Times New Roman" w:hAnsi="Times New Roman"/>
          <w:sz w:val="26"/>
          <w:szCs w:val="26"/>
          <w:rPrChange w:id="2340" w:author="The Si Tran" w:date="2012-12-14T04:43:00Z">
            <w:rPr/>
          </w:rPrChange>
        </w:rPr>
        <w:t xml:space="preserve"> : lỗi</w:t>
      </w:r>
    </w:p>
    <w:p w14:paraId="0E3E28EC" w14:textId="77777777" w:rsidR="00926939" w:rsidRPr="001E051F" w:rsidRDefault="00926939">
      <w:pPr>
        <w:pStyle w:val="ListParagraph"/>
        <w:numPr>
          <w:ilvl w:val="1"/>
          <w:numId w:val="56"/>
        </w:numPr>
        <w:spacing w:line="360" w:lineRule="auto"/>
        <w:ind w:left="1800"/>
        <w:rPr>
          <w:szCs w:val="26"/>
          <w:rPrChange w:id="2341" w:author="The Si Tran" w:date="2012-12-14T04:43:00Z">
            <w:rPr/>
          </w:rPrChange>
        </w:rPr>
        <w:pPrChange w:id="2342" w:author="The Si Tran" w:date="2012-12-14T04:43:00Z">
          <w:pPr/>
        </w:pPrChange>
      </w:pPr>
      <w:del w:id="2343" w:author="The Si Tran" w:date="2012-12-14T04:42:00Z">
        <w:r w:rsidRPr="001E051F" w:rsidDel="001E051F">
          <w:rPr>
            <w:rFonts w:ascii="Times New Roman" w:hAnsi="Times New Roman"/>
            <w:sz w:val="26"/>
            <w:szCs w:val="26"/>
            <w:rPrChange w:id="2344" w:author="The Si Tran" w:date="2012-12-14T04:43:00Z">
              <w:rPr/>
            </w:rPrChange>
          </w:rPr>
          <w:tab/>
        </w:r>
        <w:r w:rsidRPr="001E051F" w:rsidDel="001E051F">
          <w:rPr>
            <w:rFonts w:ascii="Times New Roman" w:hAnsi="Times New Roman"/>
            <w:sz w:val="26"/>
            <w:szCs w:val="26"/>
            <w:rPrChange w:id="2345" w:author="The Si Tran" w:date="2012-12-14T04:43:00Z">
              <w:rPr/>
            </w:rPrChange>
          </w:rPr>
          <w:tab/>
        </w:r>
        <w:r w:rsidRPr="001E051F" w:rsidDel="001E051F">
          <w:rPr>
            <w:rFonts w:ascii="Times New Roman" w:hAnsi="Times New Roman"/>
            <w:sz w:val="26"/>
            <w:szCs w:val="26"/>
            <w:rPrChange w:id="2346" w:author="The Si Tran" w:date="2012-12-14T04:43:00Z">
              <w:rPr/>
            </w:rPrChange>
          </w:rPr>
          <w:tab/>
        </w:r>
      </w:del>
      <m:oMath>
        <m:sSub>
          <m:sSubPr>
            <m:ctrlPr>
              <w:ins w:id="2347" w:author="The Si Tran" w:date="2012-12-05T23:57:00Z">
                <w:rPr>
                  <w:rFonts w:ascii="Cambria Math" w:hAnsi="Cambria Math"/>
                  <w:i/>
                  <w:sz w:val="26"/>
                  <w:szCs w:val="26"/>
                  <w:lang w:val="fr-FR"/>
                </w:rPr>
              </w:ins>
            </m:ctrlPr>
          </m:sSubPr>
          <m:e>
            <w:ins w:id="2348" w:author="The Si Tran" w:date="2012-12-05T23:57:00Z">
              <m:r>
                <w:rPr>
                  <w:rFonts w:ascii="Cambria Math" w:hAnsi="Cambria Math"/>
                  <w:sz w:val="26"/>
                  <w:szCs w:val="26"/>
                  <w:lang w:val="fr-FR"/>
                  <w:rPrChange w:id="2349" w:author="The Si Tran" w:date="2012-12-14T04:43:00Z">
                    <w:rPr>
                      <w:rFonts w:ascii="Cambria Math" w:hAnsi="Cambria Math"/>
                      <w:lang w:val="fr-FR"/>
                    </w:rPr>
                  </w:rPrChange>
                </w:rPr>
                <m:t>Y</m:t>
              </m:r>
            </w:ins>
          </m:e>
          <m:sub>
            <w:ins w:id="2350" w:author="The Si Tran" w:date="2012-12-05T23:57:00Z">
              <m:r>
                <w:rPr>
                  <w:rFonts w:ascii="Cambria Math" w:hAnsi="Cambria Math"/>
                  <w:sz w:val="26"/>
                  <w:szCs w:val="26"/>
                  <w:lang w:val="fr-FR"/>
                  <w:rPrChange w:id="2351" w:author="The Si Tran" w:date="2012-12-14T04:43:00Z">
                    <w:rPr>
                      <w:rFonts w:ascii="Cambria Math" w:hAnsi="Cambria Math"/>
                      <w:lang w:val="fr-FR"/>
                    </w:rPr>
                  </w:rPrChange>
                </w:rPr>
                <m:t>t</m:t>
              </m:r>
            </w:ins>
          </m:sub>
        </m:sSub>
      </m:oMath>
      <w:del w:id="2352" w:author="The Si Tran" w:date="2012-12-05T23:57:00Z">
        <w:r w:rsidRPr="001E051F" w:rsidDel="009F0701">
          <w:rPr>
            <w:rFonts w:ascii="Times New Roman" w:hAnsi="Times New Roman"/>
            <w:sz w:val="26"/>
            <w:szCs w:val="26"/>
            <w:rPrChange w:id="2353" w:author="The Si Tran" w:date="2012-12-14T04:43:00Z">
              <w:rPr/>
            </w:rPrChange>
          </w:rPr>
          <w:delText>Y</w:delText>
        </w:r>
      </w:del>
      <w:r w:rsidRPr="001E051F">
        <w:rPr>
          <w:rFonts w:ascii="Times New Roman" w:hAnsi="Times New Roman"/>
          <w:sz w:val="26"/>
          <w:szCs w:val="26"/>
          <w:rPrChange w:id="2354" w:author="The Si Tran" w:date="2012-12-14T04:43:00Z">
            <w:rPr/>
          </w:rPrChange>
        </w:rPr>
        <w:t xml:space="preserve"> : giá trị thực của biến quan sát</w:t>
      </w:r>
    </w:p>
    <w:p w14:paraId="01B49A0A" w14:textId="77777777" w:rsidR="00926939" w:rsidRPr="001E051F" w:rsidRDefault="00926939">
      <w:pPr>
        <w:pStyle w:val="ListParagraph"/>
        <w:numPr>
          <w:ilvl w:val="1"/>
          <w:numId w:val="56"/>
        </w:numPr>
        <w:spacing w:line="360" w:lineRule="auto"/>
        <w:ind w:left="1800"/>
        <w:rPr>
          <w:szCs w:val="26"/>
          <w:rPrChange w:id="2355" w:author="The Si Tran" w:date="2012-12-14T04:43:00Z">
            <w:rPr/>
          </w:rPrChange>
        </w:rPr>
        <w:pPrChange w:id="2356" w:author="The Si Tran" w:date="2012-12-14T04:43:00Z">
          <w:pPr/>
        </w:pPrChange>
      </w:pPr>
      <w:del w:id="2357" w:author="The Si Tran" w:date="2012-12-14T04:42:00Z">
        <w:r w:rsidRPr="001E051F" w:rsidDel="001E051F">
          <w:rPr>
            <w:rFonts w:ascii="Times New Roman" w:hAnsi="Times New Roman"/>
            <w:sz w:val="26"/>
            <w:szCs w:val="26"/>
            <w:rPrChange w:id="2358" w:author="The Si Tran" w:date="2012-12-14T04:43:00Z">
              <w:rPr/>
            </w:rPrChange>
          </w:rPr>
          <w:tab/>
        </w:r>
        <w:r w:rsidRPr="001E051F" w:rsidDel="001E051F">
          <w:rPr>
            <w:rFonts w:ascii="Times New Roman" w:hAnsi="Times New Roman"/>
            <w:sz w:val="26"/>
            <w:szCs w:val="26"/>
            <w:rPrChange w:id="2359" w:author="The Si Tran" w:date="2012-12-14T04:43:00Z">
              <w:rPr/>
            </w:rPrChange>
          </w:rPr>
          <w:tab/>
        </w:r>
        <w:r w:rsidRPr="001E051F" w:rsidDel="001E051F">
          <w:rPr>
            <w:rFonts w:ascii="Times New Roman" w:hAnsi="Times New Roman"/>
            <w:sz w:val="26"/>
            <w:szCs w:val="26"/>
            <w:rPrChange w:id="2360" w:author="The Si Tran" w:date="2012-12-14T04:43:00Z">
              <w:rPr/>
            </w:rPrChange>
          </w:rPr>
          <w:tab/>
        </w:r>
      </w:del>
      <w:del w:id="2361" w:author="The Si Tran" w:date="2012-12-05T23:57:00Z">
        <w:r w:rsidRPr="001E051F" w:rsidDel="009F0701">
          <w:rPr>
            <w:rFonts w:ascii="Times New Roman" w:hAnsi="Times New Roman"/>
            <w:position w:val="-4"/>
            <w:sz w:val="26"/>
            <w:szCs w:val="26"/>
            <w:rPrChange w:id="2362" w:author="The Si Tran" w:date="2012-12-14T04:43:00Z">
              <w:rPr>
                <w:position w:val="-4"/>
                <w:szCs w:val="26"/>
              </w:rPr>
            </w:rPrChange>
          </w:rPr>
          <w:object w:dxaOrig="240" w:dyaOrig="300" w14:anchorId="1ADCE12B">
            <v:shape id="_x0000_i1043" type="#_x0000_t75" style="width:10.05pt;height:15.05pt" o:ole="">
              <v:imagedata r:id="rId51" o:title=""/>
            </v:shape>
            <o:OLEObject Type="Embed" ProgID="Equation.DSMT4" ShapeID="_x0000_i1043" DrawAspect="Content" ObjectID="_1416977576" r:id="rId53"/>
          </w:object>
        </w:r>
      </w:del>
      <m:oMath>
        <m:sSub>
          <m:sSubPr>
            <m:ctrlPr>
              <w:ins w:id="2363" w:author="The Si Tran" w:date="2012-12-05T23:57:00Z">
                <w:rPr>
                  <w:rFonts w:ascii="Cambria Math" w:hAnsi="Cambria Math"/>
                  <w:i/>
                  <w:sz w:val="26"/>
                  <w:szCs w:val="26"/>
                  <w:lang w:val="fr-FR"/>
                </w:rPr>
              </w:ins>
            </m:ctrlPr>
          </m:sSubPr>
          <m:e>
            <m:acc>
              <m:accPr>
                <m:ctrlPr>
                  <w:ins w:id="2364" w:author="The Si Tran" w:date="2012-12-05T23:57:00Z">
                    <w:rPr>
                      <w:rFonts w:ascii="Cambria Math" w:hAnsi="Cambria Math"/>
                      <w:i/>
                      <w:sz w:val="26"/>
                      <w:szCs w:val="26"/>
                      <w:lang w:val="fr-FR"/>
                    </w:rPr>
                  </w:ins>
                </m:ctrlPr>
              </m:accPr>
              <m:e>
                <w:ins w:id="2365" w:author="The Si Tran" w:date="2012-12-05T23:57:00Z">
                  <m:r>
                    <w:rPr>
                      <w:rFonts w:ascii="Cambria Math" w:hAnsi="Cambria Math"/>
                      <w:sz w:val="26"/>
                      <w:szCs w:val="26"/>
                      <w:lang w:val="fr-FR"/>
                      <w:rPrChange w:id="2366" w:author="The Si Tran" w:date="2012-12-14T04:43:00Z">
                        <w:rPr>
                          <w:rFonts w:ascii="Cambria Math" w:hAnsi="Cambria Math"/>
                          <w:lang w:val="fr-FR"/>
                        </w:rPr>
                      </w:rPrChange>
                    </w:rPr>
                    <m:t>Y</m:t>
                  </m:r>
                </w:ins>
              </m:e>
            </m:acc>
          </m:e>
          <m:sub>
            <w:ins w:id="2367" w:author="The Si Tran" w:date="2012-12-05T23:57:00Z">
              <m:r>
                <w:rPr>
                  <w:rFonts w:ascii="Cambria Math" w:hAnsi="Cambria Math"/>
                  <w:sz w:val="26"/>
                  <w:szCs w:val="26"/>
                  <w:lang w:val="fr-FR"/>
                  <w:rPrChange w:id="2368" w:author="The Si Tran" w:date="2012-12-14T04:43:00Z">
                    <w:rPr>
                      <w:rFonts w:ascii="Cambria Math" w:hAnsi="Cambria Math"/>
                      <w:lang w:val="fr-FR"/>
                    </w:rPr>
                  </w:rPrChange>
                </w:rPr>
                <m:t>t</m:t>
              </m:r>
            </w:ins>
          </m:sub>
        </m:sSub>
      </m:oMath>
      <w:r w:rsidRPr="001E051F">
        <w:rPr>
          <w:rFonts w:ascii="Times New Roman" w:hAnsi="Times New Roman"/>
          <w:sz w:val="26"/>
          <w:szCs w:val="26"/>
          <w:rPrChange w:id="2369" w:author="The Si Tran" w:date="2012-12-14T04:43:00Z">
            <w:rPr/>
          </w:rPrChange>
        </w:rPr>
        <w:t> : giá trị dự đoán được của biến quan sát</w:t>
      </w:r>
    </w:p>
    <w:p w14:paraId="08861CDF" w14:textId="77777777" w:rsidR="00926939" w:rsidRPr="001E051F" w:rsidRDefault="00926939">
      <w:pPr>
        <w:pStyle w:val="ListParagraph"/>
        <w:numPr>
          <w:ilvl w:val="1"/>
          <w:numId w:val="56"/>
        </w:numPr>
        <w:spacing w:line="360" w:lineRule="auto"/>
        <w:ind w:left="1800"/>
        <w:rPr>
          <w:sz w:val="26"/>
          <w:szCs w:val="26"/>
          <w:lang w:val="fr-FR"/>
          <w:rPrChange w:id="2370" w:author="The Si Tran" w:date="2012-12-14T04:43:00Z">
            <w:rPr>
              <w:sz w:val="28"/>
              <w:szCs w:val="28"/>
              <w:lang w:val="fr-FR"/>
            </w:rPr>
          </w:rPrChange>
        </w:rPr>
        <w:pPrChange w:id="2371" w:author="The Si Tran" w:date="2012-12-14T04:43:00Z">
          <w:pPr/>
        </w:pPrChange>
      </w:pPr>
      <w:del w:id="2372" w:author="The Si Tran" w:date="2012-12-14T04:42:00Z">
        <w:r w:rsidRPr="001E051F" w:rsidDel="001E051F">
          <w:rPr>
            <w:rFonts w:ascii="Times New Roman" w:hAnsi="Times New Roman"/>
            <w:sz w:val="26"/>
            <w:szCs w:val="26"/>
            <w:rPrChange w:id="2373" w:author="The Si Tran" w:date="2012-12-14T04:43:00Z">
              <w:rPr/>
            </w:rPrChange>
          </w:rPr>
          <w:tab/>
        </w:r>
        <w:r w:rsidRPr="001E051F" w:rsidDel="001E051F">
          <w:rPr>
            <w:rFonts w:ascii="Times New Roman" w:hAnsi="Times New Roman"/>
            <w:sz w:val="26"/>
            <w:szCs w:val="26"/>
            <w:rPrChange w:id="2374" w:author="The Si Tran" w:date="2012-12-14T04:43:00Z">
              <w:rPr/>
            </w:rPrChange>
          </w:rPr>
          <w:tab/>
        </w:r>
        <w:r w:rsidRPr="001E051F" w:rsidDel="001E051F">
          <w:rPr>
            <w:rFonts w:ascii="Times New Roman" w:hAnsi="Times New Roman"/>
            <w:sz w:val="26"/>
            <w:szCs w:val="26"/>
            <w:rPrChange w:id="2375" w:author="The Si Tran" w:date="2012-12-14T04:43:00Z">
              <w:rPr/>
            </w:rPrChange>
          </w:rPr>
          <w:tab/>
        </w:r>
      </w:del>
      <w:ins w:id="2376" w:author="The Si Tran" w:date="2012-12-05T23:57:00Z">
        <m:oMath>
          <m:r>
            <w:rPr>
              <w:rFonts w:ascii="Cambria Math" w:hAnsi="Cambria Math"/>
              <w:sz w:val="26"/>
              <w:szCs w:val="26"/>
              <w:rPrChange w:id="2377" w:author="The Si Tran" w:date="2012-12-14T04:43:00Z">
                <w:rPr>
                  <w:rFonts w:ascii="Cambria Math" w:hAnsi="Cambria Math"/>
                </w:rPr>
              </w:rPrChange>
            </w:rPr>
            <m:t>t</m:t>
          </m:r>
        </m:oMath>
      </w:ins>
      <w:del w:id="2378" w:author="The Si Tran" w:date="2012-12-05T23:57:00Z">
        <w:r w:rsidRPr="001E051F" w:rsidDel="009F0701">
          <w:rPr>
            <w:rFonts w:ascii="Times New Roman" w:hAnsi="Times New Roman"/>
            <w:sz w:val="26"/>
            <w:szCs w:val="26"/>
            <w:rPrChange w:id="2379" w:author="The Si Tran" w:date="2012-12-14T04:43:00Z">
              <w:rPr/>
            </w:rPrChange>
          </w:rPr>
          <w:delText>t</w:delText>
        </w:r>
      </w:del>
      <w:r w:rsidRPr="001E051F">
        <w:rPr>
          <w:rFonts w:ascii="Times New Roman" w:hAnsi="Times New Roman"/>
          <w:sz w:val="26"/>
          <w:szCs w:val="26"/>
          <w:rPrChange w:id="2380" w:author="The Si Tran" w:date="2012-12-14T04:43:00Z">
            <w:rPr/>
          </w:rPrChange>
        </w:rPr>
        <w:t xml:space="preserve"> : biến giá trị thời gian</w:t>
      </w:r>
    </w:p>
    <w:p w14:paraId="1C0E4313" w14:textId="77777777" w:rsidR="00926939" w:rsidRPr="0049233F" w:rsidRDefault="00926939" w:rsidP="005A22B0">
      <w:pPr>
        <w:rPr>
          <w:szCs w:val="26"/>
          <w:lang w:val="fr-FR"/>
          <w:rPrChange w:id="2381" w:author="The Si Tran" w:date="2012-12-05T23:02:00Z">
            <w:rPr>
              <w:sz w:val="28"/>
              <w:szCs w:val="28"/>
              <w:lang w:val="fr-FR"/>
            </w:rPr>
          </w:rPrChange>
        </w:rPr>
      </w:pPr>
      <w:r w:rsidRPr="0049233F">
        <w:rPr>
          <w:szCs w:val="26"/>
          <w:lang w:val="fr-FR"/>
          <w:rPrChange w:id="2382" w:author="The Si Tran" w:date="2012-12-05T23:02:00Z">
            <w:rPr>
              <w:sz w:val="28"/>
              <w:szCs w:val="28"/>
              <w:lang w:val="fr-FR"/>
            </w:rPr>
          </w:rPrChange>
        </w:rPr>
        <w:tab/>
        <w:t>Phương thức đánh giá phổ biến là trung bình lỗi tuyệt đối.</w:t>
      </w:r>
      <w:r w:rsidR="003176F1" w:rsidRPr="0049233F">
        <w:rPr>
          <w:szCs w:val="26"/>
          <w:lang w:val="fr-FR"/>
          <w:rPrChange w:id="2383" w:author="The Si Tran" w:date="2012-12-05T23:02:00Z">
            <w:rPr>
              <w:sz w:val="28"/>
              <w:szCs w:val="28"/>
              <w:lang w:val="fr-FR"/>
            </w:rPr>
          </w:rPrChange>
        </w:rPr>
        <w:t xml:space="preserve"> </w:t>
      </w:r>
    </w:p>
    <w:p w14:paraId="6A2FF2E0" w14:textId="77777777" w:rsidR="0050145A" w:rsidRDefault="007B0D12">
      <w:pPr>
        <w:rPr>
          <w:ins w:id="2384" w:author="The Si Tran" w:date="2012-12-06T00:09:00Z"/>
          <w:szCs w:val="26"/>
          <w:lang w:val="fr-FR"/>
        </w:rPr>
      </w:pPr>
      <w:r w:rsidRPr="0049233F">
        <w:rPr>
          <w:szCs w:val="26"/>
          <w:lang w:val="fr-FR"/>
          <w:rPrChange w:id="2385" w:author="The Si Tran" w:date="2012-12-05T23:02:00Z">
            <w:rPr>
              <w:sz w:val="28"/>
              <w:szCs w:val="28"/>
              <w:lang w:val="fr-FR"/>
            </w:rPr>
          </w:rPrChange>
        </w:rPr>
        <w:tab/>
      </w:r>
      <w:r w:rsidRPr="0049233F">
        <w:rPr>
          <w:szCs w:val="26"/>
          <w:lang w:val="fr-FR"/>
          <w:rPrChange w:id="2386" w:author="The Si Tran" w:date="2012-12-05T23:02:00Z">
            <w:rPr>
              <w:sz w:val="28"/>
              <w:szCs w:val="28"/>
              <w:lang w:val="fr-FR"/>
            </w:rPr>
          </w:rPrChange>
        </w:rPr>
        <w:tab/>
      </w:r>
      <w:del w:id="2387" w:author="The Si Tran" w:date="2012-12-14T04:43:00Z">
        <w:r w:rsidRPr="0049233F" w:rsidDel="001E051F">
          <w:rPr>
            <w:szCs w:val="26"/>
            <w:lang w:val="fr-FR"/>
            <w:rPrChange w:id="2388" w:author="The Si Tran" w:date="2012-12-05T23:02:00Z">
              <w:rPr>
                <w:sz w:val="28"/>
                <w:szCs w:val="28"/>
                <w:lang w:val="fr-FR"/>
              </w:rPr>
            </w:rPrChange>
          </w:rPr>
          <w:tab/>
        </w:r>
      </w:del>
      <w:ins w:id="2389" w:author="The Si Tran" w:date="2012-12-06T00:09:00Z">
        <m:oMath>
          <m:r>
            <w:rPr>
              <w:rFonts w:ascii="Cambria Math" w:hAnsi="Cambria Math"/>
              <w:szCs w:val="26"/>
            </w:rPr>
            <m:t>MA</m:t>
          </m:r>
        </m:oMath>
      </w:ins>
      <w:ins w:id="2390" w:author="The Si Tran" w:date="2012-12-08T15:24:00Z">
        <m:oMath>
          <m:r>
            <w:rPr>
              <w:rFonts w:ascii="Cambria Math" w:hAnsi="Cambria Math"/>
              <w:szCs w:val="26"/>
            </w:rPr>
            <m:t>E</m:t>
          </m:r>
        </m:oMath>
      </w:ins>
      <w:ins w:id="2391" w:author="The Si Tran" w:date="2012-12-06T00:09:00Z">
        <m:oMath>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n</m:t>
              </m:r>
            </m:den>
          </m:f>
          <m:nary>
            <m:naryPr>
              <m:chr m:val="∑"/>
              <m:limLoc m:val="subSup"/>
              <m:ctrlPr>
                <w:rPr>
                  <w:rFonts w:ascii="Cambria Math" w:hAnsi="Cambria Math"/>
                  <w:i/>
                  <w:szCs w:val="26"/>
                </w:rPr>
              </m:ctrlPr>
            </m:naryPr>
            <m:sub>
              <m:r>
                <w:rPr>
                  <w:rFonts w:ascii="Cambria Math" w:hAnsi="Cambria Math"/>
                  <w:szCs w:val="26"/>
                </w:rPr>
                <m:t>i=1</m:t>
              </m:r>
            </m:sub>
            <m:sup>
              <m:r>
                <w:rPr>
                  <w:rFonts w:ascii="Cambria Math" w:hAnsi="Cambria Math"/>
                  <w:szCs w:val="26"/>
                </w:rPr>
                <m:t>n</m:t>
              </m:r>
            </m:sup>
            <m:e>
              <m:d>
                <m:dPr>
                  <m:begChr m:val="|"/>
                  <m:endChr m:val="|"/>
                  <m:ctrlPr>
                    <w:rPr>
                      <w:rFonts w:ascii="Cambria Math" w:hAnsi="Cambria Math"/>
                      <w:i/>
                      <w:szCs w:val="26"/>
                    </w:rPr>
                  </m:ctrlPr>
                </m:dPr>
                <m:e>
                  <m:sSub>
                    <m:sSubPr>
                      <m:ctrlPr>
                        <w:rPr>
                          <w:rFonts w:ascii="Cambria Math" w:hAnsi="Cambria Math"/>
                          <w:i/>
                          <w:szCs w:val="26"/>
                        </w:rPr>
                      </m:ctrlPr>
                    </m:sSubPr>
                    <m:e>
                      <m:acc>
                        <m:accPr>
                          <m:ctrlPr>
                            <w:rPr>
                              <w:rFonts w:ascii="Cambria Math" w:hAnsi="Cambria Math"/>
                              <w:i/>
                              <w:szCs w:val="26"/>
                            </w:rPr>
                          </m:ctrlPr>
                        </m:accPr>
                        <m:e>
                          <m:r>
                            <w:rPr>
                              <w:rFonts w:ascii="Cambria Math" w:hAnsi="Cambria Math"/>
                              <w:szCs w:val="26"/>
                            </w:rPr>
                            <m:t>Y</m:t>
                          </m:r>
                        </m:e>
                      </m:acc>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t</m:t>
                      </m:r>
                    </m:sub>
                  </m:sSub>
                </m:e>
              </m:d>
            </m:e>
          </m:nary>
        </m:oMath>
      </w:ins>
    </w:p>
    <w:p w14:paraId="4C857B2A" w14:textId="77777777" w:rsidR="00926939" w:rsidRPr="002B1464" w:rsidDel="00D767FA" w:rsidRDefault="0050145A" w:rsidP="005A22B0">
      <w:pPr>
        <w:rPr>
          <w:del w:id="2392" w:author="The Si Tran" w:date="2012-12-06T00:08:00Z"/>
          <w:szCs w:val="26"/>
        </w:rPr>
      </w:pPr>
      <w:ins w:id="2393" w:author="The Si Tran" w:date="2012-12-06T00:09:00Z">
        <w:r>
          <w:rPr>
            <w:szCs w:val="26"/>
            <w:lang w:val="fr-FR"/>
          </w:rPr>
          <w:tab/>
        </w:r>
        <w:r>
          <w:rPr>
            <w:szCs w:val="26"/>
            <w:lang w:val="fr-FR"/>
          </w:rPr>
          <w:tab/>
        </w:r>
      </w:ins>
      <w:del w:id="2394" w:author="The Si Tran" w:date="2012-12-06T00:08:00Z">
        <w:r w:rsidR="007B0D12" w:rsidRPr="0049233F" w:rsidDel="00D767FA">
          <w:rPr>
            <w:szCs w:val="26"/>
            <w:lang w:val="fr-FR"/>
            <w:rPrChange w:id="2395" w:author="The Si Tran" w:date="2012-12-05T23:02:00Z">
              <w:rPr>
                <w:sz w:val="28"/>
                <w:szCs w:val="28"/>
                <w:lang w:val="fr-FR"/>
              </w:rPr>
            </w:rPrChange>
          </w:rPr>
          <w:delText xml:space="preserve">MAD  =  </w:delText>
        </w:r>
        <w:r w:rsidR="007B0D12" w:rsidRPr="00082976" w:rsidDel="00D767FA">
          <w:rPr>
            <w:position w:val="-28"/>
            <w:szCs w:val="26"/>
          </w:rPr>
          <w:object w:dxaOrig="1260" w:dyaOrig="680" w14:anchorId="26B6E58C">
            <v:shape id="_x0000_i1044" type="#_x0000_t75" style="width:62.8pt;height:32.65pt" o:ole="">
              <v:imagedata r:id="rId54" o:title=""/>
            </v:shape>
            <o:OLEObject Type="Embed" ProgID="Equation.DSMT4" ShapeID="_x0000_i1044" DrawAspect="Content" ObjectID="_1416977577" r:id="rId55"/>
          </w:object>
        </w:r>
      </w:del>
    </w:p>
    <w:p w14:paraId="37D2DF1D" w14:textId="77777777" w:rsidR="00C318D3" w:rsidRPr="00082976" w:rsidDel="0082455D" w:rsidRDefault="00C318D3">
      <w:pPr>
        <w:rPr>
          <w:del w:id="2396" w:author="The Si Tran" w:date="2012-12-06T00:08:00Z"/>
          <w:szCs w:val="26"/>
        </w:rPr>
      </w:pPr>
      <w:del w:id="2397" w:author="The Si Tran" w:date="2012-12-06T00:04:00Z">
        <w:r w:rsidRPr="00082976" w:rsidDel="00D767FA">
          <w:rPr>
            <w:szCs w:val="26"/>
          </w:rPr>
          <w:tab/>
        </w:r>
      </w:del>
      <w:del w:id="2398" w:author="The Si Tran" w:date="2012-12-06T00:08:00Z">
        <w:r w:rsidRPr="00082976" w:rsidDel="00D767FA">
          <w:rPr>
            <w:szCs w:val="26"/>
          </w:rPr>
          <w:tab/>
        </w:r>
      </w:del>
    </w:p>
    <w:p w14:paraId="2FC621BF" w14:textId="77777777" w:rsidR="00C318D3" w:rsidRPr="00E12D24" w:rsidDel="00D767FA" w:rsidRDefault="00C318D3">
      <w:pPr>
        <w:rPr>
          <w:del w:id="2399" w:author="The Si Tran" w:date="2012-12-06T00:04:00Z"/>
          <w:szCs w:val="26"/>
        </w:rPr>
      </w:pPr>
      <w:del w:id="2400" w:author="The Si Tran" w:date="2012-12-06T00:09:00Z">
        <w:r w:rsidRPr="005947EE" w:rsidDel="0050145A">
          <w:rPr>
            <w:szCs w:val="26"/>
          </w:rPr>
          <w:tab/>
        </w:r>
        <w:r w:rsidRPr="005947EE" w:rsidDel="0050145A">
          <w:rPr>
            <w:szCs w:val="26"/>
          </w:rPr>
          <w:tab/>
        </w:r>
      </w:del>
      <w:ins w:id="2401" w:author="The Si Tran" w:date="2012-12-05T23:58:00Z">
        <m:oMath>
          <m:r>
            <w:rPr>
              <w:rFonts w:ascii="Cambria Math" w:hAnsi="Cambria Math"/>
              <w:szCs w:val="26"/>
            </w:rPr>
            <m:t>MSE=</m:t>
          </m:r>
        </m:oMath>
      </w:ins>
      <m:oMath>
        <m:f>
          <m:fPr>
            <m:ctrlPr>
              <w:ins w:id="2402" w:author="The Si Tran" w:date="2012-12-06T00:00:00Z">
                <w:rPr>
                  <w:rFonts w:ascii="Cambria Math" w:hAnsi="Cambria Math"/>
                  <w:i/>
                  <w:szCs w:val="26"/>
                </w:rPr>
              </w:ins>
            </m:ctrlPr>
          </m:fPr>
          <m:num>
            <w:ins w:id="2403" w:author="The Si Tran" w:date="2012-12-06T00:00:00Z">
              <m:r>
                <w:rPr>
                  <w:rFonts w:ascii="Cambria Math" w:hAnsi="Cambria Math"/>
                  <w:szCs w:val="26"/>
                </w:rPr>
                <m:t>1</m:t>
              </m:r>
            </w:ins>
          </m:num>
          <m:den>
            <w:ins w:id="2404" w:author="The Si Tran" w:date="2012-12-06T00:00:00Z">
              <m:r>
                <w:rPr>
                  <w:rFonts w:ascii="Cambria Math" w:hAnsi="Cambria Math"/>
                  <w:szCs w:val="26"/>
                </w:rPr>
                <m:t>n</m:t>
              </m:r>
            </w:ins>
          </m:den>
        </m:f>
        <m:nary>
          <m:naryPr>
            <m:chr m:val="∑"/>
            <m:limLoc m:val="subSup"/>
            <m:ctrlPr>
              <w:ins w:id="2405" w:author="The Si Tran" w:date="2012-12-06T00:00:00Z">
                <w:rPr>
                  <w:rFonts w:ascii="Cambria Math" w:hAnsi="Cambria Math"/>
                  <w:i/>
                  <w:szCs w:val="26"/>
                </w:rPr>
              </w:ins>
            </m:ctrlPr>
          </m:naryPr>
          <m:sub>
            <w:ins w:id="2406" w:author="The Si Tran" w:date="2012-12-06T00:01:00Z">
              <m:r>
                <w:rPr>
                  <w:rFonts w:ascii="Cambria Math" w:hAnsi="Cambria Math"/>
                  <w:szCs w:val="26"/>
                </w:rPr>
                <m:t>t</m:t>
              </m:r>
            </w:ins>
            <w:ins w:id="2407" w:author="The Si Tran" w:date="2012-12-06T00:00:00Z">
              <m:r>
                <w:rPr>
                  <w:rFonts w:ascii="Cambria Math" w:hAnsi="Cambria Math"/>
                  <w:szCs w:val="26"/>
                </w:rPr>
                <m:t>=1</m:t>
              </m:r>
            </w:ins>
          </m:sub>
          <m:sup>
            <w:ins w:id="2408" w:author="The Si Tran" w:date="2012-12-06T00:00:00Z">
              <m:r>
                <w:rPr>
                  <w:rFonts w:ascii="Cambria Math" w:hAnsi="Cambria Math"/>
                  <w:szCs w:val="26"/>
                </w:rPr>
                <m:t>n</m:t>
              </m:r>
            </w:ins>
          </m:sup>
          <m:e>
            <m:sSup>
              <m:sSupPr>
                <m:ctrlPr>
                  <w:ins w:id="2409" w:author="The Si Tran" w:date="2012-12-06T00:01:00Z">
                    <w:rPr>
                      <w:rFonts w:ascii="Cambria Math" w:hAnsi="Cambria Math"/>
                      <w:i/>
                      <w:szCs w:val="26"/>
                    </w:rPr>
                  </w:ins>
                </m:ctrlPr>
              </m:sSupPr>
              <m:e>
                <m:d>
                  <m:dPr>
                    <m:ctrlPr>
                      <w:ins w:id="2410" w:author="The Si Tran" w:date="2012-12-06T00:01:00Z">
                        <w:rPr>
                          <w:rFonts w:ascii="Cambria Math" w:hAnsi="Cambria Math"/>
                          <w:i/>
                          <w:szCs w:val="26"/>
                        </w:rPr>
                      </w:ins>
                    </m:ctrlPr>
                  </m:dPr>
                  <m:e>
                    <m:sSub>
                      <m:sSubPr>
                        <m:ctrlPr>
                          <w:ins w:id="2411" w:author="The Si Tran" w:date="2012-12-06T00:01:00Z">
                            <w:rPr>
                              <w:rFonts w:ascii="Cambria Math" w:hAnsi="Cambria Math"/>
                              <w:i/>
                              <w:szCs w:val="26"/>
                            </w:rPr>
                          </w:ins>
                        </m:ctrlPr>
                      </m:sSubPr>
                      <m:e>
                        <m:acc>
                          <m:accPr>
                            <m:ctrlPr>
                              <w:ins w:id="2412" w:author="The Si Tran" w:date="2012-12-06T00:01:00Z">
                                <w:rPr>
                                  <w:rFonts w:ascii="Cambria Math" w:hAnsi="Cambria Math"/>
                                  <w:i/>
                                  <w:szCs w:val="26"/>
                                </w:rPr>
                              </w:ins>
                            </m:ctrlPr>
                          </m:accPr>
                          <m:e>
                            <w:ins w:id="2413" w:author="The Si Tran" w:date="2012-12-06T00:01:00Z">
                              <m:r>
                                <w:rPr>
                                  <w:rFonts w:ascii="Cambria Math" w:hAnsi="Cambria Math"/>
                                  <w:szCs w:val="26"/>
                                </w:rPr>
                                <m:t>Y</m:t>
                              </m:r>
                            </w:ins>
                          </m:e>
                        </m:acc>
                      </m:e>
                      <m:sub>
                        <w:ins w:id="2414" w:author="The Si Tran" w:date="2012-12-06T00:01:00Z">
                          <m:r>
                            <w:rPr>
                              <w:rFonts w:ascii="Cambria Math" w:hAnsi="Cambria Math"/>
                              <w:szCs w:val="26"/>
                            </w:rPr>
                            <m:t>t</m:t>
                          </m:r>
                        </w:ins>
                      </m:sub>
                    </m:sSub>
                    <w:ins w:id="2415" w:author="The Si Tran" w:date="2012-12-06T00:01:00Z">
                      <m:r>
                        <w:rPr>
                          <w:rFonts w:ascii="Cambria Math" w:hAnsi="Cambria Math"/>
                          <w:szCs w:val="26"/>
                        </w:rPr>
                        <m:t>-</m:t>
                      </m:r>
                    </w:ins>
                    <m:sSub>
                      <m:sSubPr>
                        <m:ctrlPr>
                          <w:ins w:id="2416" w:author="The Si Tran" w:date="2012-12-06T00:02:00Z">
                            <w:rPr>
                              <w:rFonts w:ascii="Cambria Math" w:hAnsi="Cambria Math"/>
                              <w:i/>
                              <w:szCs w:val="26"/>
                            </w:rPr>
                          </w:ins>
                        </m:ctrlPr>
                      </m:sSubPr>
                      <m:e>
                        <w:ins w:id="2417" w:author="The Si Tran" w:date="2012-12-06T00:02:00Z">
                          <m:r>
                            <w:rPr>
                              <w:rFonts w:ascii="Cambria Math" w:hAnsi="Cambria Math"/>
                              <w:szCs w:val="26"/>
                            </w:rPr>
                            <m:t>Y</m:t>
                          </m:r>
                        </w:ins>
                      </m:e>
                      <m:sub>
                        <w:ins w:id="2418" w:author="The Si Tran" w:date="2012-12-06T00:02:00Z">
                          <m:r>
                            <w:rPr>
                              <w:rFonts w:ascii="Cambria Math" w:hAnsi="Cambria Math"/>
                              <w:szCs w:val="26"/>
                            </w:rPr>
                            <m:t>t</m:t>
                          </m:r>
                        </w:ins>
                      </m:sub>
                    </m:sSub>
                  </m:e>
                </m:d>
              </m:e>
              <m:sup>
                <w:ins w:id="2419" w:author="The Si Tran" w:date="2012-12-06T00:01:00Z">
                  <m:r>
                    <w:rPr>
                      <w:rFonts w:ascii="Cambria Math" w:hAnsi="Cambria Math"/>
                      <w:szCs w:val="26"/>
                    </w:rPr>
                    <m:t>2</m:t>
                  </m:r>
                </w:ins>
              </m:sup>
            </m:sSup>
          </m:e>
        </m:nary>
      </m:oMath>
      <w:del w:id="2420" w:author="The Si Tran" w:date="2012-12-05T23:58:00Z">
        <w:r w:rsidRPr="005947EE" w:rsidDel="00ED7D29">
          <w:rPr>
            <w:szCs w:val="26"/>
          </w:rPr>
          <w:tab/>
          <w:delText>MSE</w:delText>
        </w:r>
      </w:del>
    </w:p>
    <w:p w14:paraId="5F09576E" w14:textId="77777777" w:rsidR="00C318D3" w:rsidRPr="00263465" w:rsidRDefault="00C318D3">
      <w:pPr>
        <w:rPr>
          <w:szCs w:val="26"/>
        </w:rPr>
      </w:pPr>
    </w:p>
    <w:p w14:paraId="046BF5E6" w14:textId="77777777" w:rsidR="00C318D3" w:rsidRPr="005947EE" w:rsidDel="00D767FA" w:rsidRDefault="00C318D3" w:rsidP="005A22B0">
      <w:pPr>
        <w:rPr>
          <w:del w:id="2421" w:author="The Si Tran" w:date="2012-12-06T00:08:00Z"/>
          <w:szCs w:val="26"/>
        </w:rPr>
      </w:pPr>
      <w:r w:rsidRPr="00B312F5">
        <w:rPr>
          <w:szCs w:val="26"/>
        </w:rPr>
        <w:tab/>
      </w:r>
      <w:r w:rsidRPr="00B312F5">
        <w:rPr>
          <w:szCs w:val="26"/>
        </w:rPr>
        <w:tab/>
      </w:r>
      <w:del w:id="2422" w:author="The Si Tran" w:date="2012-12-14T04:43:00Z">
        <w:r w:rsidRPr="00B312F5" w:rsidDel="001E051F">
          <w:rPr>
            <w:szCs w:val="26"/>
          </w:rPr>
          <w:tab/>
        </w:r>
      </w:del>
      <w:del w:id="2423" w:author="The Si Tran" w:date="2012-12-06T00:02:00Z">
        <w:r w:rsidRPr="00B312F5" w:rsidDel="00734CBA">
          <w:rPr>
            <w:szCs w:val="26"/>
          </w:rPr>
          <w:delText>MAPE</w:delText>
        </w:r>
      </w:del>
      <w:ins w:id="2424" w:author="The Si Tran" w:date="2012-12-06T00:02:00Z">
        <m:oMath>
          <m:r>
            <w:rPr>
              <w:rFonts w:ascii="Cambria Math" w:hAnsi="Cambria Math"/>
              <w:szCs w:val="26"/>
            </w:rPr>
            <m:t>MAPE=</m:t>
          </m:r>
          <m:f>
            <m:fPr>
              <m:ctrlPr>
                <w:rPr>
                  <w:rFonts w:ascii="Cambria Math" w:hAnsi="Cambria Math"/>
                  <w:i/>
                  <w:szCs w:val="26"/>
                </w:rPr>
              </m:ctrlPr>
            </m:fPr>
            <m:num>
              <m:r>
                <w:rPr>
                  <w:rFonts w:ascii="Cambria Math" w:hAnsi="Cambria Math"/>
                  <w:szCs w:val="26"/>
                </w:rPr>
                <m:t>100</m:t>
              </m:r>
            </m:num>
            <m:den>
              <m:r>
                <w:rPr>
                  <w:rFonts w:ascii="Cambria Math" w:hAnsi="Cambria Math"/>
                  <w:szCs w:val="26"/>
                </w:rPr>
                <m:t>n</m:t>
              </m:r>
            </m:den>
          </m:f>
          <m:r>
            <w:rPr>
              <w:rFonts w:ascii="Cambria Math" w:hAnsi="Cambria Math"/>
              <w:szCs w:val="26"/>
            </w:rPr>
            <m:t>×</m:t>
          </m:r>
        </m:oMath>
      </w:ins>
      <m:oMath>
        <m:nary>
          <m:naryPr>
            <m:chr m:val="∑"/>
            <m:limLoc m:val="subSup"/>
            <m:ctrlPr>
              <w:ins w:id="2425" w:author="The Si Tran" w:date="2012-12-06T00:03:00Z">
                <w:rPr>
                  <w:rFonts w:ascii="Cambria Math" w:hAnsi="Cambria Math"/>
                  <w:i/>
                  <w:szCs w:val="26"/>
                </w:rPr>
              </w:ins>
            </m:ctrlPr>
          </m:naryPr>
          <m:sub>
            <w:ins w:id="2426" w:author="The Si Tran" w:date="2012-12-06T00:03:00Z">
              <m:r>
                <w:rPr>
                  <w:rFonts w:ascii="Cambria Math" w:hAnsi="Cambria Math"/>
                  <w:szCs w:val="26"/>
                </w:rPr>
                <m:t>t=1</m:t>
              </m:r>
            </w:ins>
          </m:sub>
          <m:sup>
            <w:ins w:id="2427" w:author="The Si Tran" w:date="2012-12-06T00:03:00Z">
              <m:r>
                <w:rPr>
                  <w:rFonts w:ascii="Cambria Math" w:hAnsi="Cambria Math"/>
                  <w:szCs w:val="26"/>
                </w:rPr>
                <m:t>n</m:t>
              </m:r>
            </w:ins>
          </m:sup>
          <m:e>
            <m:d>
              <m:dPr>
                <m:begChr m:val="|"/>
                <m:endChr m:val="|"/>
                <m:ctrlPr>
                  <w:ins w:id="2428" w:author="The Si Tran" w:date="2012-12-06T00:03:00Z">
                    <w:rPr>
                      <w:rFonts w:ascii="Cambria Math" w:hAnsi="Cambria Math"/>
                      <w:i/>
                      <w:szCs w:val="26"/>
                    </w:rPr>
                  </w:ins>
                </m:ctrlPr>
              </m:dPr>
              <m:e>
                <m:f>
                  <m:fPr>
                    <m:ctrlPr>
                      <w:ins w:id="2429" w:author="The Si Tran" w:date="2012-12-06T00:03:00Z">
                        <w:rPr>
                          <w:rFonts w:ascii="Cambria Math" w:hAnsi="Cambria Math"/>
                          <w:i/>
                          <w:szCs w:val="26"/>
                        </w:rPr>
                      </w:ins>
                    </m:ctrlPr>
                  </m:fPr>
                  <m:num>
                    <m:sSub>
                      <m:sSubPr>
                        <m:ctrlPr>
                          <w:ins w:id="2430" w:author="The Si Tran" w:date="2012-12-06T00:03:00Z">
                            <w:rPr>
                              <w:rFonts w:ascii="Cambria Math" w:hAnsi="Cambria Math"/>
                              <w:i/>
                              <w:szCs w:val="26"/>
                            </w:rPr>
                          </w:ins>
                        </m:ctrlPr>
                      </m:sSubPr>
                      <m:e>
                        <m:acc>
                          <m:accPr>
                            <m:ctrlPr>
                              <w:ins w:id="2431" w:author="The Si Tran" w:date="2012-12-06T00:03:00Z">
                                <w:rPr>
                                  <w:rFonts w:ascii="Cambria Math" w:hAnsi="Cambria Math"/>
                                  <w:i/>
                                  <w:szCs w:val="26"/>
                                </w:rPr>
                              </w:ins>
                            </m:ctrlPr>
                          </m:accPr>
                          <m:e>
                            <w:ins w:id="2432" w:author="The Si Tran" w:date="2012-12-06T00:03:00Z">
                              <m:r>
                                <w:rPr>
                                  <w:rFonts w:ascii="Cambria Math" w:hAnsi="Cambria Math"/>
                                  <w:szCs w:val="26"/>
                                </w:rPr>
                                <m:t>Y</m:t>
                              </m:r>
                            </w:ins>
                          </m:e>
                        </m:acc>
                      </m:e>
                      <m:sub>
                        <w:ins w:id="2433" w:author="The Si Tran" w:date="2012-12-06T00:03:00Z">
                          <m:r>
                            <w:rPr>
                              <w:rFonts w:ascii="Cambria Math" w:hAnsi="Cambria Math"/>
                              <w:szCs w:val="26"/>
                            </w:rPr>
                            <m:t>t-</m:t>
                          </m:r>
                        </w:ins>
                      </m:sub>
                    </m:sSub>
                    <m:sSub>
                      <m:sSubPr>
                        <m:ctrlPr>
                          <w:ins w:id="2434" w:author="The Si Tran" w:date="2012-12-06T00:04:00Z">
                            <w:rPr>
                              <w:rFonts w:ascii="Cambria Math" w:hAnsi="Cambria Math"/>
                              <w:i/>
                              <w:szCs w:val="26"/>
                            </w:rPr>
                          </w:ins>
                        </m:ctrlPr>
                      </m:sSubPr>
                      <m:e>
                        <w:ins w:id="2435" w:author="The Si Tran" w:date="2012-12-06T00:04:00Z">
                          <m:r>
                            <w:rPr>
                              <w:rFonts w:ascii="Cambria Math" w:hAnsi="Cambria Math"/>
                              <w:szCs w:val="26"/>
                            </w:rPr>
                            <m:t>Y</m:t>
                          </m:r>
                        </w:ins>
                      </m:e>
                      <m:sub>
                        <w:ins w:id="2436" w:author="The Si Tran" w:date="2012-12-06T00:04:00Z">
                          <m:r>
                            <w:rPr>
                              <w:rFonts w:ascii="Cambria Math" w:hAnsi="Cambria Math"/>
                              <w:szCs w:val="26"/>
                            </w:rPr>
                            <m:t>t</m:t>
                          </m:r>
                        </w:ins>
                      </m:sub>
                    </m:sSub>
                  </m:num>
                  <m:den>
                    <m:sSub>
                      <m:sSubPr>
                        <m:ctrlPr>
                          <w:ins w:id="2437" w:author="The Si Tran" w:date="2012-12-06T00:04:00Z">
                            <w:rPr>
                              <w:rFonts w:ascii="Cambria Math" w:hAnsi="Cambria Math"/>
                              <w:i/>
                              <w:szCs w:val="26"/>
                            </w:rPr>
                          </w:ins>
                        </m:ctrlPr>
                      </m:sSubPr>
                      <m:e>
                        <w:ins w:id="2438" w:author="The Si Tran" w:date="2012-12-06T00:04:00Z">
                          <m:r>
                            <w:rPr>
                              <w:rFonts w:ascii="Cambria Math" w:hAnsi="Cambria Math"/>
                              <w:szCs w:val="26"/>
                            </w:rPr>
                            <m:t>Y</m:t>
                          </m:r>
                        </w:ins>
                      </m:e>
                      <m:sub>
                        <w:ins w:id="2439" w:author="The Si Tran" w:date="2012-12-06T00:04:00Z">
                          <m:r>
                            <w:rPr>
                              <w:rFonts w:ascii="Cambria Math" w:hAnsi="Cambria Math"/>
                              <w:szCs w:val="26"/>
                            </w:rPr>
                            <m:t>t</m:t>
                          </m:r>
                        </w:ins>
                      </m:sub>
                    </m:sSub>
                  </m:den>
                </m:f>
              </m:e>
            </m:d>
          </m:e>
        </m:nary>
      </m:oMath>
    </w:p>
    <w:p w14:paraId="3CC5315A" w14:textId="77777777" w:rsidR="00C318D3" w:rsidRPr="00E12D24" w:rsidRDefault="00C318D3" w:rsidP="005A22B0">
      <w:pPr>
        <w:rPr>
          <w:szCs w:val="26"/>
        </w:rPr>
      </w:pPr>
    </w:p>
    <w:p w14:paraId="74031765" w14:textId="77777777" w:rsidR="00726875" w:rsidRDefault="00C318D3" w:rsidP="005A22B0">
      <w:pPr>
        <w:rPr>
          <w:ins w:id="2440" w:author="The Si Tran" w:date="2012-12-12T07:56:00Z"/>
          <w:szCs w:val="26"/>
        </w:rPr>
      </w:pPr>
      <w:r w:rsidRPr="00263465">
        <w:rPr>
          <w:szCs w:val="26"/>
        </w:rPr>
        <w:tab/>
      </w:r>
      <w:r w:rsidRPr="00263465">
        <w:rPr>
          <w:szCs w:val="26"/>
        </w:rPr>
        <w:tab/>
      </w:r>
      <w:r w:rsidRPr="00263465">
        <w:rPr>
          <w:szCs w:val="26"/>
        </w:rPr>
        <w:tab/>
      </w:r>
    </w:p>
    <w:p w14:paraId="35A56565" w14:textId="77777777" w:rsidR="00726875" w:rsidRDefault="00726875">
      <w:pPr>
        <w:rPr>
          <w:ins w:id="2441" w:author="The Si Tran" w:date="2012-12-12T07:56:00Z"/>
        </w:rPr>
        <w:pPrChange w:id="2442" w:author="The Si Tran" w:date="2012-12-12T07:56:00Z">
          <w:pPr>
            <w:spacing w:before="0" w:after="200" w:line="276" w:lineRule="auto"/>
            <w:jc w:val="left"/>
          </w:pPr>
        </w:pPrChange>
      </w:pPr>
      <w:ins w:id="2443" w:author="The Si Tran" w:date="2012-12-12T07:56:00Z">
        <w:r>
          <w:br w:type="page"/>
        </w:r>
      </w:ins>
    </w:p>
    <w:p w14:paraId="252F9628" w14:textId="77777777" w:rsidR="00C318D3" w:rsidRPr="0095710D" w:rsidDel="004F5E08" w:rsidRDefault="00C318D3" w:rsidP="005A22B0">
      <w:pPr>
        <w:rPr>
          <w:del w:id="2444" w:author="The Si Tran" w:date="2012-12-11T21:17:00Z"/>
          <w:sz w:val="32"/>
          <w:szCs w:val="32"/>
          <w:lang w:val="fr-FR"/>
          <w:rPrChange w:id="2445" w:author="The Si Tran" w:date="2012-12-12T13:54:00Z">
            <w:rPr>
              <w:del w:id="2446" w:author="The Si Tran" w:date="2012-12-11T21:17:00Z"/>
              <w:sz w:val="28"/>
              <w:szCs w:val="28"/>
              <w:lang w:val="fr-FR"/>
            </w:rPr>
          </w:rPrChange>
        </w:rPr>
      </w:pPr>
      <w:del w:id="2447" w:author="The Si Tran" w:date="2012-12-08T15:24:00Z">
        <w:r w:rsidRPr="0095710D" w:rsidDel="004E0543">
          <w:rPr>
            <w:sz w:val="32"/>
            <w:szCs w:val="32"/>
            <w:rPrChange w:id="2448" w:author="The Si Tran" w:date="2012-12-12T13:54:00Z">
              <w:rPr>
                <w:szCs w:val="26"/>
              </w:rPr>
            </w:rPrChange>
          </w:rPr>
          <w:lastRenderedPageBreak/>
          <w:delText>MPE</w:delText>
        </w:r>
      </w:del>
      <w:bookmarkStart w:id="2449" w:name="_Toc343083575"/>
      <w:bookmarkStart w:id="2450" w:name="_Toc343083789"/>
      <w:bookmarkStart w:id="2451" w:name="_Toc343084000"/>
      <w:bookmarkStart w:id="2452" w:name="_Toc343220759"/>
      <w:bookmarkEnd w:id="2449"/>
      <w:bookmarkEnd w:id="2450"/>
      <w:bookmarkEnd w:id="2451"/>
      <w:bookmarkEnd w:id="2452"/>
    </w:p>
    <w:p w14:paraId="2DA0346E" w14:textId="77777777" w:rsidR="00D92047" w:rsidRPr="0095710D" w:rsidDel="004F5E08" w:rsidRDefault="00D92047" w:rsidP="005A22B0">
      <w:pPr>
        <w:rPr>
          <w:del w:id="2453" w:author="The Si Tran" w:date="2012-12-11T21:17:00Z"/>
          <w:sz w:val="32"/>
          <w:szCs w:val="32"/>
          <w:lang w:val="fr-FR"/>
          <w:rPrChange w:id="2454" w:author="The Si Tran" w:date="2012-12-12T13:54:00Z">
            <w:rPr>
              <w:del w:id="2455" w:author="The Si Tran" w:date="2012-12-11T21:17:00Z"/>
              <w:sz w:val="28"/>
              <w:szCs w:val="28"/>
              <w:lang w:val="fr-FR"/>
            </w:rPr>
          </w:rPrChange>
        </w:rPr>
      </w:pPr>
      <w:bookmarkStart w:id="2456" w:name="_Toc343083576"/>
      <w:bookmarkStart w:id="2457" w:name="_Toc343083790"/>
      <w:bookmarkStart w:id="2458" w:name="_Toc343084001"/>
      <w:bookmarkStart w:id="2459" w:name="_Toc343220760"/>
      <w:bookmarkEnd w:id="2456"/>
      <w:bookmarkEnd w:id="2457"/>
      <w:bookmarkEnd w:id="2458"/>
      <w:bookmarkEnd w:id="2459"/>
    </w:p>
    <w:p w14:paraId="760826C4" w14:textId="77777777" w:rsidR="006A21F7" w:rsidRPr="0095710D" w:rsidDel="00726875" w:rsidRDefault="006A21F7" w:rsidP="005A22B0">
      <w:pPr>
        <w:rPr>
          <w:del w:id="2460" w:author="The Si Tran" w:date="2012-12-12T07:56:00Z"/>
          <w:sz w:val="32"/>
          <w:szCs w:val="32"/>
          <w:rPrChange w:id="2461" w:author="The Si Tran" w:date="2012-12-12T13:54:00Z">
            <w:rPr>
              <w:del w:id="2462" w:author="The Si Tran" w:date="2012-12-12T07:56:00Z"/>
              <w:szCs w:val="26"/>
            </w:rPr>
          </w:rPrChange>
        </w:rPr>
      </w:pPr>
      <w:bookmarkStart w:id="2463" w:name="_Toc343083577"/>
      <w:bookmarkStart w:id="2464" w:name="_Toc343083791"/>
      <w:bookmarkStart w:id="2465" w:name="_Toc343084002"/>
      <w:bookmarkStart w:id="2466" w:name="_Toc343220761"/>
      <w:bookmarkEnd w:id="2463"/>
      <w:bookmarkEnd w:id="2464"/>
      <w:bookmarkEnd w:id="2465"/>
      <w:bookmarkEnd w:id="2466"/>
    </w:p>
    <w:p w14:paraId="31C41FFF" w14:textId="77777777" w:rsidR="006A21F7" w:rsidRPr="0095710D" w:rsidRDefault="006A21F7" w:rsidP="006A21F7">
      <w:pPr>
        <w:pStyle w:val="Heading1"/>
        <w:jc w:val="left"/>
      </w:pPr>
      <w:bookmarkStart w:id="2467" w:name="_Toc343220762"/>
      <w:r w:rsidRPr="0095710D">
        <w:rPr>
          <w:rPrChange w:id="2468" w:author="The Si Tran" w:date="2012-12-12T13:54:00Z">
            <w:rPr>
              <w:rFonts w:cs="Times New Roman"/>
              <w:b w:val="0"/>
              <w:bCs w:val="0"/>
              <w:kern w:val="0"/>
              <w:sz w:val="26"/>
              <w:szCs w:val="22"/>
            </w:rPr>
          </w:rPrChange>
        </w:rPr>
        <w:t xml:space="preserve">: </w:t>
      </w:r>
      <w:del w:id="2469" w:author="The Si Tran" w:date="2012-12-12T13:54:00Z">
        <w:r w:rsidRPr="0095710D" w:rsidDel="0095710D">
          <w:rPr>
            <w:rPrChange w:id="2470" w:author="The Si Tran" w:date="2012-12-12T13:54:00Z">
              <w:rPr>
                <w:rFonts w:cs="Times New Roman"/>
                <w:b w:val="0"/>
                <w:bCs w:val="0"/>
                <w:kern w:val="0"/>
                <w:sz w:val="26"/>
                <w:szCs w:val="22"/>
              </w:rPr>
            </w:rPrChange>
          </w:rPr>
          <w:delText>Mô hình ARIMA</w:delText>
        </w:r>
      </w:del>
      <w:ins w:id="2471" w:author="The Si Tran" w:date="2012-12-12T13:54:00Z">
        <w:r w:rsidR="0095710D" w:rsidRPr="0095710D">
          <w:rPr>
            <w:rPrChange w:id="2472" w:author="The Si Tran" w:date="2012-12-12T13:54:00Z">
              <w:rPr>
                <w:sz w:val="26"/>
                <w:szCs w:val="26"/>
              </w:rPr>
            </w:rPrChange>
          </w:rPr>
          <w:t>MÔ HÌNH ARIMA</w:t>
        </w:r>
      </w:ins>
      <w:bookmarkEnd w:id="2467"/>
    </w:p>
    <w:p w14:paraId="4C0C379A" w14:textId="77777777" w:rsidR="006A21F7" w:rsidRPr="0049233F" w:rsidDel="00555D32" w:rsidRDefault="006A21F7" w:rsidP="006A21F7">
      <w:pPr>
        <w:ind w:firstLine="547"/>
        <w:rPr>
          <w:del w:id="2473" w:author="The Si Tran" w:date="2012-12-14T04:45:00Z"/>
          <w:szCs w:val="26"/>
          <w:lang w:val="fr-FR"/>
          <w:rPrChange w:id="2474" w:author="The Si Tran" w:date="2012-12-05T23:02:00Z">
            <w:rPr>
              <w:del w:id="2475" w:author="The Si Tran" w:date="2012-12-14T04:45:00Z"/>
              <w:sz w:val="28"/>
              <w:szCs w:val="28"/>
              <w:lang w:val="fr-FR"/>
            </w:rPr>
          </w:rPrChange>
        </w:rPr>
      </w:pPr>
      <w:r w:rsidRPr="0049233F">
        <w:rPr>
          <w:szCs w:val="26"/>
          <w:lang w:val="fr-FR"/>
          <w:rPrChange w:id="2476" w:author="The Si Tran" w:date="2012-12-05T23:02:00Z">
            <w:rPr>
              <w:sz w:val="28"/>
              <w:szCs w:val="28"/>
              <w:lang w:val="fr-FR"/>
            </w:rPr>
          </w:rPrChange>
        </w:rPr>
        <w:t>Mô hình tự hồi quy tích hợp với trung bình di động(ARIMA)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14:paraId="0BBDF11B" w14:textId="77777777" w:rsidR="006A21F7" w:rsidRPr="0049233F" w:rsidRDefault="006A21F7" w:rsidP="006A21F7">
      <w:pPr>
        <w:ind w:firstLine="547"/>
        <w:rPr>
          <w:szCs w:val="26"/>
          <w:lang w:val="fr-FR"/>
          <w:rPrChange w:id="2477" w:author="The Si Tran" w:date="2012-12-05T23:02:00Z">
            <w:rPr>
              <w:sz w:val="28"/>
              <w:szCs w:val="28"/>
              <w:lang w:val="fr-FR"/>
            </w:rPr>
          </w:rPrChange>
        </w:rPr>
      </w:pPr>
    </w:p>
    <w:p w14:paraId="10D74A57" w14:textId="77777777" w:rsidR="006A21F7" w:rsidRPr="0049233F" w:rsidRDefault="006A21F7" w:rsidP="006A21F7">
      <w:pPr>
        <w:pStyle w:val="Heading2"/>
        <w:rPr>
          <w:sz w:val="26"/>
          <w:szCs w:val="26"/>
          <w:lang w:val="fr-FR"/>
          <w:rPrChange w:id="2478" w:author="The Si Tran" w:date="2012-12-05T23:02:00Z">
            <w:rPr>
              <w:lang w:val="fr-FR"/>
            </w:rPr>
          </w:rPrChange>
        </w:rPr>
      </w:pPr>
      <w:bookmarkStart w:id="2479" w:name="_Toc312142550"/>
      <w:bookmarkStart w:id="2480" w:name="_Toc343220763"/>
      <w:r w:rsidRPr="0049233F">
        <w:rPr>
          <w:sz w:val="26"/>
          <w:szCs w:val="26"/>
          <w:lang w:val="fr-FR"/>
          <w:rPrChange w:id="2481" w:author="The Si Tran" w:date="2012-12-05T23:02:00Z">
            <w:rPr>
              <w:rFonts w:cs="Times New Roman"/>
              <w:b w:val="0"/>
              <w:bCs w:val="0"/>
              <w:iCs w:val="0"/>
              <w:sz w:val="26"/>
              <w:szCs w:val="22"/>
              <w:lang w:val="fr-FR"/>
            </w:rPr>
          </w:rPrChange>
        </w:rPr>
        <w:t>Mô hình trung bình di động bậc q, MA(q)</w:t>
      </w:r>
      <w:bookmarkEnd w:id="2479"/>
      <w:bookmarkEnd w:id="2480"/>
    </w:p>
    <w:p w14:paraId="2E4BA18E" w14:textId="77777777" w:rsidR="006A21F7" w:rsidRPr="0049233F" w:rsidDel="007B42A6" w:rsidRDefault="006A21F7" w:rsidP="006A21F7">
      <w:pPr>
        <w:ind w:left="540"/>
        <w:rPr>
          <w:del w:id="2482" w:author="The Si Tran" w:date="2012-12-12T00:09:00Z"/>
          <w:color w:val="FF0000"/>
          <w:szCs w:val="26"/>
          <w:lang w:val="fr-FR"/>
          <w:rPrChange w:id="2483" w:author="The Si Tran" w:date="2012-12-05T23:02:00Z">
            <w:rPr>
              <w:del w:id="2484" w:author="The Si Tran" w:date="2012-12-12T00:09:00Z"/>
              <w:color w:val="FF0000"/>
              <w:sz w:val="36"/>
              <w:lang w:val="fr-FR"/>
            </w:rPr>
          </w:rPrChange>
        </w:rPr>
      </w:pPr>
      <w:del w:id="2485" w:author="The Si Tran" w:date="2012-12-12T00:09:00Z">
        <w:r w:rsidRPr="0049233F" w:rsidDel="007B42A6">
          <w:rPr>
            <w:color w:val="FF0000"/>
            <w:szCs w:val="26"/>
            <w:lang w:val="fr-FR"/>
            <w:rPrChange w:id="2486" w:author="The Si Tran" w:date="2012-12-05T23:02:00Z">
              <w:rPr>
                <w:color w:val="FF0000"/>
                <w:sz w:val="36"/>
                <w:lang w:val="fr-FR"/>
              </w:rPr>
            </w:rPrChange>
          </w:rPr>
          <w:delText>Giới thiệu mô hình di động</w:delText>
        </w:r>
      </w:del>
    </w:p>
    <w:p w14:paraId="26819609" w14:textId="77777777" w:rsidR="006A21F7" w:rsidRPr="0049233F" w:rsidDel="004657FC" w:rsidRDefault="006A21F7" w:rsidP="006A21F7">
      <w:pPr>
        <w:ind w:left="540"/>
        <w:rPr>
          <w:del w:id="2487" w:author="The Si Tran" w:date="2012-12-06T03:56:00Z"/>
          <w:color w:val="FF0000"/>
          <w:szCs w:val="26"/>
          <w:lang w:val="fr-FR"/>
          <w:rPrChange w:id="2488" w:author="The Si Tran" w:date="2012-12-05T23:02:00Z">
            <w:rPr>
              <w:del w:id="2489" w:author="The Si Tran" w:date="2012-12-06T03:56:00Z"/>
              <w:color w:val="FF0000"/>
              <w:sz w:val="36"/>
              <w:lang w:val="fr-FR"/>
            </w:rPr>
          </w:rPrChange>
        </w:rPr>
      </w:pPr>
      <w:del w:id="2490" w:author="The Si Tran" w:date="2012-12-06T03:56:00Z">
        <w:r w:rsidRPr="0049233F" w:rsidDel="004657FC">
          <w:rPr>
            <w:color w:val="FF0000"/>
            <w:szCs w:val="26"/>
            <w:lang w:val="fr-FR"/>
            <w:rPrChange w:id="2491" w:author="The Si Tran" w:date="2012-12-05T23:02:00Z">
              <w:rPr>
                <w:color w:val="FF0000"/>
                <w:sz w:val="36"/>
                <w:lang w:val="fr-FR"/>
              </w:rPr>
            </w:rPrChange>
          </w:rPr>
          <w:delText>Cách thức tính các hệ số trong mô hình ?</w:delText>
        </w:r>
      </w:del>
    </w:p>
    <w:p w14:paraId="54659BC1" w14:textId="77777777" w:rsidR="006A21F7" w:rsidRDefault="006A21F7" w:rsidP="006A21F7">
      <w:pPr>
        <w:ind w:firstLine="540"/>
        <w:rPr>
          <w:ins w:id="2492" w:author="The Si Tran" w:date="2012-12-06T00:09:00Z"/>
          <w:szCs w:val="26"/>
          <w:lang w:val="fr-FR"/>
        </w:rPr>
      </w:pPr>
      <w:r w:rsidRPr="0049233F">
        <w:rPr>
          <w:szCs w:val="26"/>
          <w:lang w:val="fr-FR"/>
          <w:rPrChange w:id="2493" w:author="The Si Tran" w:date="2012-12-05T23:02:00Z">
            <w:rPr>
              <w:sz w:val="28"/>
              <w:szCs w:val="28"/>
              <w:lang w:val="fr-FR"/>
            </w:rPr>
          </w:rPrChange>
        </w:rPr>
        <w:t xml:space="preserve">Mô hình MA(q) là mô hình có dạng </w:t>
      </w:r>
    </w:p>
    <w:p w14:paraId="591515B3" w14:textId="77777777" w:rsidR="003D0FA1" w:rsidRPr="003D0FA1" w:rsidDel="004657FC" w:rsidRDefault="0056499D">
      <w:pPr>
        <w:ind w:left="1440" w:firstLine="720"/>
        <w:rPr>
          <w:del w:id="2494" w:author="The Si Tran" w:date="2012-12-06T03:55:00Z"/>
          <w:szCs w:val="26"/>
          <w:lang w:val="fr-FR"/>
          <w:rPrChange w:id="2495" w:author="The Si Tran" w:date="2012-12-06T00:10:00Z">
            <w:rPr>
              <w:del w:id="2496" w:author="The Si Tran" w:date="2012-12-06T03:55:00Z"/>
              <w:sz w:val="28"/>
              <w:szCs w:val="28"/>
              <w:lang w:val="fr-FR"/>
            </w:rPr>
          </w:rPrChange>
        </w:rPr>
        <w:pPrChange w:id="2497" w:author="The Si Tran" w:date="2012-12-06T03:55:00Z">
          <w:pPr>
            <w:ind w:firstLine="540"/>
          </w:pPr>
        </w:pPrChange>
      </w:pPr>
      <m:oMathPara>
        <m:oMathParaPr>
          <m:jc m:val="left"/>
        </m:oMathParaPr>
        <m:oMath>
          <m:sSub>
            <m:sSubPr>
              <m:ctrlPr>
                <w:ins w:id="2498" w:author="The Si Tran" w:date="2012-12-06T00:10:00Z">
                  <w:rPr>
                    <w:rFonts w:ascii="Cambria Math" w:hAnsi="Cambria Math"/>
                    <w:i/>
                    <w:szCs w:val="26"/>
                    <w:lang w:val="fr-FR"/>
                  </w:rPr>
                </w:ins>
              </m:ctrlPr>
            </m:sSubPr>
            <m:e>
              <w:ins w:id="2499" w:author="The Si Tran" w:date="2012-12-06T00:10:00Z">
                <m:r>
                  <w:rPr>
                    <w:rFonts w:ascii="Cambria Math" w:hAnsi="Cambria Math"/>
                    <w:szCs w:val="26"/>
                    <w:lang w:val="fr-FR"/>
                  </w:rPr>
                  <m:t>y</m:t>
                </m:r>
              </w:ins>
            </m:e>
            <m:sub>
              <w:ins w:id="2500" w:author="The Si Tran" w:date="2012-12-06T00:10:00Z">
                <m:r>
                  <w:rPr>
                    <w:rFonts w:ascii="Cambria Math" w:hAnsi="Cambria Math"/>
                    <w:szCs w:val="26"/>
                    <w:lang w:val="fr-FR"/>
                  </w:rPr>
                  <m:t>t</m:t>
                </m:r>
              </w:ins>
            </m:sub>
          </m:sSub>
          <w:ins w:id="2501" w:author="The Si Tran" w:date="2012-12-06T00:10:00Z">
            <m:r>
              <w:rPr>
                <w:rFonts w:ascii="Cambria Math" w:hAnsi="Cambria Math"/>
                <w:szCs w:val="26"/>
                <w:lang w:val="fr-FR"/>
              </w:rPr>
              <m:t>=μ+</m:t>
            </m:r>
          </w:ins>
          <m:sSub>
            <m:sSubPr>
              <m:ctrlPr>
                <w:ins w:id="2502" w:author="The Si Tran" w:date="2012-12-06T00:10:00Z">
                  <w:rPr>
                    <w:rFonts w:ascii="Cambria Math" w:hAnsi="Cambria Math"/>
                    <w:i/>
                    <w:szCs w:val="26"/>
                    <w:lang w:val="fr-FR"/>
                  </w:rPr>
                </w:ins>
              </m:ctrlPr>
            </m:sSubPr>
            <m:e>
              <w:ins w:id="2503" w:author="The Si Tran" w:date="2012-12-06T00:10:00Z">
                <m:r>
                  <w:rPr>
                    <w:rFonts w:ascii="Cambria Math" w:hAnsi="Cambria Math"/>
                    <w:szCs w:val="26"/>
                    <w:lang w:val="fr-FR"/>
                  </w:rPr>
                  <m:t>ε</m:t>
                </m:r>
              </w:ins>
            </m:e>
            <m:sub>
              <w:ins w:id="2504" w:author="The Si Tran" w:date="2012-12-06T00:10:00Z">
                <m:r>
                  <w:rPr>
                    <w:rFonts w:ascii="Cambria Math" w:hAnsi="Cambria Math"/>
                    <w:szCs w:val="26"/>
                    <w:lang w:val="fr-FR"/>
                  </w:rPr>
                  <m:t>t</m:t>
                </m:r>
              </w:ins>
            </m:sub>
          </m:sSub>
          <w:ins w:id="2505" w:author="The Si Tran" w:date="2012-12-06T00:10:00Z">
            <m:r>
              <w:rPr>
                <w:rFonts w:ascii="Cambria Math" w:hAnsi="Cambria Math"/>
                <w:szCs w:val="26"/>
                <w:lang w:val="fr-FR"/>
              </w:rPr>
              <m:t>-</m:t>
            </m:r>
          </w:ins>
          <m:sSub>
            <m:sSubPr>
              <m:ctrlPr>
                <w:ins w:id="2506" w:author="The Si Tran" w:date="2012-12-06T00:10:00Z">
                  <w:rPr>
                    <w:rFonts w:ascii="Cambria Math" w:hAnsi="Cambria Math"/>
                    <w:i/>
                    <w:szCs w:val="26"/>
                    <w:lang w:val="fr-FR"/>
                  </w:rPr>
                </w:ins>
              </m:ctrlPr>
            </m:sSubPr>
            <m:e>
              <w:ins w:id="2507" w:author="The Si Tran" w:date="2012-12-06T00:10:00Z">
                <m:r>
                  <w:rPr>
                    <w:rFonts w:ascii="Cambria Math" w:hAnsi="Cambria Math"/>
                    <w:szCs w:val="26"/>
                    <w:lang w:val="fr-FR"/>
                  </w:rPr>
                  <m:t>θ</m:t>
                </m:r>
              </w:ins>
            </m:e>
            <m:sub>
              <w:ins w:id="2508" w:author="The Si Tran" w:date="2012-12-06T00:10:00Z">
                <m:r>
                  <w:rPr>
                    <w:rFonts w:ascii="Cambria Math" w:hAnsi="Cambria Math"/>
                    <w:szCs w:val="26"/>
                    <w:lang w:val="fr-FR"/>
                  </w:rPr>
                  <m:t>1</m:t>
                </m:r>
              </w:ins>
            </m:sub>
          </m:sSub>
          <m:sSub>
            <m:sSubPr>
              <m:ctrlPr>
                <w:ins w:id="2509" w:author="The Si Tran" w:date="2012-12-06T00:10:00Z">
                  <w:rPr>
                    <w:rFonts w:ascii="Cambria Math" w:hAnsi="Cambria Math"/>
                    <w:i/>
                    <w:szCs w:val="26"/>
                    <w:lang w:val="fr-FR"/>
                  </w:rPr>
                </w:ins>
              </m:ctrlPr>
            </m:sSubPr>
            <m:e>
              <w:ins w:id="2510" w:author="The Si Tran" w:date="2012-12-06T00:10:00Z">
                <m:r>
                  <w:rPr>
                    <w:rFonts w:ascii="Cambria Math" w:hAnsi="Cambria Math"/>
                    <w:szCs w:val="26"/>
                    <w:lang w:val="fr-FR"/>
                  </w:rPr>
                  <m:t>ε</m:t>
                </m:r>
              </w:ins>
            </m:e>
            <m:sub>
              <w:ins w:id="2511" w:author="The Si Tran" w:date="2012-12-06T00:10:00Z">
                <m:r>
                  <w:rPr>
                    <w:rFonts w:ascii="Cambria Math" w:hAnsi="Cambria Math"/>
                    <w:szCs w:val="26"/>
                    <w:lang w:val="fr-FR"/>
                  </w:rPr>
                  <m:t>t</m:t>
                </m:r>
              </w:ins>
              <w:ins w:id="2512" w:author="The Si Tran" w:date="2012-12-06T00:11:00Z">
                <m:r>
                  <w:rPr>
                    <w:rFonts w:ascii="Cambria Math" w:hAnsi="Cambria Math"/>
                    <w:szCs w:val="26"/>
                    <w:lang w:val="fr-FR"/>
                  </w:rPr>
                  <m:t>-1</m:t>
                </m:r>
              </w:ins>
            </m:sub>
          </m:sSub>
          <w:ins w:id="2513" w:author="The Si Tran" w:date="2012-12-06T00:11:00Z">
            <m:r>
              <w:rPr>
                <w:rFonts w:ascii="Cambria Math" w:hAnsi="Cambria Math"/>
                <w:szCs w:val="26"/>
                <w:lang w:val="fr-FR"/>
              </w:rPr>
              <m:t>-…-</m:t>
            </m:r>
          </w:ins>
          <m:sSub>
            <m:sSubPr>
              <m:ctrlPr>
                <w:ins w:id="2514" w:author="The Si Tran" w:date="2012-12-06T00:11:00Z">
                  <w:rPr>
                    <w:rFonts w:ascii="Cambria Math" w:hAnsi="Cambria Math"/>
                    <w:i/>
                    <w:szCs w:val="26"/>
                    <w:lang w:val="fr-FR"/>
                  </w:rPr>
                </w:ins>
              </m:ctrlPr>
            </m:sSubPr>
            <m:e>
              <w:ins w:id="2515" w:author="The Si Tran" w:date="2012-12-06T00:11:00Z">
                <m:r>
                  <w:rPr>
                    <w:rFonts w:ascii="Cambria Math" w:hAnsi="Cambria Math"/>
                    <w:szCs w:val="26"/>
                    <w:lang w:val="fr-FR"/>
                  </w:rPr>
                  <m:t>θ</m:t>
                </m:r>
              </w:ins>
            </m:e>
            <m:sub>
              <w:ins w:id="2516" w:author="The Si Tran" w:date="2012-12-06T00:11:00Z">
                <m:r>
                  <w:rPr>
                    <w:rFonts w:ascii="Cambria Math" w:hAnsi="Cambria Math"/>
                    <w:szCs w:val="26"/>
                    <w:lang w:val="fr-FR"/>
                  </w:rPr>
                  <m:t>q</m:t>
                </m:r>
              </w:ins>
            </m:sub>
          </m:sSub>
          <m:sSub>
            <m:sSubPr>
              <m:ctrlPr>
                <w:ins w:id="2517" w:author="The Si Tran" w:date="2012-12-06T00:11:00Z">
                  <w:rPr>
                    <w:rFonts w:ascii="Cambria Math" w:hAnsi="Cambria Math"/>
                    <w:i/>
                    <w:szCs w:val="26"/>
                    <w:lang w:val="fr-FR"/>
                  </w:rPr>
                </w:ins>
              </m:ctrlPr>
            </m:sSubPr>
            <m:e>
              <w:ins w:id="2518" w:author="The Si Tran" w:date="2012-12-06T00:11:00Z">
                <m:r>
                  <w:rPr>
                    <w:rFonts w:ascii="Cambria Math" w:hAnsi="Cambria Math"/>
                    <w:szCs w:val="26"/>
                    <w:lang w:val="fr-FR"/>
                  </w:rPr>
                  <m:t>ε</m:t>
                </m:r>
              </w:ins>
            </m:e>
            <m:sub>
              <w:ins w:id="2519" w:author="The Si Tran" w:date="2012-12-06T00:11:00Z">
                <m:r>
                  <w:rPr>
                    <w:rFonts w:ascii="Cambria Math" w:hAnsi="Cambria Math"/>
                    <w:szCs w:val="26"/>
                    <w:lang w:val="fr-FR"/>
                  </w:rPr>
                  <m:t>t-q</m:t>
                </m:r>
              </w:ins>
            </m:sub>
          </m:sSub>
          <w:ins w:id="2520" w:author="The Si Tran" w:date="2012-12-06T03:54:00Z">
            <m:r>
              <w:rPr>
                <w:rFonts w:ascii="Cambria Math" w:hAnsi="Cambria Math"/>
                <w:szCs w:val="26"/>
                <w:lang w:val="fr-FR"/>
              </w:rPr>
              <m:t xml:space="preserve">                  (3.1)</m:t>
            </m:r>
          </w:ins>
          <w:ins w:id="2521" w:author="The Si Tran" w:date="2012-12-06T03:53:00Z">
            <m:r>
              <w:rPr>
                <w:rFonts w:ascii="Cambria Math" w:hAnsi="Cambria Math"/>
                <w:szCs w:val="26"/>
                <w:lang w:val="fr-FR"/>
              </w:rPr>
              <m:t xml:space="preserve"> </m:t>
            </m:r>
          </w:ins>
        </m:oMath>
      </m:oMathPara>
    </w:p>
    <w:p w14:paraId="18EE6506" w14:textId="77777777" w:rsidR="006A21F7" w:rsidRPr="0049233F" w:rsidRDefault="006A21F7">
      <w:pPr>
        <w:ind w:left="1440" w:firstLine="720"/>
        <w:rPr>
          <w:szCs w:val="26"/>
          <w:lang w:val="fr-FR"/>
          <w:rPrChange w:id="2522" w:author="The Si Tran" w:date="2012-12-05T23:02:00Z">
            <w:rPr>
              <w:sz w:val="28"/>
              <w:szCs w:val="28"/>
              <w:lang w:val="fr-FR"/>
            </w:rPr>
          </w:rPrChange>
        </w:rPr>
        <w:pPrChange w:id="2523" w:author="The Si Tran" w:date="2012-12-06T03:55:00Z">
          <w:pPr>
            <w:ind w:firstLine="540"/>
          </w:pPr>
        </w:pPrChange>
      </w:pPr>
      <w:del w:id="2524" w:author="The Si Tran" w:date="2012-12-06T00:12:00Z">
        <w:r w:rsidRPr="00082976" w:rsidDel="00A81DD7">
          <w:rPr>
            <w:position w:val="-14"/>
            <w:szCs w:val="26"/>
            <w:lang w:val="fr-FR"/>
          </w:rPr>
          <w:object w:dxaOrig="2880" w:dyaOrig="380" w14:anchorId="5190E4CE">
            <v:shape id="_x0000_i1045" type="#_x0000_t75" style="width:206.8pt;height:27.65pt" o:ole="">
              <v:imagedata r:id="rId56" o:title=""/>
            </v:shape>
            <o:OLEObject Type="Embed" ProgID="Equation.DSMT4" ShapeID="_x0000_i1045" DrawAspect="Content" ObjectID="_1416977578" r:id="rId57"/>
          </w:object>
        </w:r>
      </w:del>
      <w:del w:id="2525" w:author="The Si Tran" w:date="2012-12-06T03:52:00Z">
        <w:r w:rsidRPr="0049233F" w:rsidDel="008C32B7">
          <w:rPr>
            <w:szCs w:val="26"/>
            <w:lang w:val="fr-FR"/>
            <w:rPrChange w:id="2526" w:author="The Si Tran" w:date="2012-12-05T23:02:00Z">
              <w:rPr>
                <w:sz w:val="28"/>
                <w:szCs w:val="28"/>
                <w:lang w:val="fr-FR"/>
              </w:rPr>
            </w:rPrChange>
          </w:rPr>
          <w:delText xml:space="preserve">             </w:delText>
        </w:r>
      </w:del>
      <w:del w:id="2527" w:author="The Si Tran" w:date="2012-12-06T03:54:00Z">
        <w:r w:rsidRPr="0049233F" w:rsidDel="004657FC">
          <w:rPr>
            <w:szCs w:val="26"/>
            <w:lang w:val="fr-FR"/>
            <w:rPrChange w:id="2528" w:author="The Si Tran" w:date="2012-12-05T23:02:00Z">
              <w:rPr>
                <w:sz w:val="28"/>
                <w:szCs w:val="28"/>
                <w:lang w:val="fr-FR"/>
              </w:rPr>
            </w:rPrChange>
          </w:rPr>
          <w:delText>(3.1.1)</w:delText>
        </w:r>
      </w:del>
    </w:p>
    <w:p w14:paraId="0CA6475D" w14:textId="77777777" w:rsidR="006A21F7" w:rsidRPr="0049233F" w:rsidRDefault="006A21F7" w:rsidP="006A21F7">
      <w:pPr>
        <w:ind w:firstLine="547"/>
        <w:rPr>
          <w:szCs w:val="26"/>
          <w:lang w:val="fr-FR"/>
          <w:rPrChange w:id="2529" w:author="The Si Tran" w:date="2012-12-05T23:02:00Z">
            <w:rPr>
              <w:sz w:val="28"/>
              <w:szCs w:val="28"/>
              <w:lang w:val="fr-FR"/>
            </w:rPr>
          </w:rPrChange>
        </w:rPr>
      </w:pPr>
      <w:r w:rsidRPr="0049233F">
        <w:rPr>
          <w:szCs w:val="26"/>
          <w:lang w:val="fr-FR"/>
          <w:rPrChange w:id="2530" w:author="The Si Tran" w:date="2012-12-05T23:02:00Z">
            <w:rPr>
              <w:sz w:val="28"/>
              <w:szCs w:val="28"/>
              <w:lang w:val="fr-FR"/>
            </w:rPr>
          </w:rPrChange>
        </w:rPr>
        <w:t>Với :</w:t>
      </w:r>
    </w:p>
    <w:p w14:paraId="620C6664" w14:textId="77777777" w:rsidR="006A21F7" w:rsidRPr="00555D32" w:rsidRDefault="006A21F7">
      <w:pPr>
        <w:pStyle w:val="ListParagraph"/>
        <w:numPr>
          <w:ilvl w:val="0"/>
          <w:numId w:val="57"/>
        </w:numPr>
        <w:rPr>
          <w:sz w:val="26"/>
          <w:szCs w:val="26"/>
          <w:lang w:val="fr-FR"/>
          <w:rPrChange w:id="2531" w:author="The Si Tran" w:date="2012-12-14T04:46:00Z">
            <w:rPr>
              <w:sz w:val="28"/>
              <w:szCs w:val="28"/>
              <w:lang w:val="fr-FR"/>
            </w:rPr>
          </w:rPrChange>
        </w:rPr>
        <w:pPrChange w:id="2532" w:author="The Si Tran" w:date="2012-12-14T04:46:00Z">
          <w:pPr>
            <w:ind w:firstLine="547"/>
          </w:pPr>
        </w:pPrChange>
      </w:pPr>
      <w:del w:id="2533" w:author="The Si Tran" w:date="2012-12-06T00:16:00Z">
        <w:r w:rsidRPr="00555D32" w:rsidDel="004939AB">
          <w:rPr>
            <w:rFonts w:ascii="Times New Roman" w:hAnsi="Times New Roman"/>
            <w:position w:val="-10"/>
            <w:sz w:val="26"/>
            <w:szCs w:val="26"/>
            <w:lang w:val="fr-FR"/>
            <w:rPrChange w:id="2534" w:author="The Si Tran" w:date="2012-12-14T04:46:00Z">
              <w:rPr>
                <w:position w:val="-10"/>
                <w:szCs w:val="26"/>
                <w:lang w:val="fr-FR"/>
              </w:rPr>
            </w:rPrChange>
          </w:rPr>
          <w:object w:dxaOrig="240" w:dyaOrig="260" w14:anchorId="3EA68E79">
            <v:shape id="_x0000_i1046" type="#_x0000_t75" style="width:17.6pt;height:17.6pt" o:ole="">
              <v:imagedata r:id="rId58" o:title=""/>
            </v:shape>
            <o:OLEObject Type="Embed" ProgID="Equation.DSMT4" ShapeID="_x0000_i1046" DrawAspect="Content" ObjectID="_1416977579" r:id="rId59"/>
          </w:object>
        </w:r>
        <w:r w:rsidRPr="00555D32" w:rsidDel="004939AB">
          <w:rPr>
            <w:rFonts w:ascii="Times New Roman" w:hAnsi="Times New Roman"/>
            <w:sz w:val="26"/>
            <w:szCs w:val="26"/>
            <w:lang w:val="fr-FR"/>
            <w:rPrChange w:id="2535" w:author="The Si Tran" w:date="2012-12-14T04:46:00Z">
              <w:rPr>
                <w:sz w:val="28"/>
                <w:szCs w:val="28"/>
                <w:lang w:val="fr-FR"/>
              </w:rPr>
            </w:rPrChange>
          </w:rPr>
          <w:delText xml:space="preserve"> </w:delText>
        </w:r>
      </w:del>
      <w:ins w:id="2536" w:author="The Si Tran" w:date="2012-12-06T00:16:00Z">
        <m:oMath>
          <m:r>
            <w:rPr>
              <w:rFonts w:ascii="Cambria Math" w:hAnsi="Cambria Math"/>
              <w:sz w:val="26"/>
              <w:szCs w:val="26"/>
              <w:lang w:val="fr-FR"/>
              <w:rPrChange w:id="2537" w:author="The Si Tran" w:date="2012-12-14T04:46:00Z">
                <w:rPr>
                  <w:rFonts w:ascii="Cambria Math" w:hAnsi="Cambria Math"/>
                  <w:lang w:val="fr-FR"/>
                </w:rPr>
              </w:rPrChange>
            </w:rPr>
            <m:t>μ</m:t>
          </m:r>
        </m:oMath>
        <w:r w:rsidR="004939AB" w:rsidRPr="00555D32">
          <w:rPr>
            <w:rFonts w:ascii="Times New Roman" w:hAnsi="Times New Roman"/>
            <w:sz w:val="26"/>
            <w:szCs w:val="26"/>
            <w:lang w:val="fr-FR"/>
            <w:rPrChange w:id="2538" w:author="The Si Tran" w:date="2012-12-14T04:46:00Z">
              <w:rPr>
                <w:lang w:val="fr-FR"/>
              </w:rPr>
            </w:rPrChange>
          </w:rPr>
          <w:t xml:space="preserve"> </w:t>
        </w:r>
      </w:ins>
      <w:r w:rsidRPr="00555D32">
        <w:rPr>
          <w:rFonts w:ascii="Times New Roman" w:hAnsi="Times New Roman"/>
          <w:sz w:val="26"/>
          <w:szCs w:val="26"/>
          <w:lang w:val="fr-FR"/>
          <w:rPrChange w:id="2539" w:author="The Si Tran" w:date="2012-12-14T04:46:00Z">
            <w:rPr>
              <w:sz w:val="28"/>
              <w:szCs w:val="28"/>
              <w:lang w:val="fr-FR"/>
            </w:rPr>
          </w:rPrChange>
        </w:rPr>
        <w:t>là trung bình của chuỗi thời gian tĩnh</w:t>
      </w:r>
      <w:del w:id="2540" w:author="The Si Tran" w:date="2012-12-06T20:09:00Z">
        <w:r w:rsidRPr="00555D32" w:rsidDel="00263465">
          <w:rPr>
            <w:rFonts w:ascii="Times New Roman" w:hAnsi="Times New Roman"/>
            <w:sz w:val="26"/>
            <w:szCs w:val="26"/>
            <w:lang w:val="fr-FR"/>
            <w:rPrChange w:id="2541" w:author="The Si Tran" w:date="2012-12-14T04:46:00Z">
              <w:rPr>
                <w:sz w:val="28"/>
                <w:szCs w:val="28"/>
                <w:lang w:val="fr-FR"/>
              </w:rPr>
            </w:rPrChange>
          </w:rPr>
          <w:delText xml:space="preserve"> {y</w:delText>
        </w:r>
        <w:r w:rsidRPr="00555D32" w:rsidDel="00263465">
          <w:rPr>
            <w:rFonts w:ascii="Times New Roman" w:hAnsi="Times New Roman"/>
            <w:sz w:val="26"/>
            <w:szCs w:val="26"/>
            <w:vertAlign w:val="subscript"/>
            <w:lang w:val="fr-FR"/>
            <w:rPrChange w:id="2542" w:author="The Si Tran" w:date="2012-12-14T04:46:00Z">
              <w:rPr>
                <w:sz w:val="28"/>
                <w:szCs w:val="28"/>
                <w:vertAlign w:val="subscript"/>
                <w:lang w:val="fr-FR"/>
              </w:rPr>
            </w:rPrChange>
          </w:rPr>
          <w:delText>t</w:delText>
        </w:r>
        <w:r w:rsidRPr="00555D32" w:rsidDel="00263465">
          <w:rPr>
            <w:rFonts w:ascii="Times New Roman" w:hAnsi="Times New Roman"/>
            <w:sz w:val="26"/>
            <w:szCs w:val="26"/>
            <w:lang w:val="fr-FR"/>
            <w:rPrChange w:id="2543" w:author="The Si Tran" w:date="2012-12-14T04:46:00Z">
              <w:rPr>
                <w:sz w:val="28"/>
                <w:szCs w:val="28"/>
                <w:lang w:val="fr-FR"/>
              </w:rPr>
            </w:rPrChange>
          </w:rPr>
          <w:delText>}</w:delText>
        </w:r>
      </w:del>
      <w:ins w:id="2544" w:author="The Si Tran" w:date="2012-12-06T20:09:00Z">
        <w:r w:rsidR="00263465" w:rsidRPr="00555D32">
          <w:rPr>
            <w:rFonts w:ascii="Times New Roman" w:hAnsi="Times New Roman"/>
            <w:sz w:val="26"/>
            <w:szCs w:val="26"/>
            <w:lang w:val="fr-FR"/>
            <w:rPrChange w:id="2545" w:author="The Si Tran" w:date="2012-12-14T04:46:00Z">
              <w:rPr>
                <w:lang w:val="fr-FR"/>
              </w:rPr>
            </w:rPrChange>
          </w:rPr>
          <w:t xml:space="preserve"> </w:t>
        </w:r>
      </w:ins>
      <m:oMath>
        <m:d>
          <m:dPr>
            <m:begChr m:val="{"/>
            <m:endChr m:val="}"/>
            <m:ctrlPr>
              <w:ins w:id="2546" w:author="The Si Tran" w:date="2012-12-06T20:10:00Z">
                <w:rPr>
                  <w:rFonts w:ascii="Cambria Math" w:hAnsi="Cambria Math"/>
                  <w:i/>
                  <w:sz w:val="26"/>
                  <w:szCs w:val="26"/>
                  <w:lang w:val="fr-FR"/>
                </w:rPr>
              </w:ins>
            </m:ctrlPr>
          </m:dPr>
          <m:e>
            <m:sSub>
              <m:sSubPr>
                <m:ctrlPr>
                  <w:ins w:id="2547" w:author="The Si Tran" w:date="2012-12-06T20:10:00Z">
                    <w:rPr>
                      <w:rFonts w:ascii="Cambria Math" w:hAnsi="Cambria Math"/>
                      <w:i/>
                      <w:sz w:val="26"/>
                      <w:szCs w:val="26"/>
                      <w:lang w:val="fr-FR"/>
                    </w:rPr>
                  </w:ins>
                </m:ctrlPr>
              </m:sSubPr>
              <m:e>
                <w:ins w:id="2548" w:author="The Si Tran" w:date="2012-12-06T20:10:00Z">
                  <m:r>
                    <w:rPr>
                      <w:rFonts w:ascii="Cambria Math" w:hAnsi="Cambria Math"/>
                      <w:sz w:val="26"/>
                      <w:szCs w:val="26"/>
                      <w:lang w:val="fr-FR"/>
                      <w:rPrChange w:id="2549" w:author="The Si Tran" w:date="2012-12-14T04:46:00Z">
                        <w:rPr>
                          <w:rFonts w:ascii="Cambria Math" w:hAnsi="Cambria Math"/>
                          <w:lang w:val="fr-FR"/>
                        </w:rPr>
                      </w:rPrChange>
                    </w:rPr>
                    <m:t>y</m:t>
                  </m:r>
                </w:ins>
              </m:e>
              <m:sub>
                <w:ins w:id="2550" w:author="The Si Tran" w:date="2012-12-06T20:10:00Z">
                  <m:r>
                    <w:rPr>
                      <w:rFonts w:ascii="Cambria Math" w:hAnsi="Cambria Math"/>
                      <w:sz w:val="26"/>
                      <w:szCs w:val="26"/>
                      <w:lang w:val="fr-FR"/>
                      <w:rPrChange w:id="2551" w:author="The Si Tran" w:date="2012-12-14T04:46:00Z">
                        <w:rPr>
                          <w:rFonts w:ascii="Cambria Math" w:hAnsi="Cambria Math"/>
                          <w:lang w:val="fr-FR"/>
                        </w:rPr>
                      </w:rPrChange>
                    </w:rPr>
                    <m:t>t</m:t>
                  </m:r>
                </w:ins>
              </m:sub>
            </m:sSub>
          </m:e>
        </m:d>
      </m:oMath>
      <w:r w:rsidRPr="00555D32">
        <w:rPr>
          <w:rFonts w:ascii="Times New Roman" w:hAnsi="Times New Roman"/>
          <w:sz w:val="26"/>
          <w:szCs w:val="26"/>
          <w:lang w:val="fr-FR"/>
          <w:rPrChange w:id="2552" w:author="The Si Tran" w:date="2012-12-14T04:46:00Z">
            <w:rPr>
              <w:sz w:val="28"/>
              <w:szCs w:val="28"/>
              <w:lang w:val="fr-FR"/>
            </w:rPr>
          </w:rPrChange>
        </w:rPr>
        <w:t>.</w:t>
      </w:r>
    </w:p>
    <w:p w14:paraId="10C0FF98" w14:textId="77777777" w:rsidR="006A21F7" w:rsidRPr="00555D32" w:rsidRDefault="0056499D">
      <w:pPr>
        <w:pStyle w:val="ListParagraph"/>
        <w:numPr>
          <w:ilvl w:val="0"/>
          <w:numId w:val="57"/>
        </w:numPr>
        <w:rPr>
          <w:sz w:val="26"/>
          <w:szCs w:val="26"/>
          <w:lang w:val="fr-FR"/>
          <w:rPrChange w:id="2553" w:author="The Si Tran" w:date="2012-12-14T04:46:00Z">
            <w:rPr>
              <w:sz w:val="28"/>
              <w:szCs w:val="28"/>
              <w:lang w:val="fr-FR"/>
            </w:rPr>
          </w:rPrChange>
        </w:rPr>
        <w:pPrChange w:id="2554" w:author="The Si Tran" w:date="2012-12-14T04:46:00Z">
          <w:pPr>
            <w:ind w:firstLine="547"/>
          </w:pPr>
        </w:pPrChange>
      </w:pPr>
      <m:oMath>
        <m:sSub>
          <m:sSubPr>
            <m:ctrlPr>
              <w:ins w:id="2555" w:author="The Si Tran" w:date="2012-12-06T00:16:00Z">
                <w:rPr>
                  <w:rFonts w:ascii="Cambria Math" w:hAnsi="Cambria Math"/>
                  <w:i/>
                  <w:sz w:val="26"/>
                  <w:szCs w:val="26"/>
                  <w:lang w:val="fr-FR"/>
                </w:rPr>
              </w:ins>
            </m:ctrlPr>
          </m:sSubPr>
          <m:e>
            <w:ins w:id="2556" w:author="The Si Tran" w:date="2012-12-06T00:16:00Z">
              <m:r>
                <w:rPr>
                  <w:rFonts w:ascii="Cambria Math" w:hAnsi="Cambria Math"/>
                  <w:sz w:val="26"/>
                  <w:szCs w:val="26"/>
                  <w:lang w:val="fr-FR"/>
                  <w:rPrChange w:id="2557" w:author="The Si Tran" w:date="2012-12-14T04:46:00Z">
                    <w:rPr>
                      <w:rFonts w:ascii="Cambria Math" w:hAnsi="Cambria Math"/>
                      <w:lang w:val="fr-FR"/>
                    </w:rPr>
                  </w:rPrChange>
                </w:rPr>
                <m:t>ε</m:t>
              </m:r>
            </w:ins>
          </m:e>
          <m:sub>
            <w:ins w:id="2558" w:author="The Si Tran" w:date="2012-12-06T00:16:00Z">
              <m:r>
                <w:rPr>
                  <w:rFonts w:ascii="Cambria Math" w:hAnsi="Cambria Math"/>
                  <w:sz w:val="26"/>
                  <w:szCs w:val="26"/>
                  <w:lang w:val="fr-FR"/>
                  <w:rPrChange w:id="2559" w:author="The Si Tran" w:date="2012-12-14T04:46:00Z">
                    <w:rPr>
                      <w:rFonts w:ascii="Cambria Math" w:hAnsi="Cambria Math"/>
                      <w:lang w:val="fr-FR"/>
                    </w:rPr>
                  </w:rPrChange>
                </w:rPr>
                <m:t>i</m:t>
              </m:r>
            </w:ins>
          </m:sub>
        </m:sSub>
      </m:oMath>
      <w:ins w:id="2560" w:author="The Si Tran" w:date="2012-12-06T00:17:00Z">
        <w:r w:rsidR="00F413E4" w:rsidRPr="00555D32">
          <w:rPr>
            <w:rFonts w:ascii="Times New Roman" w:hAnsi="Times New Roman"/>
            <w:sz w:val="26"/>
            <w:szCs w:val="26"/>
            <w:lang w:val="fr-FR"/>
            <w:rPrChange w:id="2561" w:author="The Si Tran" w:date="2012-12-14T04:46:00Z">
              <w:rPr>
                <w:lang w:val="fr-FR"/>
              </w:rPr>
            </w:rPrChange>
          </w:rPr>
          <w:t xml:space="preserve"> </w:t>
        </w:r>
      </w:ins>
      <w:del w:id="2562" w:author="The Si Tran" w:date="2012-12-06T00:16:00Z">
        <w:r w:rsidR="006A21F7" w:rsidRPr="00555D32" w:rsidDel="004939AB">
          <w:rPr>
            <w:rFonts w:ascii="Times New Roman" w:hAnsi="Times New Roman"/>
            <w:position w:val="-12"/>
            <w:sz w:val="26"/>
            <w:szCs w:val="26"/>
            <w:lang w:val="fr-FR"/>
            <w:rPrChange w:id="2563" w:author="The Si Tran" w:date="2012-12-14T04:46:00Z">
              <w:rPr>
                <w:position w:val="-12"/>
                <w:szCs w:val="26"/>
                <w:lang w:val="fr-FR"/>
              </w:rPr>
            </w:rPrChange>
          </w:rPr>
          <w:object w:dxaOrig="240" w:dyaOrig="360" w14:anchorId="16B4976B">
            <v:shape id="_x0000_i1047" type="#_x0000_t75" style="width:14.25pt;height:21.75pt" o:ole="">
              <v:imagedata r:id="rId60" o:title=""/>
            </v:shape>
            <o:OLEObject Type="Embed" ProgID="Equation.DSMT4" ShapeID="_x0000_i1047" DrawAspect="Content" ObjectID="_1416977580" r:id="rId61"/>
          </w:object>
        </w:r>
        <w:r w:rsidR="006A21F7" w:rsidRPr="00555D32" w:rsidDel="004939AB">
          <w:rPr>
            <w:rFonts w:ascii="Times New Roman" w:hAnsi="Times New Roman"/>
            <w:sz w:val="26"/>
            <w:szCs w:val="26"/>
            <w:lang w:val="fr-FR"/>
            <w:rPrChange w:id="2564" w:author="The Si Tran" w:date="2012-12-14T04:46:00Z">
              <w:rPr>
                <w:sz w:val="28"/>
                <w:szCs w:val="28"/>
                <w:lang w:val="fr-FR"/>
              </w:rPr>
            </w:rPrChange>
          </w:rPr>
          <w:delText xml:space="preserve"> </w:delText>
        </w:r>
      </w:del>
      <w:r w:rsidR="006A21F7" w:rsidRPr="00555D32">
        <w:rPr>
          <w:rFonts w:ascii="Times New Roman" w:hAnsi="Times New Roman"/>
          <w:sz w:val="26"/>
          <w:szCs w:val="26"/>
          <w:lang w:val="fr-FR"/>
          <w:rPrChange w:id="2565" w:author="The Si Tran" w:date="2012-12-14T04:46:00Z">
            <w:rPr>
              <w:sz w:val="28"/>
              <w:szCs w:val="28"/>
              <w:lang w:val="fr-FR"/>
            </w:rPr>
          </w:rPrChange>
        </w:rPr>
        <w:t>là sai số, biểu diễn thành phần không thể dự đoán được</w:t>
      </w:r>
      <w:del w:id="2566" w:author="The Si Tran" w:date="2012-12-06T03:56:00Z">
        <w:r w:rsidR="006A21F7" w:rsidRPr="00555D32" w:rsidDel="004657FC">
          <w:rPr>
            <w:rFonts w:ascii="Times New Roman" w:hAnsi="Times New Roman"/>
            <w:sz w:val="26"/>
            <w:szCs w:val="26"/>
            <w:lang w:val="fr-FR"/>
            <w:rPrChange w:id="2567" w:author="The Si Tran" w:date="2012-12-14T04:46:00Z">
              <w:rPr>
                <w:sz w:val="28"/>
                <w:szCs w:val="28"/>
                <w:lang w:val="fr-FR"/>
              </w:rPr>
            </w:rPrChange>
          </w:rPr>
          <w:delText xml:space="preserve"> từ mô hình</w:delText>
        </w:r>
      </w:del>
      <w:r w:rsidR="006A21F7" w:rsidRPr="00555D32">
        <w:rPr>
          <w:rFonts w:ascii="Times New Roman" w:hAnsi="Times New Roman"/>
          <w:sz w:val="26"/>
          <w:szCs w:val="26"/>
          <w:lang w:val="fr-FR"/>
          <w:rPrChange w:id="2568" w:author="The Si Tran" w:date="2012-12-14T04:46:00Z">
            <w:rPr>
              <w:sz w:val="28"/>
              <w:szCs w:val="28"/>
              <w:lang w:val="fr-FR"/>
            </w:rPr>
          </w:rPrChange>
        </w:rPr>
        <w:t xml:space="preserve"> ở thời điểm i.</w:t>
      </w:r>
    </w:p>
    <w:p w14:paraId="571A27F5" w14:textId="77777777" w:rsidR="006A21F7" w:rsidRPr="00555D32" w:rsidRDefault="0056499D">
      <w:pPr>
        <w:pStyle w:val="ListParagraph"/>
        <w:numPr>
          <w:ilvl w:val="0"/>
          <w:numId w:val="57"/>
        </w:numPr>
        <w:rPr>
          <w:sz w:val="26"/>
          <w:szCs w:val="26"/>
          <w:lang w:val="fr-FR"/>
          <w:rPrChange w:id="2569" w:author="The Si Tran" w:date="2012-12-14T04:46:00Z">
            <w:rPr>
              <w:sz w:val="28"/>
              <w:szCs w:val="28"/>
              <w:lang w:val="fr-FR"/>
            </w:rPr>
          </w:rPrChange>
        </w:rPr>
        <w:pPrChange w:id="2570" w:author="The Si Tran" w:date="2012-12-14T04:46:00Z">
          <w:pPr>
            <w:ind w:firstLine="547"/>
          </w:pPr>
        </w:pPrChange>
      </w:pPr>
      <m:oMath>
        <m:sSub>
          <m:sSubPr>
            <m:ctrlPr>
              <w:ins w:id="2571" w:author="The Si Tran" w:date="2012-12-06T00:17:00Z">
                <w:rPr>
                  <w:rFonts w:ascii="Cambria Math" w:hAnsi="Cambria Math"/>
                  <w:i/>
                  <w:sz w:val="26"/>
                  <w:szCs w:val="26"/>
                  <w:lang w:val="fr-FR"/>
                </w:rPr>
              </w:ins>
            </m:ctrlPr>
          </m:sSubPr>
          <m:e>
            <w:ins w:id="2572" w:author="The Si Tran" w:date="2012-12-06T00:17:00Z">
              <m:r>
                <w:rPr>
                  <w:rFonts w:ascii="Cambria Math" w:hAnsi="Cambria Math"/>
                  <w:sz w:val="26"/>
                  <w:szCs w:val="26"/>
                  <w:lang w:val="fr-FR"/>
                  <w:rPrChange w:id="2573" w:author="The Si Tran" w:date="2012-12-14T04:46:00Z">
                    <w:rPr>
                      <w:rFonts w:ascii="Cambria Math" w:hAnsi="Cambria Math"/>
                      <w:lang w:val="fr-FR"/>
                    </w:rPr>
                  </w:rPrChange>
                </w:rPr>
                <m:t>θ</m:t>
              </m:r>
            </w:ins>
          </m:e>
          <m:sub>
            <w:ins w:id="2574" w:author="The Si Tran" w:date="2012-12-06T00:17:00Z">
              <m:r>
                <w:rPr>
                  <w:rFonts w:ascii="Cambria Math" w:hAnsi="Cambria Math"/>
                  <w:sz w:val="26"/>
                  <w:szCs w:val="26"/>
                  <w:lang w:val="fr-FR"/>
                  <w:rPrChange w:id="2575" w:author="The Si Tran" w:date="2012-12-14T04:46:00Z">
                    <w:rPr>
                      <w:rFonts w:ascii="Cambria Math" w:hAnsi="Cambria Math"/>
                      <w:lang w:val="fr-FR"/>
                    </w:rPr>
                  </w:rPrChange>
                </w:rPr>
                <m:t>i</m:t>
              </m:r>
            </w:ins>
          </m:sub>
        </m:sSub>
      </m:oMath>
      <w:ins w:id="2576" w:author="The Si Tran" w:date="2012-12-06T00:17:00Z">
        <w:r w:rsidR="00233EFD" w:rsidRPr="00555D32">
          <w:rPr>
            <w:rFonts w:ascii="Times New Roman" w:hAnsi="Times New Roman"/>
            <w:sz w:val="26"/>
            <w:szCs w:val="26"/>
            <w:lang w:val="fr-FR"/>
            <w:rPrChange w:id="2577" w:author="The Si Tran" w:date="2012-12-14T04:46:00Z">
              <w:rPr>
                <w:lang w:val="fr-FR"/>
              </w:rPr>
            </w:rPrChange>
          </w:rPr>
          <w:t xml:space="preserve"> </w:t>
        </w:r>
      </w:ins>
      <w:del w:id="2578" w:author="The Si Tran" w:date="2012-12-06T00:17:00Z">
        <w:r w:rsidR="006A21F7" w:rsidRPr="00555D32" w:rsidDel="00233EFD">
          <w:rPr>
            <w:rFonts w:ascii="Times New Roman" w:hAnsi="Times New Roman"/>
            <w:position w:val="-12"/>
            <w:sz w:val="26"/>
            <w:szCs w:val="26"/>
            <w:lang w:val="fr-FR"/>
            <w:rPrChange w:id="2579" w:author="The Si Tran" w:date="2012-12-14T04:46:00Z">
              <w:rPr>
                <w:position w:val="-12"/>
                <w:szCs w:val="26"/>
                <w:lang w:val="fr-FR"/>
              </w:rPr>
            </w:rPrChange>
          </w:rPr>
          <w:object w:dxaOrig="240" w:dyaOrig="360" w14:anchorId="2921A715">
            <v:shape id="_x0000_i1048" type="#_x0000_t75" style="width:17.6pt;height:25.95pt" o:ole="">
              <v:imagedata r:id="rId62" o:title=""/>
            </v:shape>
            <o:OLEObject Type="Embed" ProgID="Equation.DSMT4" ShapeID="_x0000_i1048" DrawAspect="Content" ObjectID="_1416977581" r:id="rId63"/>
          </w:object>
        </w:r>
        <w:r w:rsidR="006A21F7" w:rsidRPr="00555D32" w:rsidDel="00233EFD">
          <w:rPr>
            <w:rFonts w:ascii="Times New Roman" w:hAnsi="Times New Roman"/>
            <w:sz w:val="26"/>
            <w:szCs w:val="26"/>
            <w:lang w:val="fr-FR"/>
            <w:rPrChange w:id="2580" w:author="The Si Tran" w:date="2012-12-14T04:46:00Z">
              <w:rPr>
                <w:sz w:val="28"/>
                <w:szCs w:val="28"/>
                <w:lang w:val="fr-FR"/>
              </w:rPr>
            </w:rPrChange>
          </w:rPr>
          <w:delText xml:space="preserve"> </w:delText>
        </w:r>
      </w:del>
      <w:r w:rsidR="006A21F7" w:rsidRPr="00555D32">
        <w:rPr>
          <w:rFonts w:ascii="Times New Roman" w:hAnsi="Times New Roman"/>
          <w:sz w:val="26"/>
          <w:szCs w:val="26"/>
          <w:lang w:val="fr-FR"/>
          <w:rPrChange w:id="2581" w:author="The Si Tran" w:date="2012-12-14T04:46:00Z">
            <w:rPr>
              <w:sz w:val="28"/>
              <w:szCs w:val="28"/>
              <w:lang w:val="fr-FR"/>
            </w:rPr>
          </w:rPrChange>
        </w:rPr>
        <w:t xml:space="preserve">là các hệ số ước lượng mức ảnh hưởng </w:t>
      </w:r>
      <m:oMath>
        <m:sSub>
          <m:sSubPr>
            <m:ctrlPr>
              <w:ins w:id="2582" w:author="The Si Tran" w:date="2012-12-06T00:17:00Z">
                <w:rPr>
                  <w:rFonts w:ascii="Cambria Math" w:hAnsi="Cambria Math"/>
                  <w:i/>
                  <w:sz w:val="26"/>
                  <w:szCs w:val="26"/>
                  <w:lang w:val="fr-FR"/>
                </w:rPr>
              </w:ins>
            </m:ctrlPr>
          </m:sSubPr>
          <m:e>
            <w:ins w:id="2583" w:author="The Si Tran" w:date="2012-12-06T00:17:00Z">
              <m:r>
                <w:rPr>
                  <w:rFonts w:ascii="Cambria Math" w:hAnsi="Cambria Math"/>
                  <w:sz w:val="26"/>
                  <w:szCs w:val="26"/>
                  <w:lang w:val="fr-FR"/>
                  <w:rPrChange w:id="2584" w:author="The Si Tran" w:date="2012-12-14T04:46:00Z">
                    <w:rPr>
                      <w:rFonts w:ascii="Cambria Math" w:hAnsi="Cambria Math"/>
                      <w:lang w:val="fr-FR"/>
                    </w:rPr>
                  </w:rPrChange>
                </w:rPr>
                <m:t>ε</m:t>
              </m:r>
            </w:ins>
          </m:e>
          <m:sub>
            <w:ins w:id="2585" w:author="The Si Tran" w:date="2012-12-06T00:17:00Z">
              <m:r>
                <w:rPr>
                  <w:rFonts w:ascii="Cambria Math" w:hAnsi="Cambria Math"/>
                  <w:sz w:val="26"/>
                  <w:szCs w:val="26"/>
                  <w:lang w:val="fr-FR"/>
                  <w:rPrChange w:id="2586" w:author="The Si Tran" w:date="2012-12-14T04:46:00Z">
                    <w:rPr>
                      <w:rFonts w:ascii="Cambria Math" w:hAnsi="Cambria Math"/>
                      <w:lang w:val="fr-FR"/>
                    </w:rPr>
                  </w:rPrChange>
                </w:rPr>
                <m:t>t-i</m:t>
              </m:r>
            </w:ins>
          </m:sub>
        </m:sSub>
      </m:oMath>
      <w:ins w:id="2587" w:author="The Si Tran" w:date="2012-12-06T00:17:00Z">
        <w:r w:rsidR="00233EFD" w:rsidRPr="00555D32">
          <w:rPr>
            <w:rFonts w:ascii="Times New Roman" w:hAnsi="Times New Roman"/>
            <w:sz w:val="26"/>
            <w:szCs w:val="26"/>
            <w:lang w:val="fr-FR"/>
            <w:rPrChange w:id="2588" w:author="The Si Tran" w:date="2012-12-14T04:46:00Z">
              <w:rPr>
                <w:lang w:val="fr-FR"/>
              </w:rPr>
            </w:rPrChange>
          </w:rPr>
          <w:t xml:space="preserve"> </w:t>
        </w:r>
      </w:ins>
      <w:r w:rsidR="006A21F7" w:rsidRPr="00555D32">
        <w:rPr>
          <w:rFonts w:ascii="Times New Roman" w:hAnsi="Times New Roman"/>
          <w:sz w:val="26"/>
          <w:szCs w:val="26"/>
          <w:lang w:val="fr-FR"/>
          <w:rPrChange w:id="2589" w:author="The Si Tran" w:date="2012-12-14T04:46:00Z">
            <w:rPr>
              <w:sz w:val="28"/>
              <w:szCs w:val="28"/>
              <w:lang w:val="fr-FR"/>
            </w:rPr>
          </w:rPrChange>
        </w:rPr>
        <w:t xml:space="preserve">của </w:t>
      </w:r>
      <w:del w:id="2590" w:author="The Si Tran" w:date="2012-12-06T00:17:00Z">
        <w:r w:rsidR="006A21F7" w:rsidRPr="00555D32" w:rsidDel="00233EFD">
          <w:rPr>
            <w:rFonts w:ascii="Times New Roman" w:hAnsi="Times New Roman"/>
            <w:position w:val="-12"/>
            <w:sz w:val="26"/>
            <w:szCs w:val="26"/>
            <w:lang w:val="fr-FR"/>
            <w:rPrChange w:id="2591" w:author="The Si Tran" w:date="2012-12-14T04:46:00Z">
              <w:rPr>
                <w:position w:val="-12"/>
                <w:szCs w:val="26"/>
                <w:lang w:val="fr-FR"/>
              </w:rPr>
            </w:rPrChange>
          </w:rPr>
          <w:object w:dxaOrig="360" w:dyaOrig="360" w14:anchorId="0B13A7D9">
            <v:shape id="_x0000_i1049" type="#_x0000_t75" style="width:21.75pt;height:21.75pt" o:ole="">
              <v:imagedata r:id="rId64" o:title=""/>
            </v:shape>
            <o:OLEObject Type="Embed" ProgID="Equation.DSMT4" ShapeID="_x0000_i1049" DrawAspect="Content" ObjectID="_1416977582" r:id="rId65"/>
          </w:object>
        </w:r>
      </w:del>
      <w:r w:rsidR="006A21F7" w:rsidRPr="00555D32">
        <w:rPr>
          <w:rFonts w:ascii="Times New Roman" w:hAnsi="Times New Roman"/>
          <w:sz w:val="26"/>
          <w:szCs w:val="26"/>
          <w:lang w:val="fr-FR"/>
          <w:rPrChange w:id="2592" w:author="The Si Tran" w:date="2012-12-14T04:46:00Z">
            <w:rPr>
              <w:sz w:val="28"/>
              <w:szCs w:val="28"/>
              <w:lang w:val="fr-FR"/>
            </w:rPr>
          </w:rPrChange>
        </w:rPr>
        <w:t xml:space="preserve"> lên </w:t>
      </w:r>
      <m:oMath>
        <m:sSub>
          <m:sSubPr>
            <m:ctrlPr>
              <w:ins w:id="2593" w:author="The Si Tran" w:date="2012-12-06T00:17:00Z">
                <w:rPr>
                  <w:rFonts w:ascii="Cambria Math" w:hAnsi="Cambria Math"/>
                  <w:i/>
                  <w:sz w:val="26"/>
                  <w:szCs w:val="26"/>
                  <w:lang w:val="fr-FR"/>
                </w:rPr>
              </w:ins>
            </m:ctrlPr>
          </m:sSubPr>
          <m:e>
            <w:ins w:id="2594" w:author="The Si Tran" w:date="2012-12-06T00:17:00Z">
              <m:r>
                <w:rPr>
                  <w:rFonts w:ascii="Cambria Math" w:hAnsi="Cambria Math"/>
                  <w:sz w:val="26"/>
                  <w:szCs w:val="26"/>
                  <w:lang w:val="fr-FR"/>
                  <w:rPrChange w:id="2595" w:author="The Si Tran" w:date="2012-12-14T04:46:00Z">
                    <w:rPr>
                      <w:rFonts w:ascii="Cambria Math" w:hAnsi="Cambria Math"/>
                      <w:lang w:val="fr-FR"/>
                    </w:rPr>
                  </w:rPrChange>
                </w:rPr>
                <m:t>y</m:t>
              </m:r>
            </w:ins>
          </m:e>
          <m:sub>
            <w:ins w:id="2596" w:author="The Si Tran" w:date="2012-12-06T00:17:00Z">
              <m:r>
                <w:rPr>
                  <w:rFonts w:ascii="Cambria Math" w:hAnsi="Cambria Math"/>
                  <w:sz w:val="26"/>
                  <w:szCs w:val="26"/>
                  <w:lang w:val="fr-FR"/>
                  <w:rPrChange w:id="2597" w:author="The Si Tran" w:date="2012-12-14T04:46:00Z">
                    <w:rPr>
                      <w:rFonts w:ascii="Cambria Math" w:hAnsi="Cambria Math"/>
                      <w:lang w:val="fr-FR"/>
                    </w:rPr>
                  </w:rPrChange>
                </w:rPr>
                <m:t>t</m:t>
              </m:r>
            </w:ins>
          </m:sub>
        </m:sSub>
      </m:oMath>
      <w:del w:id="2598" w:author="The Si Tran" w:date="2012-12-06T00:17:00Z">
        <w:r w:rsidR="006A21F7" w:rsidRPr="00555D32" w:rsidDel="00233EFD">
          <w:rPr>
            <w:rFonts w:ascii="Times New Roman" w:hAnsi="Times New Roman"/>
            <w:sz w:val="26"/>
            <w:szCs w:val="26"/>
            <w:lang w:val="fr-FR"/>
            <w:rPrChange w:id="2599" w:author="The Si Tran" w:date="2012-12-14T04:46:00Z">
              <w:rPr>
                <w:sz w:val="28"/>
                <w:szCs w:val="28"/>
                <w:lang w:val="fr-FR"/>
              </w:rPr>
            </w:rPrChange>
          </w:rPr>
          <w:delText>y</w:delText>
        </w:r>
        <w:r w:rsidR="006A21F7" w:rsidRPr="00555D32" w:rsidDel="00233EFD">
          <w:rPr>
            <w:rFonts w:ascii="Times New Roman" w:hAnsi="Times New Roman"/>
            <w:sz w:val="26"/>
            <w:szCs w:val="26"/>
            <w:vertAlign w:val="subscript"/>
            <w:lang w:val="fr-FR"/>
            <w:rPrChange w:id="2600" w:author="The Si Tran" w:date="2012-12-14T04:46:00Z">
              <w:rPr>
                <w:sz w:val="28"/>
                <w:szCs w:val="28"/>
                <w:vertAlign w:val="subscript"/>
                <w:lang w:val="fr-FR"/>
              </w:rPr>
            </w:rPrChange>
          </w:rPr>
          <w:delText>t</w:delText>
        </w:r>
      </w:del>
      <w:r w:rsidR="006A21F7" w:rsidRPr="00555D32">
        <w:rPr>
          <w:rFonts w:ascii="Times New Roman" w:hAnsi="Times New Roman"/>
          <w:sz w:val="26"/>
          <w:szCs w:val="26"/>
          <w:lang w:val="fr-FR"/>
          <w:rPrChange w:id="2601" w:author="The Si Tran" w:date="2012-12-14T04:46:00Z">
            <w:rPr>
              <w:sz w:val="28"/>
              <w:szCs w:val="28"/>
              <w:lang w:val="fr-FR"/>
            </w:rPr>
          </w:rPrChange>
        </w:rPr>
        <w:t>.</w:t>
      </w:r>
    </w:p>
    <w:p w14:paraId="217BD59F" w14:textId="77777777" w:rsidR="006A21F7" w:rsidRPr="0049233F" w:rsidDel="007B4E58" w:rsidRDefault="006A21F7">
      <w:pPr>
        <w:ind w:firstLine="547"/>
        <w:rPr>
          <w:del w:id="2602" w:author="The Si Tran" w:date="2012-12-06T00:22:00Z"/>
          <w:szCs w:val="26"/>
          <w:lang w:val="fr-FR"/>
          <w:rPrChange w:id="2603" w:author="The Si Tran" w:date="2012-12-05T23:02:00Z">
            <w:rPr>
              <w:del w:id="2604" w:author="The Si Tran" w:date="2012-12-06T00:22:00Z"/>
              <w:sz w:val="28"/>
              <w:szCs w:val="28"/>
              <w:lang w:val="fr-FR"/>
            </w:rPr>
          </w:rPrChange>
        </w:rPr>
      </w:pPr>
      <w:r w:rsidRPr="0049233F">
        <w:rPr>
          <w:szCs w:val="26"/>
          <w:lang w:val="fr-FR"/>
          <w:rPrChange w:id="2605" w:author="The Si Tran" w:date="2012-12-05T23:02:00Z">
            <w:rPr>
              <w:sz w:val="28"/>
              <w:szCs w:val="28"/>
              <w:lang w:val="fr-FR"/>
            </w:rPr>
          </w:rPrChange>
        </w:rPr>
        <w:t xml:space="preserve">Biểu diễn (3.1.1) bằng toán tử lấy hiệu </w:t>
      </w:r>
      <w:r w:rsidRPr="0049233F">
        <w:rPr>
          <w:i/>
          <w:szCs w:val="26"/>
          <w:lang w:val="fr-FR"/>
          <w:rPrChange w:id="2606" w:author="The Si Tran" w:date="2012-12-05T23:02:00Z">
            <w:rPr>
              <w:i/>
              <w:sz w:val="28"/>
              <w:szCs w:val="28"/>
              <w:lang w:val="fr-FR"/>
            </w:rPr>
          </w:rPrChange>
        </w:rPr>
        <w:t>B</w:t>
      </w:r>
      <w:r w:rsidRPr="0049233F">
        <w:rPr>
          <w:szCs w:val="26"/>
          <w:lang w:val="fr-FR"/>
          <w:rPrChange w:id="2607" w:author="The Si Tran" w:date="2012-12-05T23:02:00Z">
            <w:rPr>
              <w:sz w:val="28"/>
              <w:szCs w:val="28"/>
              <w:lang w:val="fr-FR"/>
            </w:rPr>
          </w:rPrChange>
        </w:rPr>
        <w:t xml:space="preserve"> ta được</w:t>
      </w:r>
    </w:p>
    <w:p w14:paraId="26BEF2A8" w14:textId="77777777" w:rsidR="006A21F7" w:rsidRPr="0049233F" w:rsidDel="007B4E58" w:rsidRDefault="006A21F7">
      <w:pPr>
        <w:ind w:firstLine="547"/>
        <w:rPr>
          <w:del w:id="2608" w:author="The Si Tran" w:date="2012-12-06T00:22:00Z"/>
          <w:szCs w:val="26"/>
          <w:lang w:val="fr-FR"/>
          <w:rPrChange w:id="2609" w:author="The Si Tran" w:date="2012-12-05T23:02:00Z">
            <w:rPr>
              <w:del w:id="2610" w:author="The Si Tran" w:date="2012-12-06T00:22:00Z"/>
              <w:sz w:val="28"/>
              <w:szCs w:val="28"/>
              <w:lang w:val="fr-FR"/>
            </w:rPr>
          </w:rPrChange>
        </w:rPr>
      </w:pPr>
      <w:del w:id="2611" w:author="The Si Tran" w:date="2012-12-06T00:22:00Z">
        <w:r w:rsidRPr="00082976" w:rsidDel="008F2FA0">
          <w:rPr>
            <w:position w:val="-14"/>
            <w:szCs w:val="26"/>
            <w:lang w:val="fr-FR"/>
          </w:rPr>
          <w:object w:dxaOrig="2880" w:dyaOrig="400" w14:anchorId="0C1AF3CC">
            <v:shape id="_x0000_i1050" type="#_x0000_t75" style="width:210.15pt;height:29.3pt" o:ole="">
              <v:imagedata r:id="rId66" o:title=""/>
            </v:shape>
            <o:OLEObject Type="Embed" ProgID="Equation.DSMT4" ShapeID="_x0000_i1050" DrawAspect="Content" ObjectID="_1416977583" r:id="rId67"/>
          </w:object>
        </w:r>
      </w:del>
    </w:p>
    <w:p w14:paraId="066FCBDC" w14:textId="77777777" w:rsidR="006A21F7" w:rsidRPr="0049233F" w:rsidDel="007B4E58" w:rsidRDefault="006A21F7">
      <w:pPr>
        <w:ind w:firstLine="547"/>
        <w:rPr>
          <w:del w:id="2612" w:author="The Si Tran" w:date="2012-12-06T00:22:00Z"/>
          <w:szCs w:val="26"/>
          <w:lang w:val="fr-FR"/>
          <w:rPrChange w:id="2613" w:author="The Si Tran" w:date="2012-12-05T23:02:00Z">
            <w:rPr>
              <w:del w:id="2614" w:author="The Si Tran" w:date="2012-12-06T00:22:00Z"/>
              <w:sz w:val="28"/>
              <w:szCs w:val="28"/>
              <w:lang w:val="fr-FR"/>
            </w:rPr>
          </w:rPrChange>
        </w:rPr>
      </w:pPr>
      <w:del w:id="2615" w:author="The Si Tran" w:date="2012-12-06T00:22:00Z">
        <w:r w:rsidRPr="0049233F" w:rsidDel="007B4E58">
          <w:rPr>
            <w:szCs w:val="26"/>
            <w:lang w:val="fr-FR"/>
            <w:rPrChange w:id="2616" w:author="The Si Tran" w:date="2012-12-05T23:02:00Z">
              <w:rPr>
                <w:sz w:val="28"/>
                <w:szCs w:val="28"/>
                <w:lang w:val="fr-FR"/>
              </w:rPr>
            </w:rPrChange>
          </w:rPr>
          <w:delText xml:space="preserve">     </w:delText>
        </w:r>
        <w:r w:rsidRPr="00082976" w:rsidDel="008F2FA0">
          <w:rPr>
            <w:position w:val="-28"/>
            <w:szCs w:val="26"/>
            <w:lang w:val="fr-FR"/>
          </w:rPr>
          <w:object w:dxaOrig="1939" w:dyaOrig="680" w14:anchorId="010782EC">
            <v:shape id="_x0000_i1051" type="#_x0000_t75" style="width:133.1pt;height:46.9pt" o:ole="">
              <v:imagedata r:id="rId68" o:title=""/>
            </v:shape>
            <o:OLEObject Type="Embed" ProgID="Equation.DSMT4" ShapeID="_x0000_i1051" DrawAspect="Content" ObjectID="_1416977584" r:id="rId69"/>
          </w:object>
        </w:r>
      </w:del>
    </w:p>
    <w:p w14:paraId="09EC6C93" w14:textId="77777777" w:rsidR="006A21F7" w:rsidRDefault="006A21F7">
      <w:pPr>
        <w:ind w:firstLine="547"/>
        <w:rPr>
          <w:ins w:id="2617" w:author="The Si Tran" w:date="2012-12-06T00:18:00Z"/>
          <w:szCs w:val="26"/>
          <w:lang w:val="fr-FR"/>
        </w:rPr>
      </w:pPr>
      <w:del w:id="2618" w:author="The Si Tran" w:date="2012-12-06T00:22:00Z">
        <w:r w:rsidRPr="0049233F" w:rsidDel="007B4E58">
          <w:rPr>
            <w:szCs w:val="26"/>
            <w:lang w:val="fr-FR"/>
            <w:rPrChange w:id="2619" w:author="The Si Tran" w:date="2012-12-05T23:02:00Z">
              <w:rPr>
                <w:sz w:val="28"/>
                <w:szCs w:val="28"/>
                <w:lang w:val="fr-FR"/>
              </w:rPr>
            </w:rPrChange>
          </w:rPr>
          <w:delText xml:space="preserve">  </w:delText>
        </w:r>
      </w:del>
      <w:r w:rsidRPr="0049233F">
        <w:rPr>
          <w:szCs w:val="26"/>
          <w:lang w:val="fr-FR"/>
          <w:rPrChange w:id="2620" w:author="The Si Tran" w:date="2012-12-05T23:02:00Z">
            <w:rPr>
              <w:sz w:val="28"/>
              <w:szCs w:val="28"/>
              <w:lang w:val="fr-FR"/>
            </w:rPr>
          </w:rPrChange>
        </w:rPr>
        <w:t xml:space="preserve">   </w:t>
      </w:r>
      <w:del w:id="2621" w:author="The Si Tran" w:date="2012-12-06T00:22:00Z">
        <w:r w:rsidRPr="00082976" w:rsidDel="008F2FA0">
          <w:rPr>
            <w:position w:val="-12"/>
            <w:szCs w:val="26"/>
            <w:lang w:val="fr-FR"/>
          </w:rPr>
          <w:object w:dxaOrig="1320" w:dyaOrig="360" w14:anchorId="183658DA">
            <v:shape id="_x0000_i1052" type="#_x0000_t75" style="width:92.95pt;height:25.1pt" o:ole="">
              <v:imagedata r:id="rId70" o:title=""/>
            </v:shape>
            <o:OLEObject Type="Embed" ProgID="Equation.DSMT4" ShapeID="_x0000_i1052" DrawAspect="Content" ObjectID="_1416977585" r:id="rId71"/>
          </w:object>
        </w:r>
      </w:del>
    </w:p>
    <w:p w14:paraId="4E0DF8FA" w14:textId="77777777" w:rsidR="00EF2D1F" w:rsidRPr="007B4E58" w:rsidRDefault="0056499D">
      <w:pPr>
        <w:rPr>
          <w:szCs w:val="26"/>
          <w:lang w:val="fr-FR"/>
          <w:rPrChange w:id="2622" w:author="The Si Tran" w:date="2012-12-06T00:23:00Z">
            <w:rPr>
              <w:sz w:val="28"/>
              <w:szCs w:val="28"/>
              <w:lang w:val="fr-FR"/>
            </w:rPr>
          </w:rPrChange>
        </w:rPr>
        <w:pPrChange w:id="2623" w:author="The Si Tran" w:date="2012-12-06T00:23:00Z">
          <w:pPr>
            <w:ind w:firstLine="547"/>
          </w:pPr>
        </w:pPrChange>
      </w:pPr>
      <m:oMathPara>
        <m:oMath>
          <m:sSub>
            <m:sSubPr>
              <m:ctrlPr>
                <w:ins w:id="2624" w:author="The Si Tran" w:date="2012-12-06T00:18:00Z">
                  <w:rPr>
                    <w:rFonts w:ascii="Cambria Math" w:hAnsi="Cambria Math"/>
                    <w:i/>
                    <w:szCs w:val="26"/>
                    <w:lang w:val="fr-FR"/>
                  </w:rPr>
                </w:ins>
              </m:ctrlPr>
            </m:sSubPr>
            <m:e>
              <w:ins w:id="2625" w:author="The Si Tran" w:date="2012-12-06T00:18:00Z">
                <m:r>
                  <w:rPr>
                    <w:rFonts w:ascii="Cambria Math" w:hAnsi="Cambria Math"/>
                    <w:szCs w:val="26"/>
                    <w:lang w:val="fr-FR"/>
                  </w:rPr>
                  <m:t>y</m:t>
                </m:r>
              </w:ins>
            </m:e>
            <m:sub>
              <w:ins w:id="2626" w:author="The Si Tran" w:date="2012-12-06T00:18:00Z">
                <m:r>
                  <w:rPr>
                    <w:rFonts w:ascii="Cambria Math" w:hAnsi="Cambria Math"/>
                    <w:szCs w:val="26"/>
                    <w:lang w:val="fr-FR"/>
                  </w:rPr>
                  <m:t>t</m:t>
                </m:r>
              </w:ins>
            </m:sub>
          </m:sSub>
          <w:ins w:id="2627" w:author="The Si Tran" w:date="2012-12-06T00:18:00Z">
            <m:r>
              <w:rPr>
                <w:rFonts w:ascii="Cambria Math" w:hAnsi="Cambria Math"/>
                <w:szCs w:val="26"/>
                <w:lang w:val="fr-FR"/>
              </w:rPr>
              <m:t>=μ+</m:t>
            </m:r>
          </w:ins>
          <m:d>
            <m:dPr>
              <m:ctrlPr>
                <w:ins w:id="2628" w:author="The Si Tran" w:date="2012-12-06T00:19:00Z">
                  <w:rPr>
                    <w:rFonts w:ascii="Cambria Math" w:hAnsi="Cambria Math"/>
                    <w:i/>
                    <w:szCs w:val="26"/>
                    <w:lang w:val="fr-FR"/>
                  </w:rPr>
                </w:ins>
              </m:ctrlPr>
            </m:dPr>
            <m:e>
              <w:ins w:id="2629" w:author="The Si Tran" w:date="2012-12-06T00:19:00Z">
                <m:r>
                  <w:rPr>
                    <w:rFonts w:ascii="Cambria Math" w:hAnsi="Cambria Math"/>
                    <w:szCs w:val="26"/>
                    <w:lang w:val="fr-FR"/>
                  </w:rPr>
                  <m:t>1-</m:t>
                </m:r>
              </w:ins>
              <m:sSub>
                <m:sSubPr>
                  <m:ctrlPr>
                    <w:ins w:id="2630" w:author="The Si Tran" w:date="2012-12-06T00:19:00Z">
                      <w:rPr>
                        <w:rFonts w:ascii="Cambria Math" w:hAnsi="Cambria Math"/>
                        <w:i/>
                        <w:szCs w:val="26"/>
                        <w:lang w:val="fr-FR"/>
                      </w:rPr>
                    </w:ins>
                  </m:ctrlPr>
                </m:sSubPr>
                <m:e>
                  <w:ins w:id="2631" w:author="The Si Tran" w:date="2012-12-06T00:19:00Z">
                    <m:r>
                      <w:rPr>
                        <w:rFonts w:ascii="Cambria Math" w:hAnsi="Cambria Math"/>
                        <w:szCs w:val="26"/>
                        <w:lang w:val="fr-FR"/>
                      </w:rPr>
                      <m:t>θ</m:t>
                    </m:r>
                  </w:ins>
                </m:e>
                <m:sub>
                  <w:ins w:id="2632" w:author="The Si Tran" w:date="2012-12-06T00:19:00Z">
                    <m:r>
                      <w:rPr>
                        <w:rFonts w:ascii="Cambria Math" w:hAnsi="Cambria Math"/>
                        <w:szCs w:val="26"/>
                        <w:lang w:val="fr-FR"/>
                      </w:rPr>
                      <m:t>1</m:t>
                    </m:r>
                  </w:ins>
                </m:sub>
              </m:sSub>
              <w:ins w:id="2633" w:author="The Si Tran" w:date="2012-12-06T00:19:00Z">
                <m:r>
                  <w:rPr>
                    <w:rFonts w:ascii="Cambria Math" w:hAnsi="Cambria Math"/>
                    <w:szCs w:val="26"/>
                    <w:lang w:val="fr-FR"/>
                  </w:rPr>
                  <m:t>B-…-</m:t>
                </m:r>
              </w:ins>
              <m:sSub>
                <m:sSubPr>
                  <m:ctrlPr>
                    <w:ins w:id="2634" w:author="The Si Tran" w:date="2012-12-06T00:19:00Z">
                      <w:rPr>
                        <w:rFonts w:ascii="Cambria Math" w:hAnsi="Cambria Math"/>
                        <w:i/>
                        <w:szCs w:val="26"/>
                        <w:lang w:val="fr-FR"/>
                      </w:rPr>
                    </w:ins>
                  </m:ctrlPr>
                </m:sSubPr>
                <m:e>
                  <w:ins w:id="2635" w:author="The Si Tran" w:date="2012-12-06T00:19:00Z">
                    <m:r>
                      <w:rPr>
                        <w:rFonts w:ascii="Cambria Math" w:hAnsi="Cambria Math"/>
                        <w:szCs w:val="26"/>
                        <w:lang w:val="fr-FR"/>
                      </w:rPr>
                      <m:t>θ</m:t>
                    </m:r>
                  </w:ins>
                </m:e>
                <m:sub>
                  <w:ins w:id="2636" w:author="The Si Tran" w:date="2012-12-06T00:19:00Z">
                    <m:r>
                      <w:rPr>
                        <w:rFonts w:ascii="Cambria Math" w:hAnsi="Cambria Math"/>
                        <w:szCs w:val="26"/>
                        <w:lang w:val="fr-FR"/>
                      </w:rPr>
                      <m:t>q</m:t>
                    </m:r>
                  </w:ins>
                </m:sub>
              </m:sSub>
              <m:sSup>
                <m:sSupPr>
                  <m:ctrlPr>
                    <w:ins w:id="2637" w:author="The Si Tran" w:date="2012-12-06T00:19:00Z">
                      <w:rPr>
                        <w:rFonts w:ascii="Cambria Math" w:hAnsi="Cambria Math"/>
                        <w:i/>
                        <w:szCs w:val="26"/>
                        <w:lang w:val="fr-FR"/>
                      </w:rPr>
                    </w:ins>
                  </m:ctrlPr>
                </m:sSupPr>
                <m:e>
                  <w:ins w:id="2638" w:author="The Si Tran" w:date="2012-12-06T00:19:00Z">
                    <m:r>
                      <w:rPr>
                        <w:rFonts w:ascii="Cambria Math" w:hAnsi="Cambria Math"/>
                        <w:szCs w:val="26"/>
                        <w:lang w:val="fr-FR"/>
                      </w:rPr>
                      <m:t>B</m:t>
                    </m:r>
                  </w:ins>
                </m:e>
                <m:sup>
                  <w:ins w:id="2639" w:author="The Si Tran" w:date="2012-12-06T00:19:00Z">
                    <m:r>
                      <w:rPr>
                        <w:rFonts w:ascii="Cambria Math" w:hAnsi="Cambria Math"/>
                        <w:szCs w:val="26"/>
                        <w:lang w:val="fr-FR"/>
                      </w:rPr>
                      <m:t>q</m:t>
                    </m:r>
                  </w:ins>
                </m:sup>
              </m:sSup>
            </m:e>
          </m:d>
          <m:sSub>
            <m:sSubPr>
              <m:ctrlPr>
                <w:ins w:id="2640" w:author="The Si Tran" w:date="2012-12-06T00:18:00Z">
                  <w:rPr>
                    <w:rFonts w:ascii="Cambria Math" w:hAnsi="Cambria Math"/>
                    <w:i/>
                    <w:szCs w:val="26"/>
                    <w:lang w:val="fr-FR"/>
                  </w:rPr>
                </w:ins>
              </m:ctrlPr>
            </m:sSubPr>
            <m:e>
              <w:ins w:id="2641" w:author="The Si Tran" w:date="2012-12-06T00:18:00Z">
                <m:r>
                  <w:rPr>
                    <w:rFonts w:ascii="Cambria Math" w:hAnsi="Cambria Math"/>
                    <w:szCs w:val="26"/>
                    <w:lang w:val="fr-FR"/>
                  </w:rPr>
                  <m:t>ε</m:t>
                </m:r>
              </w:ins>
            </m:e>
            <m:sub>
              <w:ins w:id="2642" w:author="The Si Tran" w:date="2012-12-06T00:19:00Z">
                <m:r>
                  <w:rPr>
                    <w:rFonts w:ascii="Cambria Math" w:hAnsi="Cambria Math"/>
                    <w:szCs w:val="26"/>
                    <w:lang w:val="fr-FR"/>
                  </w:rPr>
                  <m:t>t</m:t>
                </m:r>
              </w:ins>
            </m:sub>
          </m:sSub>
          <w:ins w:id="2643" w:author="The Si Tran" w:date="2012-12-06T00:20:00Z">
            <m:r>
              <w:rPr>
                <w:rFonts w:ascii="Cambria Math" w:hAnsi="Cambria Math"/>
                <w:szCs w:val="26"/>
                <w:lang w:val="fr-FR"/>
              </w:rPr>
              <m:t>=μ+</m:t>
            </m:r>
          </w:ins>
          <m:d>
            <m:dPr>
              <m:ctrlPr>
                <w:ins w:id="2644" w:author="The Si Tran" w:date="2012-12-06T00:21:00Z">
                  <w:rPr>
                    <w:rFonts w:ascii="Cambria Math" w:hAnsi="Cambria Math"/>
                    <w:i/>
                    <w:szCs w:val="26"/>
                    <w:lang w:val="fr-FR"/>
                  </w:rPr>
                </w:ins>
              </m:ctrlPr>
            </m:dPr>
            <m:e>
              <w:ins w:id="2645" w:author="The Si Tran" w:date="2012-12-06T00:21:00Z">
                <m:r>
                  <w:rPr>
                    <w:rFonts w:ascii="Cambria Math" w:hAnsi="Cambria Math"/>
                    <w:szCs w:val="26"/>
                    <w:lang w:val="fr-FR"/>
                  </w:rPr>
                  <m:t>1-</m:t>
                </m:r>
              </w:ins>
              <m:nary>
                <m:naryPr>
                  <m:chr m:val="∑"/>
                  <m:limLoc m:val="subSup"/>
                  <m:ctrlPr>
                    <w:ins w:id="2646" w:author="The Si Tran" w:date="2012-12-06T00:21:00Z">
                      <w:rPr>
                        <w:rFonts w:ascii="Cambria Math" w:hAnsi="Cambria Math"/>
                        <w:i/>
                        <w:szCs w:val="26"/>
                        <w:lang w:val="fr-FR"/>
                      </w:rPr>
                    </w:ins>
                  </m:ctrlPr>
                </m:naryPr>
                <m:sub>
                  <w:ins w:id="2647" w:author="The Si Tran" w:date="2012-12-06T00:21:00Z">
                    <m:r>
                      <w:rPr>
                        <w:rFonts w:ascii="Cambria Math" w:hAnsi="Cambria Math"/>
                        <w:szCs w:val="26"/>
                        <w:lang w:val="fr-FR"/>
                      </w:rPr>
                      <m:t>i=1</m:t>
                    </m:r>
                  </w:ins>
                </m:sub>
                <m:sup>
                  <w:ins w:id="2648" w:author="The Si Tran" w:date="2012-12-06T00:21:00Z">
                    <m:r>
                      <w:rPr>
                        <w:rFonts w:ascii="Cambria Math" w:hAnsi="Cambria Math"/>
                        <w:szCs w:val="26"/>
                        <w:lang w:val="fr-FR"/>
                      </w:rPr>
                      <m:t>q</m:t>
                    </m:r>
                  </w:ins>
                </m:sup>
                <m:e>
                  <m:sSub>
                    <m:sSubPr>
                      <m:ctrlPr>
                        <w:ins w:id="2649" w:author="The Si Tran" w:date="2012-12-06T00:21:00Z">
                          <w:rPr>
                            <w:rFonts w:ascii="Cambria Math" w:hAnsi="Cambria Math"/>
                            <w:i/>
                            <w:szCs w:val="26"/>
                            <w:lang w:val="fr-FR"/>
                          </w:rPr>
                        </w:ins>
                      </m:ctrlPr>
                    </m:sSubPr>
                    <m:e>
                      <w:ins w:id="2650" w:author="The Si Tran" w:date="2012-12-06T00:21:00Z">
                        <m:r>
                          <w:rPr>
                            <w:rFonts w:ascii="Cambria Math" w:hAnsi="Cambria Math"/>
                            <w:szCs w:val="26"/>
                            <w:lang w:val="fr-FR"/>
                          </w:rPr>
                          <m:t>θ</m:t>
                        </m:r>
                      </w:ins>
                    </m:e>
                    <m:sub>
                      <w:ins w:id="2651" w:author="The Si Tran" w:date="2012-12-06T00:21:00Z">
                        <m:r>
                          <w:rPr>
                            <w:rFonts w:ascii="Cambria Math" w:hAnsi="Cambria Math"/>
                            <w:szCs w:val="26"/>
                            <w:lang w:val="fr-FR"/>
                          </w:rPr>
                          <m:t>i</m:t>
                        </m:r>
                      </w:ins>
                    </m:sub>
                  </m:sSub>
                  <m:sSup>
                    <m:sSupPr>
                      <m:ctrlPr>
                        <w:ins w:id="2652" w:author="The Si Tran" w:date="2012-12-06T00:21:00Z">
                          <w:rPr>
                            <w:rFonts w:ascii="Cambria Math" w:hAnsi="Cambria Math"/>
                            <w:i/>
                            <w:szCs w:val="26"/>
                            <w:lang w:val="fr-FR"/>
                          </w:rPr>
                        </w:ins>
                      </m:ctrlPr>
                    </m:sSupPr>
                    <m:e>
                      <w:ins w:id="2653" w:author="The Si Tran" w:date="2012-12-06T00:21:00Z">
                        <m:r>
                          <w:rPr>
                            <w:rFonts w:ascii="Cambria Math" w:hAnsi="Cambria Math"/>
                            <w:szCs w:val="26"/>
                            <w:lang w:val="fr-FR"/>
                          </w:rPr>
                          <m:t>B</m:t>
                        </m:r>
                      </w:ins>
                    </m:e>
                    <m:sup>
                      <w:ins w:id="2654" w:author="The Si Tran" w:date="2012-12-06T00:21:00Z">
                        <m:r>
                          <w:rPr>
                            <w:rFonts w:ascii="Cambria Math" w:hAnsi="Cambria Math"/>
                            <w:szCs w:val="26"/>
                            <w:lang w:val="fr-FR"/>
                          </w:rPr>
                          <m:t>i</m:t>
                        </m:r>
                      </w:ins>
                    </m:sup>
                  </m:sSup>
                </m:e>
              </m:nary>
            </m:e>
          </m:d>
          <m:sSub>
            <m:sSubPr>
              <m:ctrlPr>
                <w:ins w:id="2655" w:author="The Si Tran" w:date="2012-12-06T00:20:00Z">
                  <w:rPr>
                    <w:rFonts w:ascii="Cambria Math" w:hAnsi="Cambria Math"/>
                    <w:i/>
                    <w:szCs w:val="26"/>
                    <w:lang w:val="fr-FR"/>
                  </w:rPr>
                </w:ins>
              </m:ctrlPr>
            </m:sSubPr>
            <m:e>
              <w:ins w:id="2656" w:author="The Si Tran" w:date="2012-12-06T00:20:00Z">
                <m:r>
                  <w:rPr>
                    <w:rFonts w:ascii="Cambria Math" w:hAnsi="Cambria Math"/>
                    <w:szCs w:val="26"/>
                    <w:lang w:val="fr-FR"/>
                  </w:rPr>
                  <m:t>ε</m:t>
                </m:r>
              </w:ins>
            </m:e>
            <m:sub>
              <w:ins w:id="2657" w:author="The Si Tran" w:date="2012-12-06T00:20:00Z">
                <m:r>
                  <w:rPr>
                    <w:rFonts w:ascii="Cambria Math" w:hAnsi="Cambria Math"/>
                    <w:szCs w:val="26"/>
                    <w:lang w:val="fr-FR"/>
                  </w:rPr>
                  <m:t>t</m:t>
                </m:r>
              </w:ins>
            </m:sub>
          </m:sSub>
          <w:ins w:id="2658" w:author="The Si Tran" w:date="2012-12-06T00:21:00Z">
            <m:r>
              <w:rPr>
                <w:rFonts w:ascii="Cambria Math" w:hAnsi="Cambria Math"/>
                <w:szCs w:val="26"/>
                <w:lang w:val="fr-FR"/>
              </w:rPr>
              <m:t>=μ+</m:t>
            </m:r>
          </w:ins>
          <w:ins w:id="2659" w:author="The Si Tran" w:date="2012-12-06T00:22:00Z">
            <m:r>
              <m:rPr>
                <m:sty m:val="p"/>
              </m:rPr>
              <w:rPr>
                <w:rFonts w:ascii="Cambria Math" w:hAnsi="Cambria Math" w:hint="eastAsia"/>
                <w:szCs w:val="26"/>
                <w:lang w:val="fr-FR"/>
              </w:rPr>
              <m:t>Θ</m:t>
            </m:r>
          </w:ins>
          <m:d>
            <m:dPr>
              <m:ctrlPr>
                <w:ins w:id="2660" w:author="The Si Tran" w:date="2012-12-06T00:22:00Z">
                  <w:rPr>
                    <w:rFonts w:ascii="Cambria Math" w:hAnsi="Cambria Math"/>
                    <w:szCs w:val="26"/>
                    <w:lang w:val="fr-FR"/>
                  </w:rPr>
                </w:ins>
              </m:ctrlPr>
            </m:dPr>
            <m:e>
              <w:ins w:id="2661" w:author="The Si Tran" w:date="2012-12-06T00:22:00Z">
                <m:r>
                  <w:rPr>
                    <w:rFonts w:ascii="Cambria Math" w:hAnsi="Cambria Math"/>
                    <w:szCs w:val="26"/>
                    <w:lang w:val="fr-FR"/>
                  </w:rPr>
                  <m:t>B</m:t>
                </m:r>
              </w:ins>
            </m:e>
          </m:d>
          <m:sSub>
            <m:sSubPr>
              <m:ctrlPr>
                <w:ins w:id="2662" w:author="The Si Tran" w:date="2012-12-06T00:22:00Z">
                  <w:rPr>
                    <w:rFonts w:ascii="Cambria Math" w:hAnsi="Cambria Math"/>
                    <w:i/>
                    <w:szCs w:val="26"/>
                    <w:lang w:val="fr-FR"/>
                  </w:rPr>
                </w:ins>
              </m:ctrlPr>
            </m:sSubPr>
            <m:e>
              <w:ins w:id="2663" w:author="The Si Tran" w:date="2012-12-06T00:22:00Z">
                <m:r>
                  <w:rPr>
                    <w:rFonts w:ascii="Cambria Math" w:hAnsi="Cambria Math"/>
                    <w:szCs w:val="26"/>
                    <w:lang w:val="fr-FR"/>
                  </w:rPr>
                  <m:t>ε</m:t>
                </m:r>
              </w:ins>
            </m:e>
            <m:sub>
              <w:ins w:id="2664" w:author="The Si Tran" w:date="2012-12-06T00:22:00Z">
                <m:r>
                  <w:rPr>
                    <w:rFonts w:ascii="Cambria Math" w:hAnsi="Cambria Math"/>
                    <w:szCs w:val="26"/>
                    <w:lang w:val="fr-FR"/>
                  </w:rPr>
                  <m:t>t</m:t>
                </m:r>
              </w:ins>
            </m:sub>
          </m:sSub>
        </m:oMath>
      </m:oMathPara>
    </w:p>
    <w:p w14:paraId="091563CB" w14:textId="77777777" w:rsidR="0005400A" w:rsidRDefault="00F26466">
      <w:pPr>
        <w:ind w:firstLine="540"/>
        <w:jc w:val="left"/>
        <w:rPr>
          <w:ins w:id="2665" w:author="The Si Tran" w:date="2012-12-06T04:00:00Z"/>
          <w:szCs w:val="26"/>
          <w:lang w:val="fr-FR"/>
        </w:rPr>
        <w:pPrChange w:id="2666" w:author="The Si Tran" w:date="2012-12-06T04:00:00Z">
          <w:pPr>
            <w:ind w:left="547"/>
          </w:pPr>
        </w:pPrChange>
      </w:pPr>
      <w:ins w:id="2667" w:author="The Si Tran" w:date="2012-12-06T00:26:00Z">
        <w:r w:rsidRPr="00100B8E">
          <w:rPr>
            <w:szCs w:val="26"/>
            <w:lang w:val="fr-FR"/>
          </w:rPr>
          <w:t>Ở đây</w:t>
        </w:r>
        <w:r>
          <w:rPr>
            <w:szCs w:val="26"/>
            <w:lang w:val="fr-FR"/>
          </w:rPr>
          <w:t xml:space="preserve"> </w:t>
        </w:r>
        <m:oMath>
          <m:sSup>
            <m:sSupPr>
              <m:ctrlPr>
                <w:rPr>
                  <w:rFonts w:ascii="Cambria Math" w:hAnsi="Cambria Math"/>
                  <w:i/>
                  <w:szCs w:val="26"/>
                  <w:lang w:val="fr-FR"/>
                </w:rPr>
              </m:ctrlPr>
            </m:sSupPr>
            <m:e>
              <m:r>
                <w:rPr>
                  <w:rFonts w:ascii="Cambria Math" w:hAnsi="Cambria Math"/>
                  <w:szCs w:val="26"/>
                  <w:lang w:val="fr-FR"/>
                </w:rPr>
                <m:t>B</m:t>
              </m:r>
            </m:e>
            <m:sup>
              <m:r>
                <w:rPr>
                  <w:rFonts w:ascii="Cambria Math" w:hAnsi="Cambria Math"/>
                  <w:szCs w:val="26"/>
                  <w:lang w:val="fr-FR"/>
                </w:rPr>
                <m:t>i</m:t>
              </m:r>
            </m:sup>
          </m:sSup>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t-i</m:t>
              </m:r>
            </m:sub>
          </m:sSub>
        </m:oMath>
        <w:r w:rsidRPr="00100B8E">
          <w:rPr>
            <w:szCs w:val="26"/>
            <w:lang w:val="fr-FR"/>
          </w:rPr>
          <w:t xml:space="preserve">  và </w:t>
        </w:r>
        <w:r>
          <w:rPr>
            <w:szCs w:val="26"/>
            <w:lang w:val="fr-FR"/>
          </w:rPr>
          <w:t xml:space="preserve"> </w:t>
        </w:r>
        <m:oMath>
          <m:r>
            <m:rPr>
              <m:sty m:val="p"/>
            </m:rPr>
            <w:rPr>
              <w:rFonts w:ascii="Cambria Math" w:hAnsi="Cambria Math"/>
              <w:szCs w:val="26"/>
              <w:lang w:val="fr-FR"/>
            </w:rPr>
            <m:t>Θ</m:t>
          </m:r>
          <m:d>
            <m:dPr>
              <m:ctrlPr>
                <w:rPr>
                  <w:rFonts w:ascii="Cambria Math" w:hAnsi="Cambria Math"/>
                  <w:szCs w:val="26"/>
                  <w:lang w:val="fr-FR"/>
                </w:rPr>
              </m:ctrlPr>
            </m:dPr>
            <m:e>
              <m:r>
                <w:rPr>
                  <w:rFonts w:ascii="Cambria Math" w:hAnsi="Cambria Math"/>
                  <w:szCs w:val="26"/>
                  <w:lang w:val="fr-FR"/>
                </w:rPr>
                <m:t>B</m:t>
              </m:r>
            </m:e>
          </m:d>
          <m:r>
            <w:rPr>
              <w:rFonts w:ascii="Cambria Math" w:hAnsi="Cambria Math"/>
              <w:szCs w:val="26"/>
              <w:lang w:val="fr-FR"/>
            </w:rPr>
            <m:t>=1-</m:t>
          </m:r>
          <m:nary>
            <m:naryPr>
              <m:chr m:val="∑"/>
              <m:limLoc m:val="subSup"/>
              <m:ctrlPr>
                <w:rPr>
                  <w:rFonts w:ascii="Cambria Math" w:hAnsi="Cambria Math"/>
                  <w:i/>
                  <w:szCs w:val="26"/>
                  <w:lang w:val="fr-FR"/>
                </w:rPr>
              </m:ctrlPr>
            </m:naryPr>
            <m:sub>
              <m:r>
                <w:rPr>
                  <w:rFonts w:ascii="Cambria Math" w:hAnsi="Cambria Math"/>
                  <w:szCs w:val="26"/>
                  <w:lang w:val="fr-FR"/>
                </w:rPr>
                <m:t>i=1</m:t>
              </m:r>
            </m:sub>
            <m:sup>
              <m:r>
                <w:rPr>
                  <w:rFonts w:ascii="Cambria Math" w:hAnsi="Cambria Math"/>
                  <w:szCs w:val="26"/>
                  <w:lang w:val="fr-FR"/>
                </w:rPr>
                <m:t>q</m:t>
              </m:r>
            </m:sup>
            <m:e>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i</m:t>
                  </m:r>
                </m:sub>
              </m:sSub>
              <m:sSup>
                <m:sSupPr>
                  <m:ctrlPr>
                    <w:rPr>
                      <w:rFonts w:ascii="Cambria Math" w:hAnsi="Cambria Math"/>
                      <w:i/>
                      <w:szCs w:val="26"/>
                      <w:lang w:val="fr-FR"/>
                    </w:rPr>
                  </m:ctrlPr>
                </m:sSupPr>
                <m:e>
                  <m:r>
                    <w:rPr>
                      <w:rFonts w:ascii="Cambria Math" w:hAnsi="Cambria Math"/>
                      <w:szCs w:val="26"/>
                      <w:lang w:val="fr-FR"/>
                    </w:rPr>
                    <m:t>B</m:t>
                  </m:r>
                </m:e>
                <m:sup>
                  <m:r>
                    <w:rPr>
                      <w:rFonts w:ascii="Cambria Math" w:hAnsi="Cambria Math"/>
                      <w:szCs w:val="26"/>
                      <w:lang w:val="fr-FR"/>
                    </w:rPr>
                    <m:t>i</m:t>
                  </m:r>
                </m:sup>
              </m:sSup>
            </m:e>
          </m:nary>
        </m:oMath>
      </w:ins>
    </w:p>
    <w:p w14:paraId="14A2157A" w14:textId="77777777" w:rsidR="006A21F7" w:rsidRPr="0049233F" w:rsidDel="006C7117" w:rsidRDefault="006A21F7">
      <w:pPr>
        <w:ind w:firstLine="547"/>
        <w:rPr>
          <w:del w:id="2668" w:author="The Si Tran" w:date="2012-12-06T00:25:00Z"/>
          <w:szCs w:val="26"/>
          <w:lang w:val="fr-FR"/>
          <w:rPrChange w:id="2669" w:author="The Si Tran" w:date="2012-12-05T23:02:00Z">
            <w:rPr>
              <w:del w:id="2670" w:author="The Si Tran" w:date="2012-12-06T00:25:00Z"/>
              <w:sz w:val="28"/>
              <w:szCs w:val="28"/>
              <w:lang w:val="fr-FR"/>
            </w:rPr>
          </w:rPrChange>
        </w:rPr>
      </w:pPr>
      <w:del w:id="2671" w:author="The Si Tran" w:date="2012-12-06T00:25:00Z">
        <w:r w:rsidRPr="0049233F" w:rsidDel="006C7117">
          <w:rPr>
            <w:szCs w:val="26"/>
            <w:lang w:val="fr-FR"/>
            <w:rPrChange w:id="2672" w:author="The Si Tran" w:date="2012-12-05T23:02:00Z">
              <w:rPr>
                <w:sz w:val="28"/>
                <w:szCs w:val="28"/>
                <w:lang w:val="fr-FR"/>
              </w:rPr>
            </w:rPrChange>
          </w:rPr>
          <w:delText xml:space="preserve">Ở đây </w:delText>
        </w:r>
        <w:r w:rsidRPr="00082976" w:rsidDel="007B4E58">
          <w:rPr>
            <w:position w:val="-14"/>
            <w:szCs w:val="26"/>
            <w:lang w:val="fr-FR"/>
          </w:rPr>
          <w:object w:dxaOrig="1080" w:dyaOrig="400" w14:anchorId="77FB50C0">
            <v:shape id="_x0000_i1053" type="#_x0000_t75" style="width:70.35pt;height:25.1pt" o:ole="">
              <v:imagedata r:id="rId72" o:title=""/>
            </v:shape>
            <o:OLEObject Type="Embed" ProgID="Equation.DSMT4" ShapeID="_x0000_i1053" DrawAspect="Content" ObjectID="_1416977586" r:id="rId73"/>
          </w:object>
        </w:r>
        <w:r w:rsidRPr="0049233F" w:rsidDel="006C7117">
          <w:rPr>
            <w:szCs w:val="26"/>
            <w:lang w:val="fr-FR"/>
            <w:rPrChange w:id="2673" w:author="The Si Tran" w:date="2012-12-05T23:02:00Z">
              <w:rPr>
                <w:sz w:val="28"/>
                <w:szCs w:val="28"/>
                <w:lang w:val="fr-FR"/>
              </w:rPr>
            </w:rPrChange>
          </w:rPr>
          <w:delText xml:space="preserve"> và </w:delText>
        </w:r>
        <w:r w:rsidRPr="00082976" w:rsidDel="007B4E58">
          <w:rPr>
            <w:position w:val="-28"/>
            <w:szCs w:val="26"/>
            <w:lang w:val="fr-FR"/>
          </w:rPr>
          <w:object w:dxaOrig="1780" w:dyaOrig="680" w14:anchorId="7F55CBDF">
            <v:shape id="_x0000_i1054" type="#_x0000_t75" style="width:104.65pt;height:40.2pt" o:ole="">
              <v:imagedata r:id="rId74" o:title=""/>
            </v:shape>
            <o:OLEObject Type="Embed" ProgID="Equation.DSMT4" ShapeID="_x0000_i1054" DrawAspect="Content" ObjectID="_1416977587" r:id="rId75"/>
          </w:object>
        </w:r>
      </w:del>
    </w:p>
    <w:p w14:paraId="291E9BAD" w14:textId="77777777" w:rsidR="006A21F7" w:rsidRPr="008308F4" w:rsidDel="008308F4" w:rsidRDefault="006A21F7">
      <w:pPr>
        <w:ind w:left="547" w:firstLine="540"/>
        <w:jc w:val="left"/>
        <w:rPr>
          <w:del w:id="2674" w:author="The Si Tran" w:date="2012-12-06T00:30:00Z"/>
          <w:szCs w:val="26"/>
          <w:lang w:val="fr-FR"/>
        </w:rPr>
        <w:pPrChange w:id="2675" w:author="The Si Tran" w:date="2012-12-06T04:00:00Z">
          <w:pPr>
            <w:ind w:firstLine="547"/>
          </w:pPr>
        </w:pPrChange>
      </w:pPr>
      <w:r w:rsidRPr="0049233F">
        <w:rPr>
          <w:szCs w:val="26"/>
          <w:lang w:val="fr-FR"/>
          <w:rPrChange w:id="2676" w:author="The Si Tran" w:date="2012-12-05T23:02:00Z">
            <w:rPr>
              <w:sz w:val="28"/>
              <w:szCs w:val="28"/>
              <w:lang w:val="fr-FR"/>
            </w:rPr>
          </w:rPrChange>
        </w:rPr>
        <w:t xml:space="preserve">Vì chuỗi </w:t>
      </w:r>
      <w:del w:id="2677" w:author="The Si Tran" w:date="2012-12-06T00:26:00Z">
        <w:r w:rsidRPr="00082976" w:rsidDel="008B2829">
          <w:rPr>
            <w:position w:val="-14"/>
            <w:szCs w:val="26"/>
            <w:lang w:val="fr-FR"/>
          </w:rPr>
          <w:object w:dxaOrig="460" w:dyaOrig="400" w14:anchorId="197B24D2">
            <v:shape id="_x0000_i1055" type="#_x0000_t75" style="width:28.45pt;height:25.1pt" o:ole="">
              <v:imagedata r:id="rId76" o:title=""/>
            </v:shape>
            <o:OLEObject Type="Embed" ProgID="Equation.DSMT4" ShapeID="_x0000_i1055" DrawAspect="Content" ObjectID="_1416977588" r:id="rId77"/>
          </w:object>
        </w:r>
      </w:del>
      <m:oMath>
        <m:d>
          <m:dPr>
            <m:begChr m:val="{"/>
            <m:endChr m:val="}"/>
            <m:ctrlPr>
              <w:ins w:id="2678" w:author="The Si Tran" w:date="2012-12-06T00:26:00Z">
                <w:rPr>
                  <w:rFonts w:ascii="Cambria Math" w:hAnsi="Cambria Math"/>
                  <w:i/>
                  <w:szCs w:val="26"/>
                  <w:lang w:val="fr-FR"/>
                </w:rPr>
              </w:ins>
            </m:ctrlPr>
          </m:dPr>
          <m:e>
            <m:sSub>
              <m:sSubPr>
                <m:ctrlPr>
                  <w:ins w:id="2679" w:author="The Si Tran" w:date="2012-12-06T00:26:00Z">
                    <w:rPr>
                      <w:rFonts w:ascii="Cambria Math" w:hAnsi="Cambria Math"/>
                      <w:i/>
                      <w:szCs w:val="26"/>
                      <w:lang w:val="fr-FR"/>
                    </w:rPr>
                  </w:ins>
                </m:ctrlPr>
              </m:sSubPr>
              <m:e>
                <w:ins w:id="2680" w:author="The Si Tran" w:date="2012-12-06T00:26:00Z">
                  <m:r>
                    <w:rPr>
                      <w:rFonts w:ascii="Cambria Math" w:hAnsi="Cambria Math"/>
                      <w:szCs w:val="26"/>
                      <w:lang w:val="fr-FR"/>
                    </w:rPr>
                    <m:t>ε</m:t>
                  </m:r>
                </w:ins>
              </m:e>
              <m:sub>
                <w:ins w:id="2681" w:author="The Si Tran" w:date="2012-12-06T00:26:00Z">
                  <m:r>
                    <w:rPr>
                      <w:rFonts w:ascii="Cambria Math" w:hAnsi="Cambria Math"/>
                      <w:szCs w:val="26"/>
                      <w:lang w:val="fr-FR"/>
                    </w:rPr>
                    <m:t>t</m:t>
                  </m:r>
                </w:ins>
              </m:sub>
            </m:sSub>
          </m:e>
        </m:d>
      </m:oMath>
      <w:r w:rsidRPr="0049233F">
        <w:rPr>
          <w:szCs w:val="26"/>
          <w:lang w:val="fr-FR"/>
          <w:rPrChange w:id="2682" w:author="The Si Tran" w:date="2012-12-05T23:02:00Z">
            <w:rPr>
              <w:sz w:val="28"/>
              <w:szCs w:val="28"/>
              <w:lang w:val="fr-FR"/>
            </w:rPr>
          </w:rPrChange>
        </w:rPr>
        <w:t xml:space="preserve"> là chuỗi nhiễu trắng</w:t>
      </w:r>
      <w:ins w:id="2683" w:author="The Si Tran" w:date="2012-12-06T00:15:00Z">
        <w:r w:rsidR="004939AB">
          <w:rPr>
            <w:szCs w:val="26"/>
            <w:lang w:val="fr-FR"/>
          </w:rPr>
          <w:t xml:space="preserve"> </w:t>
        </w:r>
      </w:ins>
      <w:r w:rsidRPr="0049233F">
        <w:rPr>
          <w:szCs w:val="26"/>
          <w:lang w:val="fr-FR"/>
          <w:rPrChange w:id="2684" w:author="The Si Tran" w:date="2012-12-05T23:02:00Z">
            <w:rPr>
              <w:sz w:val="28"/>
              <w:szCs w:val="28"/>
              <w:lang w:val="fr-FR"/>
            </w:rPr>
          </w:rPrChange>
        </w:rPr>
        <w:t xml:space="preserve">(white noise), tức là </w:t>
      </w:r>
      <w:ins w:id="2685" w:author="The Si Tran" w:date="2012-12-06T00:27: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e>
          </m:d>
          <m:r>
            <w:rPr>
              <w:rFonts w:ascii="Cambria Math" w:hAnsi="Cambria Math"/>
              <w:szCs w:val="26"/>
              <w:lang w:val="fr-FR"/>
            </w:rPr>
            <m:t>=0</m:t>
          </m:r>
        </m:oMath>
      </w:ins>
      <w:del w:id="2686" w:author="The Si Tran" w:date="2012-12-06T00:27:00Z">
        <w:r w:rsidRPr="00082976" w:rsidDel="00031BC2">
          <w:rPr>
            <w:position w:val="-12"/>
            <w:szCs w:val="26"/>
            <w:lang w:val="fr-FR"/>
          </w:rPr>
          <w:object w:dxaOrig="960" w:dyaOrig="360" w14:anchorId="24405B0A">
            <v:shape id="_x0000_i1056" type="#_x0000_t75" style="width:57.75pt;height:21.75pt" o:ole="">
              <v:imagedata r:id="rId78" o:title=""/>
            </v:shape>
            <o:OLEObject Type="Embed" ProgID="Equation.DSMT4" ShapeID="_x0000_i1056" DrawAspect="Content" ObjectID="_1416977589" r:id="rId79"/>
          </w:object>
        </w:r>
      </w:del>
      <w:ins w:id="2687" w:author="The Si Tran" w:date="2012-12-06T00:27:00Z">
        <w:r w:rsidR="00031BC2">
          <w:rPr>
            <w:szCs w:val="26"/>
            <w:lang w:val="fr-FR"/>
          </w:rPr>
          <w:t xml:space="preserve"> </w:t>
        </w:r>
      </w:ins>
      <w:r w:rsidRPr="0049233F">
        <w:rPr>
          <w:szCs w:val="26"/>
          <w:lang w:val="fr-FR"/>
          <w:rPrChange w:id="2688" w:author="The Si Tran" w:date="2012-12-05T23:02:00Z">
            <w:rPr>
              <w:sz w:val="28"/>
              <w:szCs w:val="28"/>
              <w:lang w:val="fr-FR"/>
            </w:rPr>
          </w:rPrChange>
        </w:rPr>
        <w:t xml:space="preserve">và </w:t>
      </w:r>
      <w:del w:id="2689" w:author="The Si Tran" w:date="2012-12-06T00:30:00Z">
        <w:r w:rsidRPr="00082976" w:rsidDel="008308F4">
          <w:rPr>
            <w:position w:val="-32"/>
            <w:szCs w:val="26"/>
            <w:lang w:val="fr-FR"/>
          </w:rPr>
          <w:object w:dxaOrig="2140" w:dyaOrig="760" w14:anchorId="53F164CD">
            <v:shape id="_x0000_i1057" type="#_x0000_t75" style="width:140.65pt;height:50.25pt" o:ole="">
              <v:imagedata r:id="rId80" o:title=""/>
            </v:shape>
            <o:OLEObject Type="Embed" ProgID="Equation.DSMT4" ShapeID="_x0000_i1057" DrawAspect="Content" ObjectID="_1416977590" r:id="rId81"/>
          </w:object>
        </w:r>
      </w:del>
    </w:p>
    <w:p w14:paraId="1646F1B9" w14:textId="77777777" w:rsidR="008308F4" w:rsidRPr="008308F4" w:rsidRDefault="008308F4">
      <w:pPr>
        <w:ind w:firstLine="540"/>
        <w:jc w:val="left"/>
        <w:rPr>
          <w:ins w:id="2690" w:author="The Si Tran" w:date="2012-12-06T00:30:00Z"/>
          <w:szCs w:val="26"/>
          <w:lang w:val="fr-FR"/>
          <w:rPrChange w:id="2691" w:author="The Si Tran" w:date="2012-12-06T00:30:00Z">
            <w:rPr>
              <w:ins w:id="2692" w:author="The Si Tran" w:date="2012-12-06T00:30:00Z"/>
              <w:sz w:val="28"/>
              <w:szCs w:val="28"/>
              <w:lang w:val="fr-FR"/>
            </w:rPr>
          </w:rPrChange>
        </w:rPr>
        <w:pPrChange w:id="2693" w:author="The Si Tran" w:date="2012-12-06T04:00:00Z">
          <w:pPr>
            <w:ind w:left="547"/>
          </w:pPr>
        </w:pPrChange>
      </w:pPr>
    </w:p>
    <w:p w14:paraId="3AB410B0" w14:textId="77777777" w:rsidR="008308F4" w:rsidRPr="00E34B5F" w:rsidRDefault="0056499D">
      <w:pPr>
        <w:ind w:left="1440" w:firstLine="720"/>
        <w:jc w:val="left"/>
        <w:rPr>
          <w:ins w:id="2694" w:author="The Si Tran" w:date="2012-12-06T00:28:00Z"/>
          <w:szCs w:val="26"/>
          <w:lang w:val="fr-FR"/>
        </w:rPr>
        <w:pPrChange w:id="2695" w:author="The Si Tran" w:date="2012-12-06T00:31:00Z">
          <w:pPr>
            <w:ind w:firstLine="547"/>
          </w:pPr>
        </w:pPrChange>
      </w:pPr>
      <m:oMathPara>
        <m:oMathParaPr>
          <m:jc m:val="left"/>
        </m:oMathParaPr>
        <m:oMath>
          <m:sSub>
            <m:sSubPr>
              <m:ctrlPr>
                <w:ins w:id="2696" w:author="The Si Tran" w:date="2012-12-06T00:28:00Z">
                  <w:rPr>
                    <w:rFonts w:ascii="Cambria Math" w:hAnsi="Cambria Math"/>
                    <w:i/>
                    <w:szCs w:val="26"/>
                    <w:lang w:val="fr-FR"/>
                  </w:rPr>
                </w:ins>
              </m:ctrlPr>
            </m:sSubPr>
            <m:e>
              <w:ins w:id="2697" w:author="The Si Tran" w:date="2012-12-06T00:28:00Z">
                <m:r>
                  <w:rPr>
                    <w:rFonts w:ascii="Cambria Math" w:hAnsi="Cambria Math"/>
                    <w:szCs w:val="26"/>
                    <w:lang w:val="fr-FR"/>
                  </w:rPr>
                  <m:t>γ</m:t>
                </m:r>
              </w:ins>
            </m:e>
            <m:sub>
              <w:ins w:id="2698" w:author="The Si Tran" w:date="2012-12-06T00:28:00Z">
                <m:r>
                  <w:rPr>
                    <w:rFonts w:ascii="Cambria Math" w:hAnsi="Cambria Math"/>
                    <w:szCs w:val="26"/>
                    <w:lang w:val="fr-FR"/>
                  </w:rPr>
                  <m:t>ε</m:t>
                </m:r>
              </w:ins>
            </m:sub>
          </m:sSub>
          <m:d>
            <m:dPr>
              <m:ctrlPr>
                <w:ins w:id="2699" w:author="The Si Tran" w:date="2012-12-06T00:28:00Z">
                  <w:rPr>
                    <w:rFonts w:ascii="Cambria Math" w:hAnsi="Cambria Math"/>
                    <w:i/>
                    <w:szCs w:val="26"/>
                    <w:lang w:val="fr-FR"/>
                  </w:rPr>
                </w:ins>
              </m:ctrlPr>
            </m:dPr>
            <m:e>
              <w:ins w:id="2700" w:author="The Si Tran" w:date="2012-12-06T00:28:00Z">
                <m:r>
                  <w:rPr>
                    <w:rFonts w:ascii="Cambria Math" w:hAnsi="Cambria Math"/>
                    <w:szCs w:val="26"/>
                    <w:lang w:val="fr-FR"/>
                  </w:rPr>
                  <m:t>h</m:t>
                </m:r>
              </w:ins>
            </m:e>
          </m:d>
          <w:ins w:id="2701" w:author="The Si Tran" w:date="2012-12-06T00:29:00Z">
            <m:r>
              <w:rPr>
                <w:rFonts w:ascii="Cambria Math" w:hAnsi="Cambria Math"/>
                <w:szCs w:val="26"/>
                <w:lang w:val="fr-FR"/>
              </w:rPr>
              <m:t>=</m:t>
            </m:r>
          </w:ins>
          <m:d>
            <m:dPr>
              <m:begChr m:val="{"/>
              <m:endChr m:val=""/>
              <m:ctrlPr>
                <w:ins w:id="2702" w:author="The Si Tran" w:date="2012-12-06T00:30:00Z">
                  <w:rPr>
                    <w:rFonts w:ascii="Cambria Math" w:hAnsi="Cambria Math"/>
                    <w:i/>
                    <w:szCs w:val="26"/>
                    <w:lang w:val="fr-FR"/>
                  </w:rPr>
                </w:ins>
              </m:ctrlPr>
            </m:dPr>
            <m:e>
              <m:eqArr>
                <m:eqArrPr>
                  <m:ctrlPr>
                    <w:ins w:id="2703" w:author="The Si Tran" w:date="2012-12-06T00:30:00Z">
                      <w:rPr>
                        <w:rFonts w:ascii="Cambria Math" w:hAnsi="Cambria Math"/>
                        <w:i/>
                        <w:szCs w:val="26"/>
                        <w:lang w:val="fr-FR"/>
                      </w:rPr>
                    </w:ins>
                  </m:ctrlPr>
                </m:eqArrPr>
                <m:e>
                  <m:sSup>
                    <m:sSupPr>
                      <m:ctrlPr>
                        <w:ins w:id="2704" w:author="The Si Tran" w:date="2012-12-06T00:30:00Z">
                          <w:rPr>
                            <w:rFonts w:ascii="Cambria Math" w:hAnsi="Cambria Math"/>
                            <w:i/>
                            <w:szCs w:val="26"/>
                            <w:lang w:val="fr-FR"/>
                          </w:rPr>
                        </w:ins>
                      </m:ctrlPr>
                    </m:sSupPr>
                    <m:e>
                      <w:ins w:id="2705" w:author="The Si Tran" w:date="2012-12-06T00:30:00Z">
                        <m:r>
                          <w:rPr>
                            <w:rFonts w:ascii="Cambria Math" w:hAnsi="Cambria Math"/>
                            <w:szCs w:val="26"/>
                            <w:lang w:val="fr-FR"/>
                          </w:rPr>
                          <m:t>σ</m:t>
                        </m:r>
                      </w:ins>
                    </m:e>
                    <m:sup>
                      <w:ins w:id="2706" w:author="The Si Tran" w:date="2012-12-06T00:30:00Z">
                        <m:r>
                          <w:rPr>
                            <w:rFonts w:ascii="Cambria Math" w:hAnsi="Cambria Math"/>
                            <w:szCs w:val="26"/>
                            <w:lang w:val="fr-FR"/>
                          </w:rPr>
                          <m:t>2</m:t>
                        </m:r>
                      </w:ins>
                    </m:sup>
                  </m:sSup>
                  <w:ins w:id="2707" w:author="The Si Tran" w:date="2012-12-06T00:30:00Z">
                    <m:r>
                      <w:rPr>
                        <w:rFonts w:ascii="Cambria Math" w:hAnsi="Cambria Math"/>
                        <w:szCs w:val="26"/>
                        <w:lang w:val="fr-FR"/>
                      </w:rPr>
                      <m:t>,    h=</m:t>
                    </m:r>
                    <m:r>
                      <w:rPr>
                        <w:rFonts w:ascii="Cambria Math" w:hAnsi="Cambria Math"/>
                        <w:szCs w:val="26"/>
                        <w:lang w:val="fr-FR"/>
                      </w:rPr>
                      <m:t>0</m:t>
                    </m:r>
                  </w:ins>
                </m:e>
                <m:e>
                  <w:ins w:id="2708" w:author="The Si Tran" w:date="2012-12-06T00:30:00Z">
                    <m:r>
                      <w:rPr>
                        <w:rFonts w:ascii="Cambria Math" w:hAnsi="Cambria Math"/>
                        <w:szCs w:val="26"/>
                        <w:lang w:val="fr-FR"/>
                      </w:rPr>
                      <m:t xml:space="preserve">0,     </m:t>
                    </m:r>
                    <m:r>
                      <w:rPr>
                        <w:rFonts w:ascii="Cambria Math" w:hAnsi="Cambria Math"/>
                        <w:szCs w:val="26"/>
                        <w:lang w:val="fr-FR"/>
                      </w:rPr>
                      <m:t>h≠0</m:t>
                    </m:r>
                  </w:ins>
                </m:e>
              </m:eqArr>
            </m:e>
          </m:d>
        </m:oMath>
      </m:oMathPara>
    </w:p>
    <w:p w14:paraId="28F0F88B" w14:textId="77777777" w:rsidR="006A21F7" w:rsidRPr="0049233F" w:rsidRDefault="006A21F7" w:rsidP="006A21F7">
      <w:pPr>
        <w:ind w:firstLine="547"/>
        <w:rPr>
          <w:szCs w:val="26"/>
          <w:lang w:val="fr-FR"/>
          <w:rPrChange w:id="2709" w:author="The Si Tran" w:date="2012-12-05T23:02:00Z">
            <w:rPr>
              <w:sz w:val="28"/>
              <w:szCs w:val="28"/>
              <w:lang w:val="fr-FR"/>
            </w:rPr>
          </w:rPrChange>
        </w:rPr>
      </w:pPr>
      <w:r w:rsidRPr="0049233F">
        <w:rPr>
          <w:szCs w:val="26"/>
          <w:lang w:val="fr-FR"/>
          <w:rPrChange w:id="2710" w:author="The Si Tran" w:date="2012-12-05T23:02:00Z">
            <w:rPr>
              <w:sz w:val="28"/>
              <w:szCs w:val="28"/>
              <w:lang w:val="fr-FR"/>
            </w:rPr>
          </w:rPrChange>
        </w:rPr>
        <w:t xml:space="preserve">Nên </w:t>
      </w:r>
    </w:p>
    <w:p w14:paraId="3F7BC6B6" w14:textId="77777777" w:rsidR="006A21F7" w:rsidRPr="002B24C1" w:rsidRDefault="002B24C1">
      <w:pPr>
        <w:ind w:left="1440" w:firstLine="720"/>
        <w:rPr>
          <w:szCs w:val="26"/>
          <w:lang w:val="fr-FR"/>
          <w:rPrChange w:id="2711" w:author="The Si Tran" w:date="2012-12-06T00:33:00Z">
            <w:rPr>
              <w:sz w:val="28"/>
              <w:szCs w:val="28"/>
              <w:lang w:val="fr-FR"/>
            </w:rPr>
          </w:rPrChange>
        </w:rPr>
        <w:pPrChange w:id="2712" w:author="The Si Tran" w:date="2012-12-06T00:33:00Z">
          <w:pPr>
            <w:ind w:firstLine="547"/>
          </w:pPr>
        </w:pPrChange>
      </w:pPr>
      <w:ins w:id="2713" w:author="The Si Tran" w:date="2012-12-06T00:32:00Z">
        <m:oMathPara>
          <m:oMathParaPr>
            <m:jc m:val="left"/>
          </m:oMathParaPr>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m:t>
                    </m:r>
                  </m:sub>
                </m:sSub>
              </m:e>
            </m:d>
            <m:r>
              <w:rPr>
                <w:rFonts w:ascii="Cambria Math" w:hAnsi="Cambria Math"/>
                <w:szCs w:val="26"/>
                <w:lang w:val="fr-FR"/>
              </w:rPr>
              <m:t>=</m:t>
            </m:r>
          </m:oMath>
        </m:oMathPara>
      </w:ins>
      <w:ins w:id="2714" w:author="The Si Tran" w:date="2012-12-06T00:33:00Z">
        <m:oMathPara>
          <m:oMathParaPr>
            <m:jc m:val="left"/>
          </m:oMathParaPr>
          <m:oMath>
            <m:r>
              <w:rPr>
                <w:rFonts w:ascii="Cambria Math" w:hAnsi="Cambria Math"/>
                <w:szCs w:val="26"/>
                <w:lang w:val="fr-FR"/>
              </w:rPr>
              <m:t>E</m:t>
            </m:r>
            <m:d>
              <m:dPr>
                <m:ctrlPr>
                  <w:rPr>
                    <w:rFonts w:ascii="Cambria Math" w:hAnsi="Cambria Math"/>
                    <w:i/>
                    <w:szCs w:val="26"/>
                    <w:lang w:val="fr-FR"/>
                  </w:rPr>
                </m:ctrlPr>
              </m:dPr>
              <m:e>
                <m:r>
                  <w:rPr>
                    <w:rFonts w:ascii="Cambria Math" w:hAnsi="Cambria Math"/>
                    <w:szCs w:val="26"/>
                    <w:lang w:val="fr-FR"/>
                  </w:rPr>
                  <m:t>μ+</m:t>
                </m:r>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t-1</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m:t>
                    </m:r>
                  </m:sub>
                </m:sSub>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t-q</m:t>
                    </m:r>
                  </m:sub>
                </m:sSub>
              </m:e>
            </m:d>
            <m:r>
              <w:rPr>
                <w:rFonts w:ascii="Cambria Math" w:hAnsi="Cambria Math"/>
                <w:szCs w:val="26"/>
                <w:lang w:val="fr-FR"/>
              </w:rPr>
              <m:t>=μ</m:t>
            </m:r>
          </m:oMath>
        </m:oMathPara>
      </w:ins>
    </w:p>
    <w:p w14:paraId="0A830245" w14:textId="77777777" w:rsidR="00A35187" w:rsidRPr="00A35187" w:rsidRDefault="006A21F7">
      <w:pPr>
        <w:ind w:left="720" w:firstLine="720"/>
        <w:jc w:val="left"/>
        <w:rPr>
          <w:ins w:id="2715" w:author="The Si Tran" w:date="2012-12-06T00:37:00Z"/>
          <w:szCs w:val="26"/>
          <w:lang w:val="fr-FR"/>
          <w:rPrChange w:id="2716" w:author="The Si Tran" w:date="2012-12-06T00:37:00Z">
            <w:rPr>
              <w:ins w:id="2717" w:author="The Si Tran" w:date="2012-12-06T00:37:00Z"/>
              <w:rFonts w:ascii="Cambria Math" w:hAnsi="Cambria Math"/>
              <w:i/>
              <w:szCs w:val="26"/>
              <w:lang w:val="fr-FR"/>
            </w:rPr>
          </w:rPrChange>
        </w:rPr>
        <w:pPrChange w:id="2718" w:author="The Si Tran" w:date="2012-12-06T00:35:00Z">
          <w:pPr>
            <w:ind w:firstLine="547"/>
          </w:pPr>
        </w:pPrChange>
      </w:pPr>
      <w:del w:id="2719" w:author="The Si Tran" w:date="2012-12-06T00:33:00Z">
        <w:r w:rsidRPr="00B312F5" w:rsidDel="00CF4667">
          <w:rPr>
            <w:position w:val="-14"/>
            <w:szCs w:val="26"/>
            <w:lang w:val="fr-FR"/>
          </w:rPr>
          <w:object w:dxaOrig="3960" w:dyaOrig="380" w14:anchorId="6EB4E1F7">
            <v:shape id="_x0000_i1058" type="#_x0000_t75" style="width:4in;height:27.65pt" o:ole="">
              <v:imagedata r:id="rId82" o:title=""/>
            </v:shape>
            <o:OLEObject Type="Embed" ProgID="Equation.DSMT4" ShapeID="_x0000_i1058" DrawAspect="Content" ObjectID="_1416977591" r:id="rId83"/>
          </w:object>
        </w:r>
        <w:r w:rsidRPr="0049233F" w:rsidDel="00CF4667">
          <w:rPr>
            <w:szCs w:val="26"/>
            <w:lang w:val="fr-FR"/>
            <w:rPrChange w:id="2720" w:author="The Si Tran" w:date="2012-12-05T23:02:00Z">
              <w:rPr>
                <w:sz w:val="28"/>
                <w:szCs w:val="28"/>
                <w:lang w:val="fr-FR"/>
              </w:rPr>
            </w:rPrChange>
          </w:rPr>
          <w:delText>.</w:delText>
        </w:r>
      </w:del>
      <w:ins w:id="2721" w:author="The Si Tran" w:date="2012-12-06T00:35:00Z">
        <m:oMath>
          <m:r>
            <w:rPr>
              <w:rFonts w:ascii="Cambria Math" w:hAnsi="Cambria Math"/>
              <w:szCs w:val="26"/>
              <w:lang w:val="fr-FR"/>
            </w:rPr>
            <m:t>Var</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m:t>
                  </m:r>
                </m:sub>
              </m:sSub>
            </m:e>
          </m:d>
          <m:r>
            <w:rPr>
              <w:rFonts w:ascii="Cambria Math" w:hAnsi="Cambria Math"/>
              <w:szCs w:val="26"/>
              <w:lang w:val="fr-FR"/>
            </w:rPr>
            <m:t>=γ</m:t>
          </m:r>
          <m:d>
            <m:dPr>
              <m:ctrlPr>
                <w:rPr>
                  <w:rFonts w:ascii="Cambria Math" w:hAnsi="Cambria Math"/>
                  <w:i/>
                  <w:szCs w:val="26"/>
                  <w:lang w:val="fr-FR"/>
                </w:rPr>
              </m:ctrlPr>
            </m:dPr>
            <m:e>
              <m:r>
                <w:rPr>
                  <w:rFonts w:ascii="Cambria Math" w:hAnsi="Cambria Math"/>
                  <w:szCs w:val="26"/>
                  <w:lang w:val="fr-FR"/>
                </w:rPr>
                <m:t>0</m:t>
              </m:r>
            </m:e>
          </m:d>
          <m:r>
            <w:rPr>
              <w:rFonts w:ascii="Cambria Math" w:hAnsi="Cambria Math"/>
              <w:szCs w:val="26"/>
              <w:lang w:val="fr-FR"/>
            </w:rPr>
            <m:t>=Var</m:t>
          </m:r>
          <m:d>
            <m:dPr>
              <m:ctrlPr>
                <w:rPr>
                  <w:rFonts w:ascii="Cambria Math" w:hAnsi="Cambria Math"/>
                  <w:i/>
                  <w:szCs w:val="26"/>
                  <w:lang w:val="fr-FR"/>
                </w:rPr>
              </m:ctrlPr>
            </m:dPr>
            <m:e>
              <m:r>
                <w:rPr>
                  <w:rFonts w:ascii="Cambria Math" w:hAnsi="Cambria Math"/>
                  <w:szCs w:val="26"/>
                  <w:lang w:val="fr-FR"/>
                </w:rPr>
                <m:t>μ+</m:t>
              </m:r>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t-1</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m:t>
                  </m:r>
                </m:sub>
              </m:sSub>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t-q</m:t>
                  </m:r>
                </m:sub>
              </m:sSub>
            </m:e>
          </m:d>
        </m:oMath>
      </w:ins>
    </w:p>
    <w:p w14:paraId="5EFAD5D9" w14:textId="77777777" w:rsidR="006A21F7" w:rsidRPr="0049233F" w:rsidRDefault="00A35187">
      <w:pPr>
        <w:ind w:left="720" w:firstLine="720"/>
        <w:jc w:val="left"/>
        <w:rPr>
          <w:szCs w:val="26"/>
          <w:lang w:val="fr-FR"/>
          <w:rPrChange w:id="2722" w:author="The Si Tran" w:date="2012-12-05T23:02:00Z">
            <w:rPr>
              <w:sz w:val="28"/>
              <w:szCs w:val="28"/>
              <w:lang w:val="fr-FR"/>
            </w:rPr>
          </w:rPrChange>
        </w:rPr>
        <w:pPrChange w:id="2723" w:author="The Si Tran" w:date="2012-12-06T00:35:00Z">
          <w:pPr>
            <w:ind w:firstLine="547"/>
          </w:pPr>
        </w:pPrChange>
      </w:pPr>
      <w:ins w:id="2724" w:author="The Si Tran" w:date="2012-12-06T00:36:00Z">
        <m:oMathPara>
          <m:oMath>
            <m:r>
              <w:rPr>
                <w:rFonts w:ascii="Cambria Math" w:hAnsi="Cambria Math"/>
                <w:szCs w:val="26"/>
                <w:lang w:val="fr-FR"/>
              </w:rPr>
              <m:t>=</m:t>
            </m:r>
            <m:sSup>
              <m:sSupPr>
                <m:ctrlPr>
                  <w:rPr>
                    <w:rFonts w:ascii="Cambria Math" w:hAnsi="Cambria Math"/>
                    <w:i/>
                    <w:szCs w:val="26"/>
                    <w:lang w:val="fr-FR"/>
                  </w:rPr>
                </m:ctrlPr>
              </m:sSupPr>
              <m:e>
                <m:r>
                  <w:rPr>
                    <w:rFonts w:ascii="Cambria Math" w:hAnsi="Cambria Math"/>
                    <w:szCs w:val="26"/>
                    <w:lang w:val="fr-FR"/>
                  </w:rPr>
                  <m:t>σ</m:t>
                </m:r>
              </m:e>
              <m:sup>
                <m:r>
                  <w:rPr>
                    <w:rFonts w:ascii="Cambria Math" w:hAnsi="Cambria Math"/>
                    <w:szCs w:val="26"/>
                    <w:lang w:val="fr-FR"/>
                  </w:rPr>
                  <m:t>2</m:t>
                </m:r>
              </m:sup>
            </m:sSup>
            <m:d>
              <m:dPr>
                <m:ctrlPr>
                  <w:rPr>
                    <w:rFonts w:ascii="Cambria Math" w:hAnsi="Cambria Math"/>
                    <w:i/>
                    <w:szCs w:val="26"/>
                    <w:lang w:val="fr-FR"/>
                  </w:rPr>
                </m:ctrlPr>
              </m:dPr>
              <m:e>
                <m:r>
                  <w:rPr>
                    <w:rFonts w:ascii="Cambria Math" w:hAnsi="Cambria Math"/>
                    <w:szCs w:val="26"/>
                    <w:lang w:val="fr-FR"/>
                  </w:rPr>
                  <m:t>1+</m:t>
                </m:r>
                <m:sSubSup>
                  <m:sSubSupPr>
                    <m:ctrlPr>
                      <w:rPr>
                        <w:rFonts w:ascii="Cambria Math" w:hAnsi="Cambria Math"/>
                        <w:i/>
                        <w:szCs w:val="26"/>
                        <w:lang w:val="fr-FR"/>
                      </w:rPr>
                    </m:ctrlPr>
                  </m:sSubSupPr>
                  <m:e>
                    <m:r>
                      <w:rPr>
                        <w:rFonts w:ascii="Cambria Math" w:hAnsi="Cambria Math"/>
                        <w:szCs w:val="26"/>
                        <w:lang w:val="fr-FR"/>
                      </w:rPr>
                      <m:t>θ</m:t>
                    </m:r>
                  </m:e>
                  <m:sub>
                    <m:r>
                      <w:rPr>
                        <w:rFonts w:ascii="Cambria Math" w:hAnsi="Cambria Math"/>
                        <w:szCs w:val="26"/>
                        <w:lang w:val="fr-FR"/>
                      </w:rPr>
                      <m:t>1</m:t>
                    </m:r>
                  </m:sub>
                  <m:sup>
                    <m:r>
                      <w:rPr>
                        <w:rFonts w:ascii="Cambria Math" w:hAnsi="Cambria Math"/>
                        <w:szCs w:val="26"/>
                        <w:lang w:val="fr-FR"/>
                      </w:rPr>
                      <m:t>2</m:t>
                    </m:r>
                  </m:sup>
                </m:sSubSup>
                <m:r>
                  <w:rPr>
                    <w:rFonts w:ascii="Cambria Math" w:hAnsi="Cambria Math"/>
                    <w:szCs w:val="26"/>
                    <w:lang w:val="fr-FR"/>
                  </w:rPr>
                  <m:t>+…+</m:t>
                </m:r>
                <m:sSubSup>
                  <m:sSubSupPr>
                    <m:ctrlPr>
                      <w:rPr>
                        <w:rFonts w:ascii="Cambria Math" w:hAnsi="Cambria Math"/>
                        <w:i/>
                        <w:szCs w:val="26"/>
                        <w:lang w:val="fr-FR"/>
                      </w:rPr>
                    </m:ctrlPr>
                  </m:sSubSupPr>
                  <m:e>
                    <m:r>
                      <w:rPr>
                        <w:rFonts w:ascii="Cambria Math" w:hAnsi="Cambria Math"/>
                        <w:szCs w:val="26"/>
                        <w:lang w:val="fr-FR"/>
                      </w:rPr>
                      <m:t>θ</m:t>
                    </m:r>
                  </m:e>
                  <m:sub>
                    <m:r>
                      <w:rPr>
                        <w:rFonts w:ascii="Cambria Math" w:hAnsi="Cambria Math"/>
                        <w:szCs w:val="26"/>
                        <w:lang w:val="fr-FR"/>
                      </w:rPr>
                      <m:t>q</m:t>
                    </m:r>
                  </m:sub>
                  <m:sup>
                    <m:r>
                      <w:rPr>
                        <w:rFonts w:ascii="Cambria Math" w:hAnsi="Cambria Math"/>
                        <w:szCs w:val="26"/>
                        <w:lang w:val="fr-FR"/>
                      </w:rPr>
                      <m:t>2</m:t>
                    </m:r>
                  </m:sup>
                </m:sSubSup>
              </m:e>
            </m:d>
          </m:oMath>
        </m:oMathPara>
      </w:ins>
    </w:p>
    <w:p w14:paraId="57EADC4B" w14:textId="77777777" w:rsidR="006A21F7" w:rsidRPr="0049233F" w:rsidDel="00A92BAB" w:rsidRDefault="006A21F7" w:rsidP="006A21F7">
      <w:pPr>
        <w:ind w:firstLine="547"/>
        <w:rPr>
          <w:del w:id="2725" w:author="The Si Tran" w:date="2012-12-06T00:37:00Z"/>
          <w:szCs w:val="26"/>
          <w:lang w:val="fr-FR"/>
          <w:rPrChange w:id="2726" w:author="The Si Tran" w:date="2012-12-05T23:02:00Z">
            <w:rPr>
              <w:del w:id="2727" w:author="The Si Tran" w:date="2012-12-06T00:37:00Z"/>
              <w:sz w:val="28"/>
              <w:szCs w:val="28"/>
              <w:lang w:val="fr-FR"/>
            </w:rPr>
          </w:rPrChange>
        </w:rPr>
      </w:pPr>
    </w:p>
    <w:p w14:paraId="681209C0" w14:textId="77777777" w:rsidR="006A21F7" w:rsidRPr="0049233F" w:rsidDel="00A92BAB" w:rsidRDefault="006A21F7" w:rsidP="006A21F7">
      <w:pPr>
        <w:ind w:firstLine="547"/>
        <w:rPr>
          <w:del w:id="2728" w:author="The Si Tran" w:date="2012-12-06T00:37:00Z"/>
          <w:szCs w:val="26"/>
          <w:lang w:val="fr-FR"/>
          <w:rPrChange w:id="2729" w:author="The Si Tran" w:date="2012-12-05T23:02:00Z">
            <w:rPr>
              <w:del w:id="2730" w:author="The Si Tran" w:date="2012-12-06T00:37:00Z"/>
              <w:sz w:val="28"/>
              <w:szCs w:val="28"/>
              <w:lang w:val="fr-FR"/>
            </w:rPr>
          </w:rPrChange>
        </w:rPr>
      </w:pPr>
      <w:del w:id="2731" w:author="The Si Tran" w:date="2012-12-06T00:35:00Z">
        <w:r w:rsidRPr="00B312F5" w:rsidDel="00A35187">
          <w:rPr>
            <w:position w:val="-14"/>
            <w:szCs w:val="26"/>
            <w:lang w:val="fr-FR"/>
          </w:rPr>
          <w:object w:dxaOrig="4599" w:dyaOrig="380" w14:anchorId="2C4DA43D">
            <v:shape id="_x0000_i1059" type="#_x0000_t75" style="width:332.35pt;height:27.65pt" o:ole="">
              <v:imagedata r:id="rId84" o:title=""/>
            </v:shape>
            <o:OLEObject Type="Embed" ProgID="Equation.DSMT4" ShapeID="_x0000_i1059" DrawAspect="Content" ObjectID="_1416977592" r:id="rId85"/>
          </w:object>
        </w:r>
      </w:del>
    </w:p>
    <w:p w14:paraId="170D0928" w14:textId="77777777" w:rsidR="005947EE" w:rsidRPr="005947EE" w:rsidRDefault="006A21F7">
      <w:pPr>
        <w:ind w:left="1440"/>
        <w:jc w:val="left"/>
        <w:rPr>
          <w:ins w:id="2732" w:author="The Si Tran" w:date="2012-12-06T00:43:00Z"/>
          <w:szCs w:val="26"/>
          <w:lang w:val="fr-FR"/>
          <w:rPrChange w:id="2733" w:author="The Si Tran" w:date="2012-12-06T00:44:00Z">
            <w:rPr>
              <w:ins w:id="2734" w:author="The Si Tran" w:date="2012-12-06T00:43:00Z"/>
              <w:rFonts w:ascii="Cambria Math" w:hAnsi="Cambria Math"/>
              <w:i/>
              <w:szCs w:val="26"/>
              <w:lang w:val="fr-FR"/>
            </w:rPr>
          </w:rPrChange>
        </w:rPr>
        <w:pPrChange w:id="2735" w:author="The Si Tran" w:date="2012-12-06T00:39:00Z">
          <w:pPr>
            <w:ind w:firstLine="547"/>
          </w:pPr>
        </w:pPrChange>
      </w:pPr>
      <w:del w:id="2736" w:author="The Si Tran" w:date="2012-12-06T00:37:00Z">
        <w:r w:rsidRPr="0049233F" w:rsidDel="00A92BAB">
          <w:rPr>
            <w:szCs w:val="26"/>
            <w:lang w:val="fr-FR"/>
            <w:rPrChange w:id="2737" w:author="The Si Tran" w:date="2012-12-05T23:02:00Z">
              <w:rPr>
                <w:sz w:val="28"/>
                <w:szCs w:val="28"/>
                <w:lang w:val="fr-FR"/>
              </w:rPr>
            </w:rPrChange>
          </w:rPr>
          <w:delText xml:space="preserve">                </w:delText>
        </w:r>
      </w:del>
      <w:del w:id="2738" w:author="The Si Tran" w:date="2012-12-06T00:39:00Z">
        <w:r w:rsidRPr="0049233F" w:rsidDel="00E270B0">
          <w:rPr>
            <w:szCs w:val="26"/>
            <w:lang w:val="fr-FR"/>
            <w:rPrChange w:id="2739" w:author="The Si Tran" w:date="2012-12-05T23:02:00Z">
              <w:rPr>
                <w:sz w:val="28"/>
                <w:szCs w:val="28"/>
                <w:lang w:val="fr-FR"/>
              </w:rPr>
            </w:rPrChange>
          </w:rPr>
          <w:delText xml:space="preserve">              </w:delText>
        </w:r>
      </w:del>
      <w:ins w:id="2740" w:author="The Si Tran" w:date="2012-12-06T00:39:00Z">
        <m:oMath>
          <m:r>
            <m:rPr>
              <m:sty m:val="p"/>
            </m:rPr>
            <w:rPr>
              <w:rFonts w:ascii="Cambria Math" w:hAnsi="Cambria Math"/>
              <w:szCs w:val="26"/>
              <w:lang w:val="fr-FR"/>
            </w:rPr>
            <w:br/>
          </m:r>
        </m:oMath>
        <m:oMathPara>
          <m:oMathParaPr>
            <m:jc m:val="left"/>
          </m:oMathParaPr>
          <m:oMath>
            <m:r>
              <w:rPr>
                <w:rFonts w:ascii="Cambria Math" w:hAnsi="Cambria Math"/>
                <w:szCs w:val="26"/>
                <w:lang w:val="fr-FR"/>
              </w:rPr>
              <m:t>γ</m:t>
            </m:r>
            <m:d>
              <m:dPr>
                <m:ctrlPr>
                  <w:rPr>
                    <w:rFonts w:ascii="Cambria Math" w:hAnsi="Cambria Math"/>
                    <w:i/>
                    <w:szCs w:val="26"/>
                    <w:lang w:val="fr-FR"/>
                  </w:rPr>
                </m:ctrlPr>
              </m:dPr>
              <m:e>
                <m:r>
                  <w:rPr>
                    <w:rFonts w:ascii="Cambria Math" w:hAnsi="Cambria Math"/>
                    <w:szCs w:val="26"/>
                    <w:lang w:val="fr-FR"/>
                  </w:rPr>
                  <m:t>k</m:t>
                </m:r>
              </m:e>
            </m:d>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t+k</m:t>
                    </m:r>
                  </m:sub>
                </m:sSub>
              </m:e>
            </m:d>
          </m:oMath>
        </m:oMathPara>
      </w:ins>
    </w:p>
    <w:p w14:paraId="6A25076A" w14:textId="77777777" w:rsidR="006A21F7" w:rsidRPr="0049233F" w:rsidDel="004505B3" w:rsidRDefault="006A21F7">
      <w:pPr>
        <w:ind w:left="1440"/>
        <w:jc w:val="left"/>
        <w:rPr>
          <w:del w:id="2741" w:author="The Si Tran" w:date="2012-12-14T04:51:00Z"/>
          <w:szCs w:val="26"/>
          <w:lang w:val="fr-FR"/>
          <w:rPrChange w:id="2742" w:author="The Si Tran" w:date="2012-12-05T23:02:00Z">
            <w:rPr>
              <w:del w:id="2743" w:author="The Si Tran" w:date="2012-12-14T04:51:00Z"/>
              <w:sz w:val="28"/>
              <w:szCs w:val="28"/>
              <w:lang w:val="fr-FR"/>
            </w:rPr>
          </w:rPrChange>
        </w:rPr>
        <w:pPrChange w:id="2744" w:author="The Si Tran" w:date="2012-12-06T00:39:00Z">
          <w:pPr>
            <w:ind w:firstLine="547"/>
          </w:pPr>
        </w:pPrChange>
      </w:pPr>
      <w:ins w:id="2745" w:author="The Si Tran" w:date="2012-12-06T00:39:00Z">
        <m:oMath>
          <m:r>
            <w:rPr>
              <w:rFonts w:ascii="Cambria Math" w:hAnsi="Cambria Math"/>
              <w:szCs w:val="26"/>
              <w:lang w:val="fr-FR"/>
            </w:rPr>
            <m:t>=</m:t>
          </m:r>
        </m:oMath>
      </w:ins>
      <m:oMath>
        <m:d>
          <m:dPr>
            <m:begChr m:val="{"/>
            <m:endChr m:val=""/>
            <m:ctrlPr>
              <w:ins w:id="2746" w:author="The Si Tran" w:date="2012-12-06T00:41:00Z">
                <w:rPr>
                  <w:rFonts w:ascii="Cambria Math" w:hAnsi="Cambria Math"/>
                  <w:i/>
                  <w:szCs w:val="26"/>
                  <w:lang w:val="fr-FR"/>
                </w:rPr>
              </w:ins>
            </m:ctrlPr>
          </m:dPr>
          <m:e>
            <m:eqArr>
              <m:eqArrPr>
                <m:ctrlPr>
                  <w:ins w:id="2747" w:author="The Si Tran" w:date="2012-12-06T00:41:00Z">
                    <w:rPr>
                      <w:rFonts w:ascii="Cambria Math" w:hAnsi="Cambria Math"/>
                      <w:i/>
                      <w:szCs w:val="26"/>
                      <w:lang w:val="fr-FR"/>
                    </w:rPr>
                  </w:ins>
                </m:ctrlPr>
              </m:eqArrPr>
              <m:e>
                <m:sSup>
                  <m:sSupPr>
                    <m:ctrlPr>
                      <w:ins w:id="2748" w:author="The Si Tran" w:date="2012-12-06T00:42:00Z">
                        <w:rPr>
                          <w:rFonts w:ascii="Cambria Math" w:hAnsi="Cambria Math"/>
                          <w:i/>
                          <w:szCs w:val="26"/>
                          <w:lang w:val="fr-FR"/>
                        </w:rPr>
                      </w:ins>
                    </m:ctrlPr>
                  </m:sSupPr>
                  <m:e>
                    <w:ins w:id="2749" w:author="The Si Tran" w:date="2012-12-06T00:42:00Z">
                      <m:r>
                        <w:rPr>
                          <w:rFonts w:ascii="Cambria Math" w:hAnsi="Cambria Math"/>
                          <w:szCs w:val="26"/>
                          <w:lang w:val="fr-FR"/>
                        </w:rPr>
                        <m:t>σ</m:t>
                      </m:r>
                    </w:ins>
                  </m:e>
                  <m:sup>
                    <w:ins w:id="2750" w:author="The Si Tran" w:date="2012-12-06T00:42:00Z">
                      <m:r>
                        <w:rPr>
                          <w:rFonts w:ascii="Cambria Math" w:hAnsi="Cambria Math"/>
                          <w:szCs w:val="26"/>
                          <w:lang w:val="fr-FR"/>
                        </w:rPr>
                        <m:t>2</m:t>
                      </m:r>
                    </w:ins>
                  </m:sup>
                </m:sSup>
                <m:d>
                  <m:dPr>
                    <m:ctrlPr>
                      <w:ins w:id="2751" w:author="The Si Tran" w:date="2012-12-06T00:42:00Z">
                        <w:rPr>
                          <w:rFonts w:ascii="Cambria Math" w:hAnsi="Cambria Math"/>
                          <w:i/>
                          <w:szCs w:val="26"/>
                          <w:lang w:val="fr-FR"/>
                        </w:rPr>
                      </w:ins>
                    </m:ctrlPr>
                  </m:dPr>
                  <m:e>
                    <w:ins w:id="2752" w:author="The Si Tran" w:date="2012-12-06T00:42:00Z">
                      <m:r>
                        <w:rPr>
                          <w:rFonts w:ascii="Cambria Math" w:hAnsi="Cambria Math"/>
                          <w:szCs w:val="26"/>
                          <w:lang w:val="fr-FR"/>
                        </w:rPr>
                        <m:t>-</m:t>
                      </m:r>
                    </w:ins>
                    <m:sSub>
                      <m:sSubPr>
                        <m:ctrlPr>
                          <w:ins w:id="2753" w:author="The Si Tran" w:date="2012-12-06T00:42:00Z">
                            <w:rPr>
                              <w:rFonts w:ascii="Cambria Math" w:hAnsi="Cambria Math"/>
                              <w:i/>
                              <w:szCs w:val="26"/>
                              <w:lang w:val="fr-FR"/>
                            </w:rPr>
                          </w:ins>
                        </m:ctrlPr>
                      </m:sSubPr>
                      <m:e>
                        <w:ins w:id="2754" w:author="The Si Tran" w:date="2012-12-06T00:43:00Z">
                          <m:r>
                            <w:rPr>
                              <w:rFonts w:ascii="Cambria Math" w:hAnsi="Cambria Math"/>
                              <w:szCs w:val="26"/>
                              <w:lang w:val="fr-FR"/>
                            </w:rPr>
                            <m:t>θ</m:t>
                          </m:r>
                        </w:ins>
                      </m:e>
                      <m:sub>
                        <w:ins w:id="2755" w:author="The Si Tran" w:date="2012-12-06T00:42:00Z">
                          <m:r>
                            <w:rPr>
                              <w:rFonts w:ascii="Cambria Math" w:hAnsi="Cambria Math"/>
                              <w:szCs w:val="26"/>
                              <w:lang w:val="fr-FR"/>
                            </w:rPr>
                            <m:t>k</m:t>
                          </m:r>
                        </w:ins>
                      </m:sub>
                    </m:sSub>
                    <w:ins w:id="2756" w:author="The Si Tran" w:date="2012-12-06T00:43:00Z">
                      <m:r>
                        <w:rPr>
                          <w:rFonts w:ascii="Cambria Math" w:hAnsi="Cambria Math"/>
                          <w:szCs w:val="26"/>
                          <w:lang w:val="fr-FR"/>
                        </w:rPr>
                        <m:t>+</m:t>
                      </m:r>
                    </w:ins>
                    <m:sSub>
                      <m:sSubPr>
                        <m:ctrlPr>
                          <w:ins w:id="2757" w:author="The Si Tran" w:date="2012-12-06T00:43:00Z">
                            <w:rPr>
                              <w:rFonts w:ascii="Cambria Math" w:hAnsi="Cambria Math"/>
                              <w:i/>
                              <w:szCs w:val="26"/>
                              <w:lang w:val="fr-FR"/>
                            </w:rPr>
                          </w:ins>
                        </m:ctrlPr>
                      </m:sSubPr>
                      <m:e>
                        <w:ins w:id="2758" w:author="The Si Tran" w:date="2012-12-06T00:43:00Z">
                          <m:r>
                            <w:rPr>
                              <w:rFonts w:ascii="Cambria Math" w:hAnsi="Cambria Math"/>
                              <w:szCs w:val="26"/>
                              <w:lang w:val="fr-FR"/>
                            </w:rPr>
                            <m:t>θ</m:t>
                          </m:r>
                        </w:ins>
                      </m:e>
                      <m:sub>
                        <w:ins w:id="2759" w:author="The Si Tran" w:date="2012-12-06T00:43:00Z">
                          <m:r>
                            <w:rPr>
                              <w:rFonts w:ascii="Cambria Math" w:hAnsi="Cambria Math"/>
                              <w:szCs w:val="26"/>
                              <w:lang w:val="fr-FR"/>
                            </w:rPr>
                            <m:t>1</m:t>
                          </m:r>
                        </w:ins>
                      </m:sub>
                    </m:sSub>
                    <m:sSub>
                      <m:sSubPr>
                        <m:ctrlPr>
                          <w:ins w:id="2760" w:author="The Si Tran" w:date="2012-12-06T00:43:00Z">
                            <w:rPr>
                              <w:rFonts w:ascii="Cambria Math" w:hAnsi="Cambria Math"/>
                              <w:i/>
                              <w:szCs w:val="26"/>
                              <w:lang w:val="fr-FR"/>
                            </w:rPr>
                          </w:ins>
                        </m:ctrlPr>
                      </m:sSubPr>
                      <m:e>
                        <w:ins w:id="2761" w:author="The Si Tran" w:date="2012-12-06T00:43:00Z">
                          <m:r>
                            <w:rPr>
                              <w:rFonts w:ascii="Cambria Math" w:hAnsi="Cambria Math"/>
                              <w:szCs w:val="26"/>
                              <w:lang w:val="fr-FR"/>
                            </w:rPr>
                            <m:t>θ</m:t>
                          </m:r>
                        </w:ins>
                      </m:e>
                      <m:sub>
                        <w:ins w:id="2762" w:author="The Si Tran" w:date="2012-12-06T00:43:00Z">
                          <m:r>
                            <w:rPr>
                              <w:rFonts w:ascii="Cambria Math" w:hAnsi="Cambria Math"/>
                              <w:szCs w:val="26"/>
                              <w:lang w:val="fr-FR"/>
                            </w:rPr>
                            <m:t>k+1</m:t>
                          </m:r>
                        </w:ins>
                      </m:sub>
                    </m:sSub>
                    <w:ins w:id="2763" w:author="The Si Tran" w:date="2012-12-06T00:43:00Z">
                      <m:r>
                        <w:rPr>
                          <w:rFonts w:ascii="Cambria Math" w:hAnsi="Cambria Math"/>
                          <w:szCs w:val="26"/>
                          <w:lang w:val="fr-FR"/>
                        </w:rPr>
                        <m:t>+…+</m:t>
                      </m:r>
                    </w:ins>
                    <m:sSub>
                      <m:sSubPr>
                        <m:ctrlPr>
                          <w:ins w:id="2764" w:author="The Si Tran" w:date="2012-12-06T00:43:00Z">
                            <w:rPr>
                              <w:rFonts w:ascii="Cambria Math" w:hAnsi="Cambria Math"/>
                              <w:i/>
                              <w:szCs w:val="26"/>
                              <w:lang w:val="fr-FR"/>
                            </w:rPr>
                          </w:ins>
                        </m:ctrlPr>
                      </m:sSubPr>
                      <m:e>
                        <w:ins w:id="2765" w:author="The Si Tran" w:date="2012-12-06T00:43:00Z">
                          <m:r>
                            <w:rPr>
                              <w:rFonts w:ascii="Cambria Math" w:hAnsi="Cambria Math"/>
                              <w:szCs w:val="26"/>
                              <w:lang w:val="fr-FR"/>
                            </w:rPr>
                            <m:t>θ</m:t>
                          </m:r>
                        </w:ins>
                      </m:e>
                      <m:sub>
                        <w:ins w:id="2766" w:author="The Si Tran" w:date="2012-12-06T00:43:00Z">
                          <m:r>
                            <w:rPr>
                              <w:rFonts w:ascii="Cambria Math" w:hAnsi="Cambria Math"/>
                              <w:szCs w:val="26"/>
                              <w:lang w:val="fr-FR"/>
                            </w:rPr>
                            <m:t>q-k</m:t>
                          </m:r>
                        </w:ins>
                      </m:sub>
                    </m:sSub>
                    <m:sSub>
                      <m:sSubPr>
                        <m:ctrlPr>
                          <w:ins w:id="2767" w:author="The Si Tran" w:date="2012-12-06T00:43:00Z">
                            <w:rPr>
                              <w:rFonts w:ascii="Cambria Math" w:hAnsi="Cambria Math"/>
                              <w:i/>
                              <w:szCs w:val="26"/>
                              <w:lang w:val="fr-FR"/>
                            </w:rPr>
                          </w:ins>
                        </m:ctrlPr>
                      </m:sSubPr>
                      <m:e>
                        <w:ins w:id="2768" w:author="The Si Tran" w:date="2012-12-06T00:43:00Z">
                          <m:r>
                            <w:rPr>
                              <w:rFonts w:ascii="Cambria Math" w:hAnsi="Cambria Math"/>
                              <w:szCs w:val="26"/>
                              <w:lang w:val="fr-FR"/>
                            </w:rPr>
                            <m:t>θ</m:t>
                          </m:r>
                        </w:ins>
                      </m:e>
                      <m:sub>
                        <w:ins w:id="2769" w:author="The Si Tran" w:date="2012-12-06T00:43:00Z">
                          <m:r>
                            <w:rPr>
                              <w:rFonts w:ascii="Cambria Math" w:hAnsi="Cambria Math"/>
                              <w:szCs w:val="26"/>
                              <w:lang w:val="fr-FR"/>
                            </w:rPr>
                            <m:t>k</m:t>
                          </m:r>
                        </w:ins>
                      </m:sub>
                    </m:sSub>
                  </m:e>
                </m:d>
                <w:ins w:id="2770" w:author="The Si Tran" w:date="2012-12-06T00:42:00Z">
                  <m:r>
                    <w:rPr>
                      <w:rFonts w:ascii="Cambria Math" w:hAnsi="Cambria Math"/>
                      <w:szCs w:val="26"/>
                      <w:lang w:val="fr-FR"/>
                    </w:rPr>
                    <m:t>,   k=1,2,…,q</m:t>
                  </m:r>
                </w:ins>
              </m:e>
              <m:e>
                <w:ins w:id="2771" w:author="The Si Tran" w:date="2012-12-06T00:44:00Z">
                  <m:r>
                    <w:rPr>
                      <w:rFonts w:ascii="Cambria Math" w:hAnsi="Cambria Math"/>
                      <w:szCs w:val="26"/>
                      <w:lang w:val="fr-FR"/>
                    </w:rPr>
                    <m:t xml:space="preserve">0,                                         k&gt;q </m:t>
                  </m:r>
                </w:ins>
              </m:e>
            </m:eqArr>
          </m:e>
        </m:d>
      </m:oMath>
      <w:del w:id="2772" w:author="The Si Tran" w:date="2012-12-06T00:37:00Z">
        <w:r w:rsidRPr="00B312F5" w:rsidDel="00A92BAB">
          <w:rPr>
            <w:position w:val="-14"/>
            <w:szCs w:val="26"/>
            <w:lang w:val="fr-FR"/>
          </w:rPr>
          <w:object w:dxaOrig="2040" w:dyaOrig="400" w14:anchorId="39A27407">
            <v:shape id="_x0000_i1060" type="#_x0000_t75" style="width:138.15pt;height:28.45pt" o:ole="">
              <v:imagedata r:id="rId86" o:title=""/>
            </v:shape>
            <o:OLEObject Type="Embed" ProgID="Equation.DSMT4" ShapeID="_x0000_i1060" DrawAspect="Content" ObjectID="_1416977593" r:id="rId87"/>
          </w:object>
        </w:r>
        <w:r w:rsidRPr="0049233F" w:rsidDel="00A92BAB">
          <w:rPr>
            <w:szCs w:val="26"/>
            <w:lang w:val="fr-FR"/>
            <w:rPrChange w:id="2773" w:author="The Si Tran" w:date="2012-12-05T23:02:00Z">
              <w:rPr>
                <w:sz w:val="28"/>
                <w:szCs w:val="28"/>
                <w:lang w:val="fr-FR"/>
              </w:rPr>
            </w:rPrChange>
          </w:rPr>
          <w:delText>.</w:delText>
        </w:r>
      </w:del>
    </w:p>
    <w:p w14:paraId="299A5D14" w14:textId="77777777" w:rsidR="006A21F7" w:rsidRPr="0049233F" w:rsidDel="001D36B5" w:rsidRDefault="006A21F7" w:rsidP="006A21F7">
      <w:pPr>
        <w:ind w:firstLine="547"/>
        <w:rPr>
          <w:del w:id="2774" w:author="The Si Tran" w:date="2012-12-06T00:45:00Z"/>
          <w:szCs w:val="26"/>
          <w:lang w:val="fr-FR"/>
          <w:rPrChange w:id="2775" w:author="The Si Tran" w:date="2012-12-05T23:02:00Z">
            <w:rPr>
              <w:del w:id="2776" w:author="The Si Tran" w:date="2012-12-06T00:45:00Z"/>
              <w:sz w:val="28"/>
              <w:szCs w:val="28"/>
              <w:lang w:val="fr-FR"/>
            </w:rPr>
          </w:rPrChange>
        </w:rPr>
      </w:pPr>
      <w:del w:id="2777" w:author="The Si Tran" w:date="2012-12-06T00:41:00Z">
        <w:r w:rsidRPr="00B312F5" w:rsidDel="005947EE">
          <w:rPr>
            <w:position w:val="-12"/>
            <w:szCs w:val="26"/>
            <w:lang w:val="fr-FR"/>
          </w:rPr>
          <w:object w:dxaOrig="1960" w:dyaOrig="360" w14:anchorId="284A0F67">
            <v:shape id="_x0000_i1061" type="#_x0000_t75" style="width:153.2pt;height:27.65pt" o:ole="">
              <v:imagedata r:id="rId88" o:title=""/>
            </v:shape>
            <o:OLEObject Type="Embed" ProgID="Equation.DSMT4" ShapeID="_x0000_i1061" DrawAspect="Content" ObjectID="_1416977594" r:id="rId89"/>
          </w:object>
        </w:r>
      </w:del>
    </w:p>
    <w:p w14:paraId="21F18D80" w14:textId="77777777" w:rsidR="006A21F7" w:rsidRPr="0049233F" w:rsidDel="00EE6AC2" w:rsidRDefault="006A21F7">
      <w:pPr>
        <w:rPr>
          <w:del w:id="2778" w:author="The Si Tran" w:date="2012-12-06T00:44:00Z"/>
          <w:szCs w:val="26"/>
          <w:lang w:val="pt-BR"/>
          <w:rPrChange w:id="2779" w:author="The Si Tran" w:date="2012-12-05T23:02:00Z">
            <w:rPr>
              <w:del w:id="2780" w:author="The Si Tran" w:date="2012-12-06T00:44:00Z"/>
              <w:sz w:val="28"/>
              <w:szCs w:val="28"/>
              <w:lang w:val="pt-BR"/>
            </w:rPr>
          </w:rPrChange>
        </w:rPr>
        <w:pPrChange w:id="2781" w:author="The Si Tran" w:date="2012-12-06T00:45:00Z">
          <w:pPr>
            <w:ind w:firstLine="547"/>
          </w:pPr>
        </w:pPrChange>
      </w:pPr>
      <w:del w:id="2782" w:author="The Si Tran" w:date="2012-12-06T00:45:00Z">
        <w:r w:rsidRPr="0049233F" w:rsidDel="001D36B5">
          <w:rPr>
            <w:szCs w:val="26"/>
            <w:lang w:val="pt-BR"/>
            <w:rPrChange w:id="2783" w:author="The Si Tran" w:date="2012-12-05T23:02:00Z">
              <w:rPr>
                <w:sz w:val="28"/>
                <w:szCs w:val="28"/>
                <w:lang w:val="pt-BR"/>
              </w:rPr>
            </w:rPrChange>
          </w:rPr>
          <w:delText xml:space="preserve">            </w:delText>
        </w:r>
      </w:del>
      <w:del w:id="2784" w:author="The Si Tran" w:date="2012-12-06T00:44:00Z">
        <w:r w:rsidRPr="00B312F5" w:rsidDel="00EE6AC2">
          <w:rPr>
            <w:position w:val="-34"/>
            <w:szCs w:val="26"/>
            <w:lang w:val="fr-FR"/>
          </w:rPr>
          <w:object w:dxaOrig="4400" w:dyaOrig="800" w14:anchorId="3C3DBA9C">
            <v:shape id="_x0000_i1062" type="#_x0000_t75" style="width:318.15pt;height:57.75pt" o:ole="">
              <v:imagedata r:id="rId90" o:title=""/>
            </v:shape>
            <o:OLEObject Type="Embed" ProgID="Equation.DSMT4" ShapeID="_x0000_i1062" DrawAspect="Content" ObjectID="_1416977595" r:id="rId91"/>
          </w:object>
        </w:r>
      </w:del>
    </w:p>
    <w:p w14:paraId="4ACE3B0B" w14:textId="77777777" w:rsidR="006A21F7" w:rsidRPr="0049233F" w:rsidRDefault="006A21F7">
      <w:pPr>
        <w:ind w:left="1440"/>
        <w:jc w:val="left"/>
        <w:rPr>
          <w:szCs w:val="26"/>
          <w:lang w:val="pt-BR"/>
          <w:rPrChange w:id="2785" w:author="The Si Tran" w:date="2012-12-05T23:02:00Z">
            <w:rPr>
              <w:sz w:val="28"/>
              <w:szCs w:val="28"/>
              <w:lang w:val="pt-BR"/>
            </w:rPr>
          </w:rPrChange>
        </w:rPr>
        <w:pPrChange w:id="2786" w:author="The Si Tran" w:date="2012-12-14T04:51:00Z">
          <w:pPr>
            <w:ind w:firstLine="547"/>
          </w:pPr>
        </w:pPrChange>
      </w:pPr>
      <w:del w:id="2787" w:author="The Si Tran" w:date="2012-12-06T00:44:00Z">
        <w:r w:rsidRPr="0049233F" w:rsidDel="00EE6AC2">
          <w:rPr>
            <w:szCs w:val="26"/>
            <w:lang w:val="pt-BR"/>
            <w:rPrChange w:id="2788" w:author="The Si Tran" w:date="2012-12-05T23:02:00Z">
              <w:rPr>
                <w:sz w:val="28"/>
                <w:szCs w:val="28"/>
                <w:lang w:val="pt-BR"/>
              </w:rPr>
            </w:rPrChange>
          </w:rPr>
          <w:tab/>
        </w:r>
      </w:del>
    </w:p>
    <w:p w14:paraId="64BC0324" w14:textId="77777777" w:rsidR="006A21F7" w:rsidRDefault="006A21F7" w:rsidP="006A21F7">
      <w:pPr>
        <w:ind w:firstLine="547"/>
        <w:rPr>
          <w:ins w:id="2789" w:author="The Si Tran" w:date="2012-12-06T00:45:00Z"/>
          <w:szCs w:val="26"/>
          <w:lang w:val="pt-BR"/>
        </w:rPr>
      </w:pPr>
      <w:r w:rsidRPr="0049233F">
        <w:rPr>
          <w:szCs w:val="26"/>
          <w:lang w:val="pt-BR"/>
          <w:rPrChange w:id="2790" w:author="The Si Tran" w:date="2012-12-05T23:02:00Z">
            <w:rPr>
              <w:sz w:val="28"/>
              <w:szCs w:val="28"/>
              <w:lang w:val="pt-BR"/>
            </w:rPr>
          </w:rPrChange>
        </w:rPr>
        <w:t xml:space="preserve">Từ đó ta có hàm tự tương quan của chuỗi </w:t>
      </w:r>
      <w:del w:id="2791" w:author="The Si Tran" w:date="2012-12-06T00:45:00Z">
        <w:r w:rsidRPr="0049233F" w:rsidDel="001D36B5">
          <w:rPr>
            <w:szCs w:val="26"/>
            <w:lang w:val="pt-BR"/>
            <w:rPrChange w:id="2792" w:author="The Si Tran" w:date="2012-12-05T23:02:00Z">
              <w:rPr>
                <w:sz w:val="28"/>
                <w:szCs w:val="28"/>
                <w:lang w:val="pt-BR"/>
              </w:rPr>
            </w:rPrChange>
          </w:rPr>
          <w:delText>{y</w:delText>
        </w:r>
        <w:r w:rsidRPr="0049233F" w:rsidDel="001D36B5">
          <w:rPr>
            <w:szCs w:val="26"/>
            <w:vertAlign w:val="subscript"/>
            <w:lang w:val="pt-BR"/>
            <w:rPrChange w:id="2793" w:author="The Si Tran" w:date="2012-12-05T23:02:00Z">
              <w:rPr>
                <w:sz w:val="28"/>
                <w:szCs w:val="28"/>
                <w:vertAlign w:val="subscript"/>
                <w:lang w:val="pt-BR"/>
              </w:rPr>
            </w:rPrChange>
          </w:rPr>
          <w:delText>t</w:delText>
        </w:r>
        <w:r w:rsidRPr="0049233F" w:rsidDel="001D36B5">
          <w:rPr>
            <w:szCs w:val="26"/>
            <w:lang w:val="pt-BR"/>
            <w:rPrChange w:id="2794" w:author="The Si Tran" w:date="2012-12-05T23:02:00Z">
              <w:rPr>
                <w:sz w:val="28"/>
                <w:szCs w:val="28"/>
                <w:lang w:val="pt-BR"/>
              </w:rPr>
            </w:rPrChange>
          </w:rPr>
          <w:delText>}.</w:delText>
        </w:r>
      </w:del>
      <m:oMath>
        <m:d>
          <m:dPr>
            <m:begChr m:val="{"/>
            <m:endChr m:val="}"/>
            <m:ctrlPr>
              <w:ins w:id="2795" w:author="The Si Tran" w:date="2012-12-06T00:45:00Z">
                <w:rPr>
                  <w:rFonts w:ascii="Cambria Math" w:hAnsi="Cambria Math"/>
                  <w:i/>
                  <w:szCs w:val="26"/>
                  <w:lang w:val="pt-BR"/>
                </w:rPr>
              </w:ins>
            </m:ctrlPr>
          </m:dPr>
          <m:e>
            <m:sSub>
              <m:sSubPr>
                <m:ctrlPr>
                  <w:ins w:id="2796" w:author="The Si Tran" w:date="2012-12-06T00:45:00Z">
                    <w:rPr>
                      <w:rFonts w:ascii="Cambria Math" w:hAnsi="Cambria Math"/>
                      <w:i/>
                      <w:szCs w:val="26"/>
                      <w:lang w:val="pt-BR"/>
                    </w:rPr>
                  </w:ins>
                </m:ctrlPr>
              </m:sSubPr>
              <m:e>
                <w:ins w:id="2797" w:author="The Si Tran" w:date="2012-12-06T00:45:00Z">
                  <m:r>
                    <w:rPr>
                      <w:rFonts w:ascii="Cambria Math" w:hAnsi="Cambria Math"/>
                      <w:szCs w:val="26"/>
                      <w:lang w:val="pt-BR"/>
                    </w:rPr>
                    <m:t>y</m:t>
                  </m:r>
                </w:ins>
              </m:e>
              <m:sub>
                <w:ins w:id="2798" w:author="The Si Tran" w:date="2012-12-06T00:45:00Z">
                  <m:r>
                    <w:rPr>
                      <w:rFonts w:ascii="Cambria Math" w:hAnsi="Cambria Math"/>
                      <w:szCs w:val="26"/>
                      <w:lang w:val="pt-BR"/>
                    </w:rPr>
                    <m:t>t</m:t>
                  </m:r>
                </w:ins>
              </m:sub>
            </m:sSub>
          </m:e>
        </m:d>
      </m:oMath>
    </w:p>
    <w:p w14:paraId="1BD1565F" w14:textId="77777777" w:rsidR="00A811FF" w:rsidRPr="00E078AF" w:rsidDel="007701F2" w:rsidRDefault="0005400A">
      <w:pPr>
        <w:ind w:firstLine="547"/>
        <w:rPr>
          <w:del w:id="2799" w:author="The Si Tran" w:date="2012-12-06T00:48:00Z"/>
          <w:sz w:val="28"/>
          <w:szCs w:val="28"/>
          <w:lang w:val="pt-BR"/>
        </w:rPr>
      </w:pPr>
      <w:ins w:id="2800" w:author="The Si Tran" w:date="2012-12-06T04:00:00Z">
        <w:r>
          <w:rPr>
            <w:szCs w:val="26"/>
            <w:lang w:val="pt-BR"/>
          </w:rPr>
          <w:tab/>
        </w:r>
        <w:r>
          <w:rPr>
            <w:szCs w:val="26"/>
            <w:lang w:val="pt-BR"/>
          </w:rPr>
          <w:tab/>
        </w:r>
      </w:ins>
      <w:ins w:id="2801" w:author="The Si Tran" w:date="2012-12-06T00:48:00Z">
        <m:oMath>
          <m:r>
            <w:rPr>
              <w:rFonts w:ascii="Cambria Math" w:hAnsi="Cambria Math"/>
              <w:sz w:val="28"/>
              <w:szCs w:val="28"/>
              <w:lang w:val="pt-BR"/>
              <w:rPrChange w:id="2802" w:author="The Si Tran" w:date="2012-12-14T04:46:00Z">
                <w:rPr>
                  <w:rFonts w:ascii="Cambria Math" w:hAnsi="Cambria Math"/>
                  <w:szCs w:val="26"/>
                  <w:lang w:val="pt-BR"/>
                </w:rPr>
              </w:rPrChange>
            </w:rPr>
            <m:t>ρ</m:t>
          </m:r>
          <m:d>
            <m:dPr>
              <m:ctrlPr>
                <w:rPr>
                  <w:rFonts w:ascii="Cambria Math" w:hAnsi="Cambria Math"/>
                  <w:i/>
                  <w:sz w:val="28"/>
                  <w:szCs w:val="28"/>
                  <w:lang w:val="pt-BR"/>
                </w:rPr>
              </m:ctrlPr>
            </m:dPr>
            <m:e>
              <m:r>
                <w:rPr>
                  <w:rFonts w:ascii="Cambria Math" w:hAnsi="Cambria Math"/>
                  <w:sz w:val="28"/>
                  <w:szCs w:val="28"/>
                  <w:lang w:val="pt-BR"/>
                  <w:rPrChange w:id="2803" w:author="The Si Tran" w:date="2012-12-14T04:46:00Z">
                    <w:rPr>
                      <w:rFonts w:ascii="Cambria Math" w:hAnsi="Cambria Math"/>
                      <w:szCs w:val="26"/>
                      <w:lang w:val="pt-BR"/>
                    </w:rPr>
                  </w:rPrChange>
                </w:rPr>
                <m:t>k</m:t>
              </m:r>
            </m:e>
          </m:d>
          <m:r>
            <w:rPr>
              <w:rFonts w:ascii="Cambria Math" w:hAnsi="Cambria Math"/>
              <w:sz w:val="28"/>
              <w:szCs w:val="28"/>
              <w:lang w:val="pt-BR"/>
              <w:rPrChange w:id="2804" w:author="The Si Tran" w:date="2012-12-14T04:46:00Z">
                <w:rPr>
                  <w:rFonts w:ascii="Cambria Math" w:hAnsi="Cambria Math"/>
                  <w:szCs w:val="26"/>
                  <w:lang w:val="pt-BR"/>
                </w:rPr>
              </w:rPrChange>
            </w:rPr>
            <m:t>=</m:t>
          </m:r>
          <m:f>
            <m:fPr>
              <m:ctrlPr>
                <w:rPr>
                  <w:rFonts w:ascii="Cambria Math" w:hAnsi="Cambria Math"/>
                  <w:i/>
                  <w:sz w:val="28"/>
                  <w:szCs w:val="28"/>
                  <w:lang w:val="pt-BR"/>
                </w:rPr>
              </m:ctrlPr>
            </m:fPr>
            <m:num>
              <m:r>
                <w:rPr>
                  <w:rFonts w:ascii="Cambria Math" w:hAnsi="Cambria Math"/>
                  <w:sz w:val="28"/>
                  <w:szCs w:val="28"/>
                  <w:lang w:val="pt-BR"/>
                  <w:rPrChange w:id="2805" w:author="The Si Tran" w:date="2012-12-14T04:46:00Z">
                    <w:rPr>
                      <w:rFonts w:ascii="Cambria Math" w:hAnsi="Cambria Math"/>
                      <w:szCs w:val="26"/>
                      <w:lang w:val="pt-BR"/>
                    </w:rPr>
                  </w:rPrChange>
                </w:rPr>
                <m:t>γ(k)</m:t>
              </m:r>
            </m:num>
            <m:den>
              <m:r>
                <w:rPr>
                  <w:rFonts w:ascii="Cambria Math" w:hAnsi="Cambria Math"/>
                  <w:sz w:val="28"/>
                  <w:szCs w:val="28"/>
                  <w:lang w:val="pt-BR"/>
                  <w:rPrChange w:id="2806" w:author="The Si Tran" w:date="2012-12-14T04:46:00Z">
                    <w:rPr>
                      <w:rFonts w:ascii="Cambria Math" w:hAnsi="Cambria Math"/>
                      <w:szCs w:val="26"/>
                      <w:lang w:val="pt-BR"/>
                    </w:rPr>
                  </w:rPrChange>
                </w:rPr>
                <m:t>γ(0)</m:t>
              </m:r>
            </m:den>
          </m:f>
          <m:r>
            <w:rPr>
              <w:rFonts w:ascii="Cambria Math" w:hAnsi="Cambria Math"/>
              <w:sz w:val="28"/>
              <w:szCs w:val="28"/>
              <w:lang w:val="pt-BR"/>
              <w:rPrChange w:id="2807" w:author="The Si Tran" w:date="2012-12-14T04:46:00Z">
                <w:rPr>
                  <w:rFonts w:ascii="Cambria Math" w:hAnsi="Cambria Math"/>
                  <w:szCs w:val="26"/>
                  <w:lang w:val="pt-BR"/>
                </w:rPr>
              </w:rPrChange>
            </w:rPr>
            <m:t>=</m:t>
          </m:r>
          <m:d>
            <m:dPr>
              <m:begChr m:val="{"/>
              <m:endChr m:val=""/>
              <m:ctrlPr>
                <w:rPr>
                  <w:rFonts w:ascii="Cambria Math" w:hAnsi="Cambria Math"/>
                  <w:i/>
                  <w:sz w:val="28"/>
                  <w:szCs w:val="28"/>
                  <w:lang w:val="pt-BR"/>
                </w:rPr>
              </m:ctrlPr>
            </m:dPr>
            <m:e>
              <m:eqArr>
                <m:eqArrPr>
                  <m:ctrlPr>
                    <w:rPr>
                      <w:rFonts w:ascii="Cambria Math" w:hAnsi="Cambria Math"/>
                      <w:i/>
                      <w:sz w:val="28"/>
                      <w:szCs w:val="28"/>
                      <w:lang w:val="pt-BR"/>
                    </w:rPr>
                  </m:ctrlPr>
                </m:eqArrPr>
                <m:e>
                  <m:f>
                    <m:fPr>
                      <m:ctrlPr>
                        <w:rPr>
                          <w:rFonts w:ascii="Cambria Math" w:hAnsi="Cambria Math"/>
                          <w:i/>
                          <w:sz w:val="28"/>
                          <w:szCs w:val="28"/>
                          <w:lang w:val="pt-BR"/>
                        </w:rPr>
                      </m:ctrlPr>
                    </m:fPr>
                    <m:num>
                      <m:r>
                        <w:rPr>
                          <w:rFonts w:ascii="Cambria Math" w:hAnsi="Cambria Math"/>
                          <w:sz w:val="28"/>
                          <w:szCs w:val="28"/>
                          <w:lang w:val="fr-FR"/>
                          <w:rPrChange w:id="2808"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2809" w:author="The Si Tran" w:date="2012-12-14T04:46:00Z">
                                <w:rPr>
                                  <w:rFonts w:ascii="Cambria Math" w:hAnsi="Cambria Math"/>
                                  <w:szCs w:val="26"/>
                                  <w:lang w:val="fr-FR"/>
                                </w:rPr>
                              </w:rPrChange>
                            </w:rPr>
                            <m:t>θ</m:t>
                          </m:r>
                        </m:e>
                        <m:sub>
                          <m:r>
                            <w:rPr>
                              <w:rFonts w:ascii="Cambria Math" w:hAnsi="Cambria Math"/>
                              <w:sz w:val="28"/>
                              <w:szCs w:val="28"/>
                              <w:lang w:val="fr-FR"/>
                              <w:rPrChange w:id="2810" w:author="The Si Tran" w:date="2012-12-14T04:46:00Z">
                                <w:rPr>
                                  <w:rFonts w:ascii="Cambria Math" w:hAnsi="Cambria Math"/>
                                  <w:szCs w:val="26"/>
                                  <w:lang w:val="fr-FR"/>
                                </w:rPr>
                              </w:rPrChange>
                            </w:rPr>
                            <m:t>k</m:t>
                          </m:r>
                        </m:sub>
                      </m:sSub>
                      <m:r>
                        <w:rPr>
                          <w:rFonts w:ascii="Cambria Math" w:hAnsi="Cambria Math"/>
                          <w:sz w:val="28"/>
                          <w:szCs w:val="28"/>
                          <w:lang w:val="fr-FR"/>
                          <w:rPrChange w:id="2811"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2812" w:author="The Si Tran" w:date="2012-12-14T04:46:00Z">
                                <w:rPr>
                                  <w:rFonts w:ascii="Cambria Math" w:hAnsi="Cambria Math"/>
                                  <w:szCs w:val="26"/>
                                  <w:lang w:val="fr-FR"/>
                                </w:rPr>
                              </w:rPrChange>
                            </w:rPr>
                            <m:t>θ</m:t>
                          </m:r>
                        </m:e>
                        <m:sub>
                          <m:r>
                            <w:rPr>
                              <w:rFonts w:ascii="Cambria Math" w:hAnsi="Cambria Math"/>
                              <w:sz w:val="28"/>
                              <w:szCs w:val="28"/>
                              <w:lang w:val="fr-FR"/>
                              <w:rPrChange w:id="2813" w:author="The Si Tran" w:date="2012-12-14T04:46:00Z">
                                <w:rPr>
                                  <w:rFonts w:ascii="Cambria Math" w:hAnsi="Cambria Math"/>
                                  <w:szCs w:val="26"/>
                                  <w:lang w:val="fr-FR"/>
                                </w:rPr>
                              </w:rPrChange>
                            </w:rPr>
                            <m:t>1</m:t>
                          </m:r>
                        </m:sub>
                      </m:sSub>
                      <m:sSub>
                        <m:sSubPr>
                          <m:ctrlPr>
                            <w:rPr>
                              <w:rFonts w:ascii="Cambria Math" w:hAnsi="Cambria Math"/>
                              <w:i/>
                              <w:sz w:val="28"/>
                              <w:szCs w:val="28"/>
                              <w:lang w:val="fr-FR"/>
                            </w:rPr>
                          </m:ctrlPr>
                        </m:sSubPr>
                        <m:e>
                          <m:r>
                            <w:rPr>
                              <w:rFonts w:ascii="Cambria Math" w:hAnsi="Cambria Math"/>
                              <w:sz w:val="28"/>
                              <w:szCs w:val="28"/>
                              <w:lang w:val="fr-FR"/>
                              <w:rPrChange w:id="2814" w:author="The Si Tran" w:date="2012-12-14T04:46:00Z">
                                <w:rPr>
                                  <w:rFonts w:ascii="Cambria Math" w:hAnsi="Cambria Math"/>
                                  <w:szCs w:val="26"/>
                                  <w:lang w:val="fr-FR"/>
                                </w:rPr>
                              </w:rPrChange>
                            </w:rPr>
                            <m:t>θ</m:t>
                          </m:r>
                        </m:e>
                        <m:sub>
                          <m:r>
                            <w:rPr>
                              <w:rFonts w:ascii="Cambria Math" w:hAnsi="Cambria Math"/>
                              <w:sz w:val="28"/>
                              <w:szCs w:val="28"/>
                              <w:lang w:val="fr-FR"/>
                              <w:rPrChange w:id="2815" w:author="The Si Tran" w:date="2012-12-14T04:46:00Z">
                                <w:rPr>
                                  <w:rFonts w:ascii="Cambria Math" w:hAnsi="Cambria Math"/>
                                  <w:szCs w:val="26"/>
                                  <w:lang w:val="fr-FR"/>
                                </w:rPr>
                              </w:rPrChange>
                            </w:rPr>
                            <m:t>k+1</m:t>
                          </m:r>
                        </m:sub>
                      </m:sSub>
                      <m:r>
                        <w:rPr>
                          <w:rFonts w:ascii="Cambria Math" w:hAnsi="Cambria Math"/>
                          <w:sz w:val="28"/>
                          <w:szCs w:val="28"/>
                          <w:lang w:val="fr-FR"/>
                          <w:rPrChange w:id="2816" w:author="The Si Tran" w:date="2012-12-14T04:46:00Z">
                            <w:rPr>
                              <w:rFonts w:ascii="Cambria Math" w:hAnsi="Cambria Math"/>
                              <w:szCs w:val="26"/>
                              <w:lang w:val="fr-FR"/>
                            </w:rPr>
                          </w:rPrChange>
                        </w:rPr>
                        <m:t>+</m:t>
                      </m:r>
                      <m:r>
                        <w:rPr>
                          <w:rFonts w:ascii="Cambria Math" w:hAnsi="Cambria Math" w:hint="eastAsia"/>
                          <w:sz w:val="28"/>
                          <w:szCs w:val="28"/>
                          <w:lang w:val="fr-FR"/>
                          <w:rPrChange w:id="2817" w:author="The Si Tran" w:date="2012-12-14T04:46:00Z">
                            <w:rPr>
                              <w:rFonts w:ascii="Cambria Math" w:hAnsi="Cambria Math" w:hint="eastAsia"/>
                              <w:szCs w:val="26"/>
                              <w:lang w:val="fr-FR"/>
                            </w:rPr>
                          </w:rPrChange>
                        </w:rPr>
                        <m:t>…</m:t>
                      </m:r>
                      <m:r>
                        <w:rPr>
                          <w:rFonts w:ascii="Cambria Math" w:hAnsi="Cambria Math"/>
                          <w:sz w:val="28"/>
                          <w:szCs w:val="28"/>
                          <w:lang w:val="fr-FR"/>
                          <w:rPrChange w:id="2818"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2819" w:author="The Si Tran" w:date="2012-12-14T04:46:00Z">
                                <w:rPr>
                                  <w:rFonts w:ascii="Cambria Math" w:hAnsi="Cambria Math"/>
                                  <w:szCs w:val="26"/>
                                  <w:lang w:val="fr-FR"/>
                                </w:rPr>
                              </w:rPrChange>
                            </w:rPr>
                            <m:t>θ</m:t>
                          </m:r>
                        </m:e>
                        <m:sub>
                          <m:r>
                            <w:rPr>
                              <w:rFonts w:ascii="Cambria Math" w:hAnsi="Cambria Math"/>
                              <w:sz w:val="28"/>
                              <w:szCs w:val="28"/>
                              <w:lang w:val="fr-FR"/>
                              <w:rPrChange w:id="2820" w:author="The Si Tran" w:date="2012-12-14T04:46:00Z">
                                <w:rPr>
                                  <w:rFonts w:ascii="Cambria Math" w:hAnsi="Cambria Math"/>
                                  <w:szCs w:val="26"/>
                                  <w:lang w:val="fr-FR"/>
                                </w:rPr>
                              </w:rPrChange>
                            </w:rPr>
                            <m:t>q-k</m:t>
                          </m:r>
                        </m:sub>
                      </m:sSub>
                      <m:sSub>
                        <m:sSubPr>
                          <m:ctrlPr>
                            <w:rPr>
                              <w:rFonts w:ascii="Cambria Math" w:hAnsi="Cambria Math"/>
                              <w:i/>
                              <w:sz w:val="28"/>
                              <w:szCs w:val="28"/>
                              <w:lang w:val="fr-FR"/>
                            </w:rPr>
                          </m:ctrlPr>
                        </m:sSubPr>
                        <m:e>
                          <m:r>
                            <w:rPr>
                              <w:rFonts w:ascii="Cambria Math" w:hAnsi="Cambria Math"/>
                              <w:sz w:val="28"/>
                              <w:szCs w:val="28"/>
                              <w:lang w:val="fr-FR"/>
                              <w:rPrChange w:id="2821" w:author="The Si Tran" w:date="2012-12-14T04:46:00Z">
                                <w:rPr>
                                  <w:rFonts w:ascii="Cambria Math" w:hAnsi="Cambria Math"/>
                                  <w:szCs w:val="26"/>
                                  <w:lang w:val="fr-FR"/>
                                </w:rPr>
                              </w:rPrChange>
                            </w:rPr>
                            <m:t>θ</m:t>
                          </m:r>
                        </m:e>
                        <m:sub>
                          <m:r>
                            <w:rPr>
                              <w:rFonts w:ascii="Cambria Math" w:hAnsi="Cambria Math"/>
                              <w:sz w:val="28"/>
                              <w:szCs w:val="28"/>
                              <w:lang w:val="fr-FR"/>
                              <w:rPrChange w:id="2822" w:author="The Si Tran" w:date="2012-12-14T04:46:00Z">
                                <w:rPr>
                                  <w:rFonts w:ascii="Cambria Math" w:hAnsi="Cambria Math"/>
                                  <w:szCs w:val="26"/>
                                  <w:lang w:val="fr-FR"/>
                                </w:rPr>
                              </w:rPrChange>
                            </w:rPr>
                            <m:t>k</m:t>
                          </m:r>
                        </m:sub>
                      </m:sSub>
                    </m:num>
                    <m:den>
                      <m:r>
                        <w:rPr>
                          <w:rFonts w:ascii="Cambria Math" w:hAnsi="Cambria Math"/>
                          <w:sz w:val="28"/>
                          <w:szCs w:val="28"/>
                          <w:lang w:val="fr-FR"/>
                          <w:rPrChange w:id="2823" w:author="The Si Tran" w:date="2012-12-14T04:46:00Z">
                            <w:rPr>
                              <w:rFonts w:ascii="Cambria Math" w:hAnsi="Cambria Math"/>
                              <w:szCs w:val="26"/>
                              <w:lang w:val="fr-FR"/>
                            </w:rPr>
                          </w:rPrChange>
                        </w:rPr>
                        <m:t>1+</m:t>
                      </m:r>
                      <m:sSubSup>
                        <m:sSubSupPr>
                          <m:ctrlPr>
                            <w:rPr>
                              <w:rFonts w:ascii="Cambria Math" w:hAnsi="Cambria Math"/>
                              <w:i/>
                              <w:sz w:val="28"/>
                              <w:szCs w:val="28"/>
                              <w:lang w:val="fr-FR"/>
                            </w:rPr>
                          </m:ctrlPr>
                        </m:sSubSupPr>
                        <m:e>
                          <m:r>
                            <w:rPr>
                              <w:rFonts w:ascii="Cambria Math" w:hAnsi="Cambria Math"/>
                              <w:sz w:val="28"/>
                              <w:szCs w:val="28"/>
                              <w:lang w:val="fr-FR"/>
                              <w:rPrChange w:id="2824" w:author="The Si Tran" w:date="2012-12-14T04:46:00Z">
                                <w:rPr>
                                  <w:rFonts w:ascii="Cambria Math" w:hAnsi="Cambria Math"/>
                                  <w:szCs w:val="26"/>
                                  <w:lang w:val="fr-FR"/>
                                </w:rPr>
                              </w:rPrChange>
                            </w:rPr>
                            <m:t>θ</m:t>
                          </m:r>
                        </m:e>
                        <m:sub>
                          <m:r>
                            <w:rPr>
                              <w:rFonts w:ascii="Cambria Math" w:hAnsi="Cambria Math"/>
                              <w:sz w:val="28"/>
                              <w:szCs w:val="28"/>
                              <w:lang w:val="fr-FR"/>
                              <w:rPrChange w:id="2825" w:author="The Si Tran" w:date="2012-12-14T04:46:00Z">
                                <w:rPr>
                                  <w:rFonts w:ascii="Cambria Math" w:hAnsi="Cambria Math"/>
                                  <w:szCs w:val="26"/>
                                  <w:lang w:val="fr-FR"/>
                                </w:rPr>
                              </w:rPrChange>
                            </w:rPr>
                            <m:t>1</m:t>
                          </m:r>
                        </m:sub>
                        <m:sup>
                          <m:r>
                            <w:rPr>
                              <w:rFonts w:ascii="Cambria Math" w:hAnsi="Cambria Math"/>
                              <w:sz w:val="28"/>
                              <w:szCs w:val="28"/>
                              <w:lang w:val="fr-FR"/>
                              <w:rPrChange w:id="2826" w:author="The Si Tran" w:date="2012-12-14T04:46:00Z">
                                <w:rPr>
                                  <w:rFonts w:ascii="Cambria Math" w:hAnsi="Cambria Math"/>
                                  <w:szCs w:val="26"/>
                                  <w:lang w:val="fr-FR"/>
                                </w:rPr>
                              </w:rPrChange>
                            </w:rPr>
                            <m:t>2</m:t>
                          </m:r>
                        </m:sup>
                      </m:sSubSup>
                      <m:r>
                        <w:rPr>
                          <w:rFonts w:ascii="Cambria Math" w:hAnsi="Cambria Math"/>
                          <w:sz w:val="28"/>
                          <w:szCs w:val="28"/>
                          <w:lang w:val="fr-FR"/>
                          <w:rPrChange w:id="2827" w:author="The Si Tran" w:date="2012-12-14T04:46:00Z">
                            <w:rPr>
                              <w:rFonts w:ascii="Cambria Math" w:hAnsi="Cambria Math"/>
                              <w:szCs w:val="26"/>
                              <w:lang w:val="fr-FR"/>
                            </w:rPr>
                          </w:rPrChange>
                        </w:rPr>
                        <m:t>+</m:t>
                      </m:r>
                      <m:r>
                        <w:rPr>
                          <w:rFonts w:ascii="Cambria Math" w:hAnsi="Cambria Math" w:hint="eastAsia"/>
                          <w:sz w:val="28"/>
                          <w:szCs w:val="28"/>
                          <w:lang w:val="fr-FR"/>
                          <w:rPrChange w:id="2828" w:author="The Si Tran" w:date="2012-12-14T04:46:00Z">
                            <w:rPr>
                              <w:rFonts w:ascii="Cambria Math" w:hAnsi="Cambria Math" w:hint="eastAsia"/>
                              <w:szCs w:val="26"/>
                              <w:lang w:val="fr-FR"/>
                            </w:rPr>
                          </w:rPrChange>
                        </w:rPr>
                        <m:t>…</m:t>
                      </m:r>
                      <m:r>
                        <w:rPr>
                          <w:rFonts w:ascii="Cambria Math" w:hAnsi="Cambria Math"/>
                          <w:sz w:val="28"/>
                          <w:szCs w:val="28"/>
                          <w:lang w:val="fr-FR"/>
                          <w:rPrChange w:id="2829" w:author="The Si Tran" w:date="2012-12-14T04:46:00Z">
                            <w:rPr>
                              <w:rFonts w:ascii="Cambria Math" w:hAnsi="Cambria Math"/>
                              <w:szCs w:val="26"/>
                              <w:lang w:val="fr-FR"/>
                            </w:rPr>
                          </w:rPrChange>
                        </w:rPr>
                        <m:t>+</m:t>
                      </m:r>
                      <m:sSubSup>
                        <m:sSubSupPr>
                          <m:ctrlPr>
                            <w:rPr>
                              <w:rFonts w:ascii="Cambria Math" w:hAnsi="Cambria Math"/>
                              <w:i/>
                              <w:sz w:val="28"/>
                              <w:szCs w:val="28"/>
                              <w:lang w:val="fr-FR"/>
                            </w:rPr>
                          </m:ctrlPr>
                        </m:sSubSupPr>
                        <m:e>
                          <m:r>
                            <w:rPr>
                              <w:rFonts w:ascii="Cambria Math" w:hAnsi="Cambria Math"/>
                              <w:sz w:val="28"/>
                              <w:szCs w:val="28"/>
                              <w:lang w:val="fr-FR"/>
                              <w:rPrChange w:id="2830" w:author="The Si Tran" w:date="2012-12-14T04:46:00Z">
                                <w:rPr>
                                  <w:rFonts w:ascii="Cambria Math" w:hAnsi="Cambria Math"/>
                                  <w:szCs w:val="26"/>
                                  <w:lang w:val="fr-FR"/>
                                </w:rPr>
                              </w:rPrChange>
                            </w:rPr>
                            <m:t>θ</m:t>
                          </m:r>
                        </m:e>
                        <m:sub>
                          <m:r>
                            <w:rPr>
                              <w:rFonts w:ascii="Cambria Math" w:hAnsi="Cambria Math"/>
                              <w:sz w:val="28"/>
                              <w:szCs w:val="28"/>
                              <w:lang w:val="fr-FR"/>
                              <w:rPrChange w:id="2831" w:author="The Si Tran" w:date="2012-12-14T04:46:00Z">
                                <w:rPr>
                                  <w:rFonts w:ascii="Cambria Math" w:hAnsi="Cambria Math"/>
                                  <w:szCs w:val="26"/>
                                  <w:lang w:val="fr-FR"/>
                                </w:rPr>
                              </w:rPrChange>
                            </w:rPr>
                            <m:t>q</m:t>
                          </m:r>
                        </m:sub>
                        <m:sup>
                          <m:r>
                            <w:rPr>
                              <w:rFonts w:ascii="Cambria Math" w:hAnsi="Cambria Math"/>
                              <w:sz w:val="28"/>
                              <w:szCs w:val="28"/>
                              <w:lang w:val="fr-FR"/>
                              <w:rPrChange w:id="2832" w:author="The Si Tran" w:date="2012-12-14T04:46:00Z">
                                <w:rPr>
                                  <w:rFonts w:ascii="Cambria Math" w:hAnsi="Cambria Math"/>
                                  <w:szCs w:val="26"/>
                                  <w:lang w:val="fr-FR"/>
                                </w:rPr>
                              </w:rPrChange>
                            </w:rPr>
                            <m:t>2</m:t>
                          </m:r>
                        </m:sup>
                      </m:sSubSup>
                    </m:den>
                  </m:f>
                  <m:r>
                    <w:rPr>
                      <w:rFonts w:ascii="Cambria Math" w:hAnsi="Cambria Math"/>
                      <w:sz w:val="28"/>
                      <w:szCs w:val="28"/>
                      <w:lang w:val="pt-BR"/>
                      <w:rPrChange w:id="2833" w:author="The Si Tran" w:date="2012-12-14T04:46:00Z">
                        <w:rPr>
                          <w:rFonts w:ascii="Cambria Math" w:hAnsi="Cambria Math"/>
                          <w:szCs w:val="26"/>
                          <w:lang w:val="pt-BR"/>
                        </w:rPr>
                      </w:rPrChange>
                    </w:rPr>
                    <m:t>,  k=1,2,</m:t>
                  </m:r>
                  <m:r>
                    <w:rPr>
                      <w:rFonts w:ascii="Cambria Math" w:hAnsi="Cambria Math" w:hint="eastAsia"/>
                      <w:sz w:val="28"/>
                      <w:szCs w:val="28"/>
                      <w:lang w:val="pt-BR"/>
                      <w:rPrChange w:id="2834" w:author="The Si Tran" w:date="2012-12-14T04:46:00Z">
                        <w:rPr>
                          <w:rFonts w:ascii="Cambria Math" w:hAnsi="Cambria Math" w:hint="eastAsia"/>
                          <w:szCs w:val="26"/>
                          <w:lang w:val="pt-BR"/>
                        </w:rPr>
                      </w:rPrChange>
                    </w:rPr>
                    <m:t>…</m:t>
                  </m:r>
                  <m:r>
                    <w:rPr>
                      <w:rFonts w:ascii="Cambria Math" w:hAnsi="Cambria Math"/>
                      <w:sz w:val="28"/>
                      <w:szCs w:val="28"/>
                      <w:lang w:val="pt-BR"/>
                      <w:rPrChange w:id="2835" w:author="The Si Tran" w:date="2012-12-14T04:46:00Z">
                        <w:rPr>
                          <w:rFonts w:ascii="Cambria Math" w:hAnsi="Cambria Math"/>
                          <w:szCs w:val="26"/>
                          <w:lang w:val="pt-BR"/>
                        </w:rPr>
                      </w:rPrChange>
                    </w:rPr>
                    <m:t>,q</m:t>
                  </m:r>
                </m:e>
                <m:e>
                  <m:r>
                    <w:rPr>
                      <w:rFonts w:ascii="Cambria Math" w:hAnsi="Cambria Math"/>
                      <w:sz w:val="28"/>
                      <w:szCs w:val="28"/>
                      <w:lang w:val="pt-BR"/>
                      <w:rPrChange w:id="2836" w:author="The Si Tran" w:date="2012-12-14T04:46:00Z">
                        <w:rPr>
                          <w:rFonts w:ascii="Cambria Math" w:hAnsi="Cambria Math"/>
                          <w:szCs w:val="26"/>
                          <w:lang w:val="pt-BR"/>
                        </w:rPr>
                      </w:rPrChange>
                    </w:rPr>
                    <m:t>0,                                      k&gt;q</m:t>
                  </m:r>
                </m:e>
              </m:eqArr>
            </m:e>
          </m:d>
        </m:oMath>
      </w:ins>
    </w:p>
    <w:p w14:paraId="48EB2944" w14:textId="77777777" w:rsidR="006A21F7" w:rsidRPr="00E078AF" w:rsidRDefault="006A21F7">
      <w:pPr>
        <w:ind w:firstLine="547"/>
        <w:rPr>
          <w:sz w:val="28"/>
          <w:szCs w:val="28"/>
          <w:lang w:val="pt-BR"/>
        </w:rPr>
      </w:pPr>
      <w:del w:id="2837" w:author="The Si Tran" w:date="2012-12-06T00:48:00Z">
        <w:r w:rsidRPr="00EB4744" w:rsidDel="007701F2">
          <w:rPr>
            <w:position w:val="-52"/>
            <w:sz w:val="28"/>
            <w:szCs w:val="28"/>
            <w:lang w:val="pt-BR"/>
            <w:rPrChange w:id="2838" w:author="The Si Tran" w:date="2012-12-14T04:46:00Z">
              <w:rPr>
                <w:position w:val="-52"/>
                <w:sz w:val="28"/>
                <w:szCs w:val="28"/>
                <w:lang w:val="pt-BR"/>
              </w:rPr>
            </w:rPrChange>
          </w:rPr>
          <w:object w:dxaOrig="5440" w:dyaOrig="1160" w14:anchorId="272CC47F">
            <v:shape id="_x0000_i1063" type="#_x0000_t75" style="width:5in;height:75.35pt" o:ole="">
              <v:imagedata r:id="rId92" o:title=""/>
            </v:shape>
            <o:OLEObject Type="Embed" ProgID="Equation.DSMT4" ShapeID="_x0000_i1063" DrawAspect="Content" ObjectID="_1416977596" r:id="rId93"/>
          </w:object>
        </w:r>
      </w:del>
    </w:p>
    <w:p w14:paraId="009AFCBC" w14:textId="77777777" w:rsidR="006A21F7" w:rsidRPr="0049233F" w:rsidDel="004505B3" w:rsidRDefault="006A21F7" w:rsidP="006A21F7">
      <w:pPr>
        <w:ind w:firstLine="547"/>
        <w:rPr>
          <w:del w:id="2839" w:author="The Si Tran" w:date="2012-12-14T04:52:00Z"/>
          <w:szCs w:val="26"/>
          <w:lang w:val="pt-BR"/>
          <w:rPrChange w:id="2840" w:author="The Si Tran" w:date="2012-12-05T23:02:00Z">
            <w:rPr>
              <w:del w:id="2841" w:author="The Si Tran" w:date="2012-12-14T04:52:00Z"/>
              <w:sz w:val="28"/>
              <w:szCs w:val="28"/>
              <w:lang w:val="pt-BR"/>
            </w:rPr>
          </w:rPrChange>
        </w:rPr>
      </w:pPr>
      <w:r w:rsidRPr="0049233F">
        <w:rPr>
          <w:szCs w:val="26"/>
          <w:lang w:val="pt-BR"/>
          <w:rPrChange w:id="2842" w:author="The Si Tran" w:date="2012-12-05T23:02:00Z">
            <w:rPr>
              <w:sz w:val="28"/>
              <w:szCs w:val="28"/>
              <w:lang w:val="pt-BR"/>
            </w:rPr>
          </w:rPrChange>
        </w:rPr>
        <w:t xml:space="preserve">Dấu hiệu này của hàm tự tương quan giúp ta xác định được bậc của mô hình trung bình di động. Một mô hình trung bình di động có bậc </w:t>
      </w:r>
      <w:del w:id="2843" w:author="The Si Tran" w:date="2012-12-06T20:10:00Z">
        <w:r w:rsidRPr="0049233F" w:rsidDel="00263465">
          <w:rPr>
            <w:szCs w:val="26"/>
            <w:lang w:val="pt-BR"/>
            <w:rPrChange w:id="2844" w:author="The Si Tran" w:date="2012-12-05T23:02:00Z">
              <w:rPr>
                <w:sz w:val="28"/>
                <w:szCs w:val="28"/>
                <w:lang w:val="pt-BR"/>
              </w:rPr>
            </w:rPrChange>
          </w:rPr>
          <w:delText xml:space="preserve">q </w:delText>
        </w:r>
      </w:del>
      <w:ins w:id="2845" w:author="The Si Tran" w:date="2012-12-06T20:10:00Z">
        <m:oMath>
          <m:r>
            <w:rPr>
              <w:rFonts w:ascii="Cambria Math" w:hAnsi="Cambria Math"/>
              <w:szCs w:val="26"/>
              <w:lang w:val="pt-BR"/>
            </w:rPr>
            <m:t>q</m:t>
          </m:r>
        </m:oMath>
      </w:ins>
      <w:ins w:id="2846" w:author="The Si Tran" w:date="2012-12-06T20:11:00Z">
        <w:r w:rsidR="00263465">
          <w:rPr>
            <w:szCs w:val="26"/>
            <w:lang w:val="pt-BR"/>
          </w:rPr>
          <w:t xml:space="preserve"> </w:t>
        </w:r>
      </w:ins>
      <w:r w:rsidRPr="0049233F">
        <w:rPr>
          <w:szCs w:val="26"/>
          <w:lang w:val="pt-BR"/>
          <w:rPrChange w:id="2847" w:author="The Si Tran" w:date="2012-12-05T23:02:00Z">
            <w:rPr>
              <w:sz w:val="28"/>
              <w:szCs w:val="28"/>
              <w:lang w:val="pt-BR"/>
            </w:rPr>
          </w:rPrChange>
        </w:rPr>
        <w:t xml:space="preserve">thì hệ số tự tương quan của nó sẽ bằng không với những độ trễ lớn hơn </w:t>
      </w:r>
      <w:ins w:id="2848" w:author="The Si Tran" w:date="2012-12-06T20:11:00Z">
        <m:oMath>
          <m:r>
            <w:rPr>
              <w:rFonts w:ascii="Cambria Math" w:hAnsi="Cambria Math"/>
              <w:szCs w:val="26"/>
              <w:lang w:val="pt-BR"/>
            </w:rPr>
            <m:t>q</m:t>
          </m:r>
        </m:oMath>
        <w:r w:rsidR="00542651" w:rsidRPr="0049233F">
          <w:rPr>
            <w:szCs w:val="26"/>
            <w:lang w:val="pt-BR"/>
          </w:rPr>
          <w:t xml:space="preserve"> </w:t>
        </w:r>
      </w:ins>
      <w:del w:id="2849" w:author="The Si Tran" w:date="2012-12-06T20:11:00Z">
        <w:r w:rsidRPr="0049233F" w:rsidDel="00542651">
          <w:rPr>
            <w:szCs w:val="26"/>
            <w:lang w:val="pt-BR"/>
            <w:rPrChange w:id="2850" w:author="The Si Tran" w:date="2012-12-05T23:02:00Z">
              <w:rPr>
                <w:sz w:val="28"/>
                <w:szCs w:val="28"/>
                <w:lang w:val="pt-BR"/>
              </w:rPr>
            </w:rPrChange>
          </w:rPr>
          <w:delText>q</w:delText>
        </w:r>
      </w:del>
      <w:r w:rsidRPr="0049233F">
        <w:rPr>
          <w:szCs w:val="26"/>
          <w:lang w:val="pt-BR"/>
          <w:rPrChange w:id="2851" w:author="The Si Tran" w:date="2012-12-05T23:02:00Z">
            <w:rPr>
              <w:sz w:val="28"/>
              <w:szCs w:val="28"/>
              <w:lang w:val="pt-BR"/>
            </w:rPr>
          </w:rPrChange>
        </w:rPr>
        <w:t xml:space="preserve">. Trong thực tế do sai biệt khi lấy mẫu, hệ số tương quan mẫu có thể khác không ở những độ trễ lớn hơn </w:t>
      </w:r>
      <w:ins w:id="2852" w:author="The Si Tran" w:date="2012-12-06T20:11:00Z">
        <m:oMath>
          <m:r>
            <w:rPr>
              <w:rFonts w:ascii="Cambria Math" w:hAnsi="Cambria Math"/>
              <w:szCs w:val="26"/>
              <w:lang w:val="pt-BR"/>
            </w:rPr>
            <m:t>q</m:t>
          </m:r>
        </m:oMath>
      </w:ins>
      <w:del w:id="2853" w:author="The Si Tran" w:date="2012-12-06T20:11:00Z">
        <w:r w:rsidRPr="0049233F" w:rsidDel="00542651">
          <w:rPr>
            <w:szCs w:val="26"/>
            <w:lang w:val="pt-BR"/>
            <w:rPrChange w:id="2854" w:author="The Si Tran" w:date="2012-12-05T23:02:00Z">
              <w:rPr>
                <w:sz w:val="28"/>
                <w:szCs w:val="28"/>
                <w:lang w:val="pt-BR"/>
              </w:rPr>
            </w:rPrChange>
          </w:rPr>
          <w:delText>q</w:delText>
        </w:r>
      </w:del>
      <w:r w:rsidRPr="0049233F">
        <w:rPr>
          <w:szCs w:val="26"/>
          <w:lang w:val="pt-BR"/>
          <w:rPrChange w:id="2855" w:author="The Si Tran" w:date="2012-12-05T23:02:00Z">
            <w:rPr>
              <w:sz w:val="28"/>
              <w:szCs w:val="28"/>
              <w:lang w:val="pt-BR"/>
            </w:rPr>
          </w:rPrChange>
        </w:rPr>
        <w:t>. Tuy vậy, nếu hệ số tương quan mẫu nằm trong khoảng</w:t>
      </w:r>
      <w:ins w:id="2856" w:author="The Si Tran" w:date="2012-12-06T00:48:00Z">
        <w:r w:rsidR="007701F2">
          <w:rPr>
            <w:szCs w:val="26"/>
            <w:lang w:val="pt-BR"/>
          </w:rPr>
          <w:t xml:space="preserve"> </w:t>
        </w:r>
        <m:oMath>
          <m:r>
            <w:rPr>
              <w:rFonts w:ascii="Cambria Math" w:hAnsi="Cambria Math"/>
              <w:szCs w:val="26"/>
              <w:lang w:val="pt-BR"/>
            </w:rPr>
            <m:t>±2/</m:t>
          </m:r>
          <m:rad>
            <m:radPr>
              <m:degHide m:val="1"/>
              <m:ctrlPr>
                <w:rPr>
                  <w:rFonts w:ascii="Cambria Math" w:hAnsi="Cambria Math"/>
                  <w:i/>
                  <w:szCs w:val="26"/>
                  <w:lang w:val="pt-BR"/>
                </w:rPr>
              </m:ctrlPr>
            </m:radPr>
            <m:deg/>
            <m:e>
              <m:r>
                <w:rPr>
                  <w:rFonts w:ascii="Cambria Math" w:hAnsi="Cambria Math"/>
                  <w:szCs w:val="26"/>
                  <w:lang w:val="pt-BR"/>
                </w:rPr>
                <m:t>N</m:t>
              </m:r>
            </m:e>
          </m:rad>
        </m:oMath>
      </w:ins>
      <w:del w:id="2857" w:author="The Si Tran" w:date="2012-12-06T00:48:00Z">
        <w:r w:rsidRPr="0049233F" w:rsidDel="007701F2">
          <w:rPr>
            <w:szCs w:val="26"/>
            <w:lang w:val="pt-BR"/>
            <w:rPrChange w:id="2858" w:author="The Si Tran" w:date="2012-12-05T23:02:00Z">
              <w:rPr>
                <w:sz w:val="28"/>
                <w:szCs w:val="28"/>
                <w:lang w:val="pt-BR"/>
              </w:rPr>
            </w:rPrChange>
          </w:rPr>
          <w:delText xml:space="preserve"> </w:delText>
        </w:r>
        <w:r w:rsidRPr="00B312F5" w:rsidDel="007701F2">
          <w:rPr>
            <w:position w:val="-8"/>
            <w:szCs w:val="26"/>
            <w:lang w:val="pt-BR"/>
          </w:rPr>
          <w:object w:dxaOrig="859" w:dyaOrig="360" w14:anchorId="7B7AFD19">
            <v:shape id="_x0000_i1064" type="#_x0000_t75" style="width:55.25pt;height:24.3pt" o:ole="">
              <v:imagedata r:id="rId94" o:title=""/>
            </v:shape>
            <o:OLEObject Type="Embed" ProgID="Equation.DSMT4" ShapeID="_x0000_i1064" DrawAspect="Content" ObjectID="_1416977597" r:id="rId95"/>
          </w:object>
        </w:r>
      </w:del>
      <w:r w:rsidRPr="0049233F">
        <w:rPr>
          <w:szCs w:val="26"/>
          <w:lang w:val="pt-BR"/>
          <w:rPrChange w:id="2859" w:author="The Si Tran" w:date="2012-12-05T23:02:00Z">
            <w:rPr>
              <w:sz w:val="28"/>
              <w:szCs w:val="28"/>
              <w:lang w:val="pt-BR"/>
            </w:rPr>
          </w:rPrChange>
        </w:rPr>
        <w:t xml:space="preserve">, </w:t>
      </w:r>
      <w:ins w:id="2860" w:author="The Si Tran" w:date="2012-12-06T20:11:00Z">
        <m:oMath>
          <m:r>
            <w:rPr>
              <w:rFonts w:ascii="Cambria Math" w:hAnsi="Cambria Math"/>
              <w:szCs w:val="26"/>
              <w:lang w:val="pt-BR"/>
            </w:rPr>
            <m:t>N</m:t>
          </m:r>
        </m:oMath>
        <w:r w:rsidR="00542651" w:rsidRPr="0049233F" w:rsidDel="00542651">
          <w:rPr>
            <w:szCs w:val="26"/>
            <w:lang w:val="pt-BR"/>
          </w:rPr>
          <w:t xml:space="preserve"> </w:t>
        </w:r>
      </w:ins>
      <w:del w:id="2861" w:author="The Si Tran" w:date="2012-12-06T20:11:00Z">
        <w:r w:rsidRPr="0049233F" w:rsidDel="00542651">
          <w:rPr>
            <w:szCs w:val="26"/>
            <w:lang w:val="pt-BR"/>
            <w:rPrChange w:id="2862" w:author="The Si Tran" w:date="2012-12-05T23:02:00Z">
              <w:rPr>
                <w:sz w:val="28"/>
                <w:szCs w:val="28"/>
                <w:lang w:val="pt-BR"/>
              </w:rPr>
            </w:rPrChange>
          </w:rPr>
          <w:delText>N</w:delText>
        </w:r>
      </w:del>
      <w:r w:rsidRPr="0049233F">
        <w:rPr>
          <w:szCs w:val="26"/>
          <w:lang w:val="pt-BR"/>
          <w:rPrChange w:id="2863" w:author="The Si Tran" w:date="2012-12-05T23:02:00Z">
            <w:rPr>
              <w:sz w:val="28"/>
              <w:szCs w:val="28"/>
              <w:lang w:val="pt-BR"/>
            </w:rPr>
          </w:rPrChange>
        </w:rPr>
        <w:t xml:space="preserve"> là kích thước mẫu, thì ta có thể kết luận nó bằng không với độ tin cậy 95%.</w:t>
      </w:r>
    </w:p>
    <w:p w14:paraId="54DE6268" w14:textId="77777777" w:rsidR="007701F2" w:rsidRPr="00247293" w:rsidDel="00247293" w:rsidRDefault="006A21F7">
      <w:pPr>
        <w:ind w:left="1440" w:firstLine="720"/>
        <w:rPr>
          <w:del w:id="2864" w:author="The Si Tran" w:date="2012-12-06T00:50:00Z"/>
          <w:szCs w:val="26"/>
          <w:lang w:val="pt-BR"/>
          <w:rPrChange w:id="2865" w:author="The Si Tran" w:date="2012-12-06T00:49:00Z">
            <w:rPr>
              <w:del w:id="2866" w:author="The Si Tran" w:date="2012-12-06T00:50:00Z"/>
              <w:sz w:val="28"/>
              <w:szCs w:val="28"/>
              <w:lang w:val="pt-BR"/>
            </w:rPr>
          </w:rPrChange>
        </w:rPr>
        <w:pPrChange w:id="2867" w:author="The Si Tran" w:date="2012-12-06T00:50:00Z">
          <w:pPr>
            <w:ind w:firstLine="547"/>
          </w:pPr>
        </w:pPrChange>
      </w:pPr>
      <w:del w:id="2868" w:author="The Si Tran" w:date="2012-12-12T13:58:00Z">
        <w:r w:rsidRPr="0049233F" w:rsidDel="000064E1">
          <w:rPr>
            <w:szCs w:val="26"/>
            <w:lang w:val="pt-BR"/>
            <w:rPrChange w:id="2869" w:author="The Si Tran" w:date="2012-12-05T23:02:00Z">
              <w:rPr>
                <w:sz w:val="28"/>
                <w:szCs w:val="28"/>
                <w:lang w:val="pt-BR"/>
              </w:rPr>
            </w:rPrChange>
          </w:rPr>
          <w:delText xml:space="preserve">Ta dùng R để mô phỏng mô hình MA(2) sau: </w:delText>
        </w:r>
      </w:del>
    </w:p>
    <w:p w14:paraId="72720CC4" w14:textId="77777777" w:rsidR="006A21F7" w:rsidRPr="0049233F" w:rsidDel="000064E1" w:rsidRDefault="006A21F7">
      <w:pPr>
        <w:ind w:left="1440" w:firstLine="720"/>
        <w:rPr>
          <w:del w:id="2870" w:author="The Si Tran" w:date="2012-12-12T13:58:00Z"/>
          <w:szCs w:val="26"/>
          <w:lang w:val="pt-BR"/>
          <w:rPrChange w:id="2871" w:author="The Si Tran" w:date="2012-12-05T23:02:00Z">
            <w:rPr>
              <w:del w:id="2872" w:author="The Si Tran" w:date="2012-12-12T13:58:00Z"/>
              <w:sz w:val="28"/>
              <w:szCs w:val="28"/>
              <w:lang w:val="pt-BR"/>
            </w:rPr>
          </w:rPrChange>
        </w:rPr>
        <w:pPrChange w:id="2873" w:author="The Si Tran" w:date="2012-12-06T00:50:00Z">
          <w:pPr>
            <w:ind w:firstLine="547"/>
          </w:pPr>
        </w:pPrChange>
      </w:pPr>
      <w:del w:id="2874" w:author="The Si Tran" w:date="2012-12-06T00:50:00Z">
        <w:r w:rsidRPr="00B312F5" w:rsidDel="00247293">
          <w:rPr>
            <w:position w:val="-12"/>
            <w:szCs w:val="26"/>
            <w:lang w:val="pt-BR"/>
          </w:rPr>
          <w:object w:dxaOrig="2940" w:dyaOrig="360" w14:anchorId="384C946E">
            <v:shape id="_x0000_i1065" type="#_x0000_t75" style="width:198.4pt;height:24.3pt" o:ole="">
              <v:imagedata r:id="rId96" o:title=""/>
            </v:shape>
            <o:OLEObject Type="Embed" ProgID="Equation.DSMT4" ShapeID="_x0000_i1065" DrawAspect="Content" ObjectID="_1416977598" r:id="rId97"/>
          </w:object>
        </w:r>
      </w:del>
    </w:p>
    <w:p w14:paraId="1C60B078" w14:textId="77777777" w:rsidR="006A21F7" w:rsidRPr="0049233F" w:rsidDel="000064E1" w:rsidRDefault="006A21F7" w:rsidP="006A21F7">
      <w:pPr>
        <w:ind w:firstLine="547"/>
        <w:rPr>
          <w:del w:id="2875" w:author="The Si Tran" w:date="2012-12-12T13:58:00Z"/>
          <w:szCs w:val="26"/>
          <w:rPrChange w:id="2876" w:author="The Si Tran" w:date="2012-12-05T23:02:00Z">
            <w:rPr>
              <w:del w:id="2877" w:author="The Si Tran" w:date="2012-12-12T13:58:00Z"/>
              <w:sz w:val="28"/>
              <w:szCs w:val="28"/>
            </w:rPr>
          </w:rPrChange>
        </w:rPr>
      </w:pPr>
      <w:del w:id="2878" w:author="The Si Tran" w:date="2012-12-12T13:58:00Z">
        <w:r w:rsidRPr="0049233F" w:rsidDel="000064E1">
          <w:rPr>
            <w:szCs w:val="26"/>
            <w:rPrChange w:id="2879" w:author="The Si Tran" w:date="2012-12-05T23:02:00Z">
              <w:rPr>
                <w:sz w:val="28"/>
                <w:szCs w:val="28"/>
              </w:rPr>
            </w:rPrChange>
          </w:rPr>
          <w:delText xml:space="preserve">Ở đây, </w:delText>
        </w:r>
      </w:del>
      <w:del w:id="2880" w:author="The Si Tran" w:date="2012-12-06T00:51:00Z">
        <w:r w:rsidRPr="00B312F5" w:rsidDel="00354FE7">
          <w:rPr>
            <w:position w:val="-10"/>
            <w:szCs w:val="26"/>
            <w:lang w:val="pt-BR"/>
          </w:rPr>
          <w:object w:dxaOrig="720" w:dyaOrig="320" w14:anchorId="6CE70C9C">
            <v:shape id="_x0000_i1066" type="#_x0000_t75" style="width:36.85pt;height:15.9pt" o:ole="">
              <v:imagedata r:id="rId98" o:title=""/>
            </v:shape>
            <o:OLEObject Type="Embed" ProgID="Equation.DSMT4" ShapeID="_x0000_i1066" DrawAspect="Content" ObjectID="_1416977599" r:id="rId99"/>
          </w:object>
        </w:r>
        <w:r w:rsidRPr="0049233F" w:rsidDel="00354FE7">
          <w:rPr>
            <w:szCs w:val="26"/>
            <w:rPrChange w:id="2881" w:author="The Si Tran" w:date="2012-12-05T23:02:00Z">
              <w:rPr>
                <w:sz w:val="28"/>
                <w:szCs w:val="28"/>
              </w:rPr>
            </w:rPrChange>
          </w:rPr>
          <w:delText xml:space="preserve">, </w:delText>
        </w:r>
        <w:r w:rsidRPr="00B312F5" w:rsidDel="00354FE7">
          <w:rPr>
            <w:position w:val="-12"/>
            <w:szCs w:val="26"/>
            <w:lang w:val="pt-BR"/>
          </w:rPr>
          <w:object w:dxaOrig="1920" w:dyaOrig="360" w14:anchorId="76DBB5E7">
            <v:shape id="_x0000_i1067" type="#_x0000_t75" style="width:96.3pt;height:17.6pt" o:ole="">
              <v:imagedata r:id="rId100" o:title=""/>
            </v:shape>
            <o:OLEObject Type="Embed" ProgID="Equation.DSMT4" ShapeID="_x0000_i1067" DrawAspect="Content" ObjectID="_1416977600" r:id="rId101"/>
          </w:object>
        </w:r>
      </w:del>
    </w:p>
    <w:p w14:paraId="445EA969" w14:textId="77777777" w:rsidR="006A21F7" w:rsidRPr="0049233F" w:rsidDel="000064E1" w:rsidRDefault="006A21F7" w:rsidP="006A21F7">
      <w:pPr>
        <w:ind w:firstLine="547"/>
        <w:rPr>
          <w:del w:id="2882" w:author="The Si Tran" w:date="2012-12-12T13:58:00Z"/>
          <w:szCs w:val="26"/>
          <w:rPrChange w:id="2883" w:author="The Si Tran" w:date="2012-12-05T23:02:00Z">
            <w:rPr>
              <w:del w:id="2884" w:author="The Si Tran" w:date="2012-12-12T13:58:00Z"/>
              <w:sz w:val="28"/>
              <w:szCs w:val="28"/>
            </w:rPr>
          </w:rPrChange>
        </w:rPr>
      </w:pPr>
    </w:p>
    <w:p w14:paraId="7E95F55C" w14:textId="77777777" w:rsidR="006A21F7" w:rsidRPr="0049233F" w:rsidDel="000064E1" w:rsidRDefault="006A21F7" w:rsidP="006A21F7">
      <w:pPr>
        <w:ind w:firstLine="547"/>
        <w:rPr>
          <w:del w:id="2885" w:author="The Si Tran" w:date="2012-12-12T13:58:00Z"/>
          <w:i/>
          <w:szCs w:val="26"/>
          <w:rPrChange w:id="2886" w:author="The Si Tran" w:date="2012-12-05T23:02:00Z">
            <w:rPr>
              <w:del w:id="2887" w:author="The Si Tran" w:date="2012-12-12T13:58:00Z"/>
              <w:i/>
              <w:sz w:val="28"/>
              <w:szCs w:val="28"/>
            </w:rPr>
          </w:rPrChange>
        </w:rPr>
      </w:pPr>
      <w:del w:id="2888" w:author="The Si Tran" w:date="2012-12-12T13:58:00Z">
        <w:r w:rsidRPr="0049233F" w:rsidDel="000064E1">
          <w:rPr>
            <w:i/>
            <w:szCs w:val="26"/>
            <w:rPrChange w:id="2889" w:author="The Si Tran" w:date="2012-12-05T23:02:00Z">
              <w:rPr>
                <w:i/>
                <w:sz w:val="28"/>
                <w:szCs w:val="28"/>
              </w:rPr>
            </w:rPrChange>
          </w:rPr>
          <w:delText xml:space="preserve">  &gt; set.seed(1)</w:delText>
        </w:r>
      </w:del>
    </w:p>
    <w:p w14:paraId="59F2D0EB" w14:textId="77777777" w:rsidR="006A21F7" w:rsidRPr="0049233F" w:rsidDel="000064E1" w:rsidRDefault="006A21F7" w:rsidP="006A21F7">
      <w:pPr>
        <w:ind w:firstLine="547"/>
        <w:rPr>
          <w:del w:id="2890" w:author="The Si Tran" w:date="2012-12-12T13:58:00Z"/>
          <w:i/>
          <w:szCs w:val="26"/>
          <w:rPrChange w:id="2891" w:author="The Si Tran" w:date="2012-12-05T23:02:00Z">
            <w:rPr>
              <w:del w:id="2892" w:author="The Si Tran" w:date="2012-12-12T13:58:00Z"/>
              <w:i/>
              <w:sz w:val="28"/>
              <w:szCs w:val="28"/>
            </w:rPr>
          </w:rPrChange>
        </w:rPr>
      </w:pPr>
      <w:del w:id="2893" w:author="The Si Tran" w:date="2012-12-12T13:58:00Z">
        <w:r w:rsidRPr="0049233F" w:rsidDel="000064E1">
          <w:rPr>
            <w:i/>
            <w:szCs w:val="26"/>
            <w:rPrChange w:id="2894" w:author="The Si Tran" w:date="2012-12-05T23:02:00Z">
              <w:rPr>
                <w:i/>
                <w:sz w:val="28"/>
                <w:szCs w:val="28"/>
              </w:rPr>
            </w:rPrChange>
          </w:rPr>
          <w:delText xml:space="preserve">  &gt; y &lt;- e &lt;- rnorm(1000)</w:delText>
        </w:r>
      </w:del>
    </w:p>
    <w:p w14:paraId="5345A302" w14:textId="77777777" w:rsidR="006A21F7" w:rsidRPr="0049233F" w:rsidDel="000064E1" w:rsidRDefault="006A21F7" w:rsidP="006A21F7">
      <w:pPr>
        <w:ind w:firstLine="547"/>
        <w:rPr>
          <w:del w:id="2895" w:author="The Si Tran" w:date="2012-12-12T13:58:00Z"/>
          <w:i/>
          <w:szCs w:val="26"/>
          <w:rPrChange w:id="2896" w:author="The Si Tran" w:date="2012-12-05T23:02:00Z">
            <w:rPr>
              <w:del w:id="2897" w:author="The Si Tran" w:date="2012-12-12T13:58:00Z"/>
              <w:i/>
              <w:sz w:val="28"/>
              <w:szCs w:val="28"/>
            </w:rPr>
          </w:rPrChange>
        </w:rPr>
      </w:pPr>
      <w:del w:id="2898" w:author="The Si Tran" w:date="2012-12-12T13:58:00Z">
        <w:r w:rsidRPr="0049233F" w:rsidDel="000064E1">
          <w:rPr>
            <w:i/>
            <w:szCs w:val="26"/>
            <w:rPrChange w:id="2899" w:author="The Si Tran" w:date="2012-12-05T23:02:00Z">
              <w:rPr>
                <w:i/>
                <w:sz w:val="28"/>
                <w:szCs w:val="28"/>
              </w:rPr>
            </w:rPrChange>
          </w:rPr>
          <w:delText xml:space="preserve">  &gt; for(t in 3:1000){</w:delText>
        </w:r>
      </w:del>
    </w:p>
    <w:p w14:paraId="318B6330" w14:textId="77777777" w:rsidR="006A21F7" w:rsidRPr="0049233F" w:rsidDel="000064E1" w:rsidRDefault="006A21F7" w:rsidP="006A21F7">
      <w:pPr>
        <w:ind w:firstLine="547"/>
        <w:rPr>
          <w:del w:id="2900" w:author="The Si Tran" w:date="2012-12-12T13:58:00Z"/>
          <w:i/>
          <w:szCs w:val="26"/>
          <w:lang w:val="fr-FR"/>
          <w:rPrChange w:id="2901" w:author="The Si Tran" w:date="2012-12-05T23:02:00Z">
            <w:rPr>
              <w:del w:id="2902" w:author="The Si Tran" w:date="2012-12-12T13:58:00Z"/>
              <w:i/>
              <w:sz w:val="28"/>
              <w:szCs w:val="28"/>
              <w:lang w:val="fr-FR"/>
            </w:rPr>
          </w:rPrChange>
        </w:rPr>
      </w:pPr>
      <w:del w:id="2903" w:author="The Si Tran" w:date="2012-12-12T13:58:00Z">
        <w:r w:rsidRPr="0049233F" w:rsidDel="000064E1">
          <w:rPr>
            <w:i/>
            <w:szCs w:val="26"/>
            <w:lang w:val="fr-FR"/>
            <w:rPrChange w:id="2904" w:author="The Si Tran" w:date="2012-12-05T23:02:00Z">
              <w:rPr>
                <w:i/>
                <w:sz w:val="28"/>
                <w:szCs w:val="28"/>
                <w:lang w:val="fr-FR"/>
              </w:rPr>
            </w:rPrChange>
          </w:rPr>
          <w:delText xml:space="preserve">       y[t] &lt;- 40 + y[t] + 0.7*e[t-1] - 0.28*e[t-2]</w:delText>
        </w:r>
      </w:del>
    </w:p>
    <w:p w14:paraId="4B68EBA6" w14:textId="77777777" w:rsidR="006A21F7" w:rsidRPr="0049233F" w:rsidDel="000064E1" w:rsidRDefault="006A21F7" w:rsidP="006A21F7">
      <w:pPr>
        <w:ind w:firstLine="547"/>
        <w:rPr>
          <w:del w:id="2905" w:author="The Si Tran" w:date="2012-12-12T13:58:00Z"/>
          <w:i/>
          <w:szCs w:val="26"/>
          <w:lang w:val="fr-FR"/>
          <w:rPrChange w:id="2906" w:author="The Si Tran" w:date="2012-12-05T23:02:00Z">
            <w:rPr>
              <w:del w:id="2907" w:author="The Si Tran" w:date="2012-12-12T13:58:00Z"/>
              <w:i/>
              <w:sz w:val="28"/>
              <w:szCs w:val="28"/>
              <w:lang w:val="fr-FR"/>
            </w:rPr>
          </w:rPrChange>
        </w:rPr>
      </w:pPr>
      <w:del w:id="2908" w:author="The Si Tran" w:date="2012-12-12T13:58:00Z">
        <w:r w:rsidRPr="0049233F" w:rsidDel="000064E1">
          <w:rPr>
            <w:i/>
            <w:szCs w:val="26"/>
            <w:lang w:val="fr-FR"/>
            <w:rPrChange w:id="2909" w:author="The Si Tran" w:date="2012-12-05T23:02:00Z">
              <w:rPr>
                <w:i/>
                <w:sz w:val="28"/>
                <w:szCs w:val="28"/>
                <w:lang w:val="fr-FR"/>
              </w:rPr>
            </w:rPrChange>
          </w:rPr>
          <w:delText xml:space="preserve">     }</w:delText>
        </w:r>
      </w:del>
    </w:p>
    <w:p w14:paraId="13251686" w14:textId="77777777" w:rsidR="006A21F7" w:rsidRPr="0049233F" w:rsidDel="000064E1" w:rsidRDefault="006A21F7" w:rsidP="006A21F7">
      <w:pPr>
        <w:ind w:firstLine="547"/>
        <w:rPr>
          <w:del w:id="2910" w:author="The Si Tran" w:date="2012-12-12T13:58:00Z"/>
          <w:i/>
          <w:szCs w:val="26"/>
          <w:rPrChange w:id="2911" w:author="The Si Tran" w:date="2012-12-05T23:02:00Z">
            <w:rPr>
              <w:del w:id="2912" w:author="The Si Tran" w:date="2012-12-12T13:58:00Z"/>
              <w:i/>
              <w:sz w:val="28"/>
              <w:szCs w:val="28"/>
            </w:rPr>
          </w:rPrChange>
        </w:rPr>
      </w:pPr>
      <w:del w:id="2913" w:author="The Si Tran" w:date="2012-12-12T13:58:00Z">
        <w:r w:rsidRPr="0049233F" w:rsidDel="000064E1">
          <w:rPr>
            <w:i/>
            <w:szCs w:val="26"/>
            <w:rPrChange w:id="2914" w:author="The Si Tran" w:date="2012-12-05T23:02:00Z">
              <w:rPr>
                <w:i/>
                <w:sz w:val="28"/>
                <w:szCs w:val="28"/>
              </w:rPr>
            </w:rPrChange>
          </w:rPr>
          <w:delText xml:space="preserve">  &gt; plot(y,ylim=c(35,45),type ="l")</w:delText>
        </w:r>
      </w:del>
    </w:p>
    <w:p w14:paraId="10DDD6A5" w14:textId="77777777" w:rsidR="006A21F7" w:rsidRPr="0049233F" w:rsidDel="000064E1" w:rsidRDefault="006A21F7" w:rsidP="006A21F7">
      <w:pPr>
        <w:ind w:firstLine="547"/>
        <w:rPr>
          <w:del w:id="2915" w:author="The Si Tran" w:date="2012-12-12T13:58:00Z"/>
          <w:i/>
          <w:szCs w:val="26"/>
          <w:lang w:val="fr-FR"/>
          <w:rPrChange w:id="2916" w:author="The Si Tran" w:date="2012-12-05T23:02:00Z">
            <w:rPr>
              <w:del w:id="2917" w:author="The Si Tran" w:date="2012-12-12T13:58:00Z"/>
              <w:i/>
              <w:sz w:val="28"/>
              <w:szCs w:val="28"/>
              <w:lang w:val="fr-FR"/>
            </w:rPr>
          </w:rPrChange>
        </w:rPr>
      </w:pPr>
      <w:del w:id="2918" w:author="The Si Tran" w:date="2012-12-12T13:58:00Z">
        <w:r w:rsidRPr="0049233F" w:rsidDel="000064E1">
          <w:rPr>
            <w:i/>
            <w:szCs w:val="26"/>
            <w:rPrChange w:id="2919" w:author="The Si Tran" w:date="2012-12-05T23:02:00Z">
              <w:rPr>
                <w:i/>
                <w:sz w:val="28"/>
                <w:szCs w:val="28"/>
              </w:rPr>
            </w:rPrChange>
          </w:rPr>
          <w:delText xml:space="preserve">  </w:delText>
        </w:r>
        <w:r w:rsidRPr="0049233F" w:rsidDel="000064E1">
          <w:rPr>
            <w:i/>
            <w:szCs w:val="26"/>
            <w:lang w:val="fr-FR"/>
            <w:rPrChange w:id="2920" w:author="The Si Tran" w:date="2012-12-05T23:02:00Z">
              <w:rPr>
                <w:i/>
                <w:sz w:val="28"/>
                <w:szCs w:val="28"/>
                <w:lang w:val="fr-FR"/>
              </w:rPr>
            </w:rPrChange>
          </w:rPr>
          <w:delText>&gt; acf(y)</w:delText>
        </w:r>
      </w:del>
    </w:p>
    <w:p w14:paraId="298021C1" w14:textId="77777777" w:rsidR="006A21F7" w:rsidRPr="0049233F" w:rsidDel="000064E1" w:rsidRDefault="006A21F7" w:rsidP="006A21F7">
      <w:pPr>
        <w:ind w:firstLine="547"/>
        <w:rPr>
          <w:del w:id="2921" w:author="The Si Tran" w:date="2012-12-12T13:58:00Z"/>
          <w:szCs w:val="26"/>
          <w:lang w:val="fr-FR"/>
          <w:rPrChange w:id="2922" w:author="The Si Tran" w:date="2012-12-05T23:02:00Z">
            <w:rPr>
              <w:del w:id="2923" w:author="The Si Tran" w:date="2012-12-12T13:58:00Z"/>
              <w:sz w:val="28"/>
              <w:szCs w:val="28"/>
              <w:lang w:val="fr-FR"/>
            </w:rPr>
          </w:rPrChange>
        </w:rPr>
      </w:pPr>
      <w:del w:id="2924" w:author="The Si Tran" w:date="2012-12-12T13:58:00Z">
        <w:r w:rsidRPr="0049233F" w:rsidDel="000064E1">
          <w:rPr>
            <w:szCs w:val="26"/>
            <w:lang w:val="fr-FR"/>
            <w:rPrChange w:id="2925" w:author="The Si Tran" w:date="2012-12-05T23:02:00Z">
              <w:rPr>
                <w:sz w:val="28"/>
                <w:szCs w:val="28"/>
                <w:lang w:val="fr-FR"/>
              </w:rPr>
            </w:rPrChange>
          </w:rPr>
          <w:delText xml:space="preserve">Hình </w:delText>
        </w:r>
      </w:del>
      <w:del w:id="2926" w:author="The Si Tran" w:date="2012-12-12T00:10:00Z">
        <w:r w:rsidRPr="0049233F" w:rsidDel="007B42A6">
          <w:rPr>
            <w:szCs w:val="26"/>
            <w:lang w:val="fr-FR"/>
            <w:rPrChange w:id="2927" w:author="The Si Tran" w:date="2012-12-05T23:02:00Z">
              <w:rPr>
                <w:sz w:val="28"/>
                <w:szCs w:val="28"/>
                <w:lang w:val="fr-FR"/>
              </w:rPr>
            </w:rPrChange>
          </w:rPr>
          <w:delText>7</w:delText>
        </w:r>
      </w:del>
      <w:del w:id="2928" w:author="The Si Tran" w:date="2012-12-12T13:58:00Z">
        <w:r w:rsidRPr="0049233F" w:rsidDel="000064E1">
          <w:rPr>
            <w:szCs w:val="26"/>
            <w:lang w:val="fr-FR"/>
            <w:rPrChange w:id="2929" w:author="The Si Tran" w:date="2012-12-05T23:02:00Z">
              <w:rPr>
                <w:sz w:val="28"/>
                <w:szCs w:val="28"/>
                <w:lang w:val="fr-FR"/>
              </w:rPr>
            </w:rPrChange>
          </w:rPr>
          <w:delText xml:space="preserve"> là kết quả mô phỏng. Ở đây ta thấy các hệ số tự tương quan ở độ trễ lớn hơn 2 đều bằng không ở mức ý nghĩa 5%.</w:delText>
        </w:r>
      </w:del>
    </w:p>
    <w:p w14:paraId="339BAA3A" w14:textId="77777777" w:rsidR="006A21F7" w:rsidRPr="0049233F" w:rsidDel="000064E1" w:rsidRDefault="006A21F7" w:rsidP="006A21F7">
      <w:pPr>
        <w:ind w:firstLine="547"/>
        <w:rPr>
          <w:del w:id="2930" w:author="The Si Tran" w:date="2012-12-12T13:58:00Z"/>
          <w:szCs w:val="26"/>
          <w:lang w:val="fr-FR"/>
          <w:rPrChange w:id="2931" w:author="The Si Tran" w:date="2012-12-05T23:02:00Z">
            <w:rPr>
              <w:del w:id="2932" w:author="The Si Tran" w:date="2012-12-12T13:58:00Z"/>
              <w:sz w:val="28"/>
              <w:szCs w:val="28"/>
              <w:lang w:val="fr-FR"/>
            </w:rPr>
          </w:rPrChange>
        </w:rPr>
      </w:pPr>
    </w:p>
    <w:p w14:paraId="75DE46FD" w14:textId="77777777" w:rsidR="006A21F7" w:rsidRPr="0049233F" w:rsidRDefault="006A21F7" w:rsidP="006A21F7">
      <w:pPr>
        <w:ind w:firstLine="547"/>
        <w:rPr>
          <w:szCs w:val="26"/>
          <w:lang w:val="fr-FR"/>
          <w:rPrChange w:id="2933" w:author="The Si Tran" w:date="2012-12-05T23:02:00Z">
            <w:rPr>
              <w:sz w:val="28"/>
              <w:szCs w:val="28"/>
              <w:lang w:val="fr-FR"/>
            </w:rPr>
          </w:rPrChange>
        </w:rPr>
      </w:pPr>
    </w:p>
    <w:p w14:paraId="6B564288" w14:textId="77777777" w:rsidR="006A21F7" w:rsidRPr="0049233F" w:rsidRDefault="006A21F7" w:rsidP="006A21F7">
      <w:pPr>
        <w:ind w:firstLine="547"/>
        <w:rPr>
          <w:szCs w:val="26"/>
          <w:lang w:val="fr-FR"/>
          <w:rPrChange w:id="2934" w:author="The Si Tran" w:date="2012-12-05T23:02:00Z">
            <w:rPr>
              <w:sz w:val="28"/>
              <w:szCs w:val="28"/>
              <w:lang w:val="fr-FR"/>
            </w:rPr>
          </w:rPrChange>
        </w:rPr>
      </w:pPr>
      <w:del w:id="2935" w:author="The Si Tran" w:date="2012-12-14T04:51:00Z">
        <w:r w:rsidRPr="0049233F" w:rsidDel="004505B3">
          <w:rPr>
            <w:noProof/>
            <w:szCs w:val="26"/>
            <w:rPrChange w:id="2936" w:author="Unknown">
              <w:rPr>
                <w:noProof/>
                <w:sz w:val="28"/>
                <w:szCs w:val="28"/>
              </w:rPr>
            </w:rPrChange>
          </w:rPr>
          <w:drawing>
            <wp:inline distT="0" distB="0" distL="0" distR="0" wp14:anchorId="65DE5B39" wp14:editId="0B486D9C">
              <wp:extent cx="5391150" cy="4503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92275" cy="4504410"/>
                      </a:xfrm>
                      <a:prstGeom prst="rect">
                        <a:avLst/>
                      </a:prstGeom>
                      <a:noFill/>
                      <a:ln>
                        <a:noFill/>
                      </a:ln>
                    </pic:spPr>
                  </pic:pic>
                </a:graphicData>
              </a:graphic>
            </wp:inline>
          </w:drawing>
        </w:r>
      </w:del>
      <w:ins w:id="2937" w:author="The Si Tran" w:date="2012-12-14T04:51:00Z">
        <w:r w:rsidR="004505B3" w:rsidRPr="004505B3">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4505B3" w:rsidRPr="004505B3">
          <w:rPr>
            <w:noProof/>
            <w:szCs w:val="26"/>
            <w:rPrChange w:id="2938" w:author="Unknown">
              <w:rPr>
                <w:noProof/>
              </w:rPr>
            </w:rPrChange>
          </w:rPr>
          <w:drawing>
            <wp:inline distT="0" distB="0" distL="0" distR="0" wp14:anchorId="2A7D7CC6" wp14:editId="74A1AFEB">
              <wp:extent cx="5327015" cy="4168140"/>
              <wp:effectExtent l="0" t="0" r="6985" b="3810"/>
              <wp:docPr id="187" name="Picture 187" descr="C:\Users\SiTran\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13" descr="C:\Users\SiTran\Pictures\1.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27015" cy="4168140"/>
                      </a:xfrm>
                      <a:prstGeom prst="rect">
                        <a:avLst/>
                      </a:prstGeom>
                      <a:noFill/>
                      <a:ln>
                        <a:noFill/>
                      </a:ln>
                    </pic:spPr>
                  </pic:pic>
                </a:graphicData>
              </a:graphic>
            </wp:inline>
          </w:drawing>
        </w:r>
      </w:ins>
    </w:p>
    <w:p w14:paraId="67434787" w14:textId="77777777" w:rsidR="004A208B" w:rsidRDefault="006A21F7">
      <w:pPr>
        <w:pStyle w:val="Hinh"/>
        <w:rPr>
          <w:ins w:id="2939" w:author="The Si Tran" w:date="2012-12-06T00:52:00Z"/>
          <w:lang w:val="pt-BR"/>
        </w:rPr>
        <w:pPrChange w:id="2940" w:author="The Si Tran" w:date="2012-12-11T23:23:00Z">
          <w:pPr>
            <w:pStyle w:val="Caption"/>
            <w:ind w:left="1980"/>
          </w:pPr>
        </w:pPrChange>
      </w:pPr>
      <w:bookmarkStart w:id="2941" w:name="_Toc312142081"/>
      <w:bookmarkStart w:id="2942" w:name="_Toc343029956"/>
      <w:bookmarkStart w:id="2943" w:name="_Toc343220889"/>
      <w:r w:rsidRPr="0049233F">
        <w:rPr>
          <w:lang w:val="fr-FR"/>
          <w:rPrChange w:id="2944" w:author="The Si Tran" w:date="2012-12-05T23:02:00Z">
            <w:rPr>
              <w:sz w:val="28"/>
              <w:szCs w:val="28"/>
              <w:lang w:val="fr-FR"/>
            </w:rPr>
          </w:rPrChange>
        </w:rPr>
        <w:t xml:space="preserve">Hình </w:t>
      </w:r>
      <w:del w:id="2945" w:author="The Si Tran" w:date="2012-12-11T23:22:00Z">
        <w:r w:rsidRPr="0049233F" w:rsidDel="000D0624">
          <w:rPr>
            <w:rPrChange w:id="2946" w:author="The Si Tran" w:date="2012-12-05T23:02:00Z">
              <w:rPr>
                <w:sz w:val="28"/>
                <w:szCs w:val="28"/>
              </w:rPr>
            </w:rPrChange>
          </w:rPr>
          <w:fldChar w:fldCharType="begin"/>
        </w:r>
        <w:r w:rsidRPr="0049233F" w:rsidDel="000D0624">
          <w:rPr>
            <w:lang w:val="fr-FR"/>
            <w:rPrChange w:id="2947" w:author="The Si Tran" w:date="2012-12-05T23:02:00Z">
              <w:rPr>
                <w:sz w:val="28"/>
                <w:szCs w:val="28"/>
                <w:lang w:val="fr-FR"/>
              </w:rPr>
            </w:rPrChange>
          </w:rPr>
          <w:delInstrText xml:space="preserve"> SEQ Hình \* ARABIC </w:delInstrText>
        </w:r>
        <w:r w:rsidRPr="0049233F" w:rsidDel="000D0624">
          <w:rPr>
            <w:rPrChange w:id="2948" w:author="The Si Tran" w:date="2012-12-05T23:02:00Z">
              <w:rPr>
                <w:sz w:val="28"/>
                <w:szCs w:val="28"/>
              </w:rPr>
            </w:rPrChange>
          </w:rPr>
          <w:fldChar w:fldCharType="separate"/>
        </w:r>
        <w:r w:rsidRPr="0049233F" w:rsidDel="000D0624">
          <w:rPr>
            <w:noProof/>
            <w:lang w:val="fr-FR"/>
            <w:rPrChange w:id="2949" w:author="The Si Tran" w:date="2012-12-05T23:02:00Z">
              <w:rPr>
                <w:noProof/>
                <w:sz w:val="28"/>
                <w:szCs w:val="28"/>
                <w:lang w:val="fr-FR"/>
              </w:rPr>
            </w:rPrChange>
          </w:rPr>
          <w:delText>7</w:delText>
        </w:r>
        <w:r w:rsidRPr="0049233F" w:rsidDel="000D0624">
          <w:rPr>
            <w:rPrChange w:id="2950" w:author="The Si Tran" w:date="2012-12-05T23:02:00Z">
              <w:rPr>
                <w:sz w:val="28"/>
                <w:szCs w:val="28"/>
              </w:rPr>
            </w:rPrChange>
          </w:rPr>
          <w:fldChar w:fldCharType="end"/>
        </w:r>
        <w:r w:rsidRPr="0049233F" w:rsidDel="000D0624">
          <w:rPr>
            <w:lang w:val="fr-FR"/>
            <w:rPrChange w:id="2951" w:author="The Si Tran" w:date="2012-12-05T23:02:00Z">
              <w:rPr>
                <w:sz w:val="28"/>
                <w:szCs w:val="28"/>
                <w:lang w:val="fr-FR"/>
              </w:rPr>
            </w:rPrChange>
          </w:rPr>
          <w:delText xml:space="preserve"> </w:delText>
        </w:r>
      </w:del>
      <w:ins w:id="2952" w:author="The Si Tran" w:date="2012-12-11T23:22:00Z">
        <w:r w:rsidR="000D0624">
          <w:t>3.1</w:t>
        </w:r>
        <w:r w:rsidR="000D0624" w:rsidRPr="0049233F">
          <w:rPr>
            <w:lang w:val="fr-FR"/>
            <w:rPrChange w:id="2953" w:author="The Si Tran" w:date="2012-12-05T23:02:00Z">
              <w:rPr>
                <w:sz w:val="28"/>
                <w:szCs w:val="28"/>
                <w:lang w:val="fr-FR"/>
              </w:rPr>
            </w:rPrChange>
          </w:rPr>
          <w:t xml:space="preserve"> </w:t>
        </w:r>
      </w:ins>
      <w:r w:rsidRPr="000D0624">
        <w:rPr>
          <w:b w:val="0"/>
          <w:lang w:val="fr-FR"/>
          <w:rPrChange w:id="2954" w:author="The Si Tran" w:date="2012-12-11T23:23:00Z">
            <w:rPr>
              <w:sz w:val="28"/>
              <w:szCs w:val="28"/>
              <w:lang w:val="fr-FR"/>
            </w:rPr>
          </w:rPrChange>
        </w:rPr>
        <w:t xml:space="preserve">Hình ảnh của mô hình  </w:t>
      </w:r>
      <w:del w:id="2955" w:author="The Si Tran" w:date="2012-12-11T23:23:00Z">
        <w:r w:rsidRPr="000D0624" w:rsidDel="000D0624">
          <w:rPr>
            <w:b w:val="0"/>
            <w:lang w:val="fr-FR"/>
            <w:rPrChange w:id="2956" w:author="The Si Tran" w:date="2012-12-11T23:23:00Z">
              <w:rPr>
                <w:sz w:val="28"/>
                <w:szCs w:val="28"/>
                <w:lang w:val="fr-FR"/>
              </w:rPr>
            </w:rPrChange>
          </w:rPr>
          <w:delText xml:space="preserve">                                                  </w:delText>
        </w:r>
      </w:del>
      <w:r w:rsidRPr="000D0624">
        <w:rPr>
          <w:b w:val="0"/>
          <w:lang w:val="fr-FR"/>
          <w:rPrChange w:id="2957" w:author="The Si Tran" w:date="2012-12-11T23:23:00Z">
            <w:rPr>
              <w:sz w:val="28"/>
              <w:szCs w:val="28"/>
              <w:lang w:val="fr-FR"/>
            </w:rPr>
          </w:rPrChange>
        </w:rPr>
        <w:t>MA(2)</w:t>
      </w:r>
      <w:bookmarkEnd w:id="2941"/>
      <w:ins w:id="2958" w:author="The Si Tran" w:date="2012-12-06T00:51:00Z">
        <w:r w:rsidR="00F43F86" w:rsidRPr="000D0624" w:rsidDel="00F43F86">
          <w:rPr>
            <w:b w:val="0"/>
            <w:lang w:val="pt-BR"/>
            <w:rPrChange w:id="2959" w:author="The Si Tran" w:date="2012-12-11T23:23:00Z">
              <w:rPr>
                <w:lang w:val="pt-BR"/>
              </w:rPr>
            </w:rPrChange>
          </w:rPr>
          <w:t xml:space="preserve"> </w:t>
        </w:r>
        <m:oMath>
          <m:sSub>
            <m:sSubPr>
              <m:ctrlPr>
                <w:rPr>
                  <w:rFonts w:ascii="Cambria Math" w:hAnsi="Cambria Math"/>
                  <w:b w:val="0"/>
                  <w:lang w:val="pt-BR"/>
                </w:rPr>
              </m:ctrlPr>
            </m:sSubPr>
            <m:e>
              <m:r>
                <m:rPr>
                  <m:sty m:val="b"/>
                </m:rPr>
                <w:rPr>
                  <w:rFonts w:ascii="Cambria Math" w:hAnsi="Cambria Math"/>
                  <w:lang w:val="pt-BR"/>
                </w:rPr>
                <m:t>y</m:t>
              </m:r>
            </m:e>
            <m:sub>
              <m:r>
                <m:rPr>
                  <m:sty m:val="b"/>
                </m:rPr>
                <w:rPr>
                  <w:rFonts w:ascii="Cambria Math" w:hAnsi="Cambria Math"/>
                  <w:lang w:val="pt-BR"/>
                </w:rPr>
                <m:t>t</m:t>
              </m:r>
            </m:sub>
          </m:sSub>
          <m:r>
            <m:rPr>
              <m:sty m:val="b"/>
            </m:rPr>
            <w:rPr>
              <w:rFonts w:ascii="Cambria Math" w:hAnsi="Cambria Math"/>
              <w:lang w:val="pt-BR"/>
            </w:rPr>
            <m:t>=40+</m:t>
          </m:r>
          <m:sSub>
            <m:sSubPr>
              <m:ctrlPr>
                <w:rPr>
                  <w:rFonts w:ascii="Cambria Math" w:hAnsi="Cambria Math"/>
                  <w:b w:val="0"/>
                  <w:lang w:val="pt-BR"/>
                </w:rPr>
              </m:ctrlPr>
            </m:sSubPr>
            <m:e>
              <m:r>
                <m:rPr>
                  <m:sty m:val="b"/>
                </m:rPr>
                <w:rPr>
                  <w:rFonts w:ascii="Cambria Math" w:hAnsi="Cambria Math"/>
                  <w:lang w:val="pt-BR"/>
                </w:rPr>
                <m:t>ε</m:t>
              </m:r>
            </m:e>
            <m:sub>
              <m:r>
                <m:rPr>
                  <m:sty m:val="b"/>
                </m:rPr>
                <w:rPr>
                  <w:rFonts w:ascii="Cambria Math" w:hAnsi="Cambria Math"/>
                  <w:lang w:val="pt-BR"/>
                </w:rPr>
                <m:t>t</m:t>
              </m:r>
            </m:sub>
          </m:sSub>
          <m:r>
            <m:rPr>
              <m:sty m:val="b"/>
            </m:rPr>
            <w:rPr>
              <w:rFonts w:ascii="Cambria Math" w:hAnsi="Cambria Math"/>
              <w:lang w:val="pt-BR"/>
            </w:rPr>
            <m:t>+0.7</m:t>
          </m:r>
          <m:sSub>
            <m:sSubPr>
              <m:ctrlPr>
                <w:rPr>
                  <w:rFonts w:ascii="Cambria Math" w:hAnsi="Cambria Math"/>
                  <w:b w:val="0"/>
                  <w:lang w:val="pt-BR"/>
                </w:rPr>
              </m:ctrlPr>
            </m:sSubPr>
            <m:e>
              <m:r>
                <m:rPr>
                  <m:sty m:val="b"/>
                </m:rPr>
                <w:rPr>
                  <w:rFonts w:ascii="Cambria Math" w:hAnsi="Cambria Math"/>
                  <w:lang w:val="pt-BR"/>
                </w:rPr>
                <m:t>ε</m:t>
              </m:r>
            </m:e>
            <m:sub>
              <m:r>
                <m:rPr>
                  <m:sty m:val="b"/>
                </m:rPr>
                <w:rPr>
                  <w:rFonts w:ascii="Cambria Math" w:hAnsi="Cambria Math"/>
                  <w:lang w:val="pt-BR"/>
                </w:rPr>
                <m:t>t-1</m:t>
              </m:r>
            </m:sub>
          </m:sSub>
          <m:r>
            <m:rPr>
              <m:sty m:val="b"/>
            </m:rPr>
            <w:rPr>
              <w:rFonts w:ascii="Cambria Math" w:hAnsi="Cambria Math"/>
              <w:lang w:val="pt-BR"/>
            </w:rPr>
            <m:t>-0.28</m:t>
          </m:r>
          <m:sSub>
            <m:sSubPr>
              <m:ctrlPr>
                <w:rPr>
                  <w:rFonts w:ascii="Cambria Math" w:hAnsi="Cambria Math"/>
                  <w:b w:val="0"/>
                  <w:lang w:val="pt-BR"/>
                </w:rPr>
              </m:ctrlPr>
            </m:sSubPr>
            <m:e>
              <m:r>
                <m:rPr>
                  <m:sty m:val="b"/>
                </m:rPr>
                <w:rPr>
                  <w:rFonts w:ascii="Cambria Math" w:hAnsi="Cambria Math"/>
                  <w:lang w:val="pt-BR"/>
                </w:rPr>
                <m:t>ε</m:t>
              </m:r>
            </m:e>
            <m:sub>
              <m:r>
                <m:rPr>
                  <m:sty m:val="b"/>
                </m:rPr>
                <w:rPr>
                  <w:rFonts w:ascii="Cambria Math" w:hAnsi="Cambria Math"/>
                  <w:lang w:val="pt-BR"/>
                </w:rPr>
                <m:t>t-2</m:t>
              </m:r>
            </m:sub>
          </m:sSub>
        </m:oMath>
      </w:ins>
      <w:bookmarkEnd w:id="2942"/>
      <w:bookmarkEnd w:id="2943"/>
    </w:p>
    <w:p w14:paraId="1B1BE415" w14:textId="77777777" w:rsidR="006A21F7" w:rsidRPr="0049233F" w:rsidRDefault="006A21F7" w:rsidP="006A21F7">
      <w:pPr>
        <w:pStyle w:val="Caption"/>
        <w:ind w:left="1980"/>
        <w:rPr>
          <w:sz w:val="26"/>
          <w:szCs w:val="26"/>
          <w:lang w:val="fr-FR"/>
          <w:rPrChange w:id="2960" w:author="The Si Tran" w:date="2012-12-05T23:02:00Z">
            <w:rPr>
              <w:sz w:val="28"/>
              <w:szCs w:val="28"/>
              <w:lang w:val="fr-FR"/>
            </w:rPr>
          </w:rPrChange>
        </w:rPr>
      </w:pPr>
      <w:del w:id="2961" w:author="The Si Tran" w:date="2012-12-06T00:51:00Z">
        <w:r w:rsidRPr="00E078AF" w:rsidDel="00F43F86">
          <w:rPr>
            <w:position w:val="-12"/>
            <w:sz w:val="26"/>
            <w:szCs w:val="26"/>
            <w:lang w:val="pt-BR"/>
          </w:rPr>
          <w:object w:dxaOrig="2940" w:dyaOrig="360" w14:anchorId="49260105">
            <v:shape id="_x0000_i1068" type="#_x0000_t75" style="width:198.4pt;height:24.3pt" o:ole="">
              <v:imagedata r:id="rId96" o:title=""/>
            </v:shape>
            <o:OLEObject Type="Embed" ProgID="Equation.DSMT4" ShapeID="_x0000_i1068" DrawAspect="Content" ObjectID="_1416977601" r:id="rId104"/>
          </w:object>
        </w:r>
      </w:del>
    </w:p>
    <w:p w14:paraId="1809AB89" w14:textId="77777777" w:rsidR="006A21F7" w:rsidRPr="0049233F" w:rsidRDefault="006A21F7">
      <w:pPr>
        <w:pStyle w:val="Heading2"/>
        <w:rPr>
          <w:lang w:val="pt-BR"/>
        </w:rPr>
      </w:pPr>
      <w:bookmarkStart w:id="2962" w:name="_Toc312142551"/>
      <w:bookmarkStart w:id="2963" w:name="_Toc343220764"/>
      <w:r w:rsidRPr="0049233F">
        <w:rPr>
          <w:lang w:val="pt-BR"/>
        </w:rPr>
        <w:lastRenderedPageBreak/>
        <w:t>Mô hình tự hồi quy bậc p, AR(p)</w:t>
      </w:r>
      <w:bookmarkEnd w:id="2962"/>
      <w:bookmarkEnd w:id="2963"/>
    </w:p>
    <w:p w14:paraId="46065932" w14:textId="77777777" w:rsidR="004505B3" w:rsidRDefault="00361F58">
      <w:pPr>
        <w:ind w:firstLine="540"/>
        <w:rPr>
          <w:ins w:id="2964" w:author="The Si Tran" w:date="2012-12-14T04:53:00Z"/>
          <w:szCs w:val="26"/>
          <w:lang w:val="pt-BR"/>
        </w:rPr>
        <w:pPrChange w:id="2965" w:author="The Si Tran" w:date="2012-12-14T04:52:00Z">
          <w:pPr>
            <w:ind w:left="720" w:firstLine="720"/>
          </w:pPr>
        </w:pPrChange>
      </w:pPr>
      <w:ins w:id="2966" w:author="The Si Tran" w:date="2012-12-12T00:12:00Z">
        <w:r>
          <w:rPr>
            <w:noProof/>
            <w:rPrChange w:id="2967" w:author="Unknown">
              <w:rPr>
                <w:b/>
                <w:bCs/>
                <w:noProof/>
                <w:sz w:val="20"/>
                <w:szCs w:val="20"/>
              </w:rPr>
            </w:rPrChange>
          </w:rPr>
          <mc:AlternateContent>
            <mc:Choice Requires="wps">
              <w:drawing>
                <wp:anchor distT="0" distB="0" distL="114300" distR="114300" simplePos="0" relativeHeight="251596288" behindDoc="0" locked="0" layoutInCell="1" allowOverlap="1" wp14:anchorId="520208F0" wp14:editId="79E6B7B0">
                  <wp:simplePos x="0" y="0"/>
                  <wp:positionH relativeFrom="column">
                    <wp:posOffset>5225858</wp:posOffset>
                  </wp:positionH>
                  <wp:positionV relativeFrom="paragraph">
                    <wp:posOffset>236708</wp:posOffset>
                  </wp:positionV>
                  <wp:extent cx="520995" cy="342900"/>
                  <wp:effectExtent l="0" t="0" r="0" b="0"/>
                  <wp:wrapNone/>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995" cy="342900"/>
                          </a:xfrm>
                          <a:prstGeom prst="rect">
                            <a:avLst/>
                          </a:prstGeom>
                          <a:solidFill>
                            <a:sysClr val="window" lastClr="FFFFFF"/>
                          </a:solidFill>
                          <a:ln w="6350">
                            <a:noFill/>
                          </a:ln>
                          <a:effectLst/>
                        </wps:spPr>
                        <wps:txbx>
                          <w:txbxContent>
                            <w:p w14:paraId="5376B2D9" w14:textId="77777777" w:rsidR="0056499D" w:rsidRDefault="0056499D" w:rsidP="00361F58">
                              <w:r>
                                <w:t>(3.</w:t>
                              </w:r>
                              <w:ins w:id="2968" w:author="The Si Tran" w:date="2012-12-14T04:55:00Z">
                                <w:r>
                                  <w:t>2</w:t>
                                </w:r>
                              </w:ins>
                              <w:del w:id="2969"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0208F0" id="Text Box 144" o:spid="_x0000_s1030" type="#_x0000_t202" style="position:absolute;left:0;text-align:left;margin-left:411.5pt;margin-top:18.65pt;width:41pt;height:27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" fillcolor="window" stroked="f" strokeweight=".5pt">
                  <v:path arrowok="t"/>
                  <v:textbox>
                    <w:txbxContent>
                      <w:p w14:paraId="5376B2D9" w14:textId="77777777" w:rsidR="0056499D" w:rsidRDefault="0056499D" w:rsidP="00361F58">
                        <w:r>
                          <w:t>(3.</w:t>
                        </w:r>
                        <w:ins w:id="2970" w:author="The Si Tran" w:date="2012-12-14T04:55:00Z">
                          <w:r>
                            <w:t>2</w:t>
                          </w:r>
                        </w:ins>
                        <w:del w:id="2971" w:author="The Si Tran" w:date="2012-12-14T04:55:00Z">
                          <w:r w:rsidDel="004505B3">
                            <w:delText>2.1</w:delText>
                          </w:r>
                        </w:del>
                        <w:r>
                          <w:t>)</w:t>
                        </w:r>
                      </w:p>
                    </w:txbxContent>
                  </v:textbox>
                </v:shape>
              </w:pict>
            </mc:Fallback>
          </mc:AlternateContent>
        </w:r>
        <w:r w:rsidRPr="00465185">
          <w:rPr>
            <w:szCs w:val="26"/>
            <w:lang w:val="pt-BR"/>
          </w:rPr>
          <w:t>Mô hình tự hồi quy bậc p là mô hình có dạng</w:t>
        </w:r>
      </w:ins>
    </w:p>
    <w:p w14:paraId="7C98B65E" w14:textId="77777777" w:rsidR="00361F58" w:rsidRPr="00E078AF" w:rsidRDefault="0056499D">
      <w:pPr>
        <w:ind w:left="1440" w:firstLine="540"/>
        <w:rPr>
          <w:ins w:id="2972" w:author="The Si Tran" w:date="2012-12-12T00:12:00Z"/>
          <w:szCs w:val="26"/>
          <w:lang w:val="pt-BR"/>
        </w:rPr>
        <w:pPrChange w:id="2973" w:author="The Si Tran" w:date="2012-12-14T04:52:00Z">
          <w:pPr>
            <w:ind w:left="720" w:firstLine="720"/>
          </w:pPr>
        </w:pPrChange>
      </w:pPr>
      <m:oMathPara>
        <m:oMathParaPr>
          <m:jc m:val="left"/>
        </m:oMathParaPr>
        <m:oMath>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m:t>
              </m:r>
            </m:sub>
          </m:sSub>
          <m:r>
            <w:rPr>
              <w:rFonts w:ascii="Cambria Math" w:hAnsi="Cambria Math"/>
              <w:szCs w:val="26"/>
              <w:lang w:val="pt-BR"/>
            </w:rPr>
            <m:t>=δ+</m:t>
          </m:r>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1</m:t>
              </m:r>
            </m:sub>
          </m:sSub>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t-1</m:t>
              </m:r>
            </m:sub>
          </m:sSub>
          <m:r>
            <w:rPr>
              <w:rFonts w:ascii="Cambria Math" w:hAnsi="Cambria Math"/>
              <w:szCs w:val="26"/>
              <w:lang w:val="pt-BR"/>
            </w:rPr>
            <m:t>+…+</m:t>
          </m:r>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p</m:t>
              </m:r>
            </m:sub>
          </m:sSub>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t-p</m:t>
              </m:r>
            </m:sub>
          </m:sSub>
          <m:r>
            <w:rPr>
              <w:rFonts w:ascii="Cambria Math" w:hAnsi="Cambria Math"/>
              <w:szCs w:val="26"/>
              <w:lang w:val="pt-BR"/>
            </w:rPr>
            <m:t>+</m:t>
          </m:r>
          <m:sSub>
            <m:sSubPr>
              <m:ctrlPr>
                <w:rPr>
                  <w:rFonts w:ascii="Cambria Math" w:hAnsi="Cambria Math"/>
                  <w:i/>
                  <w:szCs w:val="26"/>
                  <w:lang w:val="pt-BR"/>
                </w:rPr>
              </m:ctrlPr>
            </m:sSubPr>
            <m:e>
              <m:r>
                <w:rPr>
                  <w:rFonts w:ascii="Cambria Math" w:hAnsi="Cambria Math"/>
                  <w:szCs w:val="26"/>
                  <w:lang w:val="pt-BR"/>
                </w:rPr>
                <m:t>ε</m:t>
              </m:r>
            </m:e>
            <m:sub>
              <m:r>
                <w:rPr>
                  <w:rFonts w:ascii="Cambria Math" w:hAnsi="Cambria Math"/>
                  <w:szCs w:val="26"/>
                  <w:lang w:val="pt-BR"/>
                </w:rPr>
                <m:t>t</m:t>
              </m:r>
            </m:sub>
          </m:sSub>
        </m:oMath>
      </m:oMathPara>
    </w:p>
    <w:p w14:paraId="099920DF" w14:textId="77777777" w:rsidR="00361F58" w:rsidRPr="00465185" w:rsidRDefault="00361F58" w:rsidP="00361F58">
      <w:pPr>
        <w:ind w:firstLine="540"/>
        <w:rPr>
          <w:ins w:id="2974" w:author="The Si Tran" w:date="2012-12-12T00:12:00Z"/>
          <w:szCs w:val="26"/>
          <w:lang w:val="pt-BR"/>
        </w:rPr>
      </w:pPr>
      <w:ins w:id="2975" w:author="The Si Tran" w:date="2012-12-12T00:12:00Z">
        <w:r w:rsidRPr="00465185">
          <w:rPr>
            <w:szCs w:val="26"/>
            <w:lang w:val="pt-BR"/>
          </w:rPr>
          <w:t xml:space="preserve">Với </w:t>
        </w:r>
      </w:ins>
    </w:p>
    <w:p w14:paraId="528ED411" w14:textId="77777777" w:rsidR="00361F58" w:rsidRPr="004505B3" w:rsidRDefault="00361F58">
      <w:pPr>
        <w:pStyle w:val="ListParagraph"/>
        <w:numPr>
          <w:ilvl w:val="0"/>
          <w:numId w:val="58"/>
        </w:numPr>
        <w:spacing w:line="360" w:lineRule="auto"/>
        <w:ind w:left="1800"/>
        <w:rPr>
          <w:ins w:id="2976" w:author="The Si Tran" w:date="2012-12-12T00:12:00Z"/>
          <w:szCs w:val="26"/>
          <w:lang w:val="pt-BR"/>
          <w:rPrChange w:id="2977" w:author="The Si Tran" w:date="2012-12-14T04:52:00Z">
            <w:rPr>
              <w:ins w:id="2978" w:author="The Si Tran" w:date="2012-12-12T00:12:00Z"/>
              <w:lang w:val="pt-BR"/>
            </w:rPr>
          </w:rPrChange>
        </w:rPr>
        <w:pPrChange w:id="2979" w:author="The Si Tran" w:date="2012-12-14T04:55:00Z">
          <w:pPr>
            <w:ind w:firstLine="540"/>
          </w:pPr>
        </w:pPrChange>
      </w:pPr>
      <m:oMath>
        <m:r>
          <w:rPr>
            <w:rFonts w:ascii="Cambria Math" w:hAnsi="Cambria Math"/>
            <w:sz w:val="26"/>
            <w:szCs w:val="26"/>
            <w:lang w:val="pt-BR"/>
            <w:rPrChange w:id="2980" w:author="The Si Tran" w:date="2012-12-14T04:52:00Z">
              <w:rPr>
                <w:rFonts w:ascii="Cambria Math" w:hAnsi="Cambria Math"/>
                <w:lang w:val="pt-BR"/>
              </w:rPr>
            </w:rPrChange>
          </w:rPr>
          <m:t>δ</m:t>
        </m:r>
      </m:oMath>
      <w:ins w:id="2981" w:author="The Si Tran" w:date="2012-12-12T00:12:00Z">
        <w:r w:rsidRPr="004505B3">
          <w:rPr>
            <w:rFonts w:ascii="Times New Roman" w:hAnsi="Times New Roman"/>
            <w:sz w:val="26"/>
            <w:szCs w:val="26"/>
            <w:lang w:val="pt-BR"/>
            <w:rPrChange w:id="2982" w:author="The Si Tran" w:date="2012-12-14T04:52:00Z">
              <w:rPr>
                <w:lang w:val="pt-BR"/>
              </w:rPr>
            </w:rPrChange>
          </w:rPr>
          <w:t xml:space="preserve"> là hằng số.</w:t>
        </w:r>
      </w:ins>
    </w:p>
    <w:p w14:paraId="4C6A6DD6" w14:textId="77777777" w:rsidR="00361F58" w:rsidRPr="004505B3" w:rsidRDefault="0056499D">
      <w:pPr>
        <w:pStyle w:val="ListParagraph"/>
        <w:numPr>
          <w:ilvl w:val="0"/>
          <w:numId w:val="58"/>
        </w:numPr>
        <w:spacing w:line="360" w:lineRule="auto"/>
        <w:ind w:left="1800"/>
        <w:rPr>
          <w:ins w:id="2983" w:author="The Si Tran" w:date="2012-12-12T00:12:00Z"/>
          <w:szCs w:val="26"/>
          <w:lang w:val="pt-BR"/>
          <w:rPrChange w:id="2984" w:author="The Si Tran" w:date="2012-12-14T04:52:00Z">
            <w:rPr>
              <w:ins w:id="2985" w:author="The Si Tran" w:date="2012-12-12T00:12:00Z"/>
              <w:lang w:val="pt-BR"/>
            </w:rPr>
          </w:rPrChange>
        </w:rPr>
        <w:pPrChange w:id="2986" w:author="The Si Tran" w:date="2012-12-14T04:55:00Z">
          <w:pPr>
            <w:ind w:firstLine="540"/>
          </w:pPr>
        </w:pPrChange>
      </w:pPr>
      <m:oMath>
        <m:sSub>
          <m:sSubPr>
            <m:ctrlPr>
              <w:rPr>
                <w:rFonts w:ascii="Cambria Math" w:hAnsi="Cambria Math"/>
                <w:i/>
                <w:sz w:val="26"/>
                <w:szCs w:val="26"/>
                <w:lang w:val="pt-BR"/>
              </w:rPr>
            </m:ctrlPr>
          </m:sSubPr>
          <m:e>
            <m:r>
              <w:rPr>
                <w:rFonts w:ascii="Cambria Math" w:hAnsi="Cambria Math"/>
                <w:sz w:val="26"/>
                <w:szCs w:val="26"/>
                <w:lang w:val="pt-BR"/>
                <w:rPrChange w:id="2987" w:author="The Si Tran" w:date="2012-12-14T04:52:00Z">
                  <w:rPr>
                    <w:rFonts w:ascii="Cambria Math" w:hAnsi="Cambria Math"/>
                    <w:lang w:val="pt-BR"/>
                  </w:rPr>
                </w:rPrChange>
              </w:rPr>
              <m:t>ε</m:t>
            </m:r>
          </m:e>
          <m:sub>
            <m:r>
              <w:rPr>
                <w:rFonts w:ascii="Cambria Math" w:hAnsi="Cambria Math"/>
                <w:sz w:val="26"/>
                <w:szCs w:val="26"/>
                <w:lang w:val="pt-BR"/>
                <w:rPrChange w:id="2988" w:author="The Si Tran" w:date="2012-12-14T04:52:00Z">
                  <w:rPr>
                    <w:rFonts w:ascii="Cambria Math" w:hAnsi="Cambria Math"/>
                    <w:lang w:val="pt-BR"/>
                  </w:rPr>
                </w:rPrChange>
              </w:rPr>
              <m:t>t</m:t>
            </m:r>
          </m:sub>
        </m:sSub>
      </m:oMath>
      <w:ins w:id="2989" w:author="The Si Tran" w:date="2012-12-12T00:12:00Z">
        <w:r w:rsidR="00361F58" w:rsidRPr="004505B3">
          <w:rPr>
            <w:rFonts w:ascii="Times New Roman" w:hAnsi="Times New Roman"/>
            <w:sz w:val="26"/>
            <w:szCs w:val="26"/>
            <w:lang w:val="pt-BR"/>
            <w:rPrChange w:id="2990" w:author="The Si Tran" w:date="2012-12-14T04:52:00Z">
              <w:rPr>
                <w:lang w:val="pt-BR"/>
              </w:rPr>
            </w:rPrChange>
          </w:rPr>
          <w:t xml:space="preserve"> là sai số, biểu diễn thành phần không thể dự đoán được từ mô hình ở thời điểm t.</w:t>
        </w:r>
      </w:ins>
    </w:p>
    <w:p w14:paraId="2A048688" w14:textId="77777777" w:rsidR="00361F58" w:rsidRPr="004505B3" w:rsidRDefault="0056499D">
      <w:pPr>
        <w:pStyle w:val="ListParagraph"/>
        <w:numPr>
          <w:ilvl w:val="0"/>
          <w:numId w:val="58"/>
        </w:numPr>
        <w:spacing w:line="360" w:lineRule="auto"/>
        <w:ind w:left="1800"/>
        <w:rPr>
          <w:ins w:id="2991" w:author="The Si Tran" w:date="2012-12-12T00:12:00Z"/>
          <w:szCs w:val="26"/>
          <w:lang w:val="pt-BR"/>
          <w:rPrChange w:id="2992" w:author="The Si Tran" w:date="2012-12-14T04:52:00Z">
            <w:rPr>
              <w:ins w:id="2993" w:author="The Si Tran" w:date="2012-12-12T00:12:00Z"/>
              <w:lang w:val="pt-BR"/>
            </w:rPr>
          </w:rPrChange>
        </w:rPr>
        <w:pPrChange w:id="2994" w:author="The Si Tran" w:date="2012-12-14T04:55:00Z">
          <w:pPr>
            <w:ind w:firstLine="540"/>
          </w:pPr>
        </w:pPrChange>
      </w:pPr>
      <m:oMath>
        <m:sSub>
          <m:sSubPr>
            <m:ctrlPr>
              <w:rPr>
                <w:rFonts w:ascii="Cambria Math" w:hAnsi="Cambria Math"/>
                <w:i/>
                <w:sz w:val="26"/>
                <w:szCs w:val="26"/>
                <w:lang w:val="pt-BR"/>
              </w:rPr>
            </m:ctrlPr>
          </m:sSubPr>
          <m:e>
            <m:r>
              <w:rPr>
                <w:rFonts w:ascii="Cambria Math" w:hAnsi="Cambria Math"/>
                <w:sz w:val="26"/>
                <w:szCs w:val="26"/>
                <w:lang w:val="pt-BR"/>
                <w:rPrChange w:id="2995" w:author="The Si Tran" w:date="2012-12-14T04:52:00Z">
                  <w:rPr>
                    <w:rFonts w:ascii="Cambria Math" w:hAnsi="Cambria Math"/>
                    <w:lang w:val="pt-BR"/>
                  </w:rPr>
                </w:rPrChange>
              </w:rPr>
              <m:t>ϕ</m:t>
            </m:r>
          </m:e>
          <m:sub>
            <m:r>
              <w:rPr>
                <w:rFonts w:ascii="Cambria Math" w:hAnsi="Cambria Math"/>
                <w:sz w:val="26"/>
                <w:szCs w:val="26"/>
                <w:lang w:val="pt-BR"/>
                <w:rPrChange w:id="2996" w:author="The Si Tran" w:date="2012-12-14T04:52:00Z">
                  <w:rPr>
                    <w:rFonts w:ascii="Cambria Math" w:hAnsi="Cambria Math"/>
                    <w:lang w:val="pt-BR"/>
                  </w:rPr>
                </w:rPrChange>
              </w:rPr>
              <m:t>i</m:t>
            </m:r>
          </m:sub>
        </m:sSub>
      </m:oMath>
      <w:ins w:id="2997" w:author="The Si Tran" w:date="2012-12-12T00:12:00Z">
        <w:r w:rsidR="00361F58" w:rsidRPr="004505B3">
          <w:rPr>
            <w:rFonts w:ascii="Times New Roman" w:hAnsi="Times New Roman"/>
            <w:sz w:val="26"/>
            <w:szCs w:val="26"/>
            <w:lang w:val="pt-BR"/>
            <w:rPrChange w:id="2998" w:author="The Si Tran" w:date="2012-12-14T04:52:00Z">
              <w:rPr>
                <w:lang w:val="pt-BR"/>
              </w:rPr>
            </w:rPrChange>
          </w:rPr>
          <w:t xml:space="preserve"> là các trọng số được ước lượng thể hiện sự ảnh hưởng của các giá trị </w:t>
        </w:r>
      </w:ins>
      <m:oMath>
        <m:sSub>
          <m:sSubPr>
            <m:ctrlPr>
              <w:rPr>
                <w:rFonts w:ascii="Cambria Math" w:hAnsi="Cambria Math"/>
                <w:i/>
                <w:sz w:val="26"/>
                <w:szCs w:val="26"/>
                <w:lang w:val="pt-BR"/>
              </w:rPr>
            </m:ctrlPr>
          </m:sSubPr>
          <m:e>
            <m:r>
              <w:rPr>
                <w:rFonts w:ascii="Cambria Math" w:hAnsi="Cambria Math"/>
                <w:sz w:val="26"/>
                <w:szCs w:val="26"/>
                <w:lang w:val="pt-BR"/>
                <w:rPrChange w:id="2999" w:author="The Si Tran" w:date="2012-12-14T04:52:00Z">
                  <w:rPr>
                    <w:rFonts w:ascii="Cambria Math" w:hAnsi="Cambria Math"/>
                    <w:lang w:val="pt-BR"/>
                  </w:rPr>
                </w:rPrChange>
              </w:rPr>
              <m:t>y</m:t>
            </m:r>
          </m:e>
          <m:sub>
            <m:r>
              <w:rPr>
                <w:rFonts w:ascii="Cambria Math" w:hAnsi="Cambria Math"/>
                <w:sz w:val="26"/>
                <w:szCs w:val="26"/>
                <w:lang w:val="pt-BR"/>
                <w:rPrChange w:id="3000" w:author="The Si Tran" w:date="2012-12-14T04:52:00Z">
                  <w:rPr>
                    <w:rFonts w:ascii="Cambria Math" w:hAnsi="Cambria Math"/>
                    <w:lang w:val="pt-BR"/>
                  </w:rPr>
                </w:rPrChange>
              </w:rPr>
              <m:t>t-i</m:t>
            </m:r>
          </m:sub>
        </m:sSub>
      </m:oMath>
      <w:ins w:id="3001" w:author="The Si Tran" w:date="2012-12-12T00:12:00Z">
        <w:r w:rsidR="00361F58" w:rsidRPr="004505B3">
          <w:rPr>
            <w:rFonts w:ascii="Times New Roman" w:hAnsi="Times New Roman"/>
            <w:sz w:val="26"/>
            <w:szCs w:val="26"/>
            <w:lang w:val="pt-BR"/>
            <w:rPrChange w:id="3002" w:author="The Si Tran" w:date="2012-12-14T04:52:00Z">
              <w:rPr>
                <w:lang w:val="pt-BR"/>
              </w:rPr>
            </w:rPrChange>
          </w:rPr>
          <w:t xml:space="preserve"> lên </w:t>
        </w:r>
      </w:ins>
      <m:oMath>
        <m:sSub>
          <m:sSubPr>
            <m:ctrlPr>
              <w:rPr>
                <w:rFonts w:ascii="Cambria Math" w:hAnsi="Cambria Math"/>
                <w:i/>
                <w:sz w:val="26"/>
                <w:szCs w:val="26"/>
                <w:lang w:val="pt-BR"/>
              </w:rPr>
            </m:ctrlPr>
          </m:sSubPr>
          <m:e>
            <m:r>
              <w:rPr>
                <w:rFonts w:ascii="Cambria Math" w:hAnsi="Cambria Math"/>
                <w:sz w:val="26"/>
                <w:szCs w:val="26"/>
                <w:lang w:val="pt-BR"/>
                <w:rPrChange w:id="3003" w:author="The Si Tran" w:date="2012-12-14T04:52:00Z">
                  <w:rPr>
                    <w:rFonts w:ascii="Cambria Math" w:hAnsi="Cambria Math"/>
                    <w:lang w:val="pt-BR"/>
                  </w:rPr>
                </w:rPrChange>
              </w:rPr>
              <m:t>y</m:t>
            </m:r>
          </m:e>
          <m:sub>
            <m:r>
              <w:rPr>
                <w:rFonts w:ascii="Cambria Math" w:hAnsi="Cambria Math"/>
                <w:sz w:val="26"/>
                <w:szCs w:val="26"/>
                <w:lang w:val="pt-BR"/>
                <w:rPrChange w:id="3004" w:author="The Si Tran" w:date="2012-12-14T04:52:00Z">
                  <w:rPr>
                    <w:rFonts w:ascii="Cambria Math" w:hAnsi="Cambria Math"/>
                    <w:lang w:val="pt-BR"/>
                  </w:rPr>
                </w:rPrChange>
              </w:rPr>
              <m:t>t</m:t>
            </m:r>
          </m:sub>
        </m:sSub>
      </m:oMath>
      <w:ins w:id="3005" w:author="The Si Tran" w:date="2012-12-12T00:12:00Z">
        <w:r w:rsidR="00361F58" w:rsidRPr="004505B3">
          <w:rPr>
            <w:rFonts w:ascii="Times New Roman" w:hAnsi="Times New Roman"/>
            <w:sz w:val="26"/>
            <w:szCs w:val="26"/>
            <w:lang w:val="pt-BR"/>
            <w:rPrChange w:id="3006" w:author="The Si Tran" w:date="2012-12-14T04:52:00Z">
              <w:rPr>
                <w:lang w:val="pt-BR"/>
              </w:rPr>
            </w:rPrChange>
          </w:rPr>
          <w:t>.</w:t>
        </w:r>
      </w:ins>
    </w:p>
    <w:p w14:paraId="0AA9D671" w14:textId="77777777" w:rsidR="00361F58" w:rsidRDefault="00361F58" w:rsidP="004505B3">
      <w:pPr>
        <w:ind w:firstLine="540"/>
        <w:rPr>
          <w:ins w:id="3007" w:author="The Si Tran" w:date="2012-12-12T00:12:00Z"/>
        </w:rPr>
      </w:pPr>
      <w:ins w:id="3008" w:author="The Si Tran" w:date="2012-12-12T00:12:00Z">
        <w:r>
          <w:t>Ta có phương trình tự hiệp phương sai củ</w:t>
        </w:r>
        <w:r w:rsidR="004505B3">
          <w:t>a (3.2</w:t>
        </w:r>
        <w:r>
          <w:t>) là:</w:t>
        </w:r>
      </w:ins>
    </w:p>
    <w:p w14:paraId="30946805" w14:textId="77777777" w:rsidR="005537CE" w:rsidRDefault="005537CE" w:rsidP="00E078AF">
      <w:pPr>
        <w:spacing w:before="100" w:beforeAutospacing="1" w:after="100" w:afterAutospacing="1"/>
        <w:rPr>
          <w:ins w:id="3009" w:author="The Si Tran" w:date="2012-12-14T04:59:00Z"/>
          <w:rFonts w:eastAsia="Times New Roman"/>
          <w:szCs w:val="26"/>
        </w:rPr>
      </w:pPr>
      <w:ins w:id="3010" w:author="The Si Tran" w:date="2012-12-14T04:58:00Z">
        <w:r>
          <w:rPr>
            <w:noProof/>
            <w:rPrChange w:id="3011" w:author="Unknown">
              <w:rPr>
                <w:b/>
                <w:bCs/>
                <w:noProof/>
                <w:sz w:val="20"/>
                <w:szCs w:val="20"/>
              </w:rPr>
            </w:rPrChange>
          </w:rPr>
          <mc:AlternateContent>
            <mc:Choice Requires="wps">
              <w:drawing>
                <wp:anchor distT="0" distB="0" distL="114300" distR="114300" simplePos="0" relativeHeight="251597312" behindDoc="0" locked="0" layoutInCell="1" allowOverlap="1" wp14:anchorId="16EE2C1B" wp14:editId="2321DBBE">
                  <wp:simplePos x="0" y="0"/>
                  <wp:positionH relativeFrom="column">
                    <wp:posOffset>5225415</wp:posOffset>
                  </wp:positionH>
                  <wp:positionV relativeFrom="paragraph">
                    <wp:posOffset>80483</wp:posOffset>
                  </wp:positionV>
                  <wp:extent cx="520995" cy="342900"/>
                  <wp:effectExtent l="0" t="0" r="0" b="0"/>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995" cy="342900"/>
                          </a:xfrm>
                          <a:prstGeom prst="rect">
                            <a:avLst/>
                          </a:prstGeom>
                          <a:solidFill>
                            <a:sysClr val="window" lastClr="FFFFFF"/>
                          </a:solidFill>
                          <a:ln w="6350">
                            <a:noFill/>
                          </a:ln>
                          <a:effectLst/>
                        </wps:spPr>
                        <wps:txbx>
                          <w:txbxContent>
                            <w:p w14:paraId="0F045A14" w14:textId="77777777" w:rsidR="0056499D" w:rsidRDefault="0056499D" w:rsidP="00361F58">
                              <w:r>
                                <w:t>(3.</w:t>
                              </w:r>
                              <w:ins w:id="3012" w:author="The Si Tran" w:date="2012-12-14T04:55:00Z">
                                <w:r>
                                  <w:t>3</w:t>
                                </w:r>
                              </w:ins>
                              <w:del w:id="3013"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6EE2C1B" id="Text Box 188" o:spid="_x0000_s1031" type="#_x0000_t202" style="position:absolute;left:0;text-align:left;margin-left:411.45pt;margin-top:6.35pt;width:41pt;height:27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" fillcolor="window" stroked="f" strokeweight=".5pt">
                  <v:path arrowok="t"/>
                  <v:textbox>
                    <w:txbxContent>
                      <w:p w14:paraId="0F045A14" w14:textId="77777777" w:rsidR="0056499D" w:rsidRDefault="0056499D" w:rsidP="00361F58">
                        <w:r>
                          <w:t>(3.</w:t>
                        </w:r>
                        <w:ins w:id="3014" w:author="The Si Tran" w:date="2012-12-14T04:55:00Z">
                          <w:r>
                            <w:t>3</w:t>
                          </w:r>
                        </w:ins>
                        <w:del w:id="3015" w:author="The Si Tran" w:date="2012-12-14T04:55:00Z">
                          <w:r w:rsidDel="004505B3">
                            <w:delText>2.1</w:delText>
                          </w:r>
                        </w:del>
                        <w:r>
                          <w:t>)</w:t>
                        </w:r>
                      </w:p>
                    </w:txbxContent>
                  </v:textbox>
                </v:shape>
              </w:pict>
            </mc:Fallback>
          </mc:AlternateContent>
        </w:r>
      </w:ins>
      <w:ins w:id="3016" w:author="The Si Tran" w:date="2012-12-12T00:12:00Z">
        <w:r w:rsidR="004505B3">
          <w:rPr>
            <w:rFonts w:eastAsia="Times New Roman"/>
            <w:szCs w:val="26"/>
          </w:rPr>
          <w:t xml:space="preserve">                  </w:t>
        </w:r>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=E</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t-k</m:t>
                </m:r>
              </m:sub>
            </m:sSub>
            <m:d>
              <m:dPr>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e>
            </m:d>
          </m:e>
        </m:d>
        <m:r>
          <w:rPr>
            <w:rFonts w:ascii="Cambria Math" w:eastAsia="Times New Roman" w:hAnsi="Cambria Math"/>
            <w:szCs w:val="26"/>
          </w:rPr>
          <m:t xml:space="preserve"> </m:t>
        </m:r>
      </m:oMath>
      <w:ins w:id="3017" w:author="The Si Tran" w:date="2012-12-12T00:12:00Z">
        <w:r w:rsidR="004505B3">
          <w:rPr>
            <w:rFonts w:eastAsia="Times New Roman"/>
            <w:szCs w:val="26"/>
          </w:rPr>
          <w:t xml:space="preserve">              </w:t>
        </w:r>
      </w:ins>
    </w:p>
    <w:p w14:paraId="48675FC8" w14:textId="77777777" w:rsidR="004505B3" w:rsidRDefault="005537CE" w:rsidP="00E078AF">
      <w:pPr>
        <w:spacing w:before="100" w:beforeAutospacing="1" w:after="100" w:afterAutospacing="1"/>
        <w:rPr>
          <w:ins w:id="3018" w:author="The Si Tran" w:date="2012-12-14T04:55:00Z"/>
          <w:rFonts w:eastAsia="Times New Roman"/>
          <w:szCs w:val="26"/>
        </w:rPr>
      </w:pPr>
      <w:ins w:id="3019" w:author="The Si Tran" w:date="2012-12-14T05:00:00Z">
        <w:r>
          <w:rPr>
            <w:noProof/>
            <w:rPrChange w:id="3020" w:author="Unknown">
              <w:rPr>
                <w:b/>
                <w:bCs/>
                <w:noProof/>
                <w:sz w:val="20"/>
                <w:szCs w:val="20"/>
              </w:rPr>
            </w:rPrChange>
          </w:rPr>
          <mc:AlternateContent>
            <mc:Choice Requires="wps">
              <w:drawing>
                <wp:anchor distT="0" distB="0" distL="114300" distR="114300" simplePos="0" relativeHeight="251599360" behindDoc="0" locked="0" layoutInCell="1" allowOverlap="1" wp14:anchorId="18798BE4" wp14:editId="64F7C4CA">
                  <wp:simplePos x="0" y="0"/>
                  <wp:positionH relativeFrom="column">
                    <wp:posOffset>5235575</wp:posOffset>
                  </wp:positionH>
                  <wp:positionV relativeFrom="paragraph">
                    <wp:posOffset>2354107</wp:posOffset>
                  </wp:positionV>
                  <wp:extent cx="520700" cy="342900"/>
                  <wp:effectExtent l="0" t="0" r="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100BF2B0" w14:textId="77777777" w:rsidR="0056499D" w:rsidRDefault="0056499D" w:rsidP="00361F58">
                              <w:r>
                                <w:t>(3.</w:t>
                              </w:r>
                              <w:ins w:id="3021" w:author="The Si Tran" w:date="2012-12-14T04:55:00Z">
                                <w:r>
                                  <w:t>5</w:t>
                                </w:r>
                              </w:ins>
                              <w:del w:id="3022"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798BE4" id="Text Box 190" o:spid="_x0000_s1032" type="#_x0000_t202" style="position:absolute;left:0;text-align:left;margin-left:412.25pt;margin-top:185.35pt;width:41pt;height:27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" fillcolor="window" stroked="f" strokeweight=".5pt">
                  <v:path arrowok="t"/>
                  <v:textbox>
                    <w:txbxContent>
                      <w:p w14:paraId="100BF2B0" w14:textId="77777777" w:rsidR="0056499D" w:rsidRDefault="0056499D" w:rsidP="00361F58">
                        <w:r>
                          <w:t>(3.</w:t>
                        </w:r>
                        <w:ins w:id="3023" w:author="The Si Tran" w:date="2012-12-14T04:55:00Z">
                          <w:r>
                            <w:t>5</w:t>
                          </w:r>
                        </w:ins>
                        <w:del w:id="3024" w:author="The Si Tran" w:date="2012-12-14T04:55:00Z">
                          <w:r w:rsidDel="004505B3">
                            <w:delText>2.1</w:delText>
                          </w:r>
                        </w:del>
                        <w:r>
                          <w:t>)</w:t>
                        </w:r>
                      </w:p>
                    </w:txbxContent>
                  </v:textbox>
                </v:shape>
              </w:pict>
            </mc:Fallback>
          </mc:AlternateContent>
        </w:r>
      </w:ins>
      <w:ins w:id="3025" w:author="The Si Tran" w:date="2012-12-14T04:59:00Z">
        <w:r>
          <w:rPr>
            <w:noProof/>
            <w:rPrChange w:id="3026" w:author="Unknown">
              <w:rPr>
                <w:b/>
                <w:bCs/>
                <w:noProof/>
                <w:sz w:val="20"/>
                <w:szCs w:val="20"/>
              </w:rPr>
            </w:rPrChange>
          </w:rPr>
          <mc:AlternateContent>
            <mc:Choice Requires="wps">
              <w:drawing>
                <wp:anchor distT="0" distB="0" distL="114300" distR="114300" simplePos="0" relativeHeight="251598336" behindDoc="0" locked="0" layoutInCell="1" allowOverlap="1" wp14:anchorId="1B7BC458" wp14:editId="10455F23">
                  <wp:simplePos x="0" y="0"/>
                  <wp:positionH relativeFrom="column">
                    <wp:posOffset>5236048</wp:posOffset>
                  </wp:positionH>
                  <wp:positionV relativeFrom="paragraph">
                    <wp:posOffset>1580249</wp:posOffset>
                  </wp:positionV>
                  <wp:extent cx="520995" cy="342900"/>
                  <wp:effectExtent l="0" t="0" r="0" b="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995" cy="342900"/>
                          </a:xfrm>
                          <a:prstGeom prst="rect">
                            <a:avLst/>
                          </a:prstGeom>
                          <a:solidFill>
                            <a:sysClr val="window" lastClr="FFFFFF"/>
                          </a:solidFill>
                          <a:ln w="6350">
                            <a:noFill/>
                          </a:ln>
                          <a:effectLst/>
                        </wps:spPr>
                        <wps:txbx>
                          <w:txbxContent>
                            <w:p w14:paraId="6A39E94C" w14:textId="77777777" w:rsidR="0056499D" w:rsidRDefault="0056499D" w:rsidP="00361F58">
                              <w:r>
                                <w:t>(3.</w:t>
                              </w:r>
                              <w:ins w:id="3027" w:author="The Si Tran" w:date="2012-12-14T04:55:00Z">
                                <w:r>
                                  <w:t>4</w:t>
                                </w:r>
                              </w:ins>
                              <w:del w:id="3028"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B7BC458" id="Text Box 189" o:spid="_x0000_s1033" type="#_x0000_t202" style="position:absolute;left:0;text-align:left;margin-left:412.3pt;margin-top:124.45pt;width:41pt;height:27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" fillcolor="window" stroked="f" strokeweight=".5pt">
                  <v:path arrowok="t"/>
                  <v:textbox>
                    <w:txbxContent>
                      <w:p w14:paraId="6A39E94C" w14:textId="77777777" w:rsidR="0056499D" w:rsidRDefault="0056499D" w:rsidP="00361F58">
                        <w:r>
                          <w:t>(3.</w:t>
                        </w:r>
                        <w:ins w:id="3029" w:author="The Si Tran" w:date="2012-12-14T04:55:00Z">
                          <w:r>
                            <w:t>4</w:t>
                          </w:r>
                        </w:ins>
                        <w:del w:id="3030" w:author="The Si Tran" w:date="2012-12-14T04:55:00Z">
                          <w:r w:rsidDel="004505B3">
                            <w:delText>2.1</w:delText>
                          </w:r>
                        </w:del>
                        <w:r>
                          <w:t>)</w:t>
                        </w:r>
                      </w:p>
                    </w:txbxContent>
                  </v:textbox>
                </v:shape>
              </w:pict>
            </mc:Fallback>
          </mc:AlternateContent>
        </w:r>
      </w:ins>
      <w:ins w:id="3031" w:author="The Si Tran" w:date="2012-12-14T04:56:00Z">
        <w:r w:rsidR="004505B3">
          <w:rPr>
            <w:rFonts w:eastAsia="Times New Roman"/>
            <w:szCs w:val="26"/>
          </w:rPr>
          <w:tab/>
        </w:r>
      </w:ins>
      <w:ins w:id="3032" w:author="The Si Tran" w:date="2012-12-12T00:12:00Z">
        <w:r w:rsidR="00361F58" w:rsidRPr="007F6C43">
          <w:rPr>
            <w:rFonts w:eastAsia="Times New Roman"/>
            <w:szCs w:val="26"/>
          </w:rPr>
          <w:t xml:space="preserve">Lần lượt thay </w:t>
        </w:r>
        <w:r w:rsidR="00361F58" w:rsidRPr="007F6C43">
          <w:rPr>
            <w:rFonts w:eastAsia="Times New Roman"/>
            <w:i/>
            <w:szCs w:val="26"/>
          </w:rPr>
          <w:t xml:space="preserve">k </w:t>
        </w:r>
        <w:r w:rsidR="00361F58" w:rsidRPr="007F6C43">
          <w:rPr>
            <w:rFonts w:eastAsia="Times New Roman"/>
            <w:szCs w:val="26"/>
          </w:rPr>
          <w:t xml:space="preserve">= 0, 1, …, </w:t>
        </w:r>
        <w:r w:rsidR="00361F58" w:rsidRPr="007F6C43">
          <w:rPr>
            <w:rFonts w:eastAsia="Times New Roman"/>
            <w:i/>
            <w:szCs w:val="26"/>
          </w:rPr>
          <w:t>p</w:t>
        </w:r>
        <w:r w:rsidR="00361F58" w:rsidRPr="007F6C43">
          <w:rPr>
            <w:rFonts w:eastAsia="Times New Roman"/>
            <w:szCs w:val="26"/>
          </w:rPr>
          <w:t xml:space="preserve">, ta được </w:t>
        </w:r>
        <w:r w:rsidR="00361F58" w:rsidRPr="007F6C43">
          <w:rPr>
            <w:rFonts w:eastAsia="Times New Roman"/>
            <w:i/>
            <w:szCs w:val="26"/>
          </w:rPr>
          <w:t>p</w:t>
        </w:r>
        <w:r w:rsidR="00361F58" w:rsidRPr="007F6C43">
          <w:rPr>
            <w:rFonts w:eastAsia="Times New Roman"/>
            <w:szCs w:val="26"/>
          </w:rPr>
          <w:t>+1 phương trình sai phân, giải các phương trình này sẽ xác định được các hệ số</w:t>
        </w:r>
      </w:ins>
      <w:ins w:id="3033" w:author="The Si Tran" w:date="2012-12-14T04:56:00Z">
        <w:r w:rsidR="004505B3">
          <w:rPr>
            <w:rFonts w:eastAsia="Times New Roman"/>
            <w:szCs w:val="26"/>
          </w:rPr>
          <w:t xml:space="preserve">: </w:t>
        </w:r>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1</m:t>
              </m:r>
            </m:sub>
          </m:sSub>
          <m:r>
            <w:rPr>
              <w:rFonts w:ascii="Cambria Math" w:eastAsia="Times New Roman" w:hAnsi="Cambria Math"/>
              <w:szCs w:val="26"/>
            </w:rPr>
            <m:t xml:space="preserve">, </m:t>
          </m:r>
        </m:oMath>
      </w:ins>
      <w:ins w:id="3034" w:author="The Si Tran" w:date="2012-12-14T04:57:00Z">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oMath>
      </w:ins>
    </w:p>
    <w:p w14:paraId="40D25EF0" w14:textId="77777777" w:rsidR="00361F58" w:rsidRPr="007F6C43" w:rsidRDefault="0056499D" w:rsidP="00E078AF">
      <w:pPr>
        <w:spacing w:before="100" w:beforeAutospacing="1" w:after="100" w:afterAutospacing="1"/>
        <w:rPr>
          <w:ins w:id="3035" w:author="The Si Tran" w:date="2012-12-12T00:12:00Z"/>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p</m:t>
              </m:r>
            </m:sub>
          </m:sSub>
          <m:r>
            <w:rPr>
              <w:rFonts w:ascii="Cambria Math" w:eastAsia="Times New Roman" w:hAnsi="Cambria Math"/>
              <w:szCs w:val="26"/>
            </w:rPr>
            <m:t>+</m:t>
          </m:r>
          <m:sSubSup>
            <m:sSubSupPr>
              <m:ctrlPr>
                <w:rPr>
                  <w:rFonts w:ascii="Cambria Math" w:eastAsia="Times New Roman" w:hAnsi="Cambria Math"/>
                  <w:i/>
                  <w:szCs w:val="26"/>
                </w:rPr>
              </m:ctrlPr>
            </m:sSubSupPr>
            <m:e>
              <m:r>
                <w:rPr>
                  <w:rFonts w:ascii="Cambria Math" w:eastAsia="Times New Roman" w:hAnsi="Cambria Math"/>
                  <w:szCs w:val="26"/>
                </w:rPr>
                <m:t>σ</m:t>
              </m:r>
            </m:e>
            <m:sub>
              <m:r>
                <w:rPr>
                  <w:rFonts w:ascii="Cambria Math" w:eastAsia="Times New Roman" w:hAnsi="Cambria Math"/>
                  <w:szCs w:val="26"/>
                </w:rPr>
                <m:t>ε</m:t>
              </m:r>
            </m:sub>
            <m:sup>
              <m:r>
                <w:rPr>
                  <w:rFonts w:ascii="Cambria Math" w:eastAsia="Times New Roman" w:hAnsi="Cambria Math"/>
                  <w:szCs w:val="26"/>
                </w:rPr>
                <m:t>2</m:t>
              </m:r>
            </m:sup>
          </m:sSubSup>
          <w:ins w:id="3036" w:author="The Si Tran" w:date="2012-12-12T00:12:00Z">
            <m:r>
              <m:rPr>
                <m:sty m:val="p"/>
              </m:rPr>
              <w:rPr>
                <w:rFonts w:ascii="Cambria Math" w:eastAsia="Times New Roman" w:hAnsi="Cambria Math"/>
                <w:szCs w:val="26"/>
              </w:rPr>
              <w:br/>
            </m:r>
          </w:ins>
        </m:oMath>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p-1</m:t>
              </m:r>
            </m:sub>
          </m:sSub>
          <w:ins w:id="3037" w:author="The Si Tran" w:date="2012-12-12T00:12:00Z">
            <m:r>
              <m:rPr>
                <m:sty m:val="p"/>
              </m:rPr>
              <w:rPr>
                <w:rFonts w:ascii="Cambria Math" w:eastAsia="Times New Roman" w:hAnsi="Cambria Math"/>
                <w:szCs w:val="26"/>
              </w:rPr>
              <w:br/>
            </m:r>
          </w:ins>
        </m:oMath>
        <m:oMath>
          <m:r>
            <w:rPr>
              <w:rFonts w:ascii="Cambria Math" w:eastAsia="Times New Roman" w:hAnsi="Cambria Math"/>
              <w:szCs w:val="26"/>
            </w:rPr>
            <m:t xml:space="preserve">………………………………………… </m:t>
          </m:r>
          <w:ins w:id="3038" w:author="The Si Tran" w:date="2012-12-12T00:12:00Z">
            <m:r>
              <m:rPr>
                <m:sty m:val="p"/>
              </m:rPr>
              <w:rPr>
                <w:rFonts w:ascii="Cambria Math" w:eastAsia="Times New Roman" w:hAnsi="Cambria Math"/>
                <w:szCs w:val="26"/>
              </w:rPr>
              <w:br/>
            </m:r>
          </w:ins>
        </m:oMath>
      </m:oMathPara>
      <w:ins w:id="3039" w:author="The Si Tran" w:date="2012-12-12T00:12:00Z">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ins w:id="3040" w:author="The Si Tran" w:date="2012-12-12T00:12:00Z">
        <w:r w:rsidR="005537CE">
          <w:rPr>
            <w:rFonts w:eastAsia="Times New Roman"/>
            <w:szCs w:val="26"/>
          </w:rPr>
          <w:t xml:space="preserve">                   </w:t>
        </w:r>
        <w:r w:rsidR="00361F58" w:rsidRPr="007F6C43">
          <w:rPr>
            <w:rFonts w:eastAsia="Times New Roman"/>
            <w:szCs w:val="26"/>
          </w:rPr>
          <w:br/>
          <w:t xml:space="preserve">Với </w:t>
        </w:r>
        <w:r w:rsidR="00361F58" w:rsidRPr="007F6C43">
          <w:rPr>
            <w:rFonts w:eastAsia="Times New Roman"/>
            <w:i/>
            <w:szCs w:val="26"/>
          </w:rPr>
          <w:t>k &gt; p</w:t>
        </w:r>
        <w:r w:rsidR="00361F58" w:rsidRPr="007F6C43">
          <w:rPr>
            <w:rFonts w:eastAsia="Times New Roman"/>
            <w:szCs w:val="26"/>
          </w:rPr>
          <w:t xml:space="preserve"> thì:</w:t>
        </w:r>
      </w:ins>
    </w:p>
    <w:p w14:paraId="6190EA83" w14:textId="77777777" w:rsidR="00361F58" w:rsidRPr="007F6C43" w:rsidRDefault="00361F58" w:rsidP="00361F58">
      <w:pPr>
        <w:spacing w:before="100" w:beforeAutospacing="1" w:after="100" w:afterAutospacing="1"/>
        <w:rPr>
          <w:ins w:id="3041" w:author="The Si Tran" w:date="2012-12-12T00:12:00Z"/>
          <w:rFonts w:eastAsia="Times New Roman"/>
          <w:szCs w:val="26"/>
        </w:rPr>
      </w:pPr>
      <w:ins w:id="3042"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k-p</m:t>
            </m:r>
          </m:sub>
        </m:sSub>
        <m:r>
          <w:rPr>
            <w:rFonts w:ascii="Cambria Math" w:eastAsia="Times New Roman" w:hAnsi="Cambria Math"/>
            <w:szCs w:val="26"/>
          </w:rPr>
          <m:t xml:space="preserve"> </m:t>
        </m:r>
      </m:oMath>
      <w:ins w:id="3043" w:author="The Si Tran" w:date="2012-12-12T00:12:00Z">
        <w:r w:rsidRPr="007F6C43">
          <w:rPr>
            <w:rFonts w:eastAsia="Times New Roman"/>
            <w:szCs w:val="26"/>
          </w:rPr>
          <w:t xml:space="preserve">                          </w:t>
        </w:r>
      </w:ins>
    </w:p>
    <w:p w14:paraId="0F818ED1" w14:textId="77777777" w:rsidR="00361F58" w:rsidRPr="007F6C43" w:rsidRDefault="005537CE" w:rsidP="00361F58">
      <w:pPr>
        <w:spacing w:before="100" w:beforeAutospacing="1" w:after="100" w:afterAutospacing="1"/>
        <w:rPr>
          <w:ins w:id="3044" w:author="The Si Tran" w:date="2012-12-12T00:12:00Z"/>
          <w:rFonts w:eastAsia="Times New Roman"/>
          <w:szCs w:val="26"/>
        </w:rPr>
      </w:pPr>
      <w:ins w:id="3045" w:author="The Si Tran" w:date="2012-12-14T05:01:00Z">
        <w:r>
          <w:rPr>
            <w:noProof/>
            <w:rPrChange w:id="3046" w:author="Unknown">
              <w:rPr>
                <w:b/>
                <w:bCs/>
                <w:noProof/>
                <w:sz w:val="20"/>
                <w:szCs w:val="20"/>
              </w:rPr>
            </w:rPrChange>
          </w:rPr>
          <mc:AlternateContent>
            <mc:Choice Requires="wps">
              <w:drawing>
                <wp:anchor distT="0" distB="0" distL="114300" distR="114300" simplePos="0" relativeHeight="251601408" behindDoc="0" locked="0" layoutInCell="1" allowOverlap="1" wp14:anchorId="7A57AABF" wp14:editId="505F8ED1">
                  <wp:simplePos x="0" y="0"/>
                  <wp:positionH relativeFrom="column">
                    <wp:posOffset>5150514</wp:posOffset>
                  </wp:positionH>
                  <wp:positionV relativeFrom="paragraph">
                    <wp:posOffset>986155</wp:posOffset>
                  </wp:positionV>
                  <wp:extent cx="520700" cy="342900"/>
                  <wp:effectExtent l="0" t="0" r="0" b="0"/>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3F175293" w14:textId="77777777" w:rsidR="0056499D" w:rsidRDefault="0056499D" w:rsidP="00361F58">
                              <w:r>
                                <w:t>(3.</w:t>
                              </w:r>
                              <w:ins w:id="3047" w:author="The Si Tran" w:date="2012-12-14T04:55:00Z">
                                <w:r>
                                  <w:t>6</w:t>
                                </w:r>
                              </w:ins>
                              <w:del w:id="3048"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57AABF" id="Text Box 191" o:spid="_x0000_s1034" type="#_x0000_t202" style="position:absolute;left:0;text-align:left;margin-left:405.55pt;margin-top:77.65pt;width:41pt;height:27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" fillcolor="window" stroked="f" strokeweight=".5pt">
                  <v:path arrowok="t"/>
                  <v:textbox>
                    <w:txbxContent>
                      <w:p w14:paraId="3F175293" w14:textId="77777777" w:rsidR="0056499D" w:rsidRDefault="0056499D" w:rsidP="00361F58">
                        <w:r>
                          <w:t>(3.</w:t>
                        </w:r>
                        <w:ins w:id="3049" w:author="The Si Tran" w:date="2012-12-14T04:55:00Z">
                          <w:r>
                            <w:t>6</w:t>
                          </w:r>
                        </w:ins>
                        <w:del w:id="3050" w:author="The Si Tran" w:date="2012-12-14T04:55:00Z">
                          <w:r w:rsidDel="004505B3">
                            <w:delText>2.1</w:delText>
                          </w:r>
                        </w:del>
                        <w:r>
                          <w:t>)</w:t>
                        </w:r>
                      </w:p>
                    </w:txbxContent>
                  </v:textbox>
                </v:shape>
              </w:pict>
            </mc:Fallback>
          </mc:AlternateContent>
        </w:r>
      </w:ins>
      <w:ins w:id="3051" w:author="The Si Tran" w:date="2012-12-12T00:12:00Z">
        <w:r>
          <w:rPr>
            <w:rFonts w:eastAsia="Times New Roman"/>
            <w:szCs w:val="26"/>
          </w:rPr>
          <w:t>Chia hai vế của hệ (3.4</w:t>
        </w:r>
        <w:r w:rsidR="00361F58" w:rsidRPr="007F6C43">
          <w:rPr>
            <w:rFonts w:eastAsia="Times New Roman"/>
            <w:szCs w:val="26"/>
          </w:rPr>
          <w:t xml:space="preserve">) cho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ins w:id="3052" w:author="The Si Tran" w:date="2012-12-12T00:12:00Z">
        <w:r w:rsidR="00361F58" w:rsidRPr="007F6C43">
          <w:rPr>
            <w:rFonts w:eastAsia="Times New Roman"/>
            <w:szCs w:val="26"/>
          </w:rPr>
          <w:t xml:space="preserve">, ta dẫn ra được </w:t>
        </w:r>
        <w:r w:rsidR="00361F58" w:rsidRPr="007F6C43">
          <w:rPr>
            <w:rFonts w:eastAsia="Times New Roman"/>
            <w:i/>
            <w:szCs w:val="26"/>
          </w:rPr>
          <w:t>p</w:t>
        </w:r>
        <w:r w:rsidR="00361F58" w:rsidRPr="007F6C43">
          <w:rPr>
            <w:rFonts w:eastAsia="Times New Roman"/>
            <w:szCs w:val="26"/>
          </w:rPr>
          <w:t xml:space="preserve"> phương trình mà ta có thể xác định </w:t>
        </w:r>
        <w:r w:rsidR="00361F58" w:rsidRPr="007F6C43">
          <w:rPr>
            <w:rFonts w:eastAsia="Times New Roman"/>
            <w:i/>
            <w:szCs w:val="26"/>
          </w:rPr>
          <w:t>p</w:t>
        </w:r>
        <w:r w:rsidR="00361F58" w:rsidRPr="007F6C43">
          <w:rPr>
            <w:rFonts w:eastAsia="Times New Roman"/>
            <w:szCs w:val="26"/>
          </w:rPr>
          <w:t xml:space="preserve"> giá trị của ACF:</w:t>
        </w:r>
      </w:ins>
    </w:p>
    <w:p w14:paraId="785098A0" w14:textId="77777777" w:rsidR="00361F58" w:rsidRPr="007F6C43" w:rsidRDefault="0056499D" w:rsidP="00361F58">
      <w:pPr>
        <w:spacing w:before="100" w:beforeAutospacing="1" w:after="100" w:afterAutospacing="1"/>
        <w:rPr>
          <w:ins w:id="3053" w:author="The Si Tran" w:date="2012-12-12T00:12:00Z"/>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w:ins w:id="3054" w:author="The Si Tran" w:date="2012-12-12T00:12:00Z">
            <m:r>
              <m:rPr>
                <m:sty m:val="p"/>
              </m:rPr>
              <w:rPr>
                <w:rFonts w:ascii="Cambria Math" w:eastAsia="Times New Roman" w:hAnsi="Cambria Math"/>
                <w:szCs w:val="26"/>
              </w:rPr>
              <w:br/>
            </m:r>
          </w:ins>
        </m:oMath>
        <m:oMath>
          <m:r>
            <w:rPr>
              <w:rFonts w:ascii="Cambria Math" w:eastAsia="Times New Roman" w:hAnsi="Cambria Math"/>
              <w:szCs w:val="26"/>
            </w:rPr>
            <m:t>………………………………………</m:t>
          </m:r>
          <w:ins w:id="3055" w:author="The Si Tran" w:date="2012-12-12T00:12:00Z">
            <m:r>
              <m:rPr>
                <m:sty m:val="p"/>
              </m:rPr>
              <w:rPr>
                <w:rFonts w:ascii="Cambria Math" w:eastAsia="Times New Roman" w:hAnsi="Cambria Math"/>
                <w:szCs w:val="26"/>
              </w:rPr>
              <w:br/>
            </m:r>
          </w:ins>
        </m:oMath>
      </m:oMathPara>
      <w:ins w:id="3056" w:author="The Si Tran" w:date="2012-12-12T00:12:00Z">
        <w:r w:rsidR="00361F58" w:rsidRPr="007F6C43">
          <w:rPr>
            <w:rFonts w:eastAsia="Times New Roman"/>
            <w:szCs w:val="26"/>
          </w:rPr>
          <w:t xml:space="preserve">                                          </w:t>
        </w:r>
      </w:ins>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3057" w:author="The Si Tran" w:date="2012-12-12T00:12:00Z">
        <w:r w:rsidR="00361F58" w:rsidRPr="007F6C43">
          <w:rPr>
            <w:rFonts w:eastAsia="Times New Roman"/>
            <w:szCs w:val="26"/>
          </w:rPr>
          <w:t xml:space="preserve">                                </w:t>
        </w:r>
      </w:ins>
    </w:p>
    <w:p w14:paraId="46FC34E0" w14:textId="77777777" w:rsidR="00361F58" w:rsidRPr="007F6C43" w:rsidRDefault="00312F4F" w:rsidP="00361F58">
      <w:pPr>
        <w:spacing w:before="100" w:beforeAutospacing="1" w:after="100" w:afterAutospacing="1"/>
        <w:rPr>
          <w:ins w:id="3058" w:author="The Si Tran" w:date="2012-12-12T00:12:00Z"/>
          <w:rFonts w:eastAsia="Times New Roman"/>
          <w:szCs w:val="26"/>
        </w:rPr>
      </w:pPr>
      <w:ins w:id="3059" w:author="The Si Tran" w:date="2012-12-14T05:03:00Z">
        <w:r>
          <w:rPr>
            <w:noProof/>
            <w:rPrChange w:id="3060" w:author="Unknown">
              <w:rPr>
                <w:b/>
                <w:bCs/>
                <w:noProof/>
                <w:sz w:val="20"/>
                <w:szCs w:val="20"/>
              </w:rPr>
            </w:rPrChange>
          </w:rPr>
          <w:lastRenderedPageBreak/>
          <mc:AlternateContent>
            <mc:Choice Requires="wps">
              <w:drawing>
                <wp:anchor distT="0" distB="0" distL="114300" distR="114300" simplePos="0" relativeHeight="251603456" behindDoc="0" locked="0" layoutInCell="1" allowOverlap="1" wp14:anchorId="4546A330" wp14:editId="7CF6BE3D">
                  <wp:simplePos x="0" y="0"/>
                  <wp:positionH relativeFrom="column">
                    <wp:posOffset>5116033</wp:posOffset>
                  </wp:positionH>
                  <wp:positionV relativeFrom="paragraph">
                    <wp:posOffset>371475</wp:posOffset>
                  </wp:positionV>
                  <wp:extent cx="520700" cy="342900"/>
                  <wp:effectExtent l="0" t="0" r="0" b="0"/>
                  <wp:wrapNone/>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1409AF4D" w14:textId="77777777" w:rsidR="0056499D" w:rsidRDefault="0056499D" w:rsidP="00361F58">
                              <w:r>
                                <w:t>(3.</w:t>
                              </w:r>
                              <w:ins w:id="3061" w:author="The Si Tran" w:date="2012-12-14T04:55:00Z">
                                <w:r>
                                  <w:t>7</w:t>
                                </w:r>
                              </w:ins>
                              <w:del w:id="3062"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46A330" id="Text Box 201" o:spid="_x0000_s1035" type="#_x0000_t202" style="position:absolute;left:0;text-align:left;margin-left:402.85pt;margin-top:29.25pt;width:41pt;height:27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" fillcolor="window" stroked="f" strokeweight=".5pt">
                  <v:path arrowok="t"/>
                  <v:textbox>
                    <w:txbxContent>
                      <w:p w14:paraId="1409AF4D" w14:textId="77777777" w:rsidR="0056499D" w:rsidRDefault="0056499D" w:rsidP="00361F58">
                        <w:r>
                          <w:t>(3.</w:t>
                        </w:r>
                        <w:ins w:id="3063" w:author="The Si Tran" w:date="2012-12-14T04:55:00Z">
                          <w:r>
                            <w:t>7</w:t>
                          </w:r>
                        </w:ins>
                        <w:del w:id="3064" w:author="The Si Tran" w:date="2012-12-14T04:55:00Z">
                          <w:r w:rsidDel="004505B3">
                            <w:delText>2.1</w:delText>
                          </w:r>
                        </w:del>
                        <w:r>
                          <w:t>)</w:t>
                        </w:r>
                      </w:p>
                    </w:txbxContent>
                  </v:textbox>
                </v:shape>
              </w:pict>
            </mc:Fallback>
          </mc:AlternateContent>
        </w:r>
      </w:ins>
      <w:ins w:id="3065" w:author="The Si Tran" w:date="2012-12-12T00:12:00Z">
        <w:r w:rsidR="00361F58" w:rsidRPr="007F6C43">
          <w:rPr>
            <w:rFonts w:eastAsia="Times New Roman"/>
            <w:szCs w:val="26"/>
          </w:rPr>
          <w:t xml:space="preserve">Với </w:t>
        </w:r>
        <w:r w:rsidR="00361F58" w:rsidRPr="007F6C43">
          <w:rPr>
            <w:rFonts w:eastAsia="Times New Roman"/>
            <w:i/>
            <w:szCs w:val="26"/>
          </w:rPr>
          <w:t>k &gt; p</w:t>
        </w:r>
        <w:r w:rsidR="00361F58" w:rsidRPr="007F6C43">
          <w:rPr>
            <w:rFonts w:eastAsia="Times New Roman"/>
            <w:szCs w:val="26"/>
          </w:rPr>
          <w:t xml:space="preserve"> ta suy ra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oMath>
      <w:ins w:id="3066" w:author="The Si Tran" w:date="2012-12-12T00:12:00Z">
        <w:r w:rsidR="00361F58" w:rsidRPr="007F6C43">
          <w:rPr>
            <w:rFonts w:eastAsia="Times New Roman"/>
            <w:szCs w:val="26"/>
          </w:rPr>
          <w:t xml:space="preserve"> từ phương trình (</w:t>
        </w:r>
        <w:r w:rsidR="00361F58" w:rsidRPr="00312F4F">
          <w:rPr>
            <w:rFonts w:eastAsia="Times New Roman"/>
            <w:color w:val="FF0000"/>
            <w:szCs w:val="26"/>
            <w:rPrChange w:id="3067" w:author="The Si Tran" w:date="2012-12-14T05:07:00Z">
              <w:rPr>
                <w:rFonts w:eastAsia="Times New Roman"/>
                <w:szCs w:val="26"/>
              </w:rPr>
            </w:rPrChange>
          </w:rPr>
          <w:t>3.</w:t>
        </w:r>
        <w:commentRangeStart w:id="3068"/>
        <w:r w:rsidR="00361F58" w:rsidRPr="00312F4F">
          <w:rPr>
            <w:rFonts w:eastAsia="Times New Roman"/>
            <w:color w:val="FF0000"/>
            <w:szCs w:val="26"/>
            <w:rPrChange w:id="3069" w:author="The Si Tran" w:date="2012-12-14T05:07:00Z">
              <w:rPr>
                <w:rFonts w:eastAsia="Times New Roman"/>
                <w:szCs w:val="26"/>
              </w:rPr>
            </w:rPrChange>
          </w:rPr>
          <w:t>11</w:t>
        </w:r>
      </w:ins>
      <w:commentRangeEnd w:id="3068"/>
      <w:ins w:id="3070" w:author="The Si Tran" w:date="2012-12-14T05:08:00Z">
        <w:r>
          <w:rPr>
            <w:rStyle w:val="CommentReference"/>
          </w:rPr>
          <w:commentReference w:id="3068"/>
        </w:r>
      </w:ins>
      <w:ins w:id="3071" w:author="The Si Tran" w:date="2012-12-12T00:12:00Z">
        <w:r w:rsidR="00361F58" w:rsidRPr="007F6C43">
          <w:rPr>
            <w:rFonts w:eastAsia="Times New Roman"/>
            <w:szCs w:val="26"/>
          </w:rPr>
          <w:t>):</w:t>
        </w:r>
      </w:ins>
    </w:p>
    <w:p w14:paraId="54854DDD" w14:textId="77777777" w:rsidR="00361F58" w:rsidRPr="007F6C43" w:rsidRDefault="00361F58" w:rsidP="00361F58">
      <w:pPr>
        <w:spacing w:before="100" w:beforeAutospacing="1" w:after="100" w:afterAutospacing="1"/>
        <w:rPr>
          <w:ins w:id="3072" w:author="The Si Tran" w:date="2012-12-12T00:12:00Z"/>
          <w:rFonts w:eastAsia="Times New Roman"/>
          <w:szCs w:val="26"/>
        </w:rPr>
      </w:pPr>
      <w:ins w:id="3073"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k-p</m:t>
            </m:r>
          </m:sub>
        </m:sSub>
      </m:oMath>
      <w:ins w:id="3074" w:author="The Si Tran" w:date="2012-12-12T00:12:00Z">
        <w:r w:rsidR="00312F4F">
          <w:rPr>
            <w:rFonts w:eastAsia="Times New Roman"/>
            <w:szCs w:val="26"/>
          </w:rPr>
          <w:t xml:space="preserve">                        </w:t>
        </w:r>
      </w:ins>
    </w:p>
    <w:p w14:paraId="190904FC" w14:textId="5C703CC0" w:rsidR="00361F58" w:rsidRPr="007F6C43" w:rsidRDefault="0056499D" w:rsidP="00361F58">
      <w:pPr>
        <w:spacing w:before="100" w:beforeAutospacing="1" w:after="100" w:afterAutospacing="1"/>
        <w:rPr>
          <w:ins w:id="3075" w:author="The Si Tran" w:date="2012-12-12T00:12:00Z"/>
          <w:rFonts w:eastAsia="Times New Roman"/>
          <w:szCs w:val="26"/>
        </w:rPr>
      </w:pPr>
      <w:ins w:id="3076" w:author="The Si Tran" w:date="2012-12-12T00:12:00Z">
        <w:r>
          <w:rPr>
            <w:rFonts w:eastAsia="Times New Roman"/>
            <w:szCs w:val="26"/>
          </w:rPr>
          <w:t>Hệ phương trình (3.</w:t>
        </w:r>
        <w:r w:rsidR="00361F58" w:rsidRPr="007F6C43">
          <w:rPr>
            <w:rFonts w:eastAsia="Times New Roman"/>
            <w:szCs w:val="26"/>
          </w:rPr>
          <w:t>7) được gọi là hệ phương trình Yule-Walker. Ta trình bày hệ phương trình này dưới dạng sau:</w:t>
        </w:r>
      </w:ins>
    </w:p>
    <w:p w14:paraId="0A10E807" w14:textId="77777777" w:rsidR="00361F58" w:rsidRPr="007F6C43" w:rsidRDefault="00361F58" w:rsidP="00361F58">
      <w:pPr>
        <w:rPr>
          <w:ins w:id="3077" w:author="The Si Tran" w:date="2012-12-12T00:12:00Z"/>
          <w:rFonts w:eastAsia="Times New Roman"/>
          <w:szCs w:val="26"/>
        </w:rPr>
      </w:pPr>
      <w:ins w:id="3078" w:author="The Si Tran" w:date="2012-12-12T00:12:00Z">
        <w:r w:rsidRPr="007F6C43">
          <w:rPr>
            <w:rFonts w:eastAsia="Times New Roman"/>
            <w:szCs w:val="26"/>
          </w:rPr>
          <w:t xml:space="preserve">                                         </w:t>
        </w:r>
      </w:ins>
      <m:oMath>
        <m:d>
          <m:dPr>
            <m:begChr m:val="["/>
            <m:endChr m:val="]"/>
            <m:ctrlPr>
              <w:rPr>
                <w:rFonts w:ascii="Cambria Math" w:eastAsia="Times New Roman" w:hAnsi="Cambria Math"/>
                <w:i/>
                <w:szCs w:val="26"/>
              </w:rPr>
            </m:ctrlPr>
          </m:dPr>
          <m:e>
            <m:m>
              <m:mPr>
                <m:mcs>
                  <m:mc>
                    <m:mcPr>
                      <m:count m:val="3"/>
                      <m:mcJc m:val="center"/>
                    </m:mcPr>
                  </m:mc>
                </m:mcs>
                <m:ctrlPr>
                  <w:rPr>
                    <w:rFonts w:ascii="Cambria Math" w:eastAsia="Times New Roman" w:hAnsi="Cambria Math"/>
                    <w:i/>
                    <w:szCs w:val="26"/>
                  </w:rPr>
                </m:ctrlPr>
              </m:mPr>
              <m:mr>
                <m:e>
                  <m:m>
                    <m:mPr>
                      <m:mcs>
                        <m:mc>
                          <m:mcPr>
                            <m:count m:val="2"/>
                            <m:mcJc m:val="center"/>
                          </m:mcPr>
                        </m:mc>
                      </m:mcs>
                      <m:ctrlPr>
                        <w:rPr>
                          <w:rFonts w:ascii="Cambria Math" w:eastAsia="Times New Roman" w:hAnsi="Cambria Math"/>
                          <w:i/>
                          <w:szCs w:val="26"/>
                        </w:rPr>
                      </m:ctrlPr>
                    </m:mPr>
                    <m:mr>
                      <m:e>
                        <m:r>
                          <w:rPr>
                            <w:rFonts w:ascii="Cambria Math" w:eastAsia="Times New Roman" w:hAnsi="Cambria Math"/>
                            <w:szCs w:val="26"/>
                          </w:rPr>
                          <m:t>1</m:t>
                        </m: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r>
                          <w:rPr>
                            <w:rFonts w:ascii="Cambria Math" w:eastAsia="Times New Roman" w:hAnsi="Cambria Math"/>
                            <w:szCs w:val="26"/>
                          </w:rPr>
                          <m:t>1</m:t>
                        </m:r>
                      </m:e>
                    </m:mr>
                  </m:m>
                </m:e>
                <m:e>
                  <m:r>
                    <w:rPr>
                      <w:rFonts w:ascii="Cambria Math" w:hAnsi="Cambria Math"/>
                      <w:szCs w:val="26"/>
                    </w:rPr>
                    <m:t>⋯</m:t>
                  </m:r>
                </m:e>
                <m:e>
                  <m:m>
                    <m:mPr>
                      <m:mcs>
                        <m:mc>
                          <m:mcPr>
                            <m:count m:val="1"/>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mr>
              <m:mr>
                <m:e>
                  <m:r>
                    <w:rPr>
                      <w:rFonts w:ascii="Cambria Math" w:hAnsi="Cambria Math"/>
                      <w:szCs w:val="26"/>
                    </w:rPr>
                    <m:t>⋮</m:t>
                  </m:r>
                </m:e>
                <m:e>
                  <m:r>
                    <w:rPr>
                      <w:rFonts w:ascii="Cambria Math" w:hAnsi="Cambria Math"/>
                      <w:szCs w:val="26"/>
                    </w:rPr>
                    <m:t>⋱</m:t>
                  </m:r>
                </m:e>
                <m:e>
                  <m:r>
                    <w:rPr>
                      <w:rFonts w:ascii="Cambria Math" w:hAnsi="Cambria Math"/>
                      <w:szCs w:val="26"/>
                    </w:rPr>
                    <m:t>⋮</m:t>
                  </m:r>
                </m:e>
              </m:mr>
              <m:mr>
                <m:e>
                  <m:m>
                    <m:mPr>
                      <m:mcs>
                        <m:mc>
                          <m:mcPr>
                            <m:count m:val="2"/>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e>
                  <m:r>
                    <w:rPr>
                      <w:rFonts w:ascii="Cambria Math" w:hAnsi="Cambria Math"/>
                      <w:szCs w:val="26"/>
                    </w:rPr>
                    <m:t>⋯</m:t>
                  </m:r>
                </m:e>
                <m:e>
                  <m:r>
                    <w:rPr>
                      <w:rFonts w:ascii="Cambria Math" w:eastAsia="Times New Roman" w:hAnsi="Cambria Math"/>
                      <w:szCs w:val="26"/>
                    </w:rPr>
                    <m:t>1</m:t>
                  </m:r>
                </m:e>
              </m:mr>
            </m:m>
          </m:e>
        </m:d>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e>
            </m:eqArr>
          </m:e>
        </m:d>
        <m:r>
          <w:rPr>
            <w:rFonts w:ascii="Cambria Math" w:eastAsia="Times New Roman" w:hAnsi="Cambria Math"/>
            <w:szCs w:val="26"/>
          </w:rPr>
          <m:t>=</m:t>
        </m:r>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e>
            </m:eqArr>
          </m:e>
        </m:d>
      </m:oMath>
      <w:ins w:id="3079" w:author="The Si Tran" w:date="2012-12-12T00:12:00Z">
        <w:r w:rsidRPr="007F6C43">
          <w:rPr>
            <w:rFonts w:eastAsia="Times New Roman"/>
            <w:szCs w:val="26"/>
          </w:rPr>
          <w:t xml:space="preserve">       </w:t>
        </w:r>
      </w:ins>
    </w:p>
    <w:p w14:paraId="45A21C06" w14:textId="514527A4" w:rsidR="00361F58" w:rsidRPr="0019748F" w:rsidRDefault="00361F58" w:rsidP="00361F58">
      <w:pPr>
        <w:spacing w:before="100" w:beforeAutospacing="1" w:after="100" w:afterAutospacing="1"/>
        <w:rPr>
          <w:ins w:id="3080" w:author="The Si Tran" w:date="2012-12-12T00:12:00Z"/>
          <w:rFonts w:eastAsia="Times New Roman"/>
          <w:szCs w:val="26"/>
        </w:rPr>
      </w:pPr>
      <w:ins w:id="3081" w:author="The Si Tran" w:date="2012-12-12T00:12:00Z">
        <w:r w:rsidRPr="007F6C43">
          <w:rPr>
            <w:rFonts w:eastAsia="Times New Roman"/>
            <w:szCs w:val="26"/>
          </w:rPr>
          <w:t xml:space="preserve">Nếu biết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oMath>
      <w:ins w:id="3082"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oMath>
      <w:ins w:id="3083"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oMath>
      <w:ins w:id="3084" w:author="The Si Tran" w:date="2012-12-12T00:12:00Z">
        <w:r w:rsidRPr="007F6C43">
          <w:rPr>
            <w:rFonts w:eastAsia="Times New Roman"/>
            <w:szCs w:val="26"/>
          </w:rPr>
          <w:t xml:space="preserve"> thì ta sẽ giải hệ để xác định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3085"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oMath>
      <w:ins w:id="3086"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3087" w:author="The Si Tran" w:date="2012-12-12T00:12:00Z">
        <w:r w:rsidRPr="007F6C43">
          <w:rPr>
            <w:rFonts w:eastAsia="Times New Roman"/>
            <w:szCs w:val="26"/>
          </w:rPr>
          <w:t xml:space="preserve">. Tuy nhiên, ta không biết trước được bậc p vì thế </w:t>
        </w:r>
        <w:r w:rsidRPr="0019748F">
          <w:rPr>
            <w:rFonts w:eastAsia="Times New Roman"/>
            <w:szCs w:val="26"/>
          </w:rPr>
          <w:t xml:space="preserve">ta bắt đầu với giả thiết rằng </w:t>
        </w:r>
        <w:r w:rsidRPr="0019748F">
          <w:rPr>
            <w:rFonts w:eastAsia="Times New Roman"/>
            <w:i/>
            <w:szCs w:val="26"/>
          </w:rPr>
          <w:t>p</w:t>
        </w:r>
        <w:r w:rsidR="0056499D">
          <w:rPr>
            <w:rFonts w:eastAsia="Times New Roman"/>
            <w:szCs w:val="26"/>
          </w:rPr>
          <w:t xml:space="preserve"> = 1, hệ (3.</w:t>
        </w:r>
        <w:r w:rsidRPr="0019748F">
          <w:rPr>
            <w:rFonts w:eastAsia="Times New Roman"/>
            <w:szCs w:val="26"/>
          </w:rPr>
          <w:t xml:space="preserve">6) sẽ trở thành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3088" w:author="The Si Tran" w:date="2012-12-12T00:12:00Z">
        <w:r w:rsidRPr="0019748F">
          <w:rPr>
            <w:rFonts w:eastAsia="Times New Roman"/>
            <w:szCs w:val="26"/>
          </w:rPr>
          <w:t xml:space="preserve"> hoặc sử dụng tự tương quan mẫu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ρ</m:t>
                </m:r>
              </m:e>
            </m:acc>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089" w:author="The Si Tran" w:date="2012-12-12T00:12:00Z">
        <w:r w:rsidRPr="0019748F">
          <w:rPr>
            <w:rFonts w:eastAsia="Times New Roman"/>
            <w:szCs w:val="26"/>
          </w:rPr>
          <w:t xml:space="preserve">. Do vậy, nếu giá trị tính toán được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090" w:author="The Si Tran" w:date="2012-12-12T00:12:00Z">
        <w:r w:rsidRPr="0019748F">
          <w:rPr>
            <w:rFonts w:eastAsia="Times New Roman"/>
            <w:szCs w:val="26"/>
          </w:rPr>
          <w:t xml:space="preserve"> khác 0 đáng kể thì ta biết rằng quá trình AR có bậc ít nhất bằng 1. Ta ký hiệu giá trị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091" w:author="The Si Tran" w:date="2012-12-12T00:12:00Z">
        <w:r w:rsidRPr="0019748F">
          <w:rPr>
            <w:rFonts w:eastAsia="Times New Roman"/>
            <w:szCs w:val="26"/>
          </w:rPr>
          <w:t xml:space="preserve">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oMath>
      <w:ins w:id="3092" w:author="The Si Tran" w:date="2012-12-12T00:12:00Z">
        <w:r w:rsidRPr="0019748F">
          <w:rPr>
            <w:rFonts w:eastAsia="Times New Roman"/>
            <w:szCs w:val="26"/>
          </w:rPr>
          <w:t>.</w:t>
        </w:r>
      </w:ins>
    </w:p>
    <w:p w14:paraId="7719F6F5" w14:textId="7F780A52" w:rsidR="00361F58" w:rsidRPr="0019748F" w:rsidRDefault="00361F58" w:rsidP="00361F58">
      <w:pPr>
        <w:spacing w:before="100" w:beforeAutospacing="1" w:after="100" w:afterAutospacing="1"/>
        <w:rPr>
          <w:ins w:id="3093" w:author="The Si Tran" w:date="2012-12-12T00:12:00Z"/>
          <w:rFonts w:eastAsia="Times New Roman"/>
          <w:szCs w:val="26"/>
        </w:rPr>
      </w:pPr>
      <w:ins w:id="3094" w:author="The Si Tran" w:date="2012-12-12T00:12:00Z">
        <w:r w:rsidRPr="0019748F">
          <w:rPr>
            <w:rFonts w:eastAsia="Times New Roman"/>
            <w:szCs w:val="26"/>
          </w:rPr>
          <w:t xml:space="preserve">Tiếp tục xét giả thiết </w:t>
        </w:r>
        <w:r w:rsidRPr="0019748F">
          <w:rPr>
            <w:rFonts w:eastAsia="Times New Roman"/>
            <w:i/>
            <w:szCs w:val="26"/>
          </w:rPr>
          <w:t>p</w:t>
        </w:r>
        <w:r w:rsidR="0056499D">
          <w:rPr>
            <w:rFonts w:eastAsia="Times New Roman"/>
            <w:szCs w:val="26"/>
          </w:rPr>
          <w:t xml:space="preserve"> = 2 và giải hệ (3.</w:t>
        </w:r>
        <w:r w:rsidRPr="0019748F">
          <w:rPr>
            <w:rFonts w:eastAsia="Times New Roman"/>
            <w:szCs w:val="26"/>
          </w:rPr>
          <w:t xml:space="preserve">6) với trường hợp </w:t>
        </w:r>
        <w:r w:rsidRPr="0019748F">
          <w:rPr>
            <w:rFonts w:eastAsia="Times New Roman"/>
            <w:i/>
            <w:szCs w:val="26"/>
          </w:rPr>
          <w:t xml:space="preserve">p </w:t>
        </w:r>
        <w:r w:rsidRPr="0019748F">
          <w:rPr>
            <w:rFonts w:eastAsia="Times New Roman"/>
            <w:szCs w:val="26"/>
          </w:rPr>
          <w:t xml:space="preserve">= 2 sẽ cho ta tập các giá trị mới được ước lượng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095" w:author="The Si Tran" w:date="2012-12-12T00:12:00Z">
        <w:r w:rsidRPr="0019748F">
          <w:rPr>
            <w:rFonts w:eastAsia="Times New Roman"/>
            <w:szCs w:val="26"/>
          </w:rPr>
          <w:t xml:space="preserve"> và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2</m:t>
            </m:r>
          </m:sub>
        </m:sSub>
      </m:oMath>
      <w:ins w:id="3096" w:author="The Si Tran" w:date="2012-12-12T00:12:00Z">
        <w:r w:rsidRPr="0019748F">
          <w:rPr>
            <w:rFonts w:eastAsia="Times New Roman"/>
            <w:szCs w:val="26"/>
          </w:rPr>
          <w:t xml:space="preserve">. Nếu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2</m:t>
            </m:r>
          </m:sub>
        </m:sSub>
      </m:oMath>
      <w:ins w:id="3097" w:author="The Si Tran" w:date="2012-12-12T00:12:00Z">
        <w:r w:rsidRPr="0019748F">
          <w:rPr>
            <w:rFonts w:eastAsia="Times New Roman"/>
            <w:szCs w:val="26"/>
          </w:rPr>
          <w:t xml:space="preserve"> khác 0 đáng kể thì ta biết rằng quá trình AR có bậc ít nhất bằng 2, trong khi nếu như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2</m:t>
            </m:r>
          </m:sub>
        </m:sSub>
      </m:oMath>
      <w:ins w:id="3098" w:author="The Si Tran" w:date="2012-12-12T00:12:00Z">
        <w:r w:rsidRPr="0019748F">
          <w:rPr>
            <w:rFonts w:eastAsia="Times New Roman"/>
            <w:szCs w:val="26"/>
          </w:rPr>
          <w:t xml:space="preserve"> xấp xỉ 0 thì ta kết luận răng </w:t>
        </w:r>
        <w:r w:rsidRPr="0019748F">
          <w:rPr>
            <w:rFonts w:eastAsia="Times New Roman"/>
            <w:i/>
            <w:szCs w:val="26"/>
          </w:rPr>
          <w:t>p</w:t>
        </w:r>
        <w:r w:rsidRPr="0019748F">
          <w:rPr>
            <w:rFonts w:eastAsia="Times New Roman"/>
            <w:szCs w:val="26"/>
          </w:rPr>
          <w:t xml:space="preserve"> = 1. Ta ký hiệu giá trị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2</m:t>
            </m:r>
          </m:sub>
        </m:sSub>
      </m:oMath>
      <w:ins w:id="3099" w:author="The Si Tran" w:date="2012-12-12T00:12:00Z">
        <w:r w:rsidRPr="0019748F">
          <w:rPr>
            <w:rFonts w:eastAsia="Times New Roman"/>
            <w:szCs w:val="26"/>
          </w:rPr>
          <w:t xml:space="preserve">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oMath>
      <w:ins w:id="3100" w:author="The Si Tran" w:date="2012-12-12T00:12:00Z">
        <w:r w:rsidRPr="0019748F">
          <w:rPr>
            <w:rFonts w:eastAsia="Times New Roman"/>
            <w:szCs w:val="26"/>
          </w:rPr>
          <w:t xml:space="preserve">. </w:t>
        </w:r>
      </w:ins>
    </w:p>
    <w:p w14:paraId="3A23FA9B" w14:textId="77777777" w:rsidR="00361F58" w:rsidRDefault="00361F58" w:rsidP="00361F58">
      <w:pPr>
        <w:spacing w:before="100" w:beforeAutospacing="1" w:after="100" w:afterAutospacing="1"/>
        <w:rPr>
          <w:ins w:id="3101" w:author="The Si Tran" w:date="2012-12-12T00:12:00Z"/>
          <w:szCs w:val="26"/>
          <w:lang w:val="pt-BR"/>
        </w:rPr>
      </w:pPr>
      <w:ins w:id="3102" w:author="The Si Tran" w:date="2012-12-12T00:12:00Z">
        <w:r w:rsidRPr="0019748F">
          <w:rPr>
            <w:rFonts w:eastAsia="Times New Roman"/>
            <w:szCs w:val="26"/>
          </w:rPr>
          <w:t xml:space="preserve">Ta lặp lại quá trình này cho các giá trị </w:t>
        </w:r>
        <w:r w:rsidRPr="0019748F">
          <w:rPr>
            <w:rFonts w:eastAsia="Times New Roman"/>
            <w:i/>
            <w:szCs w:val="26"/>
          </w:rPr>
          <w:t>p</w:t>
        </w:r>
        <w:r w:rsidRPr="0019748F">
          <w:rPr>
            <w:rFonts w:eastAsia="Times New Roman"/>
            <w:szCs w:val="26"/>
          </w:rPr>
          <w:t xml:space="preserve"> kế tiếp. Với </w:t>
        </w:r>
        <w:r w:rsidRPr="0019748F">
          <w:rPr>
            <w:rFonts w:eastAsia="Times New Roman"/>
            <w:i/>
            <w:szCs w:val="26"/>
          </w:rPr>
          <w:t>p</w:t>
        </w:r>
        <w:r w:rsidRPr="0019748F">
          <w:rPr>
            <w:rFonts w:eastAsia="Times New Roman"/>
            <w:szCs w:val="26"/>
          </w:rPr>
          <w:t xml:space="preserve"> = 3, ta đạt được ước lượng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3</m:t>
            </m:r>
          </m:sub>
        </m:sSub>
      </m:oMath>
      <w:ins w:id="3103" w:author="The Si Tran" w:date="2012-12-12T00:12:00Z">
        <w:r w:rsidRPr="0019748F">
          <w:rPr>
            <w:rFonts w:eastAsia="Times New Roman"/>
            <w:szCs w:val="26"/>
          </w:rPr>
          <w:t xml:space="preserve">, và ký hiệu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oMath>
      <w:ins w:id="3104" w:author="The Si Tran" w:date="2012-12-12T00:12:00Z">
        <w:r w:rsidRPr="0019748F">
          <w:rPr>
            <w:rFonts w:eastAsia="Times New Roman"/>
            <w:szCs w:val="26"/>
          </w:rPr>
          <w:t xml:space="preserve">, … Ta gọi chuỗi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r>
          <w:rPr>
            <w:rFonts w:ascii="Cambria Math" w:eastAsia="Times New Roman" w:hAnsi="Cambria Math"/>
            <w:szCs w:val="26"/>
          </w:rPr>
          <m:t>,…</m:t>
        </m:r>
      </m:oMath>
      <w:ins w:id="3105" w:author="The Si Tran" w:date="2012-12-12T00:12:00Z">
        <w:r w:rsidRPr="0019748F">
          <w:rPr>
            <w:rFonts w:eastAsia="Times New Roman"/>
            <w:szCs w:val="26"/>
          </w:rPr>
          <w:t xml:space="preserve"> là PACF và từ chuỗi này ta có thể phỏng đoán bậc của quá trình tự hồi qui. </w:t>
        </w:r>
        <w:r w:rsidRPr="00465185">
          <w:rPr>
            <w:szCs w:val="26"/>
            <w:lang w:val="pt-BR"/>
          </w:rPr>
          <w:t xml:space="preserve">Đối với mô hình AR(p) thì dễ thấy </w:t>
        </w:r>
      </w:ins>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r>
          <w:rPr>
            <w:rFonts w:ascii="Cambria Math" w:hAnsi="Cambria Math"/>
            <w:szCs w:val="26"/>
            <w:lang w:val="pt-BR"/>
          </w:rPr>
          <m:t xml:space="preserve">=0 </m:t>
        </m:r>
      </m:oMath>
      <w:ins w:id="3106" w:author="The Si Tran" w:date="2012-12-12T00:12:00Z">
        <w:r w:rsidRPr="00465185">
          <w:rPr>
            <w:szCs w:val="26"/>
            <w:lang w:val="pt-BR"/>
          </w:rPr>
          <w:t xml:space="preserve">với k &gt; p. Do đó ta nói rằng PACF của mô hình AR(p) bằng không sau độ trễ p. </w:t>
        </w:r>
      </w:ins>
    </w:p>
    <w:p w14:paraId="1151F1D7" w14:textId="77777777" w:rsidR="00361F58" w:rsidRPr="00465185" w:rsidRDefault="00361F58" w:rsidP="00361F58">
      <w:pPr>
        <w:ind w:firstLine="540"/>
        <w:rPr>
          <w:ins w:id="3107" w:author="The Si Tran" w:date="2012-12-12T00:12:00Z"/>
          <w:szCs w:val="26"/>
          <w:lang w:val="pt-BR"/>
        </w:rPr>
      </w:pPr>
      <w:ins w:id="3108" w:author="The Si Tran" w:date="2012-12-12T00:12:00Z">
        <w:r w:rsidRPr="00465185">
          <w:rPr>
            <w:szCs w:val="26"/>
            <w:lang w:val="pt-BR"/>
          </w:rPr>
          <w: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t>
        </w:r>
      </w:ins>
      <w:ins w:id="3109" w:author="The Si Tran" w:date="2012-12-12T00:12:00Z">
        <w:r w:rsidRPr="00465185">
          <w:rPr>
            <w:position w:val="-8"/>
            <w:szCs w:val="26"/>
            <w:lang w:val="pt-BR"/>
          </w:rPr>
          <w:object w:dxaOrig="859" w:dyaOrig="360" w14:anchorId="11FC98E9">
            <v:shape id="_x0000_i1069" type="#_x0000_t75" style="width:42.7pt;height:17.6pt" o:ole="">
              <v:imagedata r:id="rId107" o:title=""/>
            </v:shape>
            <o:OLEObject Type="Embed" ProgID="Equation.DSMT4" ShapeID="_x0000_i1069" DrawAspect="Content" ObjectID="_1416977602" r:id="rId108"/>
          </w:object>
        </w:r>
      </w:ins>
      <w:ins w:id="3110" w:author="The Si Tran" w:date="2012-12-12T00:12:00Z">
        <w:r w:rsidRPr="00465185">
          <w:rPr>
            <w:szCs w:val="26"/>
            <w:lang w:val="pt-BR"/>
          </w:rPr>
          <w:t>, với N là kích thước mẫu.</w:t>
        </w:r>
      </w:ins>
    </w:p>
    <w:p w14:paraId="0FB77D4E" w14:textId="77777777" w:rsidR="00A2082F" w:rsidRPr="0049233F" w:rsidDel="00361F58" w:rsidRDefault="00A2082F" w:rsidP="00A2082F">
      <w:pPr>
        <w:ind w:left="540"/>
        <w:rPr>
          <w:del w:id="3111" w:author="The Si Tran" w:date="2012-12-12T00:11:00Z"/>
          <w:color w:val="FF0000"/>
          <w:szCs w:val="26"/>
          <w:lang w:val="pt-BR"/>
          <w:rPrChange w:id="3112" w:author="The Si Tran" w:date="2012-12-05T23:02:00Z">
            <w:rPr>
              <w:del w:id="3113" w:author="The Si Tran" w:date="2012-12-12T00:11:00Z"/>
              <w:color w:val="FF0000"/>
              <w:sz w:val="32"/>
              <w:lang w:val="pt-BR"/>
            </w:rPr>
          </w:rPrChange>
        </w:rPr>
      </w:pPr>
      <w:del w:id="3114" w:author="The Si Tran" w:date="2012-12-12T00:10:00Z">
        <w:r w:rsidRPr="0049233F" w:rsidDel="00361F58">
          <w:rPr>
            <w:color w:val="FF0000"/>
            <w:szCs w:val="26"/>
            <w:lang w:val="pt-BR"/>
            <w:rPrChange w:id="3115" w:author="The Si Tran" w:date="2012-12-05T23:02:00Z">
              <w:rPr>
                <w:b/>
                <w:bCs/>
                <w:color w:val="FF0000"/>
                <w:sz w:val="32"/>
                <w:szCs w:val="20"/>
                <w:lang w:val="pt-BR"/>
              </w:rPr>
            </w:rPrChange>
          </w:rPr>
          <w:delText>Giới thiệu mô hình tự hồi qui?</w:delText>
        </w:r>
      </w:del>
    </w:p>
    <w:p w14:paraId="0D4ED5A8" w14:textId="77777777" w:rsidR="00A2082F" w:rsidRPr="0049233F" w:rsidDel="00667D24" w:rsidRDefault="00A2082F" w:rsidP="00A2082F">
      <w:pPr>
        <w:ind w:left="540"/>
        <w:rPr>
          <w:del w:id="3116" w:author="The Si Tran" w:date="2012-12-06T04:01:00Z"/>
          <w:color w:val="FF0000"/>
          <w:szCs w:val="26"/>
          <w:lang w:val="pt-BR"/>
          <w:rPrChange w:id="3117" w:author="The Si Tran" w:date="2012-12-05T23:02:00Z">
            <w:rPr>
              <w:del w:id="3118" w:author="The Si Tran" w:date="2012-12-06T04:01:00Z"/>
              <w:color w:val="FF0000"/>
              <w:sz w:val="32"/>
              <w:lang w:val="pt-BR"/>
            </w:rPr>
          </w:rPrChange>
        </w:rPr>
      </w:pPr>
      <w:del w:id="3119" w:author="The Si Tran" w:date="2012-12-06T04:01:00Z">
        <w:r w:rsidRPr="0049233F" w:rsidDel="00667D24">
          <w:rPr>
            <w:color w:val="FF0000"/>
            <w:szCs w:val="26"/>
            <w:lang w:val="pt-BR"/>
            <w:rPrChange w:id="3120" w:author="The Si Tran" w:date="2012-12-05T23:02:00Z">
              <w:rPr>
                <w:b/>
                <w:bCs/>
                <w:color w:val="FF0000"/>
                <w:sz w:val="32"/>
                <w:szCs w:val="20"/>
                <w:lang w:val="pt-BR"/>
              </w:rPr>
            </w:rPrChange>
          </w:rPr>
          <w:delText>Cách tính các hệ số trong mô hình này?</w:delText>
        </w:r>
      </w:del>
    </w:p>
    <w:p w14:paraId="246749FA" w14:textId="77777777" w:rsidR="001E6D0D" w:rsidRPr="006D0EAA" w:rsidDel="00361F58" w:rsidRDefault="006A21F7">
      <w:pPr>
        <w:ind w:left="720" w:firstLine="720"/>
        <w:rPr>
          <w:del w:id="3121" w:author="The Si Tran" w:date="2012-12-12T00:12:00Z"/>
          <w:szCs w:val="26"/>
          <w:lang w:val="pt-BR"/>
          <w:rPrChange w:id="3122" w:author="The Si Tran" w:date="2012-12-06T00:54:00Z">
            <w:rPr>
              <w:del w:id="3123" w:author="The Si Tran" w:date="2012-12-12T00:12:00Z"/>
              <w:sz w:val="28"/>
              <w:szCs w:val="28"/>
              <w:lang w:val="pt-BR"/>
            </w:rPr>
          </w:rPrChange>
        </w:rPr>
        <w:pPrChange w:id="3124" w:author="The Si Tran" w:date="2012-12-06T00:54:00Z">
          <w:pPr>
            <w:ind w:firstLine="540"/>
          </w:pPr>
        </w:pPrChange>
      </w:pPr>
      <w:del w:id="3125" w:author="The Si Tran" w:date="2012-12-12T00:12:00Z">
        <w:r w:rsidRPr="0049233F" w:rsidDel="00361F58">
          <w:rPr>
            <w:szCs w:val="26"/>
            <w:lang w:val="pt-BR"/>
            <w:rPrChange w:id="3126" w:author="The Si Tran" w:date="2012-12-05T23:02:00Z">
              <w:rPr>
                <w:sz w:val="28"/>
                <w:szCs w:val="28"/>
                <w:lang w:val="pt-BR"/>
              </w:rPr>
            </w:rPrChange>
          </w:rPr>
          <w:delText>Mô hình tự hồi quy bậc p là mô hình có dạng</w:delText>
        </w:r>
      </w:del>
    </w:p>
    <w:p w14:paraId="298DBB49" w14:textId="77777777" w:rsidR="006A21F7" w:rsidRPr="0049233F" w:rsidDel="00BA51C4" w:rsidRDefault="006A21F7" w:rsidP="006A21F7">
      <w:pPr>
        <w:ind w:firstLine="540"/>
        <w:rPr>
          <w:del w:id="3127" w:author="The Si Tran" w:date="2012-12-06T00:55:00Z"/>
          <w:szCs w:val="26"/>
          <w:lang w:val="pt-BR"/>
          <w:rPrChange w:id="3128" w:author="The Si Tran" w:date="2012-12-05T23:02:00Z">
            <w:rPr>
              <w:del w:id="3129" w:author="The Si Tran" w:date="2012-12-06T00:55:00Z"/>
              <w:sz w:val="28"/>
              <w:szCs w:val="28"/>
              <w:lang w:val="pt-BR"/>
            </w:rPr>
          </w:rPrChange>
        </w:rPr>
      </w:pPr>
      <w:del w:id="3130" w:author="The Si Tran" w:date="2012-12-06T00:55:00Z">
        <w:r w:rsidRPr="00AF1345" w:rsidDel="00BA51C4">
          <w:rPr>
            <w:position w:val="-14"/>
            <w:szCs w:val="26"/>
            <w:lang w:val="pt-BR"/>
          </w:rPr>
          <w:object w:dxaOrig="2920" w:dyaOrig="380" w14:anchorId="2282CF9B">
            <v:shape id="_x0000_i1070" type="#_x0000_t75" style="width:3in;height:27.65pt" o:ole="">
              <v:imagedata r:id="rId109" o:title=""/>
            </v:shape>
            <o:OLEObject Type="Embed" ProgID="Equation.DSMT4" ShapeID="_x0000_i1070" DrawAspect="Content" ObjectID="_1416977603" r:id="rId110"/>
          </w:object>
        </w:r>
        <w:r w:rsidRPr="0049233F" w:rsidDel="00BA51C4">
          <w:rPr>
            <w:szCs w:val="26"/>
            <w:lang w:val="pt-BR"/>
            <w:rPrChange w:id="3131" w:author="The Si Tran" w:date="2012-12-05T23:02:00Z">
              <w:rPr>
                <w:sz w:val="28"/>
                <w:szCs w:val="28"/>
                <w:lang w:val="pt-BR"/>
              </w:rPr>
            </w:rPrChange>
          </w:rPr>
          <w:delText xml:space="preserve">        (3.2.1)</w:delText>
        </w:r>
      </w:del>
    </w:p>
    <w:p w14:paraId="3D56B397" w14:textId="77777777" w:rsidR="006A21F7" w:rsidRPr="0049233F" w:rsidDel="00361F58" w:rsidRDefault="006A21F7" w:rsidP="006A21F7">
      <w:pPr>
        <w:ind w:firstLine="540"/>
        <w:rPr>
          <w:del w:id="3132" w:author="The Si Tran" w:date="2012-12-12T00:12:00Z"/>
          <w:szCs w:val="26"/>
          <w:lang w:val="pt-BR"/>
          <w:rPrChange w:id="3133" w:author="The Si Tran" w:date="2012-12-05T23:02:00Z">
            <w:rPr>
              <w:del w:id="3134" w:author="The Si Tran" w:date="2012-12-12T00:12:00Z"/>
              <w:sz w:val="28"/>
              <w:szCs w:val="28"/>
              <w:lang w:val="pt-BR"/>
            </w:rPr>
          </w:rPrChange>
        </w:rPr>
      </w:pPr>
      <w:del w:id="3135" w:author="The Si Tran" w:date="2012-12-12T00:12:00Z">
        <w:r w:rsidRPr="0049233F" w:rsidDel="00361F58">
          <w:rPr>
            <w:szCs w:val="26"/>
            <w:lang w:val="pt-BR"/>
            <w:rPrChange w:id="3136" w:author="The Si Tran" w:date="2012-12-05T23:02:00Z">
              <w:rPr>
                <w:sz w:val="28"/>
                <w:szCs w:val="28"/>
                <w:lang w:val="pt-BR"/>
              </w:rPr>
            </w:rPrChange>
          </w:rPr>
          <w:delText xml:space="preserve">Với </w:delText>
        </w:r>
      </w:del>
    </w:p>
    <w:p w14:paraId="42347A0D" w14:textId="77777777" w:rsidR="006A21F7" w:rsidRPr="0049233F" w:rsidDel="00361F58" w:rsidRDefault="006A21F7" w:rsidP="006A21F7">
      <w:pPr>
        <w:ind w:firstLine="540"/>
        <w:rPr>
          <w:del w:id="3137" w:author="The Si Tran" w:date="2012-12-12T00:12:00Z"/>
          <w:szCs w:val="26"/>
          <w:lang w:val="pt-BR"/>
          <w:rPrChange w:id="3138" w:author="The Si Tran" w:date="2012-12-05T23:02:00Z">
            <w:rPr>
              <w:del w:id="3139" w:author="The Si Tran" w:date="2012-12-12T00:12:00Z"/>
              <w:sz w:val="28"/>
              <w:szCs w:val="28"/>
              <w:lang w:val="pt-BR"/>
            </w:rPr>
          </w:rPrChange>
        </w:rPr>
      </w:pPr>
      <w:del w:id="3140" w:author="The Si Tran" w:date="2012-12-06T00:55:00Z">
        <w:r w:rsidRPr="00AF1345" w:rsidDel="003B3B5B">
          <w:rPr>
            <w:position w:val="-6"/>
            <w:szCs w:val="26"/>
            <w:lang w:val="pt-BR"/>
          </w:rPr>
          <w:object w:dxaOrig="220" w:dyaOrig="279" w14:anchorId="0F632030">
            <v:shape id="_x0000_i1071" type="#_x0000_t75" style="width:15.9pt;height:18.4pt" o:ole="">
              <v:imagedata r:id="rId111" o:title=""/>
            </v:shape>
            <o:OLEObject Type="Embed" ProgID="Equation.DSMT4" ShapeID="_x0000_i1071" DrawAspect="Content" ObjectID="_1416977604" r:id="rId112"/>
          </w:object>
        </w:r>
        <w:r w:rsidRPr="0049233F" w:rsidDel="003B3B5B">
          <w:rPr>
            <w:szCs w:val="26"/>
            <w:lang w:val="pt-BR"/>
            <w:rPrChange w:id="3141" w:author="The Si Tran" w:date="2012-12-05T23:02:00Z">
              <w:rPr>
                <w:sz w:val="28"/>
                <w:szCs w:val="28"/>
                <w:lang w:val="pt-BR"/>
              </w:rPr>
            </w:rPrChange>
          </w:rPr>
          <w:delText xml:space="preserve"> </w:delText>
        </w:r>
      </w:del>
      <w:del w:id="3142" w:author="The Si Tran" w:date="2012-12-12T00:12:00Z">
        <w:r w:rsidRPr="0049233F" w:rsidDel="00361F58">
          <w:rPr>
            <w:szCs w:val="26"/>
            <w:lang w:val="pt-BR"/>
            <w:rPrChange w:id="3143" w:author="The Si Tran" w:date="2012-12-05T23:02:00Z">
              <w:rPr>
                <w:sz w:val="28"/>
                <w:szCs w:val="28"/>
                <w:lang w:val="pt-BR"/>
              </w:rPr>
            </w:rPrChange>
          </w:rPr>
          <w:delText>là hằng số.</w:delText>
        </w:r>
      </w:del>
    </w:p>
    <w:p w14:paraId="723B2886" w14:textId="77777777" w:rsidR="006A21F7" w:rsidRPr="0049233F" w:rsidDel="00361F58" w:rsidRDefault="006A21F7" w:rsidP="006A21F7">
      <w:pPr>
        <w:ind w:firstLine="540"/>
        <w:rPr>
          <w:del w:id="3144" w:author="The Si Tran" w:date="2012-12-12T00:12:00Z"/>
          <w:szCs w:val="26"/>
          <w:lang w:val="pt-BR"/>
          <w:rPrChange w:id="3145" w:author="The Si Tran" w:date="2012-12-05T23:02:00Z">
            <w:rPr>
              <w:del w:id="3146" w:author="The Si Tran" w:date="2012-12-12T00:12:00Z"/>
              <w:sz w:val="28"/>
              <w:szCs w:val="28"/>
              <w:lang w:val="pt-BR"/>
            </w:rPr>
          </w:rPrChange>
        </w:rPr>
      </w:pPr>
      <w:del w:id="3147" w:author="The Si Tran" w:date="2012-12-06T00:55:00Z">
        <w:r w:rsidRPr="00AF1345" w:rsidDel="003B3B5B">
          <w:rPr>
            <w:position w:val="-12"/>
            <w:szCs w:val="26"/>
            <w:lang w:val="pt-BR"/>
          </w:rPr>
          <w:object w:dxaOrig="240" w:dyaOrig="360" w14:anchorId="68D691B9">
            <v:shape id="_x0000_i1072" type="#_x0000_t75" style="width:17.6pt;height:27.65pt" o:ole="">
              <v:imagedata r:id="rId113" o:title=""/>
            </v:shape>
            <o:OLEObject Type="Embed" ProgID="Equation.DSMT4" ShapeID="_x0000_i1072" DrawAspect="Content" ObjectID="_1416977605" r:id="rId114"/>
          </w:object>
        </w:r>
        <w:r w:rsidRPr="0049233F" w:rsidDel="003B3B5B">
          <w:rPr>
            <w:szCs w:val="26"/>
            <w:lang w:val="pt-BR"/>
            <w:rPrChange w:id="3148" w:author="The Si Tran" w:date="2012-12-05T23:02:00Z">
              <w:rPr>
                <w:sz w:val="28"/>
                <w:szCs w:val="28"/>
                <w:lang w:val="pt-BR"/>
              </w:rPr>
            </w:rPrChange>
          </w:rPr>
          <w:delText xml:space="preserve"> </w:delText>
        </w:r>
      </w:del>
      <w:del w:id="3149" w:author="The Si Tran" w:date="2012-12-12T00:12:00Z">
        <w:r w:rsidRPr="0049233F" w:rsidDel="00361F58">
          <w:rPr>
            <w:szCs w:val="26"/>
            <w:lang w:val="pt-BR"/>
            <w:rPrChange w:id="3150" w:author="The Si Tran" w:date="2012-12-05T23:02:00Z">
              <w:rPr>
                <w:sz w:val="28"/>
                <w:szCs w:val="28"/>
                <w:lang w:val="pt-BR"/>
              </w:rPr>
            </w:rPrChange>
          </w:rPr>
          <w:delText>là sai số, biểu diễn thành phần không thể dự đoán được từ mô hình ở thời điểm t.</w:delText>
        </w:r>
      </w:del>
    </w:p>
    <w:p w14:paraId="628E9AC8" w14:textId="77777777" w:rsidR="006A21F7" w:rsidRPr="0049233F" w:rsidDel="00361F58" w:rsidRDefault="006A21F7" w:rsidP="006A21F7">
      <w:pPr>
        <w:ind w:firstLine="540"/>
        <w:rPr>
          <w:del w:id="3151" w:author="The Si Tran" w:date="2012-12-12T00:12:00Z"/>
          <w:szCs w:val="26"/>
          <w:lang w:val="pt-BR"/>
          <w:rPrChange w:id="3152" w:author="The Si Tran" w:date="2012-12-05T23:02:00Z">
            <w:rPr>
              <w:del w:id="3153" w:author="The Si Tran" w:date="2012-12-12T00:12:00Z"/>
              <w:sz w:val="28"/>
              <w:szCs w:val="28"/>
              <w:lang w:val="pt-BR"/>
            </w:rPr>
          </w:rPrChange>
        </w:rPr>
      </w:pPr>
      <w:del w:id="3154" w:author="The Si Tran" w:date="2012-12-12T00:12:00Z">
        <w:r w:rsidRPr="0049233F" w:rsidDel="00361F58">
          <w:rPr>
            <w:szCs w:val="26"/>
            <w:lang w:val="pt-BR"/>
            <w:rPrChange w:id="3155" w:author="The Si Tran" w:date="2012-12-05T23:02:00Z">
              <w:rPr>
                <w:sz w:val="28"/>
                <w:szCs w:val="28"/>
                <w:lang w:val="pt-BR"/>
              </w:rPr>
            </w:rPrChange>
          </w:rPr>
          <w:delText xml:space="preserve"> </w:delText>
        </w:r>
      </w:del>
      <w:del w:id="3156" w:author="The Si Tran" w:date="2012-12-06T00:55:00Z">
        <w:r w:rsidRPr="00AF1345" w:rsidDel="000E7D19">
          <w:rPr>
            <w:position w:val="-12"/>
            <w:szCs w:val="26"/>
            <w:lang w:val="pt-BR"/>
          </w:rPr>
          <w:object w:dxaOrig="220" w:dyaOrig="360" w14:anchorId="0AA16092">
            <v:shape id="_x0000_i1073" type="#_x0000_t75" style="width:17.6pt;height:29.3pt" o:ole="">
              <v:imagedata r:id="rId115" o:title=""/>
            </v:shape>
            <o:OLEObject Type="Embed" ProgID="Equation.DSMT4" ShapeID="_x0000_i1073" DrawAspect="Content" ObjectID="_1416977606" r:id="rId116"/>
          </w:object>
        </w:r>
      </w:del>
      <w:del w:id="3157" w:author="The Si Tran" w:date="2012-12-12T00:12:00Z">
        <w:r w:rsidRPr="0049233F" w:rsidDel="00361F58">
          <w:rPr>
            <w:szCs w:val="26"/>
            <w:lang w:val="pt-BR"/>
            <w:rPrChange w:id="3158" w:author="The Si Tran" w:date="2012-12-05T23:02:00Z">
              <w:rPr>
                <w:sz w:val="28"/>
                <w:szCs w:val="28"/>
                <w:lang w:val="pt-BR"/>
              </w:rPr>
            </w:rPrChange>
          </w:rPr>
          <w:delText xml:space="preserve"> là các trọng số được ước lượng thể hiện sự ảnh hưởng của các giá trị </w:delText>
        </w:r>
      </w:del>
      <w:del w:id="3159" w:author="The Si Tran" w:date="2012-12-06T00:56:00Z">
        <w:r w:rsidRPr="0049233F" w:rsidDel="000E7D19">
          <w:rPr>
            <w:szCs w:val="26"/>
            <w:lang w:val="pt-BR"/>
            <w:rPrChange w:id="3160" w:author="The Si Tran" w:date="2012-12-05T23:02:00Z">
              <w:rPr>
                <w:sz w:val="28"/>
                <w:szCs w:val="28"/>
                <w:lang w:val="pt-BR"/>
              </w:rPr>
            </w:rPrChange>
          </w:rPr>
          <w:delText>y</w:delText>
        </w:r>
        <w:r w:rsidRPr="0049233F" w:rsidDel="000E7D19">
          <w:rPr>
            <w:szCs w:val="26"/>
            <w:vertAlign w:val="subscript"/>
            <w:lang w:val="pt-BR"/>
            <w:rPrChange w:id="3161" w:author="The Si Tran" w:date="2012-12-05T23:02:00Z">
              <w:rPr>
                <w:sz w:val="28"/>
                <w:szCs w:val="28"/>
                <w:vertAlign w:val="subscript"/>
                <w:lang w:val="pt-BR"/>
              </w:rPr>
            </w:rPrChange>
          </w:rPr>
          <w:delText>t-i</w:delText>
        </w:r>
        <w:r w:rsidRPr="0049233F" w:rsidDel="000E7D19">
          <w:rPr>
            <w:szCs w:val="26"/>
            <w:lang w:val="pt-BR"/>
            <w:rPrChange w:id="3162" w:author="The Si Tran" w:date="2012-12-05T23:02:00Z">
              <w:rPr>
                <w:sz w:val="28"/>
                <w:szCs w:val="28"/>
                <w:lang w:val="pt-BR"/>
              </w:rPr>
            </w:rPrChange>
          </w:rPr>
          <w:delText xml:space="preserve"> </w:delText>
        </w:r>
      </w:del>
      <w:del w:id="3163" w:author="The Si Tran" w:date="2012-12-12T00:12:00Z">
        <w:r w:rsidRPr="0049233F" w:rsidDel="00361F58">
          <w:rPr>
            <w:szCs w:val="26"/>
            <w:lang w:val="pt-BR"/>
            <w:rPrChange w:id="3164" w:author="The Si Tran" w:date="2012-12-05T23:02:00Z">
              <w:rPr>
                <w:sz w:val="28"/>
                <w:szCs w:val="28"/>
                <w:lang w:val="pt-BR"/>
              </w:rPr>
            </w:rPrChange>
          </w:rPr>
          <w:delText xml:space="preserve">lên </w:delText>
        </w:r>
      </w:del>
      <w:del w:id="3165" w:author="The Si Tran" w:date="2012-12-06T00:56:00Z">
        <w:r w:rsidRPr="0049233F" w:rsidDel="000E7D19">
          <w:rPr>
            <w:szCs w:val="26"/>
            <w:lang w:val="pt-BR"/>
            <w:rPrChange w:id="3166" w:author="The Si Tran" w:date="2012-12-05T23:02:00Z">
              <w:rPr>
                <w:sz w:val="28"/>
                <w:szCs w:val="28"/>
                <w:lang w:val="pt-BR"/>
              </w:rPr>
            </w:rPrChange>
          </w:rPr>
          <w:delText>y</w:delText>
        </w:r>
        <w:r w:rsidRPr="0049233F" w:rsidDel="000E7D19">
          <w:rPr>
            <w:szCs w:val="26"/>
            <w:vertAlign w:val="subscript"/>
            <w:lang w:val="pt-BR"/>
            <w:rPrChange w:id="3167" w:author="The Si Tran" w:date="2012-12-05T23:02:00Z">
              <w:rPr>
                <w:sz w:val="28"/>
                <w:szCs w:val="28"/>
                <w:vertAlign w:val="subscript"/>
                <w:lang w:val="pt-BR"/>
              </w:rPr>
            </w:rPrChange>
          </w:rPr>
          <w:delText>t</w:delText>
        </w:r>
        <w:r w:rsidRPr="0049233F" w:rsidDel="000E7D19">
          <w:rPr>
            <w:szCs w:val="26"/>
            <w:lang w:val="pt-BR"/>
            <w:rPrChange w:id="3168" w:author="The Si Tran" w:date="2012-12-05T23:02:00Z">
              <w:rPr>
                <w:sz w:val="28"/>
                <w:szCs w:val="28"/>
                <w:lang w:val="pt-BR"/>
              </w:rPr>
            </w:rPrChange>
          </w:rPr>
          <w:delText>.</w:delText>
        </w:r>
      </w:del>
    </w:p>
    <w:p w14:paraId="13D4DF79" w14:textId="77777777" w:rsidR="004C4C13" w:rsidRPr="007B7F6E" w:rsidDel="007B7F6E" w:rsidRDefault="006A21F7">
      <w:pPr>
        <w:ind w:left="720" w:firstLine="720"/>
        <w:rPr>
          <w:del w:id="3169" w:author="The Si Tran" w:date="2012-12-06T00:59:00Z"/>
          <w:szCs w:val="26"/>
          <w:lang w:val="pt-BR"/>
        </w:rPr>
        <w:pPrChange w:id="3170" w:author="The Si Tran" w:date="2012-12-06T00:59:00Z">
          <w:pPr>
            <w:ind w:firstLine="540"/>
          </w:pPr>
        </w:pPrChange>
      </w:pPr>
      <w:del w:id="3171" w:author="The Si Tran" w:date="2012-12-12T00:12:00Z">
        <w:r w:rsidRPr="0049233F" w:rsidDel="00361F58">
          <w:rPr>
            <w:szCs w:val="26"/>
            <w:lang w:val="pt-BR"/>
            <w:rPrChange w:id="3172" w:author="The Si Tran" w:date="2012-12-05T23:02:00Z">
              <w:rPr>
                <w:sz w:val="28"/>
                <w:szCs w:val="28"/>
                <w:lang w:val="pt-BR"/>
              </w:rPr>
            </w:rPrChange>
          </w:rPr>
          <w:delText>Từ (3.2.1) ta có:</w:delText>
        </w:r>
      </w:del>
    </w:p>
    <w:p w14:paraId="688DDF40" w14:textId="77777777" w:rsidR="006A21F7" w:rsidRPr="0049233F" w:rsidDel="00781FC7" w:rsidRDefault="006A21F7">
      <w:pPr>
        <w:ind w:left="720" w:firstLine="720"/>
        <w:rPr>
          <w:del w:id="3173" w:author="The Si Tran" w:date="2012-12-06T01:05:00Z"/>
          <w:szCs w:val="26"/>
          <w:lang w:val="pt-BR"/>
          <w:rPrChange w:id="3174" w:author="The Si Tran" w:date="2012-12-05T23:02:00Z">
            <w:rPr>
              <w:del w:id="3175" w:author="The Si Tran" w:date="2012-12-06T01:05:00Z"/>
              <w:sz w:val="28"/>
              <w:szCs w:val="28"/>
              <w:lang w:val="pt-BR"/>
            </w:rPr>
          </w:rPrChange>
        </w:rPr>
        <w:pPrChange w:id="3176" w:author="The Si Tran" w:date="2012-12-06T01:05:00Z">
          <w:pPr>
            <w:ind w:firstLine="540"/>
          </w:pPr>
        </w:pPrChange>
      </w:pPr>
      <w:del w:id="3177" w:author="The Si Tran" w:date="2012-12-06T00:59:00Z">
        <w:r w:rsidRPr="00AF1345" w:rsidDel="007B7F6E">
          <w:rPr>
            <w:position w:val="-32"/>
            <w:szCs w:val="26"/>
            <w:lang w:val="pt-BR"/>
          </w:rPr>
          <w:object w:dxaOrig="2960" w:dyaOrig="700" w14:anchorId="6C0265E7">
            <v:shape id="_x0000_i1074" type="#_x0000_t75" style="width:206.8pt;height:49.4pt" o:ole="">
              <v:imagedata r:id="rId117" o:title=""/>
            </v:shape>
            <o:OLEObject Type="Embed" ProgID="Equation.DSMT4" ShapeID="_x0000_i1074" DrawAspect="Content" ObjectID="_1416977607" r:id="rId118"/>
          </w:object>
        </w:r>
      </w:del>
    </w:p>
    <w:p w14:paraId="25BA803B" w14:textId="77777777" w:rsidR="006A21F7" w:rsidRPr="0049233F" w:rsidDel="00361F58" w:rsidRDefault="006A21F7">
      <w:pPr>
        <w:ind w:left="720" w:firstLine="720"/>
        <w:rPr>
          <w:del w:id="3178" w:author="The Si Tran" w:date="2012-12-12T00:12:00Z"/>
          <w:szCs w:val="26"/>
          <w:lang w:val="pt-BR"/>
          <w:rPrChange w:id="3179" w:author="The Si Tran" w:date="2012-12-05T23:02:00Z">
            <w:rPr>
              <w:del w:id="3180" w:author="The Si Tran" w:date="2012-12-12T00:12:00Z"/>
              <w:sz w:val="28"/>
              <w:szCs w:val="28"/>
              <w:lang w:val="pt-BR"/>
            </w:rPr>
          </w:rPrChange>
        </w:rPr>
        <w:pPrChange w:id="3181" w:author="The Si Tran" w:date="2012-12-06T01:05:00Z">
          <w:pPr>
            <w:ind w:firstLine="540"/>
          </w:pPr>
        </w:pPrChange>
      </w:pPr>
      <w:del w:id="3182" w:author="The Si Tran" w:date="2012-12-06T01:05:00Z">
        <w:r w:rsidRPr="00AF1345" w:rsidDel="00781FC7">
          <w:rPr>
            <w:position w:val="-106"/>
            <w:szCs w:val="26"/>
            <w:lang w:val="pt-BR"/>
          </w:rPr>
          <w:object w:dxaOrig="3940" w:dyaOrig="1840" w14:anchorId="330C36D8">
            <v:shape id="_x0000_i1075" type="#_x0000_t75" style="width:262.05pt;height:122.25pt" o:ole="">
              <v:imagedata r:id="rId119" o:title=""/>
            </v:shape>
            <o:OLEObject Type="Embed" ProgID="Equation.DSMT4" ShapeID="_x0000_i1075" DrawAspect="Content" ObjectID="_1416977608" r:id="rId120"/>
          </w:object>
        </w:r>
      </w:del>
    </w:p>
    <w:p w14:paraId="7ED61313" w14:textId="77777777" w:rsidR="006A21F7" w:rsidRPr="0049233F" w:rsidDel="00361F58" w:rsidRDefault="006A21F7" w:rsidP="006A21F7">
      <w:pPr>
        <w:ind w:firstLine="540"/>
        <w:rPr>
          <w:del w:id="3183" w:author="The Si Tran" w:date="2012-12-12T00:12:00Z"/>
          <w:szCs w:val="26"/>
          <w:lang w:val="pt-BR"/>
          <w:rPrChange w:id="3184" w:author="The Si Tran" w:date="2012-12-05T23:02:00Z">
            <w:rPr>
              <w:del w:id="3185" w:author="The Si Tran" w:date="2012-12-12T00:12:00Z"/>
              <w:sz w:val="28"/>
              <w:szCs w:val="28"/>
              <w:lang w:val="pt-BR"/>
            </w:rPr>
          </w:rPrChange>
        </w:rPr>
      </w:pPr>
      <w:del w:id="3186" w:author="The Si Tran" w:date="2012-12-12T00:12:00Z">
        <w:r w:rsidRPr="0049233F" w:rsidDel="00361F58">
          <w:rPr>
            <w:szCs w:val="26"/>
            <w:lang w:val="pt-BR"/>
            <w:rPrChange w:id="3187" w:author="The Si Tran" w:date="2012-12-05T23:02:00Z">
              <w:rPr>
                <w:sz w:val="28"/>
                <w:szCs w:val="28"/>
                <w:lang w:val="pt-BR"/>
              </w:rPr>
            </w:rPrChange>
          </w:rPr>
          <w:delText xml:space="preserve">Suy ra </w:delText>
        </w:r>
      </w:del>
    </w:p>
    <w:p w14:paraId="75A6B038" w14:textId="77777777" w:rsidR="006A21F7" w:rsidRPr="0049233F" w:rsidDel="00187478" w:rsidRDefault="006A21F7">
      <w:pPr>
        <w:ind w:left="540"/>
        <w:rPr>
          <w:del w:id="3188" w:author="The Si Tran" w:date="2012-12-06T04:09:00Z"/>
          <w:szCs w:val="26"/>
          <w:lang w:val="pt-BR"/>
          <w:rPrChange w:id="3189" w:author="The Si Tran" w:date="2012-12-05T23:02:00Z">
            <w:rPr>
              <w:del w:id="3190" w:author="The Si Tran" w:date="2012-12-06T04:09:00Z"/>
              <w:sz w:val="28"/>
              <w:szCs w:val="28"/>
              <w:lang w:val="pt-BR"/>
            </w:rPr>
          </w:rPrChange>
        </w:rPr>
        <w:pPrChange w:id="3191" w:author="The Si Tran" w:date="2012-12-06T01:07:00Z">
          <w:pPr>
            <w:ind w:firstLine="540"/>
          </w:pPr>
        </w:pPrChange>
      </w:pPr>
      <w:del w:id="3192" w:author="The Si Tran" w:date="2012-12-06T01:07:00Z">
        <w:r w:rsidRPr="00AF1345" w:rsidDel="00FA67FB">
          <w:rPr>
            <w:position w:val="-28"/>
            <w:szCs w:val="26"/>
            <w:lang w:val="pt-BR"/>
          </w:rPr>
          <w:object w:dxaOrig="4099" w:dyaOrig="680" w14:anchorId="76A0D3E8">
            <v:shape id="_x0000_i1076" type="#_x0000_t75" style="width:313.95pt;height:51.05pt" o:ole="">
              <v:imagedata r:id="rId121" o:title=""/>
            </v:shape>
            <o:OLEObject Type="Embed" ProgID="Equation.DSMT4" ShapeID="_x0000_i1076" DrawAspect="Content" ObjectID="_1416977609" r:id="rId122"/>
          </w:object>
        </w:r>
      </w:del>
      <w:del w:id="3193" w:author="The Si Tran" w:date="2012-12-12T00:12:00Z">
        <w:r w:rsidRPr="0049233F" w:rsidDel="00361F58">
          <w:rPr>
            <w:szCs w:val="26"/>
            <w:lang w:val="pt-BR"/>
            <w:rPrChange w:id="3194" w:author="The Si Tran" w:date="2012-12-05T23:02:00Z">
              <w:rPr>
                <w:sz w:val="28"/>
                <w:szCs w:val="28"/>
                <w:lang w:val="pt-BR"/>
              </w:rPr>
            </w:rPrChange>
          </w:rPr>
          <w:delText xml:space="preserve">  (3.2.2</w:delText>
        </w:r>
      </w:del>
      <w:del w:id="3195" w:author="The Si Tran" w:date="2012-12-06T04:09:00Z">
        <w:r w:rsidRPr="0049233F" w:rsidDel="00187478">
          <w:rPr>
            <w:szCs w:val="26"/>
            <w:lang w:val="pt-BR"/>
            <w:rPrChange w:id="3196" w:author="The Si Tran" w:date="2012-12-05T23:02:00Z">
              <w:rPr>
                <w:sz w:val="28"/>
                <w:szCs w:val="28"/>
                <w:lang w:val="pt-BR"/>
              </w:rPr>
            </w:rPrChange>
          </w:rPr>
          <w:delText>)</w:delText>
        </w:r>
      </w:del>
    </w:p>
    <w:p w14:paraId="16C338FA" w14:textId="77777777" w:rsidR="006A21F7" w:rsidRPr="00781FC7" w:rsidDel="00361F58" w:rsidRDefault="006A21F7">
      <w:pPr>
        <w:ind w:left="540"/>
        <w:rPr>
          <w:del w:id="3197" w:author="The Si Tran" w:date="2012-12-12T00:12:00Z"/>
          <w:szCs w:val="26"/>
          <w:lang w:val="pt-BR"/>
          <w:rPrChange w:id="3198" w:author="The Si Tran" w:date="2012-12-06T01:05:00Z">
            <w:rPr>
              <w:del w:id="3199" w:author="The Si Tran" w:date="2012-12-12T00:12:00Z"/>
              <w:sz w:val="28"/>
              <w:szCs w:val="28"/>
              <w:lang w:val="pt-BR"/>
            </w:rPr>
          </w:rPrChange>
        </w:rPr>
        <w:pPrChange w:id="3200" w:author="The Si Tran" w:date="2012-12-06T04:09:00Z">
          <w:pPr>
            <w:ind w:firstLine="540"/>
          </w:pPr>
        </w:pPrChange>
      </w:pPr>
    </w:p>
    <w:p w14:paraId="5A6D8032" w14:textId="77777777" w:rsidR="006A21F7" w:rsidRPr="0049233F" w:rsidDel="00361F58" w:rsidRDefault="006A21F7" w:rsidP="006A21F7">
      <w:pPr>
        <w:ind w:firstLine="540"/>
        <w:rPr>
          <w:del w:id="3201" w:author="The Si Tran" w:date="2012-12-12T00:12:00Z"/>
          <w:szCs w:val="26"/>
          <w:lang w:val="pt-BR"/>
          <w:rPrChange w:id="3202" w:author="The Si Tran" w:date="2012-12-05T23:02:00Z">
            <w:rPr>
              <w:del w:id="3203" w:author="The Si Tran" w:date="2012-12-12T00:12:00Z"/>
              <w:sz w:val="28"/>
              <w:szCs w:val="28"/>
              <w:lang w:val="pt-BR"/>
            </w:rPr>
          </w:rPrChange>
        </w:rPr>
      </w:pPr>
      <w:del w:id="3204" w:author="The Si Tran" w:date="2012-12-12T00:12:00Z">
        <w:r w:rsidRPr="0049233F" w:rsidDel="00361F58">
          <w:rPr>
            <w:szCs w:val="26"/>
            <w:lang w:val="pt-BR"/>
            <w:rPrChange w:id="3205" w:author="The Si Tran" w:date="2012-12-05T23:02:00Z">
              <w:rPr>
                <w:sz w:val="28"/>
                <w:szCs w:val="28"/>
                <w:lang w:val="pt-BR"/>
              </w:rPr>
            </w:rPrChange>
          </w:rPr>
          <w:delText>Phương trình (3.2.2) chính là phương trình Yule-Walker cho hàm ACF của mô hình AR(p).</w:delText>
        </w:r>
      </w:del>
    </w:p>
    <w:p w14:paraId="35DBF2E7" w14:textId="77777777" w:rsidR="006A21F7" w:rsidRPr="0049233F" w:rsidDel="00361F58" w:rsidRDefault="006A21F7" w:rsidP="006A21F7">
      <w:pPr>
        <w:ind w:firstLine="540"/>
        <w:rPr>
          <w:del w:id="3206" w:author="The Si Tran" w:date="2012-12-12T00:12:00Z"/>
          <w:szCs w:val="26"/>
          <w:lang w:val="pt-BR"/>
          <w:rPrChange w:id="3207" w:author="The Si Tran" w:date="2012-12-05T23:02:00Z">
            <w:rPr>
              <w:del w:id="3208" w:author="The Si Tran" w:date="2012-12-12T00:12:00Z"/>
              <w:sz w:val="28"/>
              <w:szCs w:val="28"/>
              <w:lang w:val="pt-BR"/>
            </w:rPr>
          </w:rPrChange>
        </w:rPr>
      </w:pPr>
      <w:del w:id="3209" w:author="The Si Tran" w:date="2012-12-12T00:12:00Z">
        <w:r w:rsidRPr="0049233F" w:rsidDel="00361F58">
          <w:rPr>
            <w:szCs w:val="26"/>
            <w:lang w:val="pt-BR"/>
            <w:rPrChange w:id="3210" w:author="The Si Tran" w:date="2012-12-05T23:02:00Z">
              <w:rPr>
                <w:sz w:val="28"/>
                <w:szCs w:val="28"/>
                <w:lang w:val="pt-BR"/>
              </w:rPr>
            </w:rPrChange>
          </w:rPr>
          <w:delText>Theo phương trình (3.2.2) ta thấy hàm tương quan của mô hình AR(p) không giảm về 0 sau độ trễ p như mô hình MA(q), do đó ta cần quan sát một dấu hiệu khác cung cấp nhiều thông tin hơn về bậc của mô hình AR, đó là hàm tự tương quan riêng phần.</w:delText>
        </w:r>
      </w:del>
    </w:p>
    <w:p w14:paraId="5202619B" w14:textId="77777777" w:rsidR="006A21F7" w:rsidRPr="0049233F" w:rsidDel="00361F58" w:rsidRDefault="006A21F7" w:rsidP="006A21F7">
      <w:pPr>
        <w:ind w:firstLine="540"/>
        <w:rPr>
          <w:del w:id="3211" w:author="The Si Tran" w:date="2012-12-12T00:12:00Z"/>
          <w:b/>
          <w:szCs w:val="26"/>
          <w:lang w:val="pt-BR"/>
          <w:rPrChange w:id="3212" w:author="The Si Tran" w:date="2012-12-05T23:02:00Z">
            <w:rPr>
              <w:del w:id="3213" w:author="The Si Tran" w:date="2012-12-12T00:12:00Z"/>
              <w:b/>
              <w:sz w:val="28"/>
              <w:szCs w:val="28"/>
              <w:lang w:val="pt-BR"/>
            </w:rPr>
          </w:rPrChange>
        </w:rPr>
      </w:pPr>
      <w:del w:id="3214" w:author="The Si Tran" w:date="2012-12-12T00:12:00Z">
        <w:r w:rsidRPr="0049233F" w:rsidDel="00361F58">
          <w:rPr>
            <w:b/>
            <w:szCs w:val="26"/>
            <w:lang w:val="pt-BR"/>
            <w:rPrChange w:id="3215" w:author="The Si Tran" w:date="2012-12-05T23:02:00Z">
              <w:rPr>
                <w:b/>
                <w:sz w:val="28"/>
                <w:szCs w:val="28"/>
                <w:lang w:val="pt-BR"/>
              </w:rPr>
            </w:rPrChange>
          </w:rPr>
          <w:delText>Hàm tự tương quan riêng phần.</w:delText>
        </w:r>
      </w:del>
    </w:p>
    <w:p w14:paraId="40676168" w14:textId="77777777" w:rsidR="006A21F7" w:rsidRPr="0049233F" w:rsidDel="00361F58" w:rsidRDefault="006A21F7" w:rsidP="006A21F7">
      <w:pPr>
        <w:ind w:firstLine="540"/>
        <w:rPr>
          <w:del w:id="3216" w:author="The Si Tran" w:date="2012-12-12T00:12:00Z"/>
          <w:szCs w:val="26"/>
          <w:lang w:val="pt-BR"/>
          <w:rPrChange w:id="3217" w:author="The Si Tran" w:date="2012-12-05T23:02:00Z">
            <w:rPr>
              <w:del w:id="3218" w:author="The Si Tran" w:date="2012-12-12T00:12:00Z"/>
              <w:sz w:val="28"/>
              <w:szCs w:val="28"/>
              <w:lang w:val="pt-BR"/>
            </w:rPr>
          </w:rPrChange>
        </w:rPr>
      </w:pPr>
      <w:del w:id="3219" w:author="The Si Tran" w:date="2012-12-12T00:12:00Z">
        <w:r w:rsidRPr="0049233F" w:rsidDel="00361F58">
          <w:rPr>
            <w:szCs w:val="26"/>
            <w:lang w:val="pt-BR"/>
            <w:rPrChange w:id="3220" w:author="The Si Tran" w:date="2012-12-05T23:02:00Z">
              <w:rPr>
                <w:sz w:val="28"/>
                <w:szCs w:val="28"/>
                <w:lang w:val="pt-BR"/>
              </w:rPr>
            </w:rPrChange>
          </w:rPr>
          <w:delText xml:space="preserve">Hàm tự tương quan riêng phần ở độ trễ k là sự tương quan giữa </w:delText>
        </w:r>
      </w:del>
      <w:del w:id="3221" w:author="The Si Tran" w:date="2012-12-06T20:12:00Z">
        <w:r w:rsidRPr="0049233F" w:rsidDel="00542651">
          <w:rPr>
            <w:szCs w:val="26"/>
            <w:lang w:val="pt-BR"/>
            <w:rPrChange w:id="3222" w:author="The Si Tran" w:date="2012-12-05T23:02:00Z">
              <w:rPr>
                <w:sz w:val="28"/>
                <w:szCs w:val="28"/>
                <w:lang w:val="pt-BR"/>
              </w:rPr>
            </w:rPrChange>
          </w:rPr>
          <w:delText>y</w:delText>
        </w:r>
        <w:r w:rsidRPr="0049233F" w:rsidDel="00542651">
          <w:rPr>
            <w:szCs w:val="26"/>
            <w:vertAlign w:val="subscript"/>
            <w:lang w:val="pt-BR"/>
            <w:rPrChange w:id="3223" w:author="The Si Tran" w:date="2012-12-05T23:02:00Z">
              <w:rPr>
                <w:sz w:val="28"/>
                <w:szCs w:val="28"/>
                <w:vertAlign w:val="subscript"/>
                <w:lang w:val="pt-BR"/>
              </w:rPr>
            </w:rPrChange>
          </w:rPr>
          <w:delText>t</w:delText>
        </w:r>
      </w:del>
      <w:del w:id="3224" w:author="The Si Tran" w:date="2012-12-12T00:12:00Z">
        <w:r w:rsidRPr="0049233F" w:rsidDel="00361F58">
          <w:rPr>
            <w:szCs w:val="26"/>
            <w:lang w:val="pt-BR"/>
            <w:rPrChange w:id="3225" w:author="The Si Tran" w:date="2012-12-05T23:02:00Z">
              <w:rPr>
                <w:sz w:val="28"/>
                <w:szCs w:val="28"/>
                <w:lang w:val="pt-BR"/>
              </w:rPr>
            </w:rPrChange>
          </w:rPr>
          <w:delText xml:space="preserve"> và </w:delText>
        </w:r>
      </w:del>
      <w:del w:id="3226" w:author="The Si Tran" w:date="2012-12-06T20:12:00Z">
        <w:r w:rsidRPr="0049233F" w:rsidDel="00542651">
          <w:rPr>
            <w:szCs w:val="26"/>
            <w:lang w:val="pt-BR"/>
            <w:rPrChange w:id="3227" w:author="The Si Tran" w:date="2012-12-05T23:02:00Z">
              <w:rPr>
                <w:sz w:val="28"/>
                <w:szCs w:val="28"/>
                <w:lang w:val="pt-BR"/>
              </w:rPr>
            </w:rPrChange>
          </w:rPr>
          <w:delText>y</w:delText>
        </w:r>
        <w:r w:rsidRPr="0049233F" w:rsidDel="00542651">
          <w:rPr>
            <w:szCs w:val="26"/>
            <w:vertAlign w:val="subscript"/>
            <w:lang w:val="pt-BR"/>
            <w:rPrChange w:id="3228" w:author="The Si Tran" w:date="2012-12-05T23:02:00Z">
              <w:rPr>
                <w:sz w:val="28"/>
                <w:szCs w:val="28"/>
                <w:vertAlign w:val="subscript"/>
                <w:lang w:val="pt-BR"/>
              </w:rPr>
            </w:rPrChange>
          </w:rPr>
          <w:delText>t-k</w:delText>
        </w:r>
      </w:del>
      <w:del w:id="3229" w:author="The Si Tran" w:date="2012-12-12T00:12:00Z">
        <w:r w:rsidRPr="0049233F" w:rsidDel="00361F58">
          <w:rPr>
            <w:szCs w:val="26"/>
            <w:lang w:val="pt-BR"/>
            <w:rPrChange w:id="3230" w:author="The Si Tran" w:date="2012-12-05T23:02:00Z">
              <w:rPr>
                <w:sz w:val="28"/>
                <w:szCs w:val="28"/>
                <w:lang w:val="pt-BR"/>
              </w:rPr>
            </w:rPrChange>
          </w:rPr>
          <w:delText xml:space="preserve"> sau khi đã hiệu chỉnh sự ảnh hưởng của các giá trị </w:delText>
        </w:r>
      </w:del>
      <w:del w:id="3231" w:author="The Si Tran" w:date="2012-12-06T20:13:00Z">
        <w:r w:rsidRPr="0049233F" w:rsidDel="00542651">
          <w:rPr>
            <w:szCs w:val="26"/>
            <w:lang w:val="pt-BR"/>
            <w:rPrChange w:id="3232" w:author="The Si Tran" w:date="2012-12-05T23:02:00Z">
              <w:rPr>
                <w:sz w:val="28"/>
                <w:szCs w:val="28"/>
                <w:lang w:val="pt-BR"/>
              </w:rPr>
            </w:rPrChange>
          </w:rPr>
          <w:delText>y</w:delText>
        </w:r>
        <w:r w:rsidRPr="0049233F" w:rsidDel="00542651">
          <w:rPr>
            <w:szCs w:val="26"/>
            <w:vertAlign w:val="subscript"/>
            <w:lang w:val="pt-BR"/>
            <w:rPrChange w:id="3233" w:author="The Si Tran" w:date="2012-12-05T23:02:00Z">
              <w:rPr>
                <w:sz w:val="28"/>
                <w:szCs w:val="28"/>
                <w:vertAlign w:val="subscript"/>
                <w:lang w:val="pt-BR"/>
              </w:rPr>
            </w:rPrChange>
          </w:rPr>
          <w:delText>t-1</w:delText>
        </w:r>
        <w:r w:rsidRPr="0049233F" w:rsidDel="00542651">
          <w:rPr>
            <w:szCs w:val="26"/>
            <w:lang w:val="pt-BR"/>
            <w:rPrChange w:id="3234" w:author="The Si Tran" w:date="2012-12-05T23:02:00Z">
              <w:rPr>
                <w:sz w:val="28"/>
                <w:szCs w:val="28"/>
                <w:lang w:val="pt-BR"/>
              </w:rPr>
            </w:rPrChange>
          </w:rPr>
          <w:delText>, y</w:delText>
        </w:r>
        <w:r w:rsidRPr="0049233F" w:rsidDel="00542651">
          <w:rPr>
            <w:szCs w:val="26"/>
            <w:vertAlign w:val="subscript"/>
            <w:lang w:val="pt-BR"/>
            <w:rPrChange w:id="3235" w:author="The Si Tran" w:date="2012-12-05T23:02:00Z">
              <w:rPr>
                <w:sz w:val="28"/>
                <w:szCs w:val="28"/>
                <w:vertAlign w:val="subscript"/>
                <w:lang w:val="pt-BR"/>
              </w:rPr>
            </w:rPrChange>
          </w:rPr>
          <w:delText>t-2</w:delText>
        </w:r>
        <w:r w:rsidRPr="0049233F" w:rsidDel="00542651">
          <w:rPr>
            <w:szCs w:val="26"/>
            <w:lang w:val="pt-BR"/>
            <w:rPrChange w:id="3236" w:author="The Si Tran" w:date="2012-12-05T23:02:00Z">
              <w:rPr>
                <w:sz w:val="28"/>
                <w:szCs w:val="28"/>
                <w:lang w:val="pt-BR"/>
              </w:rPr>
            </w:rPrChange>
          </w:rPr>
          <w:delText>, ..., y</w:delText>
        </w:r>
        <w:r w:rsidRPr="0049233F" w:rsidDel="00542651">
          <w:rPr>
            <w:szCs w:val="26"/>
            <w:vertAlign w:val="subscript"/>
            <w:lang w:val="pt-BR"/>
            <w:rPrChange w:id="3237" w:author="The Si Tran" w:date="2012-12-05T23:02:00Z">
              <w:rPr>
                <w:sz w:val="28"/>
                <w:szCs w:val="28"/>
                <w:vertAlign w:val="subscript"/>
                <w:lang w:val="pt-BR"/>
              </w:rPr>
            </w:rPrChange>
          </w:rPr>
          <w:delText>t-k+1</w:delText>
        </w:r>
      </w:del>
      <w:del w:id="3238" w:author="The Si Tran" w:date="2012-12-12T00:12:00Z">
        <w:r w:rsidRPr="0049233F" w:rsidDel="00361F58">
          <w:rPr>
            <w:szCs w:val="26"/>
            <w:lang w:val="pt-BR"/>
            <w:rPrChange w:id="3239" w:author="The Si Tran" w:date="2012-12-05T23:02:00Z">
              <w:rPr>
                <w:sz w:val="28"/>
                <w:szCs w:val="28"/>
                <w:lang w:val="pt-BR"/>
              </w:rPr>
            </w:rPrChange>
          </w:rPr>
          <w:delText xml:space="preserve"> [1]. Trong mô hình AR(p), hàm tự tương quan riêng phần ở độ trễ </w:delText>
        </w:r>
      </w:del>
      <w:del w:id="3240" w:author="The Si Tran" w:date="2012-12-06T20:14:00Z">
        <w:r w:rsidRPr="0049233F" w:rsidDel="00851CA5">
          <w:rPr>
            <w:szCs w:val="26"/>
            <w:lang w:val="pt-BR"/>
            <w:rPrChange w:id="3241" w:author="The Si Tran" w:date="2012-12-05T23:02:00Z">
              <w:rPr>
                <w:sz w:val="28"/>
                <w:szCs w:val="28"/>
                <w:lang w:val="pt-BR"/>
              </w:rPr>
            </w:rPrChange>
          </w:rPr>
          <w:delText xml:space="preserve">k &gt; p </w:delText>
        </w:r>
      </w:del>
      <w:del w:id="3242" w:author="The Si Tran" w:date="2012-12-12T00:12:00Z">
        <w:r w:rsidRPr="0049233F" w:rsidDel="00361F58">
          <w:rPr>
            <w:szCs w:val="26"/>
            <w:lang w:val="pt-BR"/>
            <w:rPrChange w:id="3243" w:author="The Si Tran" w:date="2012-12-05T23:02:00Z">
              <w:rPr>
                <w:sz w:val="28"/>
                <w:szCs w:val="28"/>
                <w:lang w:val="pt-BR"/>
              </w:rPr>
            </w:rPrChange>
          </w:rPr>
          <w:delText>sẽ bằng 0.</w:delText>
        </w:r>
      </w:del>
    </w:p>
    <w:p w14:paraId="5910B469" w14:textId="77777777" w:rsidR="00445847" w:rsidRPr="009D6D89" w:rsidDel="00E27BFB" w:rsidRDefault="006A21F7">
      <w:pPr>
        <w:ind w:left="720" w:firstLine="720"/>
        <w:rPr>
          <w:del w:id="3244" w:author="The Si Tran" w:date="2012-12-06T01:11:00Z"/>
          <w:szCs w:val="26"/>
          <w:lang w:val="pt-BR"/>
          <w:rPrChange w:id="3245" w:author="The Si Tran" w:date="2012-12-06T01:11:00Z">
            <w:rPr>
              <w:del w:id="3246" w:author="The Si Tran" w:date="2012-12-06T01:11:00Z"/>
              <w:sz w:val="28"/>
              <w:szCs w:val="28"/>
              <w:lang w:val="pt-BR"/>
            </w:rPr>
          </w:rPrChange>
        </w:rPr>
        <w:pPrChange w:id="3247" w:author="The Si Tran" w:date="2012-12-06T01:11:00Z">
          <w:pPr>
            <w:ind w:firstLine="540"/>
          </w:pPr>
        </w:pPrChange>
      </w:pPr>
      <w:del w:id="3248" w:author="The Si Tran" w:date="2012-12-12T00:12:00Z">
        <w:r w:rsidRPr="0049233F" w:rsidDel="00361F58">
          <w:rPr>
            <w:szCs w:val="26"/>
            <w:lang w:val="pt-BR"/>
            <w:rPrChange w:id="3249" w:author="The Si Tran" w:date="2012-12-05T23:02:00Z">
              <w:rPr>
                <w:sz w:val="28"/>
                <w:szCs w:val="28"/>
                <w:lang w:val="pt-BR"/>
              </w:rPr>
            </w:rPrChange>
          </w:rPr>
          <w:delText xml:space="preserve">Xét hệ phương trình Yule-Walker cho hàm tự tương quan của mô hình AR(k) với bậc </w:delText>
        </w:r>
      </w:del>
      <w:del w:id="3250" w:author="The Si Tran" w:date="2012-12-06T20:14:00Z">
        <w:r w:rsidRPr="0049233F" w:rsidDel="00940531">
          <w:rPr>
            <w:szCs w:val="26"/>
            <w:lang w:val="pt-BR"/>
            <w:rPrChange w:id="3251" w:author="The Si Tran" w:date="2012-12-05T23:02:00Z">
              <w:rPr>
                <w:sz w:val="28"/>
                <w:szCs w:val="28"/>
                <w:lang w:val="pt-BR"/>
              </w:rPr>
            </w:rPrChange>
          </w:rPr>
          <w:delText>k</w:delText>
        </w:r>
      </w:del>
      <w:del w:id="3252" w:author="The Si Tran" w:date="2012-12-12T00:12:00Z">
        <w:r w:rsidRPr="0049233F" w:rsidDel="00361F58">
          <w:rPr>
            <w:szCs w:val="26"/>
            <w:lang w:val="pt-BR"/>
            <w:rPrChange w:id="3253" w:author="The Si Tran" w:date="2012-12-05T23:02:00Z">
              <w:rPr>
                <w:sz w:val="28"/>
                <w:szCs w:val="28"/>
                <w:lang w:val="pt-BR"/>
              </w:rPr>
            </w:rPrChange>
          </w:rPr>
          <w:delText xml:space="preserve"> cố định nào đó</w:delText>
        </w:r>
      </w:del>
    </w:p>
    <w:p w14:paraId="70E613FB" w14:textId="77777777" w:rsidR="006A21F7" w:rsidRPr="0049233F" w:rsidDel="00361F58" w:rsidRDefault="006A21F7">
      <w:pPr>
        <w:ind w:left="720" w:firstLine="720"/>
        <w:rPr>
          <w:del w:id="3254" w:author="The Si Tran" w:date="2012-12-12T00:12:00Z"/>
          <w:szCs w:val="26"/>
          <w:lang w:val="pt-BR"/>
          <w:rPrChange w:id="3255" w:author="The Si Tran" w:date="2012-12-05T23:02:00Z">
            <w:rPr>
              <w:del w:id="3256" w:author="The Si Tran" w:date="2012-12-12T00:12:00Z"/>
              <w:sz w:val="28"/>
              <w:szCs w:val="28"/>
              <w:lang w:val="pt-BR"/>
            </w:rPr>
          </w:rPrChange>
        </w:rPr>
        <w:pPrChange w:id="3257" w:author="The Si Tran" w:date="2012-12-06T01:11:00Z">
          <w:pPr>
            <w:ind w:firstLine="540"/>
          </w:pPr>
        </w:pPrChange>
      </w:pPr>
      <w:del w:id="3258" w:author="The Si Tran" w:date="2012-12-06T01:11:00Z">
        <w:r w:rsidRPr="00AF1345" w:rsidDel="00E27BFB">
          <w:rPr>
            <w:position w:val="-28"/>
            <w:szCs w:val="26"/>
            <w:lang w:val="pt-BR"/>
          </w:rPr>
          <w:object w:dxaOrig="3940" w:dyaOrig="680" w14:anchorId="12EE6A83">
            <v:shape id="_x0000_i1077" type="#_x0000_t75" style="width:305.6pt;height:53.6pt" o:ole="">
              <v:imagedata r:id="rId123" o:title=""/>
            </v:shape>
            <o:OLEObject Type="Embed" ProgID="Equation.DSMT4" ShapeID="_x0000_i1077" DrawAspect="Content" ObjectID="_1416977610" r:id="rId124"/>
          </w:object>
        </w:r>
      </w:del>
    </w:p>
    <w:p w14:paraId="45997D58" w14:textId="77777777" w:rsidR="00E27BFB" w:rsidRPr="009C05B7" w:rsidDel="00361F58" w:rsidRDefault="006A21F7">
      <w:pPr>
        <w:rPr>
          <w:del w:id="3259" w:author="The Si Tran" w:date="2012-12-12T00:12:00Z"/>
          <w:rFonts w:eastAsiaTheme="minorEastAsia"/>
          <w:szCs w:val="26"/>
          <w:lang w:val="pt-BR"/>
          <w:rPrChange w:id="3260" w:author="The Si Tran" w:date="2012-12-06T01:24:00Z">
            <w:rPr>
              <w:del w:id="3261" w:author="The Si Tran" w:date="2012-12-12T00:12:00Z"/>
              <w:sz w:val="28"/>
              <w:szCs w:val="28"/>
              <w:lang w:val="pt-BR"/>
            </w:rPr>
          </w:rPrChange>
        </w:rPr>
        <w:pPrChange w:id="3262" w:author="The Si Tran" w:date="2012-12-06T01:24:00Z">
          <w:pPr>
            <w:ind w:firstLine="540"/>
          </w:pPr>
        </w:pPrChange>
      </w:pPr>
      <w:del w:id="3263" w:author="The Si Tran" w:date="2012-12-12T00:12:00Z">
        <w:r w:rsidRPr="0049233F" w:rsidDel="00361F58">
          <w:rPr>
            <w:szCs w:val="26"/>
            <w:lang w:val="pt-BR"/>
            <w:rPrChange w:id="3264" w:author="The Si Tran" w:date="2012-12-05T23:02:00Z">
              <w:rPr>
                <w:sz w:val="28"/>
                <w:szCs w:val="28"/>
                <w:lang w:val="pt-BR"/>
              </w:rPr>
            </w:rPrChange>
          </w:rPr>
          <w:delText>Viết lại hệ phương trình trên với dạng ma trận ta được</w:delText>
        </w:r>
      </w:del>
    </w:p>
    <w:p w14:paraId="2C6A67DF" w14:textId="77777777" w:rsidR="009C05B7" w:rsidRPr="009C05B7" w:rsidDel="00361F58" w:rsidRDefault="006A21F7">
      <w:pPr>
        <w:ind w:left="1440" w:firstLine="720"/>
        <w:rPr>
          <w:del w:id="3265" w:author="The Si Tran" w:date="2012-12-12T00:12:00Z"/>
          <w:szCs w:val="26"/>
          <w:lang w:val="pt-BR"/>
          <w:rPrChange w:id="3266" w:author="The Si Tran" w:date="2012-12-06T01:24:00Z">
            <w:rPr>
              <w:del w:id="3267" w:author="The Si Tran" w:date="2012-12-12T00:12:00Z"/>
              <w:sz w:val="28"/>
              <w:szCs w:val="28"/>
              <w:lang w:val="pt-BR"/>
            </w:rPr>
          </w:rPrChange>
        </w:rPr>
        <w:pPrChange w:id="3268" w:author="The Si Tran" w:date="2012-12-06T01:27:00Z">
          <w:pPr>
            <w:ind w:firstLine="540"/>
          </w:pPr>
        </w:pPrChange>
      </w:pPr>
      <w:del w:id="3269" w:author="The Si Tran" w:date="2012-12-06T01:24:00Z">
        <w:r w:rsidRPr="00AF1345" w:rsidDel="009C05B7">
          <w:rPr>
            <w:position w:val="-124"/>
            <w:szCs w:val="26"/>
            <w:lang w:val="pt-BR"/>
          </w:rPr>
          <w:object w:dxaOrig="6780" w:dyaOrig="2600" w14:anchorId="5F78E78C">
            <v:shape id="_x0000_i1078" type="#_x0000_t75" style="width:413.6pt;height:159.05pt" o:ole="">
              <v:imagedata r:id="rId125" o:title=""/>
            </v:shape>
            <o:OLEObject Type="Embed" ProgID="Equation.DSMT4" ShapeID="_x0000_i1078" DrawAspect="Content" ObjectID="_1416977611" r:id="rId126"/>
          </w:object>
        </w:r>
      </w:del>
      <w:del w:id="3270" w:author="The Si Tran" w:date="2012-12-12T00:12:00Z">
        <w:r w:rsidRPr="00AC1C82" w:rsidDel="00361F58">
          <w:rPr>
            <w:position w:val="-4"/>
            <w:szCs w:val="26"/>
            <w:lang w:val="pt-BR"/>
          </w:rPr>
          <w:object w:dxaOrig="180" w:dyaOrig="279" w14:anchorId="3C57DC65">
            <v:shape id="_x0000_i1079" type="#_x0000_t75" style="width:9.2pt;height:14.25pt" o:ole="">
              <v:imagedata r:id="rId21" o:title=""/>
            </v:shape>
            <o:OLEObject Type="Embed" ProgID="Equation.DSMT4" ShapeID="_x0000_i1079" DrawAspect="Content" ObjectID="_1416977612" r:id="rId127"/>
          </w:object>
        </w:r>
        <w:r w:rsidRPr="0049233F" w:rsidDel="00361F58">
          <w:rPr>
            <w:szCs w:val="26"/>
            <w:lang w:val="pt-BR"/>
            <w:rPrChange w:id="3271" w:author="The Si Tran" w:date="2012-12-05T23:02:00Z">
              <w:rPr>
                <w:sz w:val="28"/>
                <w:szCs w:val="28"/>
                <w:lang w:val="pt-BR"/>
              </w:rPr>
            </w:rPrChange>
          </w:rPr>
          <w:delText xml:space="preserve">Hay </w:delText>
        </w:r>
      </w:del>
    </w:p>
    <w:p w14:paraId="091F93C2" w14:textId="77777777" w:rsidR="006A21F7" w:rsidRPr="0049233F" w:rsidDel="00361F58" w:rsidRDefault="006A21F7" w:rsidP="006A21F7">
      <w:pPr>
        <w:ind w:firstLine="540"/>
        <w:rPr>
          <w:del w:id="3272" w:author="The Si Tran" w:date="2012-12-12T00:12:00Z"/>
          <w:szCs w:val="26"/>
          <w:lang w:val="pt-BR"/>
          <w:rPrChange w:id="3273" w:author="The Si Tran" w:date="2012-12-05T23:02:00Z">
            <w:rPr>
              <w:del w:id="3274" w:author="The Si Tran" w:date="2012-12-12T00:12:00Z"/>
              <w:sz w:val="28"/>
              <w:szCs w:val="28"/>
              <w:lang w:val="pt-BR"/>
            </w:rPr>
          </w:rPrChange>
        </w:rPr>
      </w:pPr>
      <w:del w:id="3275" w:author="The Si Tran" w:date="2012-12-06T01:27:00Z">
        <w:r w:rsidRPr="00AF1345" w:rsidDel="00261881">
          <w:rPr>
            <w:position w:val="-12"/>
            <w:szCs w:val="26"/>
            <w:lang w:val="pt-BR"/>
          </w:rPr>
          <w:object w:dxaOrig="1040" w:dyaOrig="360" w14:anchorId="11AEF62C">
            <v:shape id="_x0000_i1080" type="#_x0000_t75" style="width:118.05pt;height:40.2pt" o:ole="">
              <v:imagedata r:id="rId128" o:title=""/>
            </v:shape>
            <o:OLEObject Type="Embed" ProgID="Equation.DSMT4" ShapeID="_x0000_i1080" DrawAspect="Content" ObjectID="_1416977613" r:id="rId129"/>
          </w:object>
        </w:r>
      </w:del>
    </w:p>
    <w:p w14:paraId="1B74205E" w14:textId="77777777" w:rsidR="00261881" w:rsidRPr="0049233F" w:rsidDel="00361F58" w:rsidRDefault="006A21F7" w:rsidP="006A21F7">
      <w:pPr>
        <w:ind w:firstLine="540"/>
        <w:rPr>
          <w:del w:id="3276" w:author="The Si Tran" w:date="2012-12-12T00:12:00Z"/>
          <w:szCs w:val="26"/>
          <w:lang w:val="pt-BR"/>
          <w:rPrChange w:id="3277" w:author="The Si Tran" w:date="2012-12-05T23:02:00Z">
            <w:rPr>
              <w:del w:id="3278" w:author="The Si Tran" w:date="2012-12-12T00:12:00Z"/>
              <w:sz w:val="28"/>
              <w:szCs w:val="28"/>
              <w:lang w:val="pt-BR"/>
            </w:rPr>
          </w:rPrChange>
        </w:rPr>
      </w:pPr>
      <w:del w:id="3279" w:author="The Si Tran" w:date="2012-12-12T00:12:00Z">
        <w:r w:rsidRPr="0049233F" w:rsidDel="00361F58">
          <w:rPr>
            <w:szCs w:val="26"/>
            <w:lang w:val="pt-BR"/>
            <w:rPrChange w:id="3280" w:author="The Si Tran" w:date="2012-12-05T23:02:00Z">
              <w:rPr>
                <w:sz w:val="28"/>
                <w:szCs w:val="28"/>
                <w:lang w:val="pt-BR"/>
              </w:rPr>
            </w:rPrChange>
          </w:rPr>
          <w:delText>Với</w:delText>
        </w:r>
      </w:del>
    </w:p>
    <w:p w14:paraId="510A740A" w14:textId="77777777" w:rsidR="006A21F7" w:rsidRPr="0049233F" w:rsidDel="00261881" w:rsidRDefault="006A21F7" w:rsidP="006A21F7">
      <w:pPr>
        <w:ind w:firstLine="540"/>
        <w:rPr>
          <w:del w:id="3281" w:author="The Si Tran" w:date="2012-12-06T01:28:00Z"/>
          <w:szCs w:val="26"/>
          <w:lang w:val="pt-BR"/>
          <w:rPrChange w:id="3282" w:author="The Si Tran" w:date="2012-12-05T23:02:00Z">
            <w:rPr>
              <w:del w:id="3283" w:author="The Si Tran" w:date="2012-12-06T01:28:00Z"/>
              <w:sz w:val="28"/>
              <w:szCs w:val="28"/>
              <w:lang w:val="pt-BR"/>
            </w:rPr>
          </w:rPrChange>
        </w:rPr>
      </w:pPr>
      <w:del w:id="3284" w:author="The Si Tran" w:date="2012-12-06T01:28:00Z">
        <w:r w:rsidRPr="00AF1345" w:rsidDel="00261881">
          <w:rPr>
            <w:position w:val="-122"/>
            <w:szCs w:val="26"/>
            <w:lang w:val="pt-BR"/>
          </w:rPr>
          <w:object w:dxaOrig="5800" w:dyaOrig="2560" w14:anchorId="0026A38C">
            <v:shape id="_x0000_i1081" type="#_x0000_t75" style="width:354.15pt;height:156.55pt" o:ole="">
              <v:imagedata r:id="rId130" o:title=""/>
            </v:shape>
            <o:OLEObject Type="Embed" ProgID="Equation.DSMT4" ShapeID="_x0000_i1081" DrawAspect="Content" ObjectID="_1416977614" r:id="rId131"/>
          </w:object>
        </w:r>
        <w:r w:rsidRPr="0049233F" w:rsidDel="00261881">
          <w:rPr>
            <w:szCs w:val="26"/>
            <w:lang w:val="pt-BR"/>
            <w:rPrChange w:id="3285" w:author="The Si Tran" w:date="2012-12-05T23:02:00Z">
              <w:rPr>
                <w:sz w:val="28"/>
                <w:szCs w:val="28"/>
                <w:lang w:val="pt-BR"/>
              </w:rPr>
            </w:rPrChange>
          </w:rPr>
          <w:delText>,</w:delText>
        </w:r>
      </w:del>
    </w:p>
    <w:p w14:paraId="19127ED3" w14:textId="77777777" w:rsidR="006A21F7" w:rsidRPr="0049233F" w:rsidDel="00447488" w:rsidRDefault="006A21F7" w:rsidP="006A21F7">
      <w:pPr>
        <w:ind w:firstLine="540"/>
        <w:rPr>
          <w:del w:id="3286" w:author="The Si Tran" w:date="2012-12-06T01:30:00Z"/>
          <w:szCs w:val="26"/>
          <w:lang w:val="pt-BR"/>
          <w:rPrChange w:id="3287" w:author="The Si Tran" w:date="2012-12-05T23:02:00Z">
            <w:rPr>
              <w:del w:id="3288" w:author="The Si Tran" w:date="2012-12-06T01:30:00Z"/>
              <w:sz w:val="28"/>
              <w:szCs w:val="28"/>
              <w:lang w:val="pt-BR"/>
            </w:rPr>
          </w:rPrChange>
        </w:rPr>
      </w:pPr>
    </w:p>
    <w:p w14:paraId="75981A4C" w14:textId="77777777" w:rsidR="006A21F7" w:rsidRPr="0049233F" w:rsidDel="00361F58" w:rsidRDefault="006A21F7" w:rsidP="006A21F7">
      <w:pPr>
        <w:ind w:firstLine="540"/>
        <w:rPr>
          <w:del w:id="3289" w:author="The Si Tran" w:date="2012-12-12T00:12:00Z"/>
          <w:szCs w:val="26"/>
          <w:lang w:val="pt-BR"/>
          <w:rPrChange w:id="3290" w:author="The Si Tran" w:date="2012-12-05T23:02:00Z">
            <w:rPr>
              <w:del w:id="3291" w:author="The Si Tran" w:date="2012-12-12T00:12:00Z"/>
              <w:sz w:val="28"/>
              <w:szCs w:val="28"/>
              <w:lang w:val="pt-BR"/>
            </w:rPr>
          </w:rPrChange>
        </w:rPr>
      </w:pPr>
    </w:p>
    <w:p w14:paraId="6735D7E8" w14:textId="77777777" w:rsidR="006A21F7" w:rsidRPr="0049233F" w:rsidDel="008771FB" w:rsidRDefault="006A21F7" w:rsidP="006A21F7">
      <w:pPr>
        <w:ind w:firstLine="540"/>
        <w:rPr>
          <w:del w:id="3292" w:author="The Si Tran" w:date="2012-12-06T01:30:00Z"/>
          <w:szCs w:val="26"/>
          <w:lang w:val="pt-BR"/>
          <w:rPrChange w:id="3293" w:author="The Si Tran" w:date="2012-12-05T23:02:00Z">
            <w:rPr>
              <w:del w:id="3294" w:author="The Si Tran" w:date="2012-12-06T01:30:00Z"/>
              <w:sz w:val="28"/>
              <w:szCs w:val="28"/>
              <w:lang w:val="pt-BR"/>
            </w:rPr>
          </w:rPrChange>
        </w:rPr>
      </w:pPr>
      <w:del w:id="3295" w:author="The Si Tran" w:date="2012-12-06T01:30:00Z">
        <w:r w:rsidRPr="0049233F" w:rsidDel="008771FB">
          <w:rPr>
            <w:szCs w:val="26"/>
            <w:lang w:val="pt-BR"/>
            <w:rPrChange w:id="3296" w:author="The Si Tran" w:date="2012-12-05T23:02:00Z">
              <w:rPr>
                <w:sz w:val="28"/>
                <w:szCs w:val="28"/>
                <w:lang w:val="pt-BR"/>
              </w:rPr>
            </w:rPrChange>
          </w:rPr>
          <w:delText xml:space="preserve"> </w:delText>
        </w:r>
        <w:r w:rsidRPr="00AF1345" w:rsidDel="008771FB">
          <w:rPr>
            <w:position w:val="-124"/>
            <w:szCs w:val="26"/>
            <w:lang w:val="pt-BR"/>
          </w:rPr>
          <w:object w:dxaOrig="1120" w:dyaOrig="2600" w14:anchorId="655CCFC1">
            <v:shape id="_x0000_i1082" type="#_x0000_t75" style="width:68.65pt;height:159.05pt" o:ole="">
              <v:imagedata r:id="rId132" o:title=""/>
            </v:shape>
            <o:OLEObject Type="Embed" ProgID="Equation.DSMT4" ShapeID="_x0000_i1082" DrawAspect="Content" ObjectID="_1416977615" r:id="rId133"/>
          </w:object>
        </w:r>
        <w:r w:rsidRPr="0049233F" w:rsidDel="008771FB">
          <w:rPr>
            <w:szCs w:val="26"/>
            <w:lang w:val="pt-BR"/>
            <w:rPrChange w:id="3297" w:author="The Si Tran" w:date="2012-12-05T23:02:00Z">
              <w:rPr>
                <w:sz w:val="28"/>
                <w:szCs w:val="28"/>
                <w:lang w:val="pt-BR"/>
              </w:rPr>
            </w:rPrChange>
          </w:rPr>
          <w:delText xml:space="preserve">           </w:delText>
        </w:r>
        <w:r w:rsidRPr="00AF1345" w:rsidDel="008771FB">
          <w:rPr>
            <w:position w:val="-122"/>
            <w:szCs w:val="26"/>
            <w:lang w:val="pt-BR"/>
          </w:rPr>
          <w:object w:dxaOrig="1219" w:dyaOrig="2560" w14:anchorId="349B0B2A">
            <v:shape id="_x0000_i1083" type="#_x0000_t75" style="width:74.5pt;height:156.55pt" o:ole="">
              <v:imagedata r:id="rId134" o:title=""/>
            </v:shape>
            <o:OLEObject Type="Embed" ProgID="Equation.DSMT4" ShapeID="_x0000_i1083" DrawAspect="Content" ObjectID="_1416977616" r:id="rId135"/>
          </w:object>
        </w:r>
      </w:del>
    </w:p>
    <w:p w14:paraId="17A8DAB1" w14:textId="77777777" w:rsidR="006A21F7" w:rsidRPr="0049233F" w:rsidDel="00361F58" w:rsidRDefault="006A21F7" w:rsidP="006A21F7">
      <w:pPr>
        <w:ind w:firstLine="540"/>
        <w:rPr>
          <w:del w:id="3298" w:author="The Si Tran" w:date="2012-12-12T00:12:00Z"/>
          <w:szCs w:val="26"/>
          <w:lang w:val="pt-BR"/>
          <w:rPrChange w:id="3299" w:author="The Si Tran" w:date="2012-12-05T23:02:00Z">
            <w:rPr>
              <w:del w:id="3300" w:author="The Si Tran" w:date="2012-12-12T00:12:00Z"/>
              <w:sz w:val="28"/>
              <w:szCs w:val="28"/>
              <w:lang w:val="pt-BR"/>
            </w:rPr>
          </w:rPrChange>
        </w:rPr>
      </w:pPr>
      <w:del w:id="3301" w:author="The Si Tran" w:date="2012-12-12T00:12:00Z">
        <w:r w:rsidRPr="0049233F" w:rsidDel="00361F58">
          <w:rPr>
            <w:szCs w:val="26"/>
            <w:lang w:val="pt-BR"/>
            <w:rPrChange w:id="3302" w:author="The Si Tran" w:date="2012-12-05T23:02:00Z">
              <w:rPr>
                <w:sz w:val="28"/>
                <w:szCs w:val="28"/>
                <w:lang w:val="pt-BR"/>
              </w:rPr>
            </w:rPrChange>
          </w:rPr>
          <w:delText xml:space="preserve">Cho mọi </w:delText>
        </w:r>
      </w:del>
      <w:del w:id="3303" w:author="The Si Tran" w:date="2012-12-06T20:15:00Z">
        <w:r w:rsidRPr="0049233F" w:rsidDel="00FF697A">
          <w:rPr>
            <w:szCs w:val="26"/>
            <w:lang w:val="pt-BR"/>
            <w:rPrChange w:id="3304" w:author="The Si Tran" w:date="2012-12-05T23:02:00Z">
              <w:rPr>
                <w:sz w:val="28"/>
                <w:szCs w:val="28"/>
                <w:lang w:val="pt-BR"/>
              </w:rPr>
            </w:rPrChange>
          </w:rPr>
          <w:delText xml:space="preserve">k, k=1,2,3,... </w:delText>
        </w:r>
      </w:del>
      <w:del w:id="3305" w:author="The Si Tran" w:date="2012-12-06T20:16:00Z">
        <w:r w:rsidRPr="0049233F" w:rsidDel="0045340D">
          <w:rPr>
            <w:szCs w:val="26"/>
            <w:lang w:val="pt-BR"/>
            <w:rPrChange w:id="3306" w:author="The Si Tran" w:date="2012-12-05T23:02:00Z">
              <w:rPr>
                <w:sz w:val="28"/>
                <w:szCs w:val="28"/>
                <w:lang w:val="pt-BR"/>
              </w:rPr>
            </w:rPrChange>
          </w:rPr>
          <w:delText xml:space="preserve">hệ số </w:delText>
        </w:r>
      </w:del>
      <w:del w:id="3307" w:author="The Si Tran" w:date="2012-12-06T01:30:00Z">
        <w:r w:rsidRPr="00AF1345" w:rsidDel="008771FB">
          <w:rPr>
            <w:position w:val="-12"/>
            <w:szCs w:val="26"/>
            <w:lang w:val="pt-BR"/>
          </w:rPr>
          <w:object w:dxaOrig="320" w:dyaOrig="360" w14:anchorId="3B080946">
            <v:shape id="_x0000_i1084" type="#_x0000_t75" style="width:17.6pt;height:21.75pt" o:ole="">
              <v:imagedata r:id="rId136" o:title=""/>
            </v:shape>
            <o:OLEObject Type="Embed" ProgID="Equation.DSMT4" ShapeID="_x0000_i1084" DrawAspect="Content" ObjectID="_1416977617" r:id="rId137"/>
          </w:object>
        </w:r>
      </w:del>
      <w:del w:id="3308" w:author="The Si Tran" w:date="2012-12-06T20:16:00Z">
        <w:r w:rsidRPr="0049233F" w:rsidDel="0045340D">
          <w:rPr>
            <w:szCs w:val="26"/>
            <w:lang w:val="pt-BR"/>
            <w:rPrChange w:id="3309" w:author="The Si Tran" w:date="2012-12-05T23:02:00Z">
              <w:rPr>
                <w:sz w:val="28"/>
                <w:szCs w:val="28"/>
                <w:lang w:val="pt-BR"/>
              </w:rPr>
            </w:rPrChange>
          </w:rPr>
          <w:delText xml:space="preserve"> </w:delText>
        </w:r>
      </w:del>
      <w:del w:id="3310" w:author="The Si Tran" w:date="2012-12-12T00:12:00Z">
        <w:r w:rsidRPr="0049233F" w:rsidDel="00361F58">
          <w:rPr>
            <w:szCs w:val="26"/>
            <w:lang w:val="pt-BR"/>
            <w:rPrChange w:id="3311" w:author="The Si Tran" w:date="2012-12-05T23:02:00Z">
              <w:rPr>
                <w:sz w:val="28"/>
                <w:szCs w:val="28"/>
                <w:lang w:val="pt-BR"/>
              </w:rPr>
            </w:rPrChange>
          </w:rPr>
          <w:delText xml:space="preserve">gọi là hệ số tự tương quan riêng phần của mô hình ở độ trễ k. Đối với mô hình AR(p) thì dễ thấy </w:delText>
        </w:r>
      </w:del>
      <w:del w:id="3312" w:author="The Si Tran" w:date="2012-12-06T01:32:00Z">
        <m:oMath>
          <m:r>
            <m:rPr>
              <m:sty m:val="p"/>
            </m:rPr>
            <w:rPr>
              <w:rFonts w:ascii="Cambria Math" w:hAnsi="Cambria Math"/>
              <w:position w:val="-12"/>
              <w:szCs w:val="26"/>
              <w:lang w:val="pt-BR"/>
            </w:rPr>
            <w:object w:dxaOrig="320" w:dyaOrig="360" w14:anchorId="3E58930E">
              <v:shape id="_x0000_i1085" type="#_x0000_t75" style="width:17.6pt;height:21.75pt" o:ole="">
                <v:imagedata r:id="rId136" o:title=""/>
              </v:shape>
              <o:OLEObject Type="Embed" ProgID="Equation.DSMT4" ShapeID="_x0000_i1085" DrawAspect="Content" ObjectID="_1416977618" r:id="rId138"/>
            </w:object>
          </m:r>
        </m:oMath>
        <w:r w:rsidRPr="0049233F" w:rsidDel="008771FB">
          <w:rPr>
            <w:szCs w:val="26"/>
            <w:lang w:val="pt-BR"/>
            <w:rPrChange w:id="3313" w:author="The Si Tran" w:date="2012-12-05T23:02:00Z">
              <w:rPr>
                <w:sz w:val="28"/>
                <w:szCs w:val="28"/>
                <w:lang w:val="pt-BR"/>
              </w:rPr>
            </w:rPrChange>
          </w:rPr>
          <w:delText xml:space="preserve">= 0 </w:delText>
        </w:r>
      </w:del>
      <w:del w:id="3314" w:author="The Si Tran" w:date="2012-12-12T00:12:00Z">
        <w:r w:rsidRPr="0049233F" w:rsidDel="00361F58">
          <w:rPr>
            <w:szCs w:val="26"/>
            <w:lang w:val="pt-BR"/>
            <w:rPrChange w:id="3315" w:author="The Si Tran" w:date="2012-12-05T23:02:00Z">
              <w:rPr>
                <w:sz w:val="28"/>
                <w:szCs w:val="28"/>
                <w:lang w:val="pt-BR"/>
              </w:rPr>
            </w:rPrChange>
          </w:rPr>
          <w:delText xml:space="preserve">với </w:delText>
        </w:r>
      </w:del>
      <w:del w:id="3316" w:author="The Si Tran" w:date="2012-12-06T20:15:00Z">
        <w:r w:rsidRPr="0049233F" w:rsidDel="00940531">
          <w:rPr>
            <w:szCs w:val="26"/>
            <w:lang w:val="pt-BR"/>
            <w:rPrChange w:id="3317" w:author="The Si Tran" w:date="2012-12-05T23:02:00Z">
              <w:rPr>
                <w:sz w:val="28"/>
                <w:szCs w:val="28"/>
                <w:lang w:val="pt-BR"/>
              </w:rPr>
            </w:rPrChange>
          </w:rPr>
          <w:delText>k &gt; p</w:delText>
        </w:r>
      </w:del>
      <w:del w:id="3318" w:author="The Si Tran" w:date="2012-12-12T00:12:00Z">
        <w:r w:rsidRPr="0049233F" w:rsidDel="00361F58">
          <w:rPr>
            <w:szCs w:val="26"/>
            <w:lang w:val="pt-BR"/>
            <w:rPrChange w:id="3319" w:author="The Si Tran" w:date="2012-12-05T23:02:00Z">
              <w:rPr>
                <w:sz w:val="28"/>
                <w:szCs w:val="28"/>
                <w:lang w:val="pt-BR"/>
              </w:rPr>
            </w:rPrChange>
          </w:rPr>
          <w:delText>. Do đó ta nói rằng PACF của mô hình AR(p) bằng không sau độ trễ p. Đây là một dấu hiệu quan trọng để nhận biết bậc của mô hình tự hồi quy.</w:delText>
        </w:r>
      </w:del>
    </w:p>
    <w:p w14:paraId="43DA71FF" w14:textId="77777777" w:rsidR="006A21F7" w:rsidRPr="0049233F" w:rsidDel="00361F58" w:rsidRDefault="006A21F7" w:rsidP="006A21F7">
      <w:pPr>
        <w:ind w:firstLine="540"/>
        <w:rPr>
          <w:del w:id="3320" w:author="The Si Tran" w:date="2012-12-12T00:12:00Z"/>
          <w:szCs w:val="26"/>
          <w:lang w:val="pt-BR"/>
          <w:rPrChange w:id="3321" w:author="The Si Tran" w:date="2012-12-05T23:02:00Z">
            <w:rPr>
              <w:del w:id="3322" w:author="The Si Tran" w:date="2012-12-12T00:12:00Z"/>
              <w:sz w:val="28"/>
              <w:szCs w:val="28"/>
              <w:lang w:val="pt-BR"/>
            </w:rPr>
          </w:rPrChange>
        </w:rPr>
      </w:pPr>
      <w:del w:id="3323" w:author="The Si Tran" w:date="2012-12-12T00:12:00Z">
        <w:r w:rsidRPr="0049233F" w:rsidDel="00361F58">
          <w:rPr>
            <w:szCs w:val="26"/>
            <w:lang w:val="pt-BR"/>
            <w:rPrChange w:id="3324" w:author="The Si Tran" w:date="2012-12-05T23:02:00Z">
              <w:rPr>
                <w:sz w:val="28"/>
                <w:szCs w:val="28"/>
                <w:lang w:val="pt-BR"/>
              </w:rPr>
            </w:rPrChange>
          </w:rPr>
          <w:delTex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delText>
        </w:r>
      </w:del>
      <w:del w:id="3325" w:author="The Si Tran" w:date="2012-12-06T20:17:00Z">
        <w:r w:rsidRPr="00AF1345" w:rsidDel="00D362B7">
          <w:rPr>
            <w:position w:val="-8"/>
            <w:szCs w:val="26"/>
            <w:lang w:val="pt-BR"/>
          </w:rPr>
          <w:object w:dxaOrig="859" w:dyaOrig="360" w14:anchorId="670E44A5">
            <v:shape id="_x0000_i1086" type="#_x0000_t75" style="width:42.7pt;height:17.6pt" o:ole="">
              <v:imagedata r:id="rId107" o:title=""/>
            </v:shape>
            <o:OLEObject Type="Embed" ProgID="Equation.DSMT4" ShapeID="_x0000_i1086" DrawAspect="Content" ObjectID="_1416977619" r:id="rId139"/>
          </w:object>
        </w:r>
      </w:del>
      <w:del w:id="3326" w:author="The Si Tran" w:date="2012-12-12T00:12:00Z">
        <w:r w:rsidRPr="0049233F" w:rsidDel="00361F58">
          <w:rPr>
            <w:szCs w:val="26"/>
            <w:lang w:val="pt-BR"/>
            <w:rPrChange w:id="3327" w:author="The Si Tran" w:date="2012-12-05T23:02:00Z">
              <w:rPr>
                <w:sz w:val="28"/>
                <w:szCs w:val="28"/>
                <w:lang w:val="pt-BR"/>
              </w:rPr>
            </w:rPrChange>
          </w:rPr>
          <w:delText xml:space="preserve">, với </w:delText>
        </w:r>
      </w:del>
      <w:del w:id="3328" w:author="The Si Tran" w:date="2012-12-06T20:17:00Z">
        <w:r w:rsidRPr="0049233F" w:rsidDel="0089241B">
          <w:rPr>
            <w:szCs w:val="26"/>
            <w:lang w:val="pt-BR"/>
            <w:rPrChange w:id="3329" w:author="The Si Tran" w:date="2012-12-05T23:02:00Z">
              <w:rPr>
                <w:sz w:val="28"/>
                <w:szCs w:val="28"/>
                <w:lang w:val="pt-BR"/>
              </w:rPr>
            </w:rPrChange>
          </w:rPr>
          <w:delText>N</w:delText>
        </w:r>
      </w:del>
      <w:del w:id="3330" w:author="The Si Tran" w:date="2012-12-12T00:12:00Z">
        <w:r w:rsidRPr="0049233F" w:rsidDel="00361F58">
          <w:rPr>
            <w:szCs w:val="26"/>
            <w:lang w:val="pt-BR"/>
            <w:rPrChange w:id="3331" w:author="The Si Tran" w:date="2012-12-05T23:02:00Z">
              <w:rPr>
                <w:sz w:val="28"/>
                <w:szCs w:val="28"/>
                <w:lang w:val="pt-BR"/>
              </w:rPr>
            </w:rPrChange>
          </w:rPr>
          <w:delText xml:space="preserve"> là kích thước mẫu.</w:delText>
        </w:r>
      </w:del>
    </w:p>
    <w:p w14:paraId="2E54183B" w14:textId="77777777" w:rsidR="0089241B" w:rsidRPr="0089241B" w:rsidDel="0089241B" w:rsidRDefault="006A21F7" w:rsidP="006A21F7">
      <w:pPr>
        <w:ind w:firstLine="540"/>
        <w:rPr>
          <w:del w:id="3332" w:author="The Si Tran" w:date="2012-12-06T20:19:00Z"/>
          <w:szCs w:val="26"/>
          <w:lang w:val="pt-BR"/>
          <w:rPrChange w:id="3333" w:author="The Si Tran" w:date="2012-12-06T20:18:00Z">
            <w:rPr>
              <w:del w:id="3334" w:author="The Si Tran" w:date="2012-12-06T20:19:00Z"/>
              <w:sz w:val="28"/>
              <w:szCs w:val="28"/>
              <w:lang w:val="pt-BR"/>
            </w:rPr>
          </w:rPrChange>
        </w:rPr>
      </w:pPr>
      <w:del w:id="3335" w:author="The Si Tran" w:date="2012-12-12T13:59:00Z">
        <w:r w:rsidRPr="0049233F" w:rsidDel="000064E1">
          <w:rPr>
            <w:szCs w:val="26"/>
            <w:lang w:val="pt-BR"/>
            <w:rPrChange w:id="3336" w:author="The Si Tran" w:date="2012-12-05T23:02:00Z">
              <w:rPr>
                <w:sz w:val="28"/>
                <w:szCs w:val="28"/>
                <w:lang w:val="pt-BR"/>
              </w:rPr>
            </w:rPrChange>
          </w:rPr>
          <w:delText>Ta dùng R để mô phỏng mô hình AR(2) sau:</w:delText>
        </w:r>
      </w:del>
    </w:p>
    <w:p w14:paraId="6B326C0B" w14:textId="77777777" w:rsidR="006A21F7" w:rsidRPr="0049233F" w:rsidDel="0089241B" w:rsidRDefault="006A21F7" w:rsidP="006A21F7">
      <w:pPr>
        <w:ind w:firstLine="540"/>
        <w:rPr>
          <w:del w:id="3337" w:author="The Si Tran" w:date="2012-12-06T20:19:00Z"/>
          <w:szCs w:val="26"/>
          <w:lang w:val="pt-BR"/>
          <w:rPrChange w:id="3338" w:author="The Si Tran" w:date="2012-12-05T23:02:00Z">
            <w:rPr>
              <w:del w:id="3339" w:author="The Si Tran" w:date="2012-12-06T20:19:00Z"/>
              <w:sz w:val="28"/>
              <w:szCs w:val="28"/>
              <w:lang w:val="pt-BR"/>
            </w:rPr>
          </w:rPrChange>
        </w:rPr>
      </w:pPr>
      <w:del w:id="3340" w:author="The Si Tran" w:date="2012-12-06T20:19:00Z">
        <w:r w:rsidRPr="00AF1345" w:rsidDel="0089241B">
          <w:rPr>
            <w:position w:val="-12"/>
            <w:szCs w:val="26"/>
            <w:lang w:val="pt-BR"/>
          </w:rPr>
          <w:object w:dxaOrig="2740" w:dyaOrig="360" w14:anchorId="296C4F80">
            <v:shape id="_x0000_i1087" type="#_x0000_t75" style="width:161.6pt;height:20.95pt" o:ole="">
              <v:imagedata r:id="rId9" o:title=""/>
            </v:shape>
            <o:OLEObject Type="Embed" ProgID="Equation.DSMT4" ShapeID="_x0000_i1087" DrawAspect="Content" ObjectID="_1416977620" r:id="rId140"/>
          </w:object>
        </w:r>
      </w:del>
    </w:p>
    <w:p w14:paraId="0867CF52" w14:textId="77777777" w:rsidR="006A21F7" w:rsidRPr="0049233F" w:rsidDel="000064E1" w:rsidRDefault="006A21F7" w:rsidP="006A21F7">
      <w:pPr>
        <w:ind w:firstLine="540"/>
        <w:rPr>
          <w:del w:id="3341" w:author="The Si Tran" w:date="2012-12-12T13:59:00Z"/>
          <w:szCs w:val="26"/>
          <w:lang w:val="pt-BR"/>
          <w:rPrChange w:id="3342" w:author="The Si Tran" w:date="2012-12-05T23:02:00Z">
            <w:rPr>
              <w:del w:id="3343" w:author="The Si Tran" w:date="2012-12-12T13:59:00Z"/>
              <w:sz w:val="28"/>
              <w:szCs w:val="28"/>
              <w:lang w:val="pt-BR"/>
            </w:rPr>
          </w:rPrChange>
        </w:rPr>
      </w:pPr>
    </w:p>
    <w:p w14:paraId="118930DE" w14:textId="77777777" w:rsidR="006A21F7" w:rsidRPr="0049233F" w:rsidDel="000064E1" w:rsidRDefault="006A21F7" w:rsidP="006A21F7">
      <w:pPr>
        <w:ind w:firstLine="540"/>
        <w:rPr>
          <w:del w:id="3344" w:author="The Si Tran" w:date="2012-12-12T13:59:00Z"/>
          <w:i/>
          <w:szCs w:val="26"/>
          <w:rPrChange w:id="3345" w:author="The Si Tran" w:date="2012-12-05T23:02:00Z">
            <w:rPr>
              <w:del w:id="3346" w:author="The Si Tran" w:date="2012-12-12T13:59:00Z"/>
              <w:i/>
              <w:sz w:val="28"/>
              <w:szCs w:val="28"/>
            </w:rPr>
          </w:rPrChange>
        </w:rPr>
      </w:pPr>
      <w:del w:id="3347" w:author="The Si Tran" w:date="2012-12-12T13:59:00Z">
        <w:r w:rsidRPr="0049233F" w:rsidDel="000064E1">
          <w:rPr>
            <w:i/>
            <w:szCs w:val="26"/>
            <w:rPrChange w:id="3348" w:author="The Si Tran" w:date="2012-12-05T23:02:00Z">
              <w:rPr>
                <w:i/>
                <w:sz w:val="28"/>
                <w:szCs w:val="28"/>
              </w:rPr>
            </w:rPrChange>
          </w:rPr>
          <w:delText>&gt; set.seed(1)</w:delText>
        </w:r>
      </w:del>
    </w:p>
    <w:p w14:paraId="57247157" w14:textId="77777777" w:rsidR="006A21F7" w:rsidRPr="0049233F" w:rsidDel="000064E1" w:rsidRDefault="006A21F7" w:rsidP="006A21F7">
      <w:pPr>
        <w:ind w:firstLine="540"/>
        <w:rPr>
          <w:del w:id="3349" w:author="The Si Tran" w:date="2012-12-12T13:59:00Z"/>
          <w:i/>
          <w:szCs w:val="26"/>
          <w:rPrChange w:id="3350" w:author="The Si Tran" w:date="2012-12-05T23:02:00Z">
            <w:rPr>
              <w:del w:id="3351" w:author="The Si Tran" w:date="2012-12-12T13:59:00Z"/>
              <w:i/>
              <w:sz w:val="28"/>
              <w:szCs w:val="28"/>
            </w:rPr>
          </w:rPrChange>
        </w:rPr>
      </w:pPr>
      <w:del w:id="3352" w:author="The Si Tran" w:date="2012-12-12T13:59:00Z">
        <w:r w:rsidRPr="0049233F" w:rsidDel="000064E1">
          <w:rPr>
            <w:i/>
            <w:szCs w:val="26"/>
            <w:rPrChange w:id="3353" w:author="The Si Tran" w:date="2012-12-05T23:02:00Z">
              <w:rPr>
                <w:i/>
                <w:sz w:val="28"/>
                <w:szCs w:val="28"/>
              </w:rPr>
            </w:rPrChange>
          </w:rPr>
          <w:delText>&gt; f &lt;- c(0.4,0.5)</w:delText>
        </w:r>
      </w:del>
    </w:p>
    <w:p w14:paraId="2C1CF564" w14:textId="77777777" w:rsidR="006A21F7" w:rsidRPr="0049233F" w:rsidDel="000064E1" w:rsidRDefault="006A21F7" w:rsidP="006A21F7">
      <w:pPr>
        <w:ind w:firstLine="540"/>
        <w:rPr>
          <w:del w:id="3354" w:author="The Si Tran" w:date="2012-12-12T13:59:00Z"/>
          <w:i/>
          <w:szCs w:val="26"/>
          <w:rPrChange w:id="3355" w:author="The Si Tran" w:date="2012-12-05T23:02:00Z">
            <w:rPr>
              <w:del w:id="3356" w:author="The Si Tran" w:date="2012-12-12T13:59:00Z"/>
              <w:i/>
              <w:sz w:val="28"/>
              <w:szCs w:val="28"/>
            </w:rPr>
          </w:rPrChange>
        </w:rPr>
      </w:pPr>
      <w:del w:id="3357" w:author="The Si Tran" w:date="2012-12-12T13:59:00Z">
        <w:r w:rsidRPr="0049233F" w:rsidDel="000064E1">
          <w:rPr>
            <w:i/>
            <w:szCs w:val="26"/>
            <w:rPrChange w:id="3358" w:author="The Si Tran" w:date="2012-12-05T23:02:00Z">
              <w:rPr>
                <w:i/>
                <w:sz w:val="28"/>
                <w:szCs w:val="28"/>
              </w:rPr>
            </w:rPrChange>
          </w:rPr>
          <w:delText>&gt; y &lt;- e &lt;- rnorm(1000)</w:delText>
        </w:r>
      </w:del>
    </w:p>
    <w:p w14:paraId="6DFECE8C" w14:textId="77777777" w:rsidR="006A21F7" w:rsidRPr="0049233F" w:rsidDel="000064E1" w:rsidRDefault="006A21F7" w:rsidP="006A21F7">
      <w:pPr>
        <w:ind w:firstLine="540"/>
        <w:rPr>
          <w:del w:id="3359" w:author="The Si Tran" w:date="2012-12-12T13:59:00Z"/>
          <w:i/>
          <w:szCs w:val="26"/>
          <w:lang w:val="fr-FR"/>
          <w:rPrChange w:id="3360" w:author="The Si Tran" w:date="2012-12-05T23:02:00Z">
            <w:rPr>
              <w:del w:id="3361" w:author="The Si Tran" w:date="2012-12-12T13:59:00Z"/>
              <w:i/>
              <w:sz w:val="28"/>
              <w:szCs w:val="28"/>
              <w:lang w:val="fr-FR"/>
            </w:rPr>
          </w:rPrChange>
        </w:rPr>
      </w:pPr>
      <w:del w:id="3362" w:author="The Si Tran" w:date="2012-12-12T13:59:00Z">
        <w:r w:rsidRPr="0049233F" w:rsidDel="000064E1">
          <w:rPr>
            <w:i/>
            <w:szCs w:val="26"/>
            <w:lang w:val="fr-FR"/>
            <w:rPrChange w:id="3363" w:author="The Si Tran" w:date="2012-12-05T23:02:00Z">
              <w:rPr>
                <w:i/>
                <w:sz w:val="28"/>
                <w:szCs w:val="28"/>
                <w:lang w:val="fr-FR"/>
              </w:rPr>
            </w:rPrChange>
          </w:rPr>
          <w:delText>&gt; for(t in 3:1000){</w:delText>
        </w:r>
      </w:del>
    </w:p>
    <w:p w14:paraId="6346CD2A" w14:textId="77777777" w:rsidR="006A21F7" w:rsidRPr="0049233F" w:rsidDel="000064E1" w:rsidRDefault="006A21F7" w:rsidP="006A21F7">
      <w:pPr>
        <w:ind w:firstLine="540"/>
        <w:rPr>
          <w:del w:id="3364" w:author="The Si Tran" w:date="2012-12-12T13:59:00Z"/>
          <w:i/>
          <w:szCs w:val="26"/>
          <w:lang w:val="fr-FR"/>
          <w:rPrChange w:id="3365" w:author="The Si Tran" w:date="2012-12-05T23:02:00Z">
            <w:rPr>
              <w:del w:id="3366" w:author="The Si Tran" w:date="2012-12-12T13:59:00Z"/>
              <w:i/>
              <w:sz w:val="28"/>
              <w:szCs w:val="28"/>
              <w:lang w:val="fr-FR"/>
            </w:rPr>
          </w:rPrChange>
        </w:rPr>
      </w:pPr>
      <w:del w:id="3367" w:author="The Si Tran" w:date="2012-12-12T13:59:00Z">
        <w:r w:rsidRPr="0049233F" w:rsidDel="000064E1">
          <w:rPr>
            <w:i/>
            <w:szCs w:val="26"/>
            <w:lang w:val="fr-FR"/>
            <w:rPrChange w:id="3368" w:author="The Si Tran" w:date="2012-12-05T23:02:00Z">
              <w:rPr>
                <w:i/>
                <w:sz w:val="28"/>
                <w:szCs w:val="28"/>
                <w:lang w:val="fr-FR"/>
              </w:rPr>
            </w:rPrChange>
          </w:rPr>
          <w:delText>+   y[t] &lt;- 4 + 0.4*y[t-1] + 0.5*y[t-2]+ e[t]</w:delText>
        </w:r>
      </w:del>
    </w:p>
    <w:p w14:paraId="2E39AB49" w14:textId="77777777" w:rsidR="006A21F7" w:rsidRPr="0049233F" w:rsidDel="000064E1" w:rsidRDefault="006A21F7" w:rsidP="006A21F7">
      <w:pPr>
        <w:ind w:firstLine="540"/>
        <w:rPr>
          <w:del w:id="3369" w:author="The Si Tran" w:date="2012-12-12T13:59:00Z"/>
          <w:i/>
          <w:szCs w:val="26"/>
          <w:lang w:val="pt-BR"/>
          <w:rPrChange w:id="3370" w:author="The Si Tran" w:date="2012-12-05T23:02:00Z">
            <w:rPr>
              <w:del w:id="3371" w:author="The Si Tran" w:date="2012-12-12T13:59:00Z"/>
              <w:i/>
              <w:sz w:val="28"/>
              <w:szCs w:val="28"/>
              <w:lang w:val="pt-BR"/>
            </w:rPr>
          </w:rPrChange>
        </w:rPr>
      </w:pPr>
      <w:del w:id="3372" w:author="The Si Tran" w:date="2012-12-12T13:59:00Z">
        <w:r w:rsidRPr="0049233F" w:rsidDel="000064E1">
          <w:rPr>
            <w:i/>
            <w:szCs w:val="26"/>
            <w:lang w:val="pt-BR"/>
            <w:rPrChange w:id="3373" w:author="The Si Tran" w:date="2012-12-05T23:02:00Z">
              <w:rPr>
                <w:i/>
                <w:sz w:val="28"/>
                <w:szCs w:val="28"/>
                <w:lang w:val="pt-BR"/>
              </w:rPr>
            </w:rPrChange>
          </w:rPr>
          <w:delText>+ }</w:delText>
        </w:r>
      </w:del>
    </w:p>
    <w:p w14:paraId="756CDFFD" w14:textId="77777777" w:rsidR="006A21F7" w:rsidRPr="0049233F" w:rsidDel="000064E1" w:rsidRDefault="006A21F7" w:rsidP="006A21F7">
      <w:pPr>
        <w:ind w:firstLine="540"/>
        <w:rPr>
          <w:del w:id="3374" w:author="The Si Tran" w:date="2012-12-12T13:59:00Z"/>
          <w:i/>
          <w:szCs w:val="26"/>
          <w:lang w:val="pt-BR"/>
          <w:rPrChange w:id="3375" w:author="The Si Tran" w:date="2012-12-05T23:02:00Z">
            <w:rPr>
              <w:del w:id="3376" w:author="The Si Tran" w:date="2012-12-12T13:59:00Z"/>
              <w:i/>
              <w:sz w:val="28"/>
              <w:szCs w:val="28"/>
              <w:lang w:val="pt-BR"/>
            </w:rPr>
          </w:rPrChange>
        </w:rPr>
      </w:pPr>
      <w:del w:id="3377" w:author="The Si Tran" w:date="2012-12-12T13:59:00Z">
        <w:r w:rsidRPr="0049233F" w:rsidDel="000064E1">
          <w:rPr>
            <w:i/>
            <w:szCs w:val="26"/>
            <w:lang w:val="pt-BR"/>
            <w:rPrChange w:id="3378" w:author="The Si Tran" w:date="2012-12-05T23:02:00Z">
              <w:rPr>
                <w:i/>
                <w:sz w:val="28"/>
                <w:szCs w:val="28"/>
                <w:lang w:val="pt-BR"/>
              </w:rPr>
            </w:rPrChange>
          </w:rPr>
          <w:delText>&gt; layout(1:2)</w:delText>
        </w:r>
      </w:del>
    </w:p>
    <w:p w14:paraId="6CD9F042" w14:textId="77777777" w:rsidR="006A21F7" w:rsidRPr="0049233F" w:rsidDel="000064E1" w:rsidRDefault="006A21F7" w:rsidP="006A21F7">
      <w:pPr>
        <w:ind w:firstLine="540"/>
        <w:rPr>
          <w:del w:id="3379" w:author="The Si Tran" w:date="2012-12-12T13:59:00Z"/>
          <w:i/>
          <w:szCs w:val="26"/>
          <w:lang w:val="pt-BR"/>
          <w:rPrChange w:id="3380" w:author="The Si Tran" w:date="2012-12-05T23:02:00Z">
            <w:rPr>
              <w:del w:id="3381" w:author="The Si Tran" w:date="2012-12-12T13:59:00Z"/>
              <w:i/>
              <w:sz w:val="28"/>
              <w:szCs w:val="28"/>
              <w:lang w:val="pt-BR"/>
            </w:rPr>
          </w:rPrChange>
        </w:rPr>
      </w:pPr>
      <w:del w:id="3382" w:author="The Si Tran" w:date="2012-12-12T13:59:00Z">
        <w:r w:rsidRPr="0049233F" w:rsidDel="000064E1">
          <w:rPr>
            <w:i/>
            <w:szCs w:val="26"/>
            <w:lang w:val="pt-BR"/>
            <w:rPrChange w:id="3383" w:author="The Si Tran" w:date="2012-12-05T23:02:00Z">
              <w:rPr>
                <w:i/>
                <w:sz w:val="28"/>
                <w:szCs w:val="28"/>
                <w:lang w:val="pt-BR"/>
              </w:rPr>
            </w:rPrChange>
          </w:rPr>
          <w:delText>&gt; acf(y)</w:delText>
        </w:r>
      </w:del>
    </w:p>
    <w:p w14:paraId="7FE2FDD9" w14:textId="77777777" w:rsidR="006A21F7" w:rsidRPr="0049233F" w:rsidDel="000064E1" w:rsidRDefault="006A21F7" w:rsidP="006A21F7">
      <w:pPr>
        <w:ind w:firstLine="540"/>
        <w:rPr>
          <w:del w:id="3384" w:author="The Si Tran" w:date="2012-12-12T13:59:00Z"/>
          <w:i/>
          <w:szCs w:val="26"/>
          <w:lang w:val="pt-BR"/>
          <w:rPrChange w:id="3385" w:author="The Si Tran" w:date="2012-12-05T23:02:00Z">
            <w:rPr>
              <w:del w:id="3386" w:author="The Si Tran" w:date="2012-12-12T13:59:00Z"/>
              <w:i/>
              <w:sz w:val="28"/>
              <w:szCs w:val="28"/>
              <w:lang w:val="pt-BR"/>
            </w:rPr>
          </w:rPrChange>
        </w:rPr>
      </w:pPr>
      <w:del w:id="3387" w:author="The Si Tran" w:date="2012-12-12T13:59:00Z">
        <w:r w:rsidRPr="0049233F" w:rsidDel="000064E1">
          <w:rPr>
            <w:i/>
            <w:szCs w:val="26"/>
            <w:lang w:val="pt-BR"/>
            <w:rPrChange w:id="3388" w:author="The Si Tran" w:date="2012-12-05T23:02:00Z">
              <w:rPr>
                <w:i/>
                <w:sz w:val="28"/>
                <w:szCs w:val="28"/>
                <w:lang w:val="pt-BR"/>
              </w:rPr>
            </w:rPrChange>
          </w:rPr>
          <w:delText>&gt; pacf(y)</w:delText>
        </w:r>
      </w:del>
    </w:p>
    <w:p w14:paraId="423160FF" w14:textId="77777777" w:rsidR="006A21F7" w:rsidRPr="0049233F" w:rsidRDefault="006A21F7" w:rsidP="006A21F7">
      <w:pPr>
        <w:ind w:firstLine="540"/>
        <w:rPr>
          <w:szCs w:val="26"/>
          <w:lang w:val="pt-BR"/>
          <w:rPrChange w:id="3389" w:author="The Si Tran" w:date="2012-12-05T23:02:00Z">
            <w:rPr>
              <w:sz w:val="28"/>
              <w:szCs w:val="28"/>
              <w:lang w:val="pt-BR"/>
            </w:rPr>
          </w:rPrChange>
        </w:rPr>
      </w:pPr>
      <w:r w:rsidRPr="0049233F">
        <w:rPr>
          <w:szCs w:val="26"/>
          <w:lang w:val="pt-BR"/>
          <w:rPrChange w:id="3390" w:author="The Si Tran" w:date="2012-12-05T23:02:00Z">
            <w:rPr>
              <w:sz w:val="28"/>
              <w:szCs w:val="28"/>
              <w:lang w:val="pt-BR"/>
            </w:rPr>
          </w:rPrChange>
        </w:rPr>
        <w:t xml:space="preserve">Hình </w:t>
      </w:r>
      <w:ins w:id="3391" w:author="The Si Tran" w:date="2012-12-12T00:13:00Z">
        <w:r w:rsidR="00361F58">
          <w:rPr>
            <w:szCs w:val="26"/>
            <w:lang w:val="pt-BR"/>
          </w:rPr>
          <w:t>3.2</w:t>
        </w:r>
      </w:ins>
      <w:del w:id="3392" w:author="The Si Tran" w:date="2012-12-12T00:13:00Z">
        <w:r w:rsidRPr="0049233F" w:rsidDel="00361F58">
          <w:rPr>
            <w:szCs w:val="26"/>
            <w:lang w:val="pt-BR"/>
            <w:rPrChange w:id="3393" w:author="The Si Tran" w:date="2012-12-05T23:02:00Z">
              <w:rPr>
                <w:sz w:val="28"/>
                <w:szCs w:val="28"/>
                <w:lang w:val="pt-BR"/>
              </w:rPr>
            </w:rPrChange>
          </w:rPr>
          <w:delText>8</w:delText>
        </w:r>
      </w:del>
      <w:r w:rsidRPr="0049233F">
        <w:rPr>
          <w:szCs w:val="26"/>
          <w:lang w:val="pt-BR"/>
          <w:rPrChange w:id="3394" w:author="The Si Tran" w:date="2012-12-05T23:02:00Z">
            <w:rPr>
              <w:sz w:val="28"/>
              <w:szCs w:val="28"/>
              <w:lang w:val="pt-BR"/>
            </w:rPr>
          </w:rPrChange>
        </w:rPr>
        <w:t xml:space="preserve"> thể hiện hàm tự tương quan và hàm tự tương quan riêng phần của chuỗi thời gian sinh ra bằng mô hình trên. Ở đây ta thấy rằng hàm tự tương quan của mô </w:t>
      </w:r>
      <w:r w:rsidRPr="0049233F">
        <w:rPr>
          <w:szCs w:val="26"/>
          <w:lang w:val="pt-BR"/>
          <w:rPrChange w:id="3395" w:author="The Si Tran" w:date="2012-12-05T23:02:00Z">
            <w:rPr>
              <w:sz w:val="28"/>
              <w:szCs w:val="28"/>
              <w:lang w:val="pt-BR"/>
            </w:rPr>
          </w:rPrChange>
        </w:rPr>
        <w:lastRenderedPageBreak/>
        <w:t>hình AR(2) giảm dần về không, còn hệ số tự tương quan riêng phần thì bằng không với mọi độ trễ lớn hơn hai.</w:t>
      </w:r>
    </w:p>
    <w:p w14:paraId="7B62F784" w14:textId="110717AC" w:rsidR="006A21F7" w:rsidRPr="0049233F" w:rsidRDefault="006A21F7" w:rsidP="00802E77">
      <w:pPr>
        <w:ind w:firstLine="540"/>
        <w:jc w:val="center"/>
        <w:rPr>
          <w:szCs w:val="26"/>
          <w:lang w:val="pt-BR"/>
          <w:rPrChange w:id="3396" w:author="The Si Tran" w:date="2012-12-05T23:02:00Z">
            <w:rPr>
              <w:sz w:val="28"/>
              <w:szCs w:val="28"/>
              <w:lang w:val="pt-BR"/>
            </w:rPr>
          </w:rPrChange>
        </w:rPr>
        <w:pPrChange w:id="3397" w:author="The Si Tran" w:date="2012-12-14T05:14:00Z">
          <w:pPr>
            <w:ind w:firstLine="540"/>
          </w:pPr>
        </w:pPrChange>
      </w:pPr>
      <w:del w:id="3398" w:author="The Si Tran" w:date="2012-12-14T05:14:00Z">
        <w:r w:rsidRPr="0049233F" w:rsidDel="00802E77">
          <w:rPr>
            <w:noProof/>
            <w:szCs w:val="26"/>
            <w:rPrChange w:id="3399" w:author="Unknown">
              <w:rPr>
                <w:noProof/>
                <w:sz w:val="28"/>
                <w:szCs w:val="28"/>
              </w:rPr>
            </w:rPrChange>
          </w:rPr>
          <w:drawing>
            <wp:inline distT="0" distB="0" distL="0" distR="0" wp14:anchorId="3B32A802" wp14:editId="20ED33F5">
              <wp:extent cx="5476875" cy="4933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476875" cy="4933950"/>
                      </a:xfrm>
                      <a:prstGeom prst="rect">
                        <a:avLst/>
                      </a:prstGeom>
                      <a:noFill/>
                      <a:ln>
                        <a:noFill/>
                      </a:ln>
                    </pic:spPr>
                  </pic:pic>
                </a:graphicData>
              </a:graphic>
            </wp:inline>
          </w:drawing>
        </w:r>
      </w:del>
      <w:ins w:id="3400" w:author="The Si Tran" w:date="2012-12-14T05:14:00Z">
        <w:r w:rsidR="00802E77">
          <w:rPr>
            <w:noProof/>
            <w:szCs w:val="26"/>
          </w:rPr>
          <w:drawing>
            <wp:inline distT="0" distB="0" distL="0" distR="0" wp14:anchorId="61C44964" wp14:editId="46EEF2FA">
              <wp:extent cx="5762625" cy="4168140"/>
              <wp:effectExtent l="0" t="0" r="9525" b="381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62625" cy="4168140"/>
                      </a:xfrm>
                      <a:prstGeom prst="rect">
                        <a:avLst/>
                      </a:prstGeom>
                      <a:noFill/>
                      <a:ln>
                        <a:noFill/>
                      </a:ln>
                    </pic:spPr>
                  </pic:pic>
                </a:graphicData>
              </a:graphic>
            </wp:inline>
          </w:drawing>
        </w:r>
      </w:ins>
    </w:p>
    <w:p w14:paraId="1EBE7DD6" w14:textId="77777777" w:rsidR="006A21F7" w:rsidRPr="0049233F" w:rsidRDefault="006A21F7" w:rsidP="00802E77">
      <w:pPr>
        <w:pStyle w:val="Hinh"/>
        <w:jc w:val="center"/>
        <w:rPr>
          <w:lang w:val="pt-BR"/>
          <w:rPrChange w:id="3401" w:author="The Si Tran" w:date="2012-12-05T23:02:00Z">
            <w:rPr>
              <w:sz w:val="28"/>
              <w:szCs w:val="28"/>
              <w:lang w:val="pt-BR"/>
            </w:rPr>
          </w:rPrChange>
        </w:rPr>
        <w:pPrChange w:id="3402" w:author="The Si Tran" w:date="2012-12-14T05:14:00Z">
          <w:pPr>
            <w:pStyle w:val="Caption"/>
            <w:ind w:left="2160"/>
          </w:pPr>
        </w:pPrChange>
      </w:pPr>
      <w:bookmarkStart w:id="3403" w:name="_Toc312142082"/>
      <w:bookmarkStart w:id="3404" w:name="_Toc343029957"/>
      <w:bookmarkStart w:id="3405" w:name="_Toc343220890"/>
      <w:r w:rsidRPr="0049233F">
        <w:rPr>
          <w:lang w:val="pt-BR"/>
          <w:rPrChange w:id="3406" w:author="The Si Tran" w:date="2012-12-05T23:02:00Z">
            <w:rPr>
              <w:sz w:val="28"/>
              <w:szCs w:val="28"/>
              <w:lang w:val="pt-BR"/>
            </w:rPr>
          </w:rPrChange>
        </w:rPr>
        <w:t xml:space="preserve">Hình </w:t>
      </w:r>
      <w:del w:id="3407" w:author="The Si Tran" w:date="2012-12-11T23:24:00Z">
        <w:r w:rsidRPr="0049233F" w:rsidDel="000D0624">
          <w:rPr>
            <w:rPrChange w:id="3408" w:author="The Si Tran" w:date="2012-12-05T23:02:00Z">
              <w:rPr>
                <w:sz w:val="28"/>
                <w:szCs w:val="28"/>
              </w:rPr>
            </w:rPrChange>
          </w:rPr>
          <w:fldChar w:fldCharType="begin"/>
        </w:r>
        <w:r w:rsidRPr="0049233F" w:rsidDel="000D0624">
          <w:rPr>
            <w:lang w:val="pt-BR"/>
            <w:rPrChange w:id="3409" w:author="The Si Tran" w:date="2012-12-05T23:02:00Z">
              <w:rPr>
                <w:sz w:val="28"/>
                <w:szCs w:val="28"/>
                <w:lang w:val="pt-BR"/>
              </w:rPr>
            </w:rPrChange>
          </w:rPr>
          <w:delInstrText xml:space="preserve"> SEQ Hình \* ARABIC </w:delInstrText>
        </w:r>
        <w:r w:rsidRPr="0049233F" w:rsidDel="000D0624">
          <w:rPr>
            <w:rPrChange w:id="3410" w:author="The Si Tran" w:date="2012-12-05T23:02:00Z">
              <w:rPr>
                <w:sz w:val="28"/>
                <w:szCs w:val="28"/>
              </w:rPr>
            </w:rPrChange>
          </w:rPr>
          <w:fldChar w:fldCharType="separate"/>
        </w:r>
        <w:r w:rsidRPr="0049233F" w:rsidDel="000D0624">
          <w:rPr>
            <w:noProof/>
            <w:lang w:val="pt-BR"/>
            <w:rPrChange w:id="3411" w:author="The Si Tran" w:date="2012-12-05T23:02:00Z">
              <w:rPr>
                <w:noProof/>
                <w:sz w:val="28"/>
                <w:szCs w:val="28"/>
                <w:lang w:val="pt-BR"/>
              </w:rPr>
            </w:rPrChange>
          </w:rPr>
          <w:delText>8</w:delText>
        </w:r>
        <w:r w:rsidRPr="0049233F" w:rsidDel="000D0624">
          <w:rPr>
            <w:rPrChange w:id="3412" w:author="The Si Tran" w:date="2012-12-05T23:02:00Z">
              <w:rPr>
                <w:sz w:val="28"/>
                <w:szCs w:val="28"/>
              </w:rPr>
            </w:rPrChange>
          </w:rPr>
          <w:fldChar w:fldCharType="end"/>
        </w:r>
        <w:r w:rsidRPr="0049233F" w:rsidDel="000D0624">
          <w:rPr>
            <w:lang w:val="pt-BR"/>
            <w:rPrChange w:id="3413" w:author="The Si Tran" w:date="2012-12-05T23:02:00Z">
              <w:rPr>
                <w:sz w:val="28"/>
                <w:szCs w:val="28"/>
                <w:lang w:val="pt-BR"/>
              </w:rPr>
            </w:rPrChange>
          </w:rPr>
          <w:delText xml:space="preserve"> </w:delText>
        </w:r>
      </w:del>
      <w:ins w:id="3414" w:author="The Si Tran" w:date="2012-12-11T23:24:00Z">
        <w:r w:rsidR="000D0624">
          <w:t>3.2</w:t>
        </w:r>
        <w:r w:rsidR="000D0624" w:rsidRPr="0049233F">
          <w:rPr>
            <w:lang w:val="pt-BR"/>
            <w:rPrChange w:id="3415" w:author="The Si Tran" w:date="2012-12-05T23:02:00Z">
              <w:rPr>
                <w:sz w:val="28"/>
                <w:szCs w:val="28"/>
                <w:lang w:val="pt-BR"/>
              </w:rPr>
            </w:rPrChange>
          </w:rPr>
          <w:t xml:space="preserve"> </w:t>
        </w:r>
      </w:ins>
      <w:r w:rsidRPr="000D0624">
        <w:rPr>
          <w:b w:val="0"/>
          <w:lang w:val="pt-BR"/>
          <w:rPrChange w:id="3416" w:author="The Si Tran" w:date="2012-12-11T23:24:00Z">
            <w:rPr>
              <w:sz w:val="28"/>
              <w:szCs w:val="28"/>
              <w:lang w:val="pt-BR"/>
            </w:rPr>
          </w:rPrChange>
        </w:rPr>
        <w:t>ACF và PACF của mô hình</w:t>
      </w:r>
      <w:del w:id="3417" w:author="The Si Tran" w:date="2012-12-11T23:24:00Z">
        <w:r w:rsidRPr="000D0624" w:rsidDel="000D0624">
          <w:rPr>
            <w:b w:val="0"/>
            <w:lang w:val="pt-BR"/>
            <w:rPrChange w:id="3418" w:author="The Si Tran" w:date="2012-12-11T23:24:00Z">
              <w:rPr>
                <w:sz w:val="28"/>
                <w:szCs w:val="28"/>
                <w:lang w:val="pt-BR"/>
              </w:rPr>
            </w:rPrChange>
          </w:rPr>
          <w:delText xml:space="preserve">               </w:delText>
        </w:r>
      </w:del>
      <w:bookmarkEnd w:id="3403"/>
      <w:bookmarkEnd w:id="3404"/>
      <w:bookmarkEnd w:id="3405"/>
      <w:r w:rsidR="0056499D">
        <w:rPr>
          <w:b w:val="0"/>
          <w:position w:val="-12"/>
          <w:lang w:val="pt-BR"/>
        </w:rPr>
        <w:pict w14:anchorId="1AEB2765">
          <v:shape id="_x0000_i1088" type="#_x0000_t75" style="width:161.6pt;height:20.95pt">
            <v:imagedata r:id="rId9" o:title=""/>
          </v:shape>
        </w:pict>
      </w:r>
    </w:p>
    <w:p w14:paraId="0CEE5063" w14:textId="77777777" w:rsidR="006A21F7" w:rsidRPr="0049233F" w:rsidRDefault="006A21F7" w:rsidP="006A21F7">
      <w:pPr>
        <w:pStyle w:val="Heading2"/>
        <w:rPr>
          <w:sz w:val="26"/>
          <w:szCs w:val="26"/>
          <w:lang w:val="pt-BR"/>
          <w:rPrChange w:id="3419" w:author="The Si Tran" w:date="2012-12-05T23:02:00Z">
            <w:rPr>
              <w:lang w:val="pt-BR"/>
            </w:rPr>
          </w:rPrChange>
        </w:rPr>
      </w:pPr>
      <w:bookmarkStart w:id="3420" w:name="_Toc312142552"/>
      <w:bookmarkStart w:id="3421" w:name="_Toc343220765"/>
      <w:r w:rsidRPr="0049233F">
        <w:rPr>
          <w:sz w:val="26"/>
          <w:szCs w:val="26"/>
          <w:lang w:val="pt-BR"/>
          <w:rPrChange w:id="3422" w:author="The Si Tran" w:date="2012-12-05T23:02:00Z">
            <w:rPr>
              <w:rFonts w:cs="Times New Roman"/>
              <w:iCs w:val="0"/>
              <w:sz w:val="20"/>
              <w:szCs w:val="20"/>
              <w:lang w:val="pt-BR"/>
            </w:rPr>
          </w:rPrChange>
        </w:rPr>
        <w:t>Mô hình kết hợp tự hồi quy và trung bình di động, ARMA(p,q)</w:t>
      </w:r>
      <w:bookmarkEnd w:id="3420"/>
      <w:bookmarkEnd w:id="3421"/>
    </w:p>
    <w:p w14:paraId="2D8EB10B" w14:textId="77777777" w:rsidR="00E000DF" w:rsidRPr="00A50679" w:rsidRDefault="00E000DF" w:rsidP="00E000DF">
      <w:pPr>
        <w:spacing w:before="100" w:beforeAutospacing="1" w:after="100" w:afterAutospacing="1"/>
        <w:rPr>
          <w:ins w:id="3423" w:author="The Si Tran" w:date="2012-12-12T00:14:00Z"/>
          <w:rFonts w:eastAsia="Times New Roman"/>
          <w:szCs w:val="26"/>
        </w:rPr>
      </w:pPr>
      <w:ins w:id="3424" w:author="The Si Tran" w:date="2012-12-12T00:14:00Z">
        <w:r w:rsidRPr="00A50679">
          <w:rPr>
            <w:rFonts w:eastAsia="Times New Roman"/>
            <w:szCs w:val="26"/>
          </w:rPr>
          <w:t xml:space="preserve">Nhiều quá trình ngẫu nhiên tĩnh không thể mô hình được như một quá trình trung bình di động hoặc quá trình tự hồi qui thuần túy vì chúng có đặc điểm của cả hai quá trình này. </w:t>
        </w:r>
        <w:r>
          <w:rPr>
            <w:rFonts w:eastAsia="Times New Roman"/>
            <w:szCs w:val="26"/>
          </w:rPr>
          <w:t>Có nghĩa là giá trị biến dự đoán không những phụ thuộc tuyến tính các giá trị trong quá khứ (tính chất của mô hình tự hồi quy) mà còn phụ thuộc vào các giá trị lỗi trong quá khứ (tính chất mô hình trung bình di động). Do đó ta s</w:t>
        </w:r>
        <w:r w:rsidRPr="00A50679">
          <w:rPr>
            <w:rFonts w:eastAsia="Times New Roman"/>
            <w:szCs w:val="26"/>
          </w:rPr>
          <w:t xml:space="preserve">ử dụng cùng cả hai mô hình AR(p) và MA(q) để mô tả cho các quá trình ngẫu nhiên này tạo ra </w:t>
        </w:r>
        <w:r w:rsidRPr="00A50679">
          <w:rPr>
            <w:rFonts w:eastAsia="Times New Roman"/>
            <w:i/>
            <w:szCs w:val="26"/>
          </w:rPr>
          <w:t>mô hình pha trộn tự hồi qui – trung bình di động</w:t>
        </w:r>
        <w:r w:rsidRPr="00A50679">
          <w:rPr>
            <w:rFonts w:eastAsia="Times New Roman"/>
            <w:szCs w:val="26"/>
          </w:rPr>
          <w:t xml:space="preserve"> </w:t>
        </w:r>
        <w:r w:rsidRPr="00A50679">
          <w:rPr>
            <w:rFonts w:eastAsia="Times New Roman"/>
            <w:i/>
            <w:szCs w:val="26"/>
          </w:rPr>
          <w:t>bậc (p,q)</w:t>
        </w:r>
        <w:r w:rsidRPr="00A50679">
          <w:rPr>
            <w:rFonts w:eastAsia="Times New Roman"/>
            <w:szCs w:val="26"/>
          </w:rPr>
          <w:t>. Ký hiệu là ARMA</w:t>
        </w:r>
        <w:r w:rsidRPr="00A50679">
          <w:rPr>
            <w:rFonts w:eastAsia="Times New Roman"/>
            <w:i/>
            <w:szCs w:val="26"/>
          </w:rPr>
          <w:t>(p,q)</w:t>
        </w:r>
        <w:r w:rsidRPr="00A50679">
          <w:rPr>
            <w:rFonts w:eastAsia="Times New Roman"/>
            <w:szCs w:val="26"/>
          </w:rPr>
          <w:t xml:space="preserve"> và được biểu </w:t>
        </w:r>
        <w:r>
          <w:rPr>
            <w:rFonts w:eastAsia="Times New Roman"/>
            <w:szCs w:val="26"/>
          </w:rPr>
          <w:t xml:space="preserve">diễn </w:t>
        </w:r>
        <w:r w:rsidRPr="00A50679">
          <w:rPr>
            <w:rFonts w:eastAsia="Times New Roman"/>
            <w:szCs w:val="26"/>
          </w:rPr>
          <w:t>như sau:</w:t>
        </w:r>
      </w:ins>
    </w:p>
    <w:p w14:paraId="562ACCFC" w14:textId="5BC2EBF7" w:rsidR="00E000DF" w:rsidRDefault="00E000DF" w:rsidP="00E000DF">
      <w:pPr>
        <w:spacing w:before="100" w:beforeAutospacing="1" w:after="100" w:afterAutospacing="1"/>
        <w:jc w:val="center"/>
        <w:rPr>
          <w:ins w:id="3425" w:author="The Si Tran" w:date="2012-12-12T00:14:00Z"/>
          <w:rFonts w:eastAsia="Times New Roman"/>
          <w:szCs w:val="26"/>
        </w:rPr>
      </w:pPr>
      <w:ins w:id="3426" w:author="The Si Tran" w:date="2012-12-12T00:14:00Z">
        <w:r w:rsidRPr="00A50679">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θ</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θ</m:t>
            </m:r>
          </m:e>
          <m:sub>
            <m:r>
              <w:rPr>
                <w:rFonts w:ascii="Cambria Math" w:eastAsia="Times New Roman" w:hAnsi="Cambria Math"/>
                <w:szCs w:val="26"/>
              </w:rPr>
              <m:t>q</m:t>
            </m:r>
          </m:sub>
        </m:sSub>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t-q</m:t>
            </m:r>
          </m:sub>
        </m:sSub>
      </m:oMath>
      <w:ins w:id="3427" w:author="The Si Tran" w:date="2012-12-12T00:14:00Z">
        <w:r w:rsidR="0056499D">
          <w:rPr>
            <w:rFonts w:eastAsia="Times New Roman"/>
            <w:szCs w:val="26"/>
          </w:rPr>
          <w:t xml:space="preserve">                (3.8</w:t>
        </w:r>
        <w:r w:rsidRPr="00A50679">
          <w:rPr>
            <w:rFonts w:eastAsia="Times New Roman"/>
            <w:szCs w:val="26"/>
          </w:rPr>
          <w:t>)</w:t>
        </w:r>
      </w:ins>
    </w:p>
    <w:p w14:paraId="4306BF28" w14:textId="77777777" w:rsidR="00E000DF" w:rsidRPr="00465185" w:rsidRDefault="00E000DF" w:rsidP="00E000DF">
      <w:pPr>
        <w:ind w:firstLine="540"/>
        <w:rPr>
          <w:ins w:id="3428" w:author="The Si Tran" w:date="2012-12-12T00:14:00Z"/>
          <w:szCs w:val="26"/>
          <w:lang w:val="pt-BR"/>
        </w:rPr>
      </w:pPr>
      <w:ins w:id="3429" w:author="The Si Tran" w:date="2012-12-12T00:14:00Z">
        <w:r w:rsidRPr="00465185">
          <w:rPr>
            <w:szCs w:val="26"/>
            <w:lang w:val="pt-BR"/>
          </w:rPr>
          <w:lastRenderedPageBreak/>
          <w:t>Ý nghĩa của các ký hiệu giống như trong mô hình AR(p) và MA(q).</w:t>
        </w:r>
      </w:ins>
    </w:p>
    <w:p w14:paraId="74E032AD" w14:textId="77777777" w:rsidR="00637F2A" w:rsidRPr="00CE4725" w:rsidDel="00E000DF" w:rsidRDefault="00E000DF" w:rsidP="00637F2A">
      <w:pPr>
        <w:ind w:left="540"/>
        <w:rPr>
          <w:del w:id="3430" w:author="The Si Tran" w:date="2012-12-12T00:14:00Z"/>
          <w:szCs w:val="26"/>
          <w:lang w:val="pt-BR"/>
          <w:rPrChange w:id="3431" w:author="The Si Tran" w:date="2012-12-12T00:14:00Z">
            <w:rPr>
              <w:del w:id="3432" w:author="The Si Tran" w:date="2012-12-12T00:14:00Z"/>
              <w:color w:val="FF0000"/>
              <w:sz w:val="32"/>
              <w:lang w:val="pt-BR"/>
            </w:rPr>
          </w:rPrChange>
        </w:rPr>
      </w:pPr>
      <w:ins w:id="3433" w:author="The Si Tran" w:date="2012-12-12T00:14:00Z">
        <w:r w:rsidRPr="00465185">
          <w:rPr>
            <w:szCs w:val="26"/>
            <w:lang w:val="pt-BR"/>
          </w:rPr>
          <w:t>Mô hình ARMA(p,q) có chứa đựng mô hình AR(p) và MA(q) nên hàm tự tương quan và hàm tự tương quan riêng phần củ</w:t>
        </w:r>
        <w:r>
          <w:rPr>
            <w:szCs w:val="26"/>
            <w:lang w:val="pt-BR"/>
          </w:rPr>
          <w:t>a nó</w:t>
        </w:r>
        <w:r w:rsidRPr="00465185">
          <w:rPr>
            <w:szCs w:val="26"/>
            <w:lang w:val="pt-BR"/>
          </w:rPr>
          <w:t xml:space="preserve"> thể hiện </w:t>
        </w:r>
        <w:r>
          <w:rPr>
            <w:szCs w:val="26"/>
            <w:lang w:val="pt-BR"/>
          </w:rPr>
          <w:t xml:space="preserve">cả </w:t>
        </w:r>
        <w:r w:rsidRPr="00465185">
          <w:rPr>
            <w:szCs w:val="26"/>
            <w:lang w:val="pt-BR"/>
          </w:rPr>
          <w:t xml:space="preserve">hành vi của mô hình AR(p) và </w:t>
        </w:r>
        <w:r>
          <w:rPr>
            <w:szCs w:val="26"/>
            <w:lang w:val="pt-BR"/>
          </w:rPr>
          <w:t xml:space="preserve">của mô hình </w:t>
        </w:r>
        <w:r w:rsidRPr="00465185">
          <w:rPr>
            <w:szCs w:val="26"/>
            <w:lang w:val="pt-BR"/>
          </w:rPr>
          <w:t>MA(q). Tức là hàm tự tương quan riêng phần và hàm tự tương quan giảm dần về không.</w:t>
        </w:r>
      </w:ins>
      <w:del w:id="3434" w:author="The Si Tran" w:date="2012-12-12T00:14:00Z">
        <w:r w:rsidR="00637F2A" w:rsidRPr="0049233F" w:rsidDel="00E000DF">
          <w:rPr>
            <w:color w:val="FF0000"/>
            <w:szCs w:val="26"/>
            <w:lang w:val="pt-BR"/>
            <w:rPrChange w:id="3435" w:author="The Si Tran" w:date="2012-12-05T23:02:00Z">
              <w:rPr>
                <w:b/>
                <w:bCs/>
                <w:color w:val="FF0000"/>
                <w:sz w:val="32"/>
                <w:szCs w:val="20"/>
                <w:lang w:val="pt-BR"/>
              </w:rPr>
            </w:rPrChange>
          </w:rPr>
          <w:delText>Lí do dẫn đến sự kết hợp này(tìm hiểu thêm)</w:delText>
        </w:r>
      </w:del>
    </w:p>
    <w:p w14:paraId="58050C2F" w14:textId="77777777" w:rsidR="00BC795D" w:rsidRPr="00BC795D" w:rsidDel="00267538" w:rsidRDefault="006A21F7">
      <w:pPr>
        <w:ind w:left="720" w:firstLine="720"/>
        <w:rPr>
          <w:del w:id="3436" w:author="The Si Tran" w:date="2012-12-06T01:42:00Z"/>
          <w:szCs w:val="26"/>
          <w:lang w:val="pt-BR"/>
          <w:rPrChange w:id="3437" w:author="The Si Tran" w:date="2012-12-06T01:39:00Z">
            <w:rPr>
              <w:del w:id="3438" w:author="The Si Tran" w:date="2012-12-06T01:42:00Z"/>
              <w:sz w:val="28"/>
              <w:szCs w:val="28"/>
              <w:lang w:val="pt-BR"/>
            </w:rPr>
          </w:rPrChange>
        </w:rPr>
        <w:pPrChange w:id="3439" w:author="The Si Tran" w:date="2012-12-06T01:42:00Z">
          <w:pPr>
            <w:ind w:firstLine="540"/>
          </w:pPr>
        </w:pPrChange>
      </w:pPr>
      <w:del w:id="3440" w:author="The Si Tran" w:date="2012-12-12T00:14:00Z">
        <w:r w:rsidRPr="0049233F" w:rsidDel="00E000DF">
          <w:rPr>
            <w:szCs w:val="26"/>
            <w:lang w:val="pt-BR"/>
            <w:rPrChange w:id="3441" w:author="The Si Tran" w:date="2012-12-05T23:02:00Z">
              <w:rPr>
                <w:sz w:val="28"/>
                <w:szCs w:val="28"/>
                <w:lang w:val="pt-BR"/>
              </w:rPr>
            </w:rPrChange>
          </w:rPr>
          <w:delText>Mô hình ARMA(p,q) là sự kết hợp hai mô hình AR(p) và MA(q), nó được biểu diễn như sau</w:delText>
        </w:r>
      </w:del>
    </w:p>
    <w:p w14:paraId="54B1524C" w14:textId="77777777" w:rsidR="006A21F7" w:rsidRPr="0049233F" w:rsidDel="00E000DF" w:rsidRDefault="006A21F7">
      <w:pPr>
        <w:ind w:left="720" w:firstLine="720"/>
        <w:rPr>
          <w:del w:id="3442" w:author="The Si Tran" w:date="2012-12-12T00:14:00Z"/>
          <w:b/>
          <w:szCs w:val="26"/>
          <w:lang w:val="pt-BR"/>
          <w:rPrChange w:id="3443" w:author="The Si Tran" w:date="2012-12-05T23:02:00Z">
            <w:rPr>
              <w:del w:id="3444" w:author="The Si Tran" w:date="2012-12-12T00:14:00Z"/>
              <w:b/>
              <w:sz w:val="28"/>
              <w:szCs w:val="28"/>
              <w:lang w:val="pt-BR"/>
            </w:rPr>
          </w:rPrChange>
        </w:rPr>
        <w:pPrChange w:id="3445" w:author="The Si Tran" w:date="2012-12-06T01:42:00Z">
          <w:pPr>
            <w:ind w:firstLine="540"/>
          </w:pPr>
        </w:pPrChange>
      </w:pPr>
      <w:del w:id="3446" w:author="The Si Tran" w:date="2012-12-06T01:42:00Z">
        <w:r w:rsidRPr="00AF1345" w:rsidDel="00267538">
          <w:rPr>
            <w:position w:val="-28"/>
            <w:szCs w:val="26"/>
            <w:lang w:val="pt-BR"/>
          </w:rPr>
          <w:object w:dxaOrig="3019" w:dyaOrig="680" w14:anchorId="4A5307FC">
            <v:shape id="_x0000_i1089" type="#_x0000_t75" style="width:233.6pt;height:53.6pt" o:ole="">
              <v:imagedata r:id="rId143" o:title=""/>
            </v:shape>
            <o:OLEObject Type="Embed" ProgID="Equation.DSMT4" ShapeID="_x0000_i1089" DrawAspect="Content" ObjectID="_1416977621" r:id="rId144"/>
          </w:object>
        </w:r>
        <w:r w:rsidRPr="0049233F" w:rsidDel="00267538">
          <w:rPr>
            <w:b/>
            <w:szCs w:val="26"/>
            <w:lang w:val="pt-BR"/>
            <w:rPrChange w:id="3447" w:author="The Si Tran" w:date="2012-12-05T23:02:00Z">
              <w:rPr>
                <w:b/>
                <w:sz w:val="28"/>
                <w:szCs w:val="28"/>
                <w:lang w:val="pt-BR"/>
              </w:rPr>
            </w:rPrChange>
          </w:rPr>
          <w:delText xml:space="preserve"> </w:delText>
        </w:r>
      </w:del>
    </w:p>
    <w:p w14:paraId="31AF04AD" w14:textId="77777777" w:rsidR="00267538" w:rsidRPr="00267538" w:rsidDel="00E000DF" w:rsidRDefault="006A21F7">
      <w:pPr>
        <w:ind w:left="720" w:firstLine="720"/>
        <w:rPr>
          <w:del w:id="3448" w:author="The Si Tran" w:date="2012-12-12T00:14:00Z"/>
          <w:szCs w:val="26"/>
          <w:lang w:val="pt-BR"/>
          <w:rPrChange w:id="3449" w:author="The Si Tran" w:date="2012-12-06T01:43:00Z">
            <w:rPr>
              <w:del w:id="3450" w:author="The Si Tran" w:date="2012-12-12T00:14:00Z"/>
              <w:sz w:val="28"/>
              <w:szCs w:val="28"/>
              <w:lang w:val="pt-BR"/>
            </w:rPr>
          </w:rPrChange>
        </w:rPr>
        <w:pPrChange w:id="3451" w:author="The Si Tran" w:date="2012-12-06T01:43:00Z">
          <w:pPr>
            <w:ind w:firstLine="540"/>
          </w:pPr>
        </w:pPrChange>
      </w:pPr>
      <w:del w:id="3452" w:author="The Si Tran" w:date="2012-12-12T00:14:00Z">
        <w:r w:rsidRPr="0049233F" w:rsidDel="00E000DF">
          <w:rPr>
            <w:szCs w:val="26"/>
            <w:lang w:val="pt-BR"/>
            <w:rPrChange w:id="3453" w:author="The Si Tran" w:date="2012-12-05T23:02:00Z">
              <w:rPr>
                <w:sz w:val="28"/>
                <w:szCs w:val="28"/>
                <w:lang w:val="pt-BR"/>
              </w:rPr>
            </w:rPrChange>
          </w:rPr>
          <w:delText xml:space="preserve">Hay </w:delText>
        </w:r>
      </w:del>
    </w:p>
    <w:p w14:paraId="22533D3D" w14:textId="77777777" w:rsidR="006A21F7" w:rsidRPr="0049233F" w:rsidDel="00720763" w:rsidRDefault="006A21F7" w:rsidP="006A21F7">
      <w:pPr>
        <w:ind w:firstLine="540"/>
        <w:rPr>
          <w:del w:id="3454" w:author="The Si Tran" w:date="2012-12-06T01:43:00Z"/>
          <w:szCs w:val="26"/>
          <w:lang w:val="pt-BR"/>
          <w:rPrChange w:id="3455" w:author="The Si Tran" w:date="2012-12-05T23:02:00Z">
            <w:rPr>
              <w:del w:id="3456" w:author="The Si Tran" w:date="2012-12-06T01:43:00Z"/>
              <w:sz w:val="28"/>
              <w:szCs w:val="28"/>
              <w:lang w:val="pt-BR"/>
            </w:rPr>
          </w:rPrChange>
        </w:rPr>
      </w:pPr>
      <w:del w:id="3457" w:author="The Si Tran" w:date="2012-12-06T01:43:00Z">
        <w:r w:rsidRPr="00AF1345" w:rsidDel="00720763">
          <w:rPr>
            <w:position w:val="-12"/>
            <w:szCs w:val="26"/>
            <w:lang w:val="pt-BR"/>
          </w:rPr>
          <w:object w:dxaOrig="2060" w:dyaOrig="360" w14:anchorId="6E663486">
            <v:shape id="_x0000_i1090" type="#_x0000_t75" style="width:2in;height:25.1pt" o:ole="">
              <v:imagedata r:id="rId145" o:title=""/>
            </v:shape>
            <o:OLEObject Type="Embed" ProgID="Equation.DSMT4" ShapeID="_x0000_i1090" DrawAspect="Content" ObjectID="_1416977622" r:id="rId146"/>
          </w:object>
        </w:r>
      </w:del>
    </w:p>
    <w:p w14:paraId="6E60FF36" w14:textId="77777777" w:rsidR="006A21F7" w:rsidRPr="0049233F" w:rsidDel="00E000DF" w:rsidRDefault="006A21F7" w:rsidP="006A21F7">
      <w:pPr>
        <w:ind w:firstLine="540"/>
        <w:rPr>
          <w:del w:id="3458" w:author="The Si Tran" w:date="2012-12-12T00:14:00Z"/>
          <w:szCs w:val="26"/>
          <w:lang w:val="pt-BR"/>
          <w:rPrChange w:id="3459" w:author="The Si Tran" w:date="2012-12-05T23:02:00Z">
            <w:rPr>
              <w:del w:id="3460" w:author="The Si Tran" w:date="2012-12-12T00:14:00Z"/>
              <w:sz w:val="28"/>
              <w:szCs w:val="28"/>
              <w:lang w:val="pt-BR"/>
            </w:rPr>
          </w:rPrChange>
        </w:rPr>
      </w:pPr>
      <w:del w:id="3461" w:author="The Si Tran" w:date="2012-12-12T00:14:00Z">
        <w:r w:rsidRPr="0049233F" w:rsidDel="00E000DF">
          <w:rPr>
            <w:szCs w:val="26"/>
            <w:lang w:val="pt-BR"/>
            <w:rPrChange w:id="3462" w:author="The Si Tran" w:date="2012-12-05T23:02:00Z">
              <w:rPr>
                <w:sz w:val="28"/>
                <w:szCs w:val="28"/>
                <w:lang w:val="pt-BR"/>
              </w:rPr>
            </w:rPrChange>
          </w:rPr>
          <w:delText>Ý nghĩa của các ký hiệu giống như trong mô hình AR(p) và MA(q).</w:delText>
        </w:r>
      </w:del>
    </w:p>
    <w:p w14:paraId="1A2BA159" w14:textId="77777777" w:rsidR="006A21F7" w:rsidRPr="0049233F" w:rsidDel="00E000DF" w:rsidRDefault="006A21F7" w:rsidP="006A21F7">
      <w:pPr>
        <w:ind w:firstLine="540"/>
        <w:rPr>
          <w:del w:id="3463" w:author="The Si Tran" w:date="2012-12-12T00:14:00Z"/>
          <w:szCs w:val="26"/>
          <w:lang w:val="pt-BR"/>
          <w:rPrChange w:id="3464" w:author="The Si Tran" w:date="2012-12-05T23:02:00Z">
            <w:rPr>
              <w:del w:id="3465" w:author="The Si Tran" w:date="2012-12-12T00:14:00Z"/>
              <w:sz w:val="28"/>
              <w:szCs w:val="28"/>
              <w:lang w:val="pt-BR"/>
            </w:rPr>
          </w:rPrChange>
        </w:rPr>
      </w:pPr>
      <w:del w:id="3466" w:author="The Si Tran" w:date="2012-12-12T00:14:00Z">
        <w:r w:rsidRPr="0049233F" w:rsidDel="00E000DF">
          <w:rPr>
            <w:szCs w:val="26"/>
            <w:lang w:val="pt-BR"/>
            <w:rPrChange w:id="3467" w:author="The Si Tran" w:date="2012-12-05T23:02:00Z">
              <w:rPr>
                <w:sz w:val="28"/>
                <w:szCs w:val="28"/>
                <w:lang w:val="pt-BR"/>
              </w:rPr>
            </w:rPrChange>
          </w:rPr>
          <w:delText>Mô hình ARMA(p,q) có chứa đựng mô hình AR(p) và MA(q) nên hàm tự tương quan và hàm tự tương quan riêng phần của nó vừa thể hiện hành vi của mô hình AR(p) và MA(q). Tức là hàm tự tương quan riêng phần và hàm tự tương quan giảm dần về không.</w:delText>
        </w:r>
      </w:del>
    </w:p>
    <w:p w14:paraId="62FDD6A6" w14:textId="22C9F5BF" w:rsidR="00AD35E8" w:rsidRPr="00AB2E63" w:rsidDel="00AB2E63" w:rsidRDefault="006A21F7" w:rsidP="006A21F7">
      <w:pPr>
        <w:ind w:firstLine="540"/>
        <w:rPr>
          <w:del w:id="3468" w:author="The Si Tran" w:date="2012-12-06T20:20:00Z"/>
          <w:szCs w:val="26"/>
          <w:lang w:val="pt-BR"/>
          <w:rPrChange w:id="3469" w:author="The Si Tran" w:date="2012-12-06T20:20:00Z">
            <w:rPr>
              <w:del w:id="3470" w:author="The Si Tran" w:date="2012-12-06T20:20:00Z"/>
              <w:sz w:val="28"/>
              <w:szCs w:val="28"/>
              <w:lang w:val="pt-BR"/>
            </w:rPr>
          </w:rPrChange>
        </w:rPr>
      </w:pPr>
      <w:del w:id="3471" w:author="The Si Tran" w:date="2012-12-14T05:17:00Z">
        <w:r w:rsidRPr="0049233F" w:rsidDel="0056499D">
          <w:rPr>
            <w:szCs w:val="26"/>
            <w:lang w:val="pt-BR"/>
            <w:rPrChange w:id="3472" w:author="The Si Tran" w:date="2012-12-05T23:02:00Z">
              <w:rPr>
                <w:sz w:val="28"/>
                <w:szCs w:val="28"/>
                <w:lang w:val="pt-BR"/>
              </w:rPr>
            </w:rPrChange>
          </w:rPr>
          <w:delText>Ta dùng R mô phỏng mô hình ARMA(1,1) sau</w:delText>
        </w:r>
      </w:del>
    </w:p>
    <w:p w14:paraId="3F2098E3" w14:textId="77777777" w:rsidR="006A21F7" w:rsidRPr="0049233F" w:rsidDel="00AB2E63" w:rsidRDefault="006A21F7" w:rsidP="006A21F7">
      <w:pPr>
        <w:ind w:firstLine="540"/>
        <w:rPr>
          <w:del w:id="3473" w:author="The Si Tran" w:date="2012-12-06T20:20:00Z"/>
          <w:szCs w:val="26"/>
          <w:lang w:val="pt-BR"/>
          <w:rPrChange w:id="3474" w:author="The Si Tran" w:date="2012-12-05T23:02:00Z">
            <w:rPr>
              <w:del w:id="3475" w:author="The Si Tran" w:date="2012-12-06T20:20:00Z"/>
              <w:sz w:val="28"/>
              <w:szCs w:val="28"/>
              <w:lang w:val="pt-BR"/>
            </w:rPr>
          </w:rPrChange>
        </w:rPr>
      </w:pPr>
      <w:del w:id="3476" w:author="The Si Tran" w:date="2012-12-06T20:20:00Z">
        <w:r w:rsidRPr="00AF1345" w:rsidDel="00AB2E63">
          <w:rPr>
            <w:position w:val="-12"/>
            <w:szCs w:val="26"/>
            <w:lang w:val="pt-BR"/>
          </w:rPr>
          <w:object w:dxaOrig="2780" w:dyaOrig="360" w14:anchorId="61F9DAAF">
            <v:shape id="_x0000_i1091" type="#_x0000_t75" style="width:170.8pt;height:22.6pt" o:ole="">
              <v:imagedata r:id="rId147" o:title=""/>
            </v:shape>
            <o:OLEObject Type="Embed" ProgID="Equation.DSMT4" ShapeID="_x0000_i1091" DrawAspect="Content" ObjectID="_1416977623" r:id="rId148"/>
          </w:object>
        </w:r>
      </w:del>
    </w:p>
    <w:p w14:paraId="60961C99" w14:textId="38E57295" w:rsidR="006A21F7" w:rsidRPr="0049233F" w:rsidDel="0056499D" w:rsidRDefault="006A21F7" w:rsidP="006A21F7">
      <w:pPr>
        <w:ind w:firstLine="540"/>
        <w:rPr>
          <w:del w:id="3477" w:author="The Si Tran" w:date="2012-12-14T05:17:00Z"/>
          <w:szCs w:val="26"/>
          <w:lang w:val="pt-BR"/>
          <w:rPrChange w:id="3478" w:author="The Si Tran" w:date="2012-12-05T23:02:00Z">
            <w:rPr>
              <w:del w:id="3479" w:author="The Si Tran" w:date="2012-12-14T05:17:00Z"/>
              <w:sz w:val="28"/>
              <w:szCs w:val="28"/>
              <w:lang w:val="pt-BR"/>
            </w:rPr>
          </w:rPrChange>
        </w:rPr>
      </w:pPr>
    </w:p>
    <w:p w14:paraId="79D3F524" w14:textId="50762591" w:rsidR="006A21F7" w:rsidRPr="0049233F" w:rsidDel="0056499D" w:rsidRDefault="006A21F7" w:rsidP="006A21F7">
      <w:pPr>
        <w:ind w:firstLine="540"/>
        <w:rPr>
          <w:del w:id="3480" w:author="The Si Tran" w:date="2012-12-14T05:17:00Z"/>
          <w:i/>
          <w:szCs w:val="26"/>
          <w:rPrChange w:id="3481" w:author="The Si Tran" w:date="2012-12-05T23:02:00Z">
            <w:rPr>
              <w:del w:id="3482" w:author="The Si Tran" w:date="2012-12-14T05:17:00Z"/>
              <w:i/>
              <w:sz w:val="28"/>
              <w:szCs w:val="28"/>
            </w:rPr>
          </w:rPrChange>
        </w:rPr>
      </w:pPr>
      <w:del w:id="3483" w:author="The Si Tran" w:date="2012-12-14T05:17:00Z">
        <w:r w:rsidRPr="0049233F" w:rsidDel="0056499D">
          <w:rPr>
            <w:i/>
            <w:szCs w:val="26"/>
            <w:rPrChange w:id="3484" w:author="The Si Tran" w:date="2012-12-05T23:02:00Z">
              <w:rPr>
                <w:i/>
                <w:sz w:val="28"/>
                <w:szCs w:val="28"/>
              </w:rPr>
            </w:rPrChange>
          </w:rPr>
          <w:delText>&gt; set.seed(1)</w:delText>
        </w:r>
      </w:del>
    </w:p>
    <w:p w14:paraId="537064EE" w14:textId="18049E6A" w:rsidR="006A21F7" w:rsidRPr="0049233F" w:rsidDel="0056499D" w:rsidRDefault="006A21F7" w:rsidP="006A21F7">
      <w:pPr>
        <w:ind w:firstLine="540"/>
        <w:rPr>
          <w:del w:id="3485" w:author="The Si Tran" w:date="2012-12-14T05:17:00Z"/>
          <w:i/>
          <w:szCs w:val="26"/>
          <w:rPrChange w:id="3486" w:author="The Si Tran" w:date="2012-12-05T23:02:00Z">
            <w:rPr>
              <w:del w:id="3487" w:author="The Si Tran" w:date="2012-12-14T05:17:00Z"/>
              <w:i/>
              <w:sz w:val="28"/>
              <w:szCs w:val="28"/>
            </w:rPr>
          </w:rPrChange>
        </w:rPr>
      </w:pPr>
      <w:del w:id="3488" w:author="The Si Tran" w:date="2012-12-14T05:17:00Z">
        <w:r w:rsidRPr="0049233F" w:rsidDel="0056499D">
          <w:rPr>
            <w:i/>
            <w:szCs w:val="26"/>
            <w:rPrChange w:id="3489" w:author="The Si Tran" w:date="2012-12-05T23:02:00Z">
              <w:rPr>
                <w:i/>
                <w:sz w:val="28"/>
                <w:szCs w:val="28"/>
              </w:rPr>
            </w:rPrChange>
          </w:rPr>
          <w:delText>&gt; y &lt;- e &lt;- rnorm(1000)</w:delText>
        </w:r>
      </w:del>
    </w:p>
    <w:p w14:paraId="19DCEC3C" w14:textId="5B688827" w:rsidR="006A21F7" w:rsidRPr="0049233F" w:rsidDel="0056499D" w:rsidRDefault="006A21F7" w:rsidP="006A21F7">
      <w:pPr>
        <w:ind w:firstLine="540"/>
        <w:rPr>
          <w:del w:id="3490" w:author="The Si Tran" w:date="2012-12-14T05:17:00Z"/>
          <w:i/>
          <w:szCs w:val="26"/>
          <w:lang w:val="fr-FR"/>
          <w:rPrChange w:id="3491" w:author="The Si Tran" w:date="2012-12-05T23:02:00Z">
            <w:rPr>
              <w:del w:id="3492" w:author="The Si Tran" w:date="2012-12-14T05:17:00Z"/>
              <w:i/>
              <w:sz w:val="28"/>
              <w:szCs w:val="28"/>
              <w:lang w:val="fr-FR"/>
            </w:rPr>
          </w:rPrChange>
        </w:rPr>
      </w:pPr>
      <w:del w:id="3493" w:author="The Si Tran" w:date="2012-12-14T05:17:00Z">
        <w:r w:rsidRPr="0049233F" w:rsidDel="0056499D">
          <w:rPr>
            <w:i/>
            <w:szCs w:val="26"/>
            <w:lang w:val="fr-FR"/>
            <w:rPrChange w:id="3494" w:author="The Si Tran" w:date="2012-12-05T23:02:00Z">
              <w:rPr>
                <w:i/>
                <w:sz w:val="28"/>
                <w:szCs w:val="28"/>
                <w:lang w:val="fr-FR"/>
              </w:rPr>
            </w:rPrChange>
          </w:rPr>
          <w:delText>&gt; for(t in 2:1000){</w:delText>
        </w:r>
      </w:del>
    </w:p>
    <w:p w14:paraId="4B5F713E" w14:textId="24A40386" w:rsidR="006A21F7" w:rsidRPr="0049233F" w:rsidDel="0056499D" w:rsidRDefault="006A21F7" w:rsidP="006A21F7">
      <w:pPr>
        <w:ind w:firstLine="540"/>
        <w:rPr>
          <w:del w:id="3495" w:author="The Si Tran" w:date="2012-12-14T05:17:00Z"/>
          <w:i/>
          <w:szCs w:val="26"/>
          <w:lang w:val="fr-FR"/>
          <w:rPrChange w:id="3496" w:author="The Si Tran" w:date="2012-12-05T23:02:00Z">
            <w:rPr>
              <w:del w:id="3497" w:author="The Si Tran" w:date="2012-12-14T05:17:00Z"/>
              <w:i/>
              <w:sz w:val="28"/>
              <w:szCs w:val="28"/>
              <w:lang w:val="fr-FR"/>
            </w:rPr>
          </w:rPrChange>
        </w:rPr>
      </w:pPr>
      <w:del w:id="3498" w:author="The Si Tran" w:date="2012-12-14T05:17:00Z">
        <w:r w:rsidRPr="0049233F" w:rsidDel="0056499D">
          <w:rPr>
            <w:i/>
            <w:szCs w:val="26"/>
            <w:lang w:val="fr-FR"/>
            <w:rPrChange w:id="3499" w:author="The Si Tran" w:date="2012-12-05T23:02:00Z">
              <w:rPr>
                <w:i/>
                <w:sz w:val="28"/>
                <w:szCs w:val="28"/>
                <w:lang w:val="fr-FR"/>
              </w:rPr>
            </w:rPrChange>
          </w:rPr>
          <w:delText xml:space="preserve">+   y[t] &lt;- 16 + 0.6*y[t-1]+ e[t] + 0.8*e[t-1] </w:delText>
        </w:r>
      </w:del>
    </w:p>
    <w:p w14:paraId="27884140" w14:textId="6FC203FF" w:rsidR="006A21F7" w:rsidRPr="0049233F" w:rsidDel="0056499D" w:rsidRDefault="006A21F7" w:rsidP="006A21F7">
      <w:pPr>
        <w:ind w:firstLine="540"/>
        <w:rPr>
          <w:del w:id="3500" w:author="The Si Tran" w:date="2012-12-14T05:17:00Z"/>
          <w:i/>
          <w:szCs w:val="26"/>
          <w:lang w:val="pt-BR"/>
          <w:rPrChange w:id="3501" w:author="The Si Tran" w:date="2012-12-05T23:02:00Z">
            <w:rPr>
              <w:del w:id="3502" w:author="The Si Tran" w:date="2012-12-14T05:17:00Z"/>
              <w:i/>
              <w:sz w:val="28"/>
              <w:szCs w:val="28"/>
              <w:lang w:val="pt-BR"/>
            </w:rPr>
          </w:rPrChange>
        </w:rPr>
      </w:pPr>
      <w:del w:id="3503" w:author="The Si Tran" w:date="2012-12-14T05:17:00Z">
        <w:r w:rsidRPr="0049233F" w:rsidDel="0056499D">
          <w:rPr>
            <w:i/>
            <w:szCs w:val="26"/>
            <w:lang w:val="pt-BR"/>
            <w:rPrChange w:id="3504" w:author="The Si Tran" w:date="2012-12-05T23:02:00Z">
              <w:rPr>
                <w:i/>
                <w:sz w:val="28"/>
                <w:szCs w:val="28"/>
                <w:lang w:val="pt-BR"/>
              </w:rPr>
            </w:rPrChange>
          </w:rPr>
          <w:delText>+ }</w:delText>
        </w:r>
      </w:del>
    </w:p>
    <w:p w14:paraId="313BF30B" w14:textId="4E12318A" w:rsidR="006A21F7" w:rsidRPr="0049233F" w:rsidDel="0056499D" w:rsidRDefault="006A21F7" w:rsidP="006A21F7">
      <w:pPr>
        <w:ind w:firstLine="540"/>
        <w:rPr>
          <w:del w:id="3505" w:author="The Si Tran" w:date="2012-12-14T05:17:00Z"/>
          <w:i/>
          <w:szCs w:val="26"/>
          <w:lang w:val="pt-BR"/>
          <w:rPrChange w:id="3506" w:author="The Si Tran" w:date="2012-12-05T23:02:00Z">
            <w:rPr>
              <w:del w:id="3507" w:author="The Si Tran" w:date="2012-12-14T05:17:00Z"/>
              <w:i/>
              <w:sz w:val="28"/>
              <w:szCs w:val="28"/>
              <w:lang w:val="pt-BR"/>
            </w:rPr>
          </w:rPrChange>
        </w:rPr>
      </w:pPr>
      <w:del w:id="3508" w:author="The Si Tran" w:date="2012-12-14T05:17:00Z">
        <w:r w:rsidRPr="0049233F" w:rsidDel="0056499D">
          <w:rPr>
            <w:i/>
            <w:szCs w:val="26"/>
            <w:lang w:val="pt-BR"/>
            <w:rPrChange w:id="3509" w:author="The Si Tran" w:date="2012-12-05T23:02:00Z">
              <w:rPr>
                <w:i/>
                <w:sz w:val="28"/>
                <w:szCs w:val="28"/>
                <w:lang w:val="pt-BR"/>
              </w:rPr>
            </w:rPrChange>
          </w:rPr>
          <w:delText>&gt; layout(1:2)</w:delText>
        </w:r>
      </w:del>
    </w:p>
    <w:p w14:paraId="63E7A8B6" w14:textId="3CB13122" w:rsidR="006A21F7" w:rsidRPr="0049233F" w:rsidDel="0056499D" w:rsidRDefault="006A21F7" w:rsidP="006A21F7">
      <w:pPr>
        <w:ind w:firstLine="540"/>
        <w:rPr>
          <w:del w:id="3510" w:author="The Si Tran" w:date="2012-12-14T05:17:00Z"/>
          <w:i/>
          <w:szCs w:val="26"/>
          <w:lang w:val="pt-BR"/>
          <w:rPrChange w:id="3511" w:author="The Si Tran" w:date="2012-12-05T23:02:00Z">
            <w:rPr>
              <w:del w:id="3512" w:author="The Si Tran" w:date="2012-12-14T05:17:00Z"/>
              <w:i/>
              <w:sz w:val="28"/>
              <w:szCs w:val="28"/>
              <w:lang w:val="pt-BR"/>
            </w:rPr>
          </w:rPrChange>
        </w:rPr>
      </w:pPr>
      <w:del w:id="3513" w:author="The Si Tran" w:date="2012-12-14T05:17:00Z">
        <w:r w:rsidRPr="0049233F" w:rsidDel="0056499D">
          <w:rPr>
            <w:i/>
            <w:szCs w:val="26"/>
            <w:lang w:val="pt-BR"/>
            <w:rPrChange w:id="3514" w:author="The Si Tran" w:date="2012-12-05T23:02:00Z">
              <w:rPr>
                <w:i/>
                <w:sz w:val="28"/>
                <w:szCs w:val="28"/>
                <w:lang w:val="pt-BR"/>
              </w:rPr>
            </w:rPrChange>
          </w:rPr>
          <w:delText>&gt; acf(y)</w:delText>
        </w:r>
      </w:del>
    </w:p>
    <w:p w14:paraId="49404567" w14:textId="20C358A2" w:rsidR="006A21F7" w:rsidRPr="0049233F" w:rsidDel="0056499D" w:rsidRDefault="006A21F7" w:rsidP="006A21F7">
      <w:pPr>
        <w:ind w:firstLine="540"/>
        <w:rPr>
          <w:del w:id="3515" w:author="The Si Tran" w:date="2012-12-14T05:17:00Z"/>
          <w:i/>
          <w:szCs w:val="26"/>
          <w:lang w:val="pt-BR"/>
          <w:rPrChange w:id="3516" w:author="The Si Tran" w:date="2012-12-05T23:02:00Z">
            <w:rPr>
              <w:del w:id="3517" w:author="The Si Tran" w:date="2012-12-14T05:17:00Z"/>
              <w:i/>
              <w:sz w:val="28"/>
              <w:szCs w:val="28"/>
              <w:lang w:val="pt-BR"/>
            </w:rPr>
          </w:rPrChange>
        </w:rPr>
      </w:pPr>
      <w:del w:id="3518" w:author="The Si Tran" w:date="2012-12-14T05:17:00Z">
        <w:r w:rsidRPr="0049233F" w:rsidDel="0056499D">
          <w:rPr>
            <w:i/>
            <w:szCs w:val="26"/>
            <w:lang w:val="pt-BR"/>
            <w:rPrChange w:id="3519" w:author="The Si Tran" w:date="2012-12-05T23:02:00Z">
              <w:rPr>
                <w:i/>
                <w:sz w:val="28"/>
                <w:szCs w:val="28"/>
                <w:lang w:val="pt-BR"/>
              </w:rPr>
            </w:rPrChange>
          </w:rPr>
          <w:delText>&gt; pacf(y)</w:delText>
        </w:r>
      </w:del>
    </w:p>
    <w:p w14:paraId="41B360DA" w14:textId="77777777" w:rsidR="006A21F7" w:rsidRPr="0049233F" w:rsidRDefault="006A21F7" w:rsidP="006A21F7">
      <w:pPr>
        <w:ind w:firstLine="540"/>
        <w:rPr>
          <w:szCs w:val="26"/>
          <w:lang w:val="pt-BR"/>
          <w:rPrChange w:id="3520" w:author="The Si Tran" w:date="2012-12-05T23:02:00Z">
            <w:rPr>
              <w:sz w:val="28"/>
              <w:szCs w:val="28"/>
              <w:lang w:val="pt-BR"/>
            </w:rPr>
          </w:rPrChange>
        </w:rPr>
      </w:pPr>
    </w:p>
    <w:p w14:paraId="19975C45" w14:textId="77777777" w:rsidR="006A21F7" w:rsidRPr="0049233F" w:rsidRDefault="006A21F7" w:rsidP="006A21F7">
      <w:pPr>
        <w:ind w:firstLine="540"/>
        <w:rPr>
          <w:szCs w:val="26"/>
          <w:lang w:val="pt-BR"/>
          <w:rPrChange w:id="3521" w:author="The Si Tran" w:date="2012-12-05T23:02:00Z">
            <w:rPr>
              <w:sz w:val="28"/>
              <w:szCs w:val="28"/>
              <w:lang w:val="pt-BR"/>
            </w:rPr>
          </w:rPrChange>
        </w:rPr>
      </w:pPr>
      <w:r w:rsidRPr="0049233F">
        <w:rPr>
          <w:szCs w:val="26"/>
          <w:lang w:val="pt-BR"/>
          <w:rPrChange w:id="3522" w:author="The Si Tran" w:date="2012-12-05T23:02:00Z">
            <w:rPr>
              <w:sz w:val="28"/>
              <w:szCs w:val="28"/>
              <w:lang w:val="pt-BR"/>
            </w:rPr>
          </w:rPrChange>
        </w:rPr>
        <w:t xml:space="preserve">Hình </w:t>
      </w:r>
      <w:ins w:id="3523" w:author="The Si Tran" w:date="2012-12-12T00:14:00Z">
        <w:r w:rsidR="00CE4725">
          <w:rPr>
            <w:szCs w:val="26"/>
            <w:lang w:val="pt-BR"/>
          </w:rPr>
          <w:t>3.3</w:t>
        </w:r>
      </w:ins>
      <w:del w:id="3524" w:author="The Si Tran" w:date="2012-12-12T00:14:00Z">
        <w:r w:rsidRPr="0049233F" w:rsidDel="00CE4725">
          <w:rPr>
            <w:szCs w:val="26"/>
            <w:lang w:val="pt-BR"/>
            <w:rPrChange w:id="3525" w:author="The Si Tran" w:date="2012-12-05T23:02:00Z">
              <w:rPr>
                <w:sz w:val="28"/>
                <w:szCs w:val="28"/>
                <w:lang w:val="pt-BR"/>
              </w:rPr>
            </w:rPrChange>
          </w:rPr>
          <w:delText>9</w:delText>
        </w:r>
      </w:del>
      <w:r w:rsidRPr="0049233F">
        <w:rPr>
          <w:szCs w:val="26"/>
          <w:lang w:val="pt-BR"/>
          <w:rPrChange w:id="3526" w:author="The Si Tran" w:date="2012-12-05T23:02:00Z">
            <w:rPr>
              <w:sz w:val="28"/>
              <w:szCs w:val="28"/>
              <w:lang w:val="pt-BR"/>
            </w:rPr>
          </w:rPrChange>
        </w:rPr>
        <w:t xml:space="preserve"> là hình ảnh của hàm tự tương quan và tự tương quan riêng phần của chuỗi thời gian sinh ra bằng mô hình trên. Ta thấy hàm tự tương quan và hàm tự tương quan riêng phần giảm dần về không.</w:t>
      </w:r>
    </w:p>
    <w:p w14:paraId="5EBB8B12" w14:textId="24198B23" w:rsidR="006A21F7" w:rsidRPr="0049233F" w:rsidDel="0056499D" w:rsidRDefault="0056499D" w:rsidP="006A21F7">
      <w:pPr>
        <w:ind w:firstLine="540"/>
        <w:rPr>
          <w:del w:id="3527" w:author="The Si Tran" w:date="2012-12-14T05:20:00Z"/>
          <w:szCs w:val="26"/>
          <w:lang w:val="pt-BR"/>
          <w:rPrChange w:id="3528" w:author="The Si Tran" w:date="2012-12-05T23:02:00Z">
            <w:rPr>
              <w:del w:id="3529" w:author="The Si Tran" w:date="2012-12-14T05:20:00Z"/>
              <w:sz w:val="28"/>
              <w:szCs w:val="28"/>
              <w:lang w:val="pt-BR"/>
            </w:rPr>
          </w:rPrChange>
        </w:rPr>
      </w:pPr>
      <w:ins w:id="3530" w:author="The Si Tran" w:date="2012-12-14T05:20:00Z">
        <w:r>
          <w:rPr>
            <w:noProof/>
            <w:szCs w:val="26"/>
          </w:rPr>
          <w:drawing>
            <wp:inline distT="0" distB="0" distL="0" distR="0" wp14:anchorId="67F62DD0" wp14:editId="57EC4AC5">
              <wp:extent cx="5762625" cy="4029710"/>
              <wp:effectExtent l="0" t="0" r="9525"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62625" cy="4029710"/>
                      </a:xfrm>
                      <a:prstGeom prst="rect">
                        <a:avLst/>
                      </a:prstGeom>
                      <a:noFill/>
                      <a:ln>
                        <a:noFill/>
                      </a:ln>
                    </pic:spPr>
                  </pic:pic>
                </a:graphicData>
              </a:graphic>
            </wp:inline>
          </w:drawing>
        </w:r>
      </w:ins>
    </w:p>
    <w:p w14:paraId="5BD320BB" w14:textId="10F5B207" w:rsidR="006A21F7" w:rsidRPr="0049233F" w:rsidRDefault="006A21F7" w:rsidP="006A21F7">
      <w:pPr>
        <w:ind w:firstLine="540"/>
        <w:rPr>
          <w:szCs w:val="26"/>
          <w:lang w:val="pt-BR"/>
          <w:rPrChange w:id="3531" w:author="The Si Tran" w:date="2012-12-05T23:02:00Z">
            <w:rPr>
              <w:sz w:val="28"/>
              <w:szCs w:val="28"/>
              <w:lang w:val="pt-BR"/>
            </w:rPr>
          </w:rPrChange>
        </w:rPr>
      </w:pPr>
      <w:del w:id="3532" w:author="The Si Tran" w:date="2012-12-14T05:19:00Z">
        <w:r w:rsidRPr="0049233F" w:rsidDel="0056499D">
          <w:rPr>
            <w:noProof/>
            <w:szCs w:val="26"/>
            <w:rPrChange w:id="3533" w:author="Unknown">
              <w:rPr>
                <w:noProof/>
                <w:sz w:val="28"/>
                <w:szCs w:val="28"/>
              </w:rPr>
            </w:rPrChange>
          </w:rPr>
          <w:drawing>
            <wp:inline distT="0" distB="0" distL="0" distR="0" wp14:anchorId="49475BE4" wp14:editId="1EFD3B43">
              <wp:extent cx="5495925" cy="541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495925" cy="5410200"/>
                      </a:xfrm>
                      <a:prstGeom prst="rect">
                        <a:avLst/>
                      </a:prstGeom>
                      <a:noFill/>
                      <a:ln>
                        <a:noFill/>
                      </a:ln>
                    </pic:spPr>
                  </pic:pic>
                </a:graphicData>
              </a:graphic>
            </wp:inline>
          </w:drawing>
        </w:r>
      </w:del>
    </w:p>
    <w:p w14:paraId="4D9B950D" w14:textId="1F24C67C" w:rsidR="006A21F7" w:rsidRPr="0049233F" w:rsidRDefault="006A21F7">
      <w:pPr>
        <w:pStyle w:val="Hinh"/>
        <w:rPr>
          <w:lang w:val="pt-BR"/>
          <w:rPrChange w:id="3534" w:author="The Si Tran" w:date="2012-12-05T23:02:00Z">
            <w:rPr>
              <w:sz w:val="28"/>
              <w:szCs w:val="28"/>
              <w:lang w:val="pt-BR"/>
            </w:rPr>
          </w:rPrChange>
        </w:rPr>
        <w:pPrChange w:id="3535" w:author="The Si Tran" w:date="2012-12-11T23:24:00Z">
          <w:pPr>
            <w:pStyle w:val="Caption"/>
            <w:ind w:left="1620"/>
          </w:pPr>
        </w:pPrChange>
      </w:pPr>
      <w:bookmarkStart w:id="3536" w:name="_Toc312142083"/>
      <w:bookmarkStart w:id="3537" w:name="_Toc343029958"/>
      <w:bookmarkStart w:id="3538" w:name="_Toc343220891"/>
      <w:r w:rsidRPr="0049233F">
        <w:rPr>
          <w:lang w:val="pt-BR"/>
          <w:rPrChange w:id="3539" w:author="The Si Tran" w:date="2012-12-05T23:02:00Z">
            <w:rPr>
              <w:sz w:val="28"/>
              <w:szCs w:val="28"/>
              <w:lang w:val="pt-BR"/>
            </w:rPr>
          </w:rPrChange>
        </w:rPr>
        <w:t xml:space="preserve">Hình </w:t>
      </w:r>
      <w:del w:id="3540" w:author="The Si Tran" w:date="2012-12-11T23:24:00Z">
        <w:r w:rsidRPr="0049233F" w:rsidDel="000D0624">
          <w:rPr>
            <w:rPrChange w:id="3541" w:author="The Si Tran" w:date="2012-12-05T23:02:00Z">
              <w:rPr>
                <w:sz w:val="28"/>
                <w:szCs w:val="28"/>
              </w:rPr>
            </w:rPrChange>
          </w:rPr>
          <w:fldChar w:fldCharType="begin"/>
        </w:r>
        <w:r w:rsidRPr="0049233F" w:rsidDel="000D0624">
          <w:rPr>
            <w:lang w:val="pt-BR"/>
            <w:rPrChange w:id="3542" w:author="The Si Tran" w:date="2012-12-05T23:02:00Z">
              <w:rPr>
                <w:sz w:val="28"/>
                <w:szCs w:val="28"/>
                <w:lang w:val="pt-BR"/>
              </w:rPr>
            </w:rPrChange>
          </w:rPr>
          <w:delInstrText xml:space="preserve"> SEQ Hình \* ARABIC </w:delInstrText>
        </w:r>
        <w:r w:rsidRPr="0049233F" w:rsidDel="000D0624">
          <w:rPr>
            <w:rPrChange w:id="3543" w:author="The Si Tran" w:date="2012-12-05T23:02:00Z">
              <w:rPr>
                <w:sz w:val="28"/>
                <w:szCs w:val="28"/>
              </w:rPr>
            </w:rPrChange>
          </w:rPr>
          <w:fldChar w:fldCharType="separate"/>
        </w:r>
        <w:r w:rsidRPr="0049233F" w:rsidDel="000D0624">
          <w:rPr>
            <w:noProof/>
            <w:lang w:val="pt-BR"/>
            <w:rPrChange w:id="3544" w:author="The Si Tran" w:date="2012-12-05T23:02:00Z">
              <w:rPr>
                <w:noProof/>
                <w:sz w:val="28"/>
                <w:szCs w:val="28"/>
                <w:lang w:val="pt-BR"/>
              </w:rPr>
            </w:rPrChange>
          </w:rPr>
          <w:delText>9</w:delText>
        </w:r>
        <w:r w:rsidRPr="0049233F" w:rsidDel="000D0624">
          <w:rPr>
            <w:rPrChange w:id="3545" w:author="The Si Tran" w:date="2012-12-05T23:02:00Z">
              <w:rPr>
                <w:sz w:val="28"/>
                <w:szCs w:val="28"/>
              </w:rPr>
            </w:rPrChange>
          </w:rPr>
          <w:fldChar w:fldCharType="end"/>
        </w:r>
        <w:r w:rsidRPr="0049233F" w:rsidDel="000D0624">
          <w:rPr>
            <w:lang w:val="pt-BR"/>
            <w:rPrChange w:id="3546" w:author="The Si Tran" w:date="2012-12-05T23:02:00Z">
              <w:rPr>
                <w:sz w:val="28"/>
                <w:szCs w:val="28"/>
                <w:lang w:val="pt-BR"/>
              </w:rPr>
            </w:rPrChange>
          </w:rPr>
          <w:delText xml:space="preserve"> </w:delText>
        </w:r>
      </w:del>
      <w:ins w:id="3547" w:author="The Si Tran" w:date="2012-12-11T23:24:00Z">
        <w:r w:rsidR="000D0624">
          <w:t>3.3</w:t>
        </w:r>
        <w:r w:rsidR="000D0624" w:rsidRPr="0049233F">
          <w:rPr>
            <w:lang w:val="pt-BR"/>
            <w:rPrChange w:id="3548" w:author="The Si Tran" w:date="2012-12-05T23:02:00Z">
              <w:rPr>
                <w:sz w:val="28"/>
                <w:szCs w:val="28"/>
                <w:lang w:val="pt-BR"/>
              </w:rPr>
            </w:rPrChange>
          </w:rPr>
          <w:t xml:space="preserve"> </w:t>
        </w:r>
      </w:ins>
      <w:r w:rsidRPr="000D0624">
        <w:rPr>
          <w:b w:val="0"/>
          <w:lang w:val="pt-BR"/>
          <w:rPrChange w:id="3549" w:author="The Si Tran" w:date="2012-12-11T23:24:00Z">
            <w:rPr>
              <w:sz w:val="28"/>
              <w:szCs w:val="28"/>
              <w:lang w:val="pt-BR"/>
            </w:rPr>
          </w:rPrChange>
        </w:rPr>
        <w:t xml:space="preserve">Hàm tự tương quan và tự tương quan riêng phần của mô hình </w:t>
      </w:r>
      <w:bookmarkEnd w:id="3536"/>
      <m:oMath>
        <m:sSub>
          <m:sSubPr>
            <m:ctrlPr>
              <w:ins w:id="3550" w:author="The Si Tran" w:date="2012-12-06T20:21:00Z">
                <w:rPr>
                  <w:rFonts w:ascii="Cambria Math" w:hAnsi="Cambria Math"/>
                  <w:b w:val="0"/>
                  <w:i/>
                  <w:lang w:val="pt-BR"/>
                  <w:rPrChange w:id="3551" w:author="The Si Tran" w:date="2012-12-14T05:17:00Z">
                    <w:rPr>
                      <w:rFonts w:ascii="Cambria Math" w:hAnsi="Cambria Math"/>
                      <w:b w:val="0"/>
                      <w:i/>
                      <w:lang w:val="pt-BR"/>
                    </w:rPr>
                  </w:rPrChange>
                </w:rPr>
              </w:ins>
            </m:ctrlPr>
          </m:sSubPr>
          <m:e>
            <w:ins w:id="3552" w:author="The Si Tran" w:date="2012-12-06T20:21:00Z">
              <m:r>
                <w:rPr>
                  <w:rFonts w:ascii="Cambria Math" w:hAnsi="Cambria Math"/>
                  <w:lang w:val="pt-BR"/>
                  <w:rPrChange w:id="3553" w:author="The Si Tran" w:date="2012-12-14T05:17:00Z">
                    <w:rPr>
                      <w:rFonts w:ascii="Cambria Math" w:hAnsi="Cambria Math"/>
                      <w:lang w:val="pt-BR"/>
                    </w:rPr>
                  </w:rPrChange>
                </w:rPr>
                <m:t>y</m:t>
              </m:r>
            </w:ins>
          </m:e>
          <m:sub>
            <w:ins w:id="3554" w:author="The Si Tran" w:date="2012-12-06T20:21:00Z">
              <m:r>
                <w:rPr>
                  <w:rFonts w:ascii="Cambria Math" w:hAnsi="Cambria Math"/>
                  <w:lang w:val="pt-BR"/>
                  <w:rPrChange w:id="3555" w:author="The Si Tran" w:date="2012-12-14T05:17:00Z">
                    <w:rPr>
                      <w:rFonts w:ascii="Cambria Math" w:hAnsi="Cambria Math"/>
                      <w:lang w:val="pt-BR"/>
                    </w:rPr>
                  </w:rPrChange>
                </w:rPr>
                <m:t>t</m:t>
              </m:r>
            </w:ins>
          </m:sub>
        </m:sSub>
        <w:ins w:id="3556" w:author="The Si Tran" w:date="2012-12-06T20:21:00Z">
          <m:r>
            <w:rPr>
              <w:rFonts w:ascii="Cambria Math" w:hAnsi="Cambria Math"/>
              <w:lang w:val="pt-BR"/>
              <w:rPrChange w:id="3557" w:author="The Si Tran" w:date="2012-12-14T05:17:00Z">
                <w:rPr>
                  <w:rFonts w:ascii="Cambria Math" w:hAnsi="Cambria Math"/>
                  <w:lang w:val="pt-BR"/>
                </w:rPr>
              </w:rPrChange>
            </w:rPr>
            <m:t>=16+0.6</m:t>
          </m:r>
        </w:ins>
        <m:sSub>
          <m:sSubPr>
            <m:ctrlPr>
              <w:ins w:id="3558" w:author="The Si Tran" w:date="2012-12-06T20:21:00Z">
                <w:rPr>
                  <w:rFonts w:ascii="Cambria Math" w:hAnsi="Cambria Math"/>
                  <w:b w:val="0"/>
                  <w:i/>
                  <w:lang w:val="pt-BR"/>
                  <w:rPrChange w:id="3559" w:author="The Si Tran" w:date="2012-12-14T05:17:00Z">
                    <w:rPr>
                      <w:rFonts w:ascii="Cambria Math" w:hAnsi="Cambria Math"/>
                      <w:b w:val="0"/>
                      <w:i/>
                      <w:lang w:val="pt-BR"/>
                    </w:rPr>
                  </w:rPrChange>
                </w:rPr>
              </w:ins>
            </m:ctrlPr>
          </m:sSubPr>
          <m:e>
            <w:ins w:id="3560" w:author="The Si Tran" w:date="2012-12-06T20:21:00Z">
              <m:r>
                <w:rPr>
                  <w:rFonts w:ascii="Cambria Math" w:hAnsi="Cambria Math"/>
                  <w:lang w:val="pt-BR"/>
                  <w:rPrChange w:id="3561" w:author="The Si Tran" w:date="2012-12-14T05:17:00Z">
                    <w:rPr>
                      <w:rFonts w:ascii="Cambria Math" w:hAnsi="Cambria Math"/>
                      <w:lang w:val="pt-BR"/>
                    </w:rPr>
                  </w:rPrChange>
                </w:rPr>
                <m:t>y</m:t>
              </m:r>
            </w:ins>
          </m:e>
          <m:sub>
            <w:ins w:id="3562" w:author="The Si Tran" w:date="2012-12-06T20:21:00Z">
              <m:r>
                <w:rPr>
                  <w:rFonts w:ascii="Cambria Math" w:hAnsi="Cambria Math"/>
                  <w:lang w:val="pt-BR"/>
                  <w:rPrChange w:id="3563" w:author="The Si Tran" w:date="2012-12-14T05:17:00Z">
                    <w:rPr>
                      <w:rFonts w:ascii="Cambria Math" w:hAnsi="Cambria Math"/>
                      <w:lang w:val="pt-BR"/>
                    </w:rPr>
                  </w:rPrChange>
                </w:rPr>
                <m:t>t-1</m:t>
              </m:r>
            </w:ins>
          </m:sub>
        </m:sSub>
        <w:ins w:id="3564" w:author="The Si Tran" w:date="2012-12-06T20:21:00Z">
          <m:r>
            <w:rPr>
              <w:rFonts w:ascii="Cambria Math" w:hAnsi="Cambria Math"/>
              <w:lang w:val="pt-BR"/>
              <w:rPrChange w:id="3565" w:author="The Si Tran" w:date="2012-12-14T05:17:00Z">
                <w:rPr>
                  <w:rFonts w:ascii="Cambria Math" w:hAnsi="Cambria Math"/>
                  <w:lang w:val="pt-BR"/>
                </w:rPr>
              </w:rPrChange>
            </w:rPr>
            <m:t>+</m:t>
          </m:r>
        </w:ins>
        <m:sSub>
          <m:sSubPr>
            <m:ctrlPr>
              <w:ins w:id="3566" w:author="The Si Tran" w:date="2012-12-06T20:21:00Z">
                <w:rPr>
                  <w:rFonts w:ascii="Cambria Math" w:hAnsi="Cambria Math"/>
                  <w:b w:val="0"/>
                  <w:i/>
                  <w:lang w:val="pt-BR"/>
                  <w:rPrChange w:id="3567" w:author="The Si Tran" w:date="2012-12-14T05:17:00Z">
                    <w:rPr>
                      <w:rFonts w:ascii="Cambria Math" w:hAnsi="Cambria Math"/>
                      <w:b w:val="0"/>
                      <w:i/>
                      <w:lang w:val="pt-BR"/>
                    </w:rPr>
                  </w:rPrChange>
                </w:rPr>
              </w:ins>
            </m:ctrlPr>
          </m:sSubPr>
          <m:e>
            <w:ins w:id="3568" w:author="The Si Tran" w:date="2012-12-06T20:21:00Z">
              <m:r>
                <w:rPr>
                  <w:rFonts w:ascii="Cambria Math" w:hAnsi="Cambria Math"/>
                  <w:lang w:val="pt-BR"/>
                  <w:rPrChange w:id="3569" w:author="The Si Tran" w:date="2012-12-14T05:17:00Z">
                    <w:rPr>
                      <w:rFonts w:ascii="Cambria Math" w:hAnsi="Cambria Math"/>
                      <w:lang w:val="pt-BR"/>
                    </w:rPr>
                  </w:rPrChange>
                </w:rPr>
                <m:t>ε</m:t>
              </m:r>
            </w:ins>
          </m:e>
          <m:sub>
            <w:ins w:id="3570" w:author="The Si Tran" w:date="2012-12-06T20:21:00Z">
              <m:r>
                <w:rPr>
                  <w:rFonts w:ascii="Cambria Math" w:hAnsi="Cambria Math"/>
                  <w:lang w:val="pt-BR"/>
                  <w:rPrChange w:id="3571" w:author="The Si Tran" w:date="2012-12-14T05:17:00Z">
                    <w:rPr>
                      <w:rFonts w:ascii="Cambria Math" w:hAnsi="Cambria Math"/>
                      <w:lang w:val="pt-BR"/>
                    </w:rPr>
                  </w:rPrChange>
                </w:rPr>
                <m:t>t</m:t>
              </m:r>
            </w:ins>
          </m:sub>
        </m:sSub>
        <w:ins w:id="3572" w:author="The Si Tran" w:date="2012-12-06T20:21:00Z">
          <m:r>
            <w:rPr>
              <w:rFonts w:ascii="Cambria Math" w:hAnsi="Cambria Math"/>
              <w:lang w:val="pt-BR"/>
              <w:rPrChange w:id="3573" w:author="The Si Tran" w:date="2012-12-14T05:17:00Z">
                <w:rPr>
                  <w:rFonts w:ascii="Cambria Math" w:hAnsi="Cambria Math"/>
                  <w:lang w:val="pt-BR"/>
                </w:rPr>
              </w:rPrChange>
            </w:rPr>
            <m:t>+0.8</m:t>
          </m:r>
        </w:ins>
        <m:sSub>
          <m:sSubPr>
            <m:ctrlPr>
              <w:ins w:id="3574" w:author="The Si Tran" w:date="2012-12-06T20:21:00Z">
                <w:rPr>
                  <w:rFonts w:ascii="Cambria Math" w:hAnsi="Cambria Math"/>
                  <w:b w:val="0"/>
                  <w:i/>
                  <w:lang w:val="pt-BR"/>
                  <w:rPrChange w:id="3575" w:author="The Si Tran" w:date="2012-12-14T05:17:00Z">
                    <w:rPr>
                      <w:rFonts w:ascii="Cambria Math" w:hAnsi="Cambria Math"/>
                      <w:b w:val="0"/>
                      <w:i/>
                      <w:lang w:val="pt-BR"/>
                    </w:rPr>
                  </w:rPrChange>
                </w:rPr>
              </w:ins>
            </m:ctrlPr>
          </m:sSubPr>
          <m:e>
            <w:ins w:id="3576" w:author="The Si Tran" w:date="2012-12-06T20:21:00Z">
              <m:r>
                <w:rPr>
                  <w:rFonts w:ascii="Cambria Math" w:hAnsi="Cambria Math"/>
                  <w:lang w:val="pt-BR"/>
                  <w:rPrChange w:id="3577" w:author="The Si Tran" w:date="2012-12-14T05:17:00Z">
                    <w:rPr>
                      <w:rFonts w:ascii="Cambria Math" w:hAnsi="Cambria Math"/>
                      <w:lang w:val="pt-BR"/>
                    </w:rPr>
                  </w:rPrChange>
                </w:rPr>
                <m:t>ε</m:t>
              </m:r>
            </w:ins>
          </m:e>
          <m:sub>
            <w:ins w:id="3578" w:author="The Si Tran" w:date="2012-12-06T20:21:00Z">
              <m:r>
                <w:rPr>
                  <w:rFonts w:ascii="Cambria Math" w:hAnsi="Cambria Math"/>
                  <w:lang w:val="pt-BR"/>
                  <w:rPrChange w:id="3579" w:author="The Si Tran" w:date="2012-12-14T05:17:00Z">
                    <w:rPr>
                      <w:rFonts w:ascii="Cambria Math" w:hAnsi="Cambria Math"/>
                      <w:lang w:val="pt-BR"/>
                    </w:rPr>
                  </w:rPrChange>
                </w:rPr>
                <m:t>t-1</m:t>
              </m:r>
            </w:ins>
          </m:sub>
        </m:sSub>
      </m:oMath>
      <w:bookmarkEnd w:id="3537"/>
      <w:bookmarkEnd w:id="3538"/>
      <w:del w:id="3580" w:author="The Si Tran" w:date="2012-12-06T20:21:00Z">
        <w:r w:rsidRPr="0049233F" w:rsidDel="00A96CBA">
          <w:rPr>
            <w:position w:val="-12"/>
            <w:lang w:val="pt-BR"/>
            <w:rPrChange w:id="3581" w:author="The Si Tran" w:date="2012-12-05T23:02:00Z">
              <w:rPr>
                <w:position w:val="-12"/>
                <w:lang w:val="pt-BR"/>
              </w:rPr>
            </w:rPrChange>
          </w:rPr>
          <w:object w:dxaOrig="2780" w:dyaOrig="360" w14:anchorId="13A3664D">
            <v:shape id="_x0000_i1092" type="#_x0000_t75" style="width:170.8pt;height:22.6pt" o:ole="">
              <v:imagedata r:id="rId147" o:title=""/>
            </v:shape>
            <o:OLEObject Type="Embed" ProgID="Equation.DSMT4" ShapeID="_x0000_i1092" DrawAspect="Content" ObjectID="_1416977624" r:id="rId151"/>
          </w:object>
        </w:r>
      </w:del>
    </w:p>
    <w:p w14:paraId="64B1FBDF" w14:textId="77777777" w:rsidR="006A21F7" w:rsidRPr="0049233F" w:rsidRDefault="006A21F7" w:rsidP="006A21F7">
      <w:pPr>
        <w:pStyle w:val="Heading2"/>
        <w:rPr>
          <w:sz w:val="26"/>
          <w:szCs w:val="26"/>
          <w:lang w:val="pt-BR"/>
          <w:rPrChange w:id="3582" w:author="The Si Tran" w:date="2012-12-05T23:02:00Z">
            <w:rPr>
              <w:lang w:val="pt-BR"/>
            </w:rPr>
          </w:rPrChange>
        </w:rPr>
      </w:pPr>
      <w:bookmarkStart w:id="3583" w:name="_Toc312142553"/>
      <w:bookmarkStart w:id="3584" w:name="_Toc343220766"/>
      <w:r w:rsidRPr="0049233F">
        <w:rPr>
          <w:sz w:val="26"/>
          <w:szCs w:val="26"/>
          <w:lang w:val="pt-BR"/>
          <w:rPrChange w:id="3585" w:author="The Si Tran" w:date="2012-12-05T23:02:00Z">
            <w:rPr>
              <w:rFonts w:cs="Times New Roman"/>
              <w:iCs w:val="0"/>
              <w:sz w:val="20"/>
              <w:szCs w:val="20"/>
              <w:lang w:val="pt-BR"/>
            </w:rPr>
          </w:rPrChange>
        </w:rPr>
        <w:t>Mô hình tự hồi quy kết hợp với trung bình di động, ARIMA(p,d,q)</w:t>
      </w:r>
      <w:bookmarkEnd w:id="3583"/>
      <w:bookmarkEnd w:id="3584"/>
    </w:p>
    <w:p w14:paraId="1B188649" w14:textId="77777777" w:rsidR="006A21F7" w:rsidRPr="0049233F" w:rsidRDefault="006A21F7" w:rsidP="006A21F7">
      <w:pPr>
        <w:ind w:firstLine="540"/>
        <w:rPr>
          <w:szCs w:val="26"/>
          <w:lang w:val="pt-BR"/>
          <w:rPrChange w:id="3586" w:author="The Si Tran" w:date="2012-12-05T23:02:00Z">
            <w:rPr>
              <w:sz w:val="28"/>
              <w:szCs w:val="28"/>
              <w:lang w:val="pt-BR"/>
            </w:rPr>
          </w:rPrChange>
        </w:rPr>
      </w:pPr>
      <w:r w:rsidRPr="0049233F">
        <w:rPr>
          <w:szCs w:val="26"/>
          <w:lang w:val="pt-BR"/>
          <w:rPrChange w:id="3587" w:author="The Si Tran" w:date="2012-12-05T23:02:00Z">
            <w:rPr>
              <w:b/>
              <w:bCs/>
              <w:sz w:val="28"/>
              <w:szCs w:val="28"/>
              <w:lang w:val="pt-BR"/>
            </w:rPr>
          </w:rPrChange>
        </w:rPr>
        <w:t>Mô hình ARMA(p,q) làm việc tốt với các dữ liệu tĩnh, tức là không có thành phần xu hướng (trend). Nhưng trong thực tế dữ liệu thường có một xu hướng đi lên hay đi xuống nào đó, đặc biệt với các chuỗi thời gian trong kinh tế.</w:t>
      </w:r>
    </w:p>
    <w:p w14:paraId="16E4640E" w14:textId="77777777" w:rsidR="006A21F7" w:rsidRPr="0049233F" w:rsidRDefault="006A21F7" w:rsidP="006A21F7">
      <w:pPr>
        <w:ind w:firstLine="540"/>
        <w:rPr>
          <w:szCs w:val="26"/>
          <w:lang w:val="pt-BR"/>
          <w:rPrChange w:id="3588" w:author="The Si Tran" w:date="2012-12-05T23:02:00Z">
            <w:rPr>
              <w:sz w:val="28"/>
              <w:szCs w:val="28"/>
              <w:lang w:val="pt-BR"/>
            </w:rPr>
          </w:rPrChange>
        </w:rPr>
      </w:pPr>
      <w:r w:rsidRPr="0049233F">
        <w:rPr>
          <w:szCs w:val="26"/>
          <w:lang w:val="pt-BR"/>
          <w:rPrChange w:id="3589" w:author="The Si Tran" w:date="2012-12-05T23:02:00Z">
            <w:rPr>
              <w:b/>
              <w:bCs/>
              <w:sz w:val="28"/>
              <w:szCs w:val="28"/>
              <w:lang w:val="pt-BR"/>
            </w:rPr>
          </w:rPrChange>
        </w:rPr>
        <w:lastRenderedPageBreak/>
        <w:t>Đối với các chuỗi thời gian có xu hướng tuyến tính ta cần chuyển nó thành tuyến tính rồi mới áp dụng mô hình ARMA. Một trong những cách chuyển một chuỗi thời gian có xu hướng về chuỗi thời gian tĩnh là phương pháp lấy hiệu như đã nói ở chương 2. Do đó người ta đưa thêm một hệ số d vào mô hình ARMA(p,q) để tạo thành mô hình ARIMA(p,d,q), với d là số lần lấy hiệu để chuỗi thời gian trở thành chuỗi tĩnh. Khi d bằng không thì mô hình ARIMA(p,d,q) trở thành mô hình ARMA(p,q). Mô hình ARIMA có thể làm việc tốt với dữ liệu tĩnh lẫn dữ liệu có xu hướng tuyến tính.</w:t>
      </w:r>
    </w:p>
    <w:p w14:paraId="52DF3624" w14:textId="77777777" w:rsidR="006A21F7" w:rsidRDefault="006A21F7" w:rsidP="006A21F7">
      <w:pPr>
        <w:ind w:firstLine="540"/>
        <w:rPr>
          <w:ins w:id="3590" w:author="The Si Tran" w:date="2012-12-06T01:44:00Z"/>
          <w:szCs w:val="26"/>
          <w:lang w:val="pt-BR"/>
        </w:rPr>
      </w:pPr>
      <w:r w:rsidRPr="0049233F">
        <w:rPr>
          <w:szCs w:val="26"/>
          <w:lang w:val="pt-BR"/>
          <w:rPrChange w:id="3591" w:author="The Si Tran" w:date="2012-12-05T23:02:00Z">
            <w:rPr>
              <w:b/>
              <w:bCs/>
              <w:sz w:val="28"/>
              <w:szCs w:val="28"/>
              <w:lang w:val="pt-BR"/>
            </w:rPr>
          </w:rPrChange>
        </w:rPr>
        <w:t>Dạng toán học của mô hình ARIMA(p,d,q) là</w:t>
      </w:r>
    </w:p>
    <w:p w14:paraId="582CE0BD" w14:textId="77777777" w:rsidR="00720763" w:rsidRPr="00720763" w:rsidDel="0076673F" w:rsidRDefault="00720763">
      <w:pPr>
        <w:rPr>
          <w:del w:id="3592" w:author="The Si Tran" w:date="2012-12-06T01:44:00Z"/>
          <w:szCs w:val="26"/>
          <w:lang w:val="pt-BR"/>
          <w:rPrChange w:id="3593" w:author="The Si Tran" w:date="2012-12-06T01:44:00Z">
            <w:rPr>
              <w:del w:id="3594" w:author="The Si Tran" w:date="2012-12-06T01:44:00Z"/>
              <w:sz w:val="28"/>
              <w:szCs w:val="28"/>
              <w:lang w:val="pt-BR"/>
            </w:rPr>
          </w:rPrChange>
        </w:rPr>
        <w:pPrChange w:id="3595" w:author="The Si Tran" w:date="2012-12-06T01:44:00Z">
          <w:pPr>
            <w:ind w:firstLine="540"/>
          </w:pPr>
        </w:pPrChange>
      </w:pPr>
      <w:ins w:id="3596" w:author="The Si Tran" w:date="2012-12-06T01:44:00Z">
        <w:r>
          <w:rPr>
            <w:szCs w:val="26"/>
            <w:lang w:val="pt-BR"/>
          </w:rPr>
          <w:t xml:space="preserve">         </w:t>
        </w:r>
        <m:oMath>
          <m:r>
            <m:rPr>
              <m:sty m:val="p"/>
            </m:rPr>
            <w:rPr>
              <w:rFonts w:ascii="Cambria Math" w:hAnsi="Cambria Math"/>
              <w:szCs w:val="26"/>
              <w:lang w:val="pt-BR"/>
            </w:rPr>
            <m:t>Φ</m:t>
          </m:r>
          <m:d>
            <m:dPr>
              <m:ctrlPr>
                <w:rPr>
                  <w:rFonts w:ascii="Cambria Math" w:hAnsi="Cambria Math"/>
                  <w:i/>
                  <w:szCs w:val="26"/>
                  <w:lang w:val="pt-BR"/>
                </w:rPr>
              </m:ctrlPr>
            </m:dPr>
            <m:e>
              <m:r>
                <w:rPr>
                  <w:rFonts w:ascii="Cambria Math" w:hAnsi="Cambria Math"/>
                  <w:szCs w:val="26"/>
                  <w:lang w:val="pt-BR"/>
                </w:rPr>
                <m:t>B</m:t>
              </m:r>
            </m:e>
          </m:d>
          <m:sSup>
            <m:sSupPr>
              <m:ctrlPr>
                <w:rPr>
                  <w:rFonts w:ascii="Cambria Math" w:hAnsi="Cambria Math"/>
                  <w:i/>
                  <w:szCs w:val="26"/>
                  <w:lang w:val="pt-BR"/>
                </w:rPr>
              </m:ctrlPr>
            </m:sSupPr>
            <m:e>
              <m:r>
                <w:rPr>
                  <w:rFonts w:ascii="Cambria Math" w:hAnsi="Cambria Math"/>
                  <w:szCs w:val="26"/>
                  <w:lang w:val="pt-BR"/>
                </w:rPr>
                <m:t>(1-B)</m:t>
              </m:r>
            </m:e>
            <m:sup>
              <m:r>
                <w:rPr>
                  <w:rFonts w:ascii="Cambria Math" w:hAnsi="Cambria Math"/>
                  <w:szCs w:val="26"/>
                  <w:lang w:val="pt-BR"/>
                </w:rPr>
                <m:t>d</m:t>
              </m:r>
            </m:sup>
          </m:sSup>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m:t>
              </m:r>
            </m:sub>
          </m:sSub>
          <m:r>
            <w:rPr>
              <w:rFonts w:ascii="Cambria Math" w:hAnsi="Cambria Math"/>
              <w:szCs w:val="26"/>
              <w:lang w:val="pt-BR"/>
            </w:rPr>
            <m:t>=δ+</m:t>
          </m:r>
          <m:r>
            <m:rPr>
              <m:sty m:val="p"/>
            </m:rPr>
            <w:rPr>
              <w:rFonts w:ascii="Cambria Math" w:hAnsi="Cambria Math"/>
              <w:szCs w:val="26"/>
              <w:lang w:val="pt-BR"/>
            </w:rPr>
            <m:t>Θ</m:t>
          </m:r>
          <m:r>
            <w:rPr>
              <w:rFonts w:ascii="Cambria Math" w:hAnsi="Cambria Math"/>
              <w:szCs w:val="26"/>
              <w:lang w:val="pt-BR"/>
            </w:rPr>
            <m:t>(B)</m:t>
          </m:r>
          <m:sSub>
            <m:sSubPr>
              <m:ctrlPr>
                <w:rPr>
                  <w:rFonts w:ascii="Cambria Math" w:hAnsi="Cambria Math"/>
                  <w:i/>
                  <w:szCs w:val="26"/>
                  <w:lang w:val="pt-BR"/>
                </w:rPr>
              </m:ctrlPr>
            </m:sSubPr>
            <m:e>
              <m:r>
                <w:rPr>
                  <w:rFonts w:ascii="Cambria Math" w:hAnsi="Cambria Math"/>
                  <w:szCs w:val="26"/>
                  <w:lang w:val="pt-BR"/>
                </w:rPr>
                <m:t>ε</m:t>
              </m:r>
            </m:e>
            <m:sub>
              <m:r>
                <w:rPr>
                  <w:rFonts w:ascii="Cambria Math" w:hAnsi="Cambria Math"/>
                  <w:szCs w:val="26"/>
                  <w:lang w:val="pt-BR"/>
                </w:rPr>
                <m:t>t</m:t>
              </m:r>
            </m:sub>
          </m:sSub>
        </m:oMath>
      </w:ins>
    </w:p>
    <w:p w14:paraId="4CB68E72" w14:textId="77777777" w:rsidR="006A21F7" w:rsidRPr="0049233F" w:rsidRDefault="006A21F7">
      <w:pPr>
        <w:rPr>
          <w:szCs w:val="26"/>
          <w:lang w:val="pt-BR"/>
          <w:rPrChange w:id="3597" w:author="The Si Tran" w:date="2012-12-05T23:02:00Z">
            <w:rPr>
              <w:sz w:val="28"/>
              <w:szCs w:val="28"/>
              <w:lang w:val="pt-BR"/>
            </w:rPr>
          </w:rPrChange>
        </w:rPr>
        <w:pPrChange w:id="3598" w:author="The Si Tran" w:date="2012-12-06T01:44:00Z">
          <w:pPr>
            <w:ind w:firstLine="540"/>
          </w:pPr>
        </w:pPrChange>
      </w:pPr>
      <w:del w:id="3599" w:author="The Si Tran" w:date="2012-12-06T01:44:00Z">
        <w:r w:rsidRPr="00AF1345" w:rsidDel="0076673F">
          <w:rPr>
            <w:position w:val="-12"/>
            <w:szCs w:val="26"/>
            <w:lang w:val="pt-BR"/>
          </w:rPr>
          <w:object w:dxaOrig="2799" w:dyaOrig="380" w14:anchorId="7E98637F">
            <v:shape id="_x0000_i1093" type="#_x0000_t75" style="width:198.4pt;height:25.1pt" o:ole="">
              <v:imagedata r:id="rId152" o:title=""/>
            </v:shape>
            <o:OLEObject Type="Embed" ProgID="Equation.DSMT4" ShapeID="_x0000_i1093" DrawAspect="Content" ObjectID="_1416977625" r:id="rId153"/>
          </w:object>
        </w:r>
      </w:del>
    </w:p>
    <w:p w14:paraId="128398D0" w14:textId="77777777" w:rsidR="006A21F7" w:rsidRPr="0049233F" w:rsidRDefault="006A21F7" w:rsidP="006A21F7">
      <w:pPr>
        <w:ind w:firstLine="540"/>
        <w:rPr>
          <w:szCs w:val="26"/>
          <w:lang w:val="pt-BR"/>
          <w:rPrChange w:id="3600" w:author="The Si Tran" w:date="2012-12-05T23:02:00Z">
            <w:rPr>
              <w:sz w:val="28"/>
              <w:szCs w:val="28"/>
              <w:lang w:val="pt-BR"/>
            </w:rPr>
          </w:rPrChange>
        </w:rPr>
      </w:pPr>
      <w:r w:rsidRPr="0049233F">
        <w:rPr>
          <w:szCs w:val="26"/>
          <w:lang w:val="pt-BR"/>
          <w:rPrChange w:id="3601" w:author="The Si Tran" w:date="2012-12-05T23:02:00Z">
            <w:rPr>
              <w:sz w:val="28"/>
              <w:szCs w:val="28"/>
              <w:lang w:val="pt-BR"/>
            </w:rPr>
          </w:rPrChange>
        </w:rPr>
        <w:t>Ý nghĩa của các ký hiệu giống như mô hình AR(p) và MA(q).</w:t>
      </w:r>
    </w:p>
    <w:p w14:paraId="5D8A1E88" w14:textId="77777777" w:rsidR="006A21F7" w:rsidRPr="0049233F" w:rsidRDefault="006A21F7" w:rsidP="006A21F7">
      <w:pPr>
        <w:pStyle w:val="Heading2"/>
        <w:rPr>
          <w:sz w:val="26"/>
          <w:szCs w:val="26"/>
          <w:lang w:val="pt-BR"/>
          <w:rPrChange w:id="3602" w:author="The Si Tran" w:date="2012-12-05T23:02:00Z">
            <w:rPr>
              <w:lang w:val="pt-BR"/>
            </w:rPr>
          </w:rPrChange>
        </w:rPr>
      </w:pPr>
      <w:bookmarkStart w:id="3603" w:name="_Toc312142554"/>
      <w:bookmarkStart w:id="3604" w:name="_Toc343220767"/>
      <w:r w:rsidRPr="0049233F">
        <w:rPr>
          <w:sz w:val="26"/>
          <w:szCs w:val="26"/>
          <w:lang w:val="pt-BR"/>
          <w:rPrChange w:id="3605" w:author="The Si Tran" w:date="2012-12-05T23:02:00Z">
            <w:rPr>
              <w:rFonts w:cs="Times New Roman"/>
              <w:b w:val="0"/>
              <w:bCs w:val="0"/>
              <w:iCs w:val="0"/>
              <w:sz w:val="26"/>
              <w:szCs w:val="22"/>
              <w:lang w:val="pt-BR"/>
            </w:rPr>
          </w:rPrChange>
        </w:rPr>
        <w:t>Mô hình ARIMA có tính mùa</w:t>
      </w:r>
      <w:bookmarkEnd w:id="3603"/>
      <w:ins w:id="3606" w:author="The Si Tran" w:date="2012-12-10T20:39:00Z">
        <w:r w:rsidR="00002A08">
          <w:rPr>
            <w:sz w:val="26"/>
            <w:szCs w:val="26"/>
            <w:lang w:val="pt-BR"/>
          </w:rPr>
          <w:t xml:space="preserve"> (SARIMA)</w:t>
        </w:r>
      </w:ins>
      <w:bookmarkEnd w:id="3604"/>
    </w:p>
    <w:p w14:paraId="16C21F60" w14:textId="77777777" w:rsidR="006A21F7" w:rsidRPr="0049233F" w:rsidRDefault="006A21F7" w:rsidP="006A21F7">
      <w:pPr>
        <w:ind w:firstLine="540"/>
        <w:rPr>
          <w:szCs w:val="26"/>
          <w:lang w:val="pt-BR"/>
          <w:rPrChange w:id="3607" w:author="The Si Tran" w:date="2012-12-05T23:02:00Z">
            <w:rPr>
              <w:sz w:val="28"/>
              <w:szCs w:val="28"/>
              <w:lang w:val="pt-BR"/>
            </w:rPr>
          </w:rPrChange>
        </w:rPr>
      </w:pPr>
      <w:r w:rsidRPr="0049233F">
        <w:rPr>
          <w:szCs w:val="26"/>
          <w:lang w:val="pt-BR"/>
          <w:rPrChange w:id="3608" w:author="The Si Tran" w:date="2012-12-05T23:02:00Z">
            <w:rPr>
              <w:sz w:val="28"/>
              <w:szCs w:val="28"/>
              <w:lang w:val="pt-BR"/>
            </w:rPr>
          </w:rPrChange>
        </w:rPr>
        <w:t>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P,D,Q,s vào mô hình ARIMA(p,d,q) để tạo thành mô hình ARIMA(p,d,q) x (P,D,Q)</w:t>
      </w:r>
      <w:r w:rsidRPr="0049233F">
        <w:rPr>
          <w:szCs w:val="26"/>
          <w:vertAlign w:val="subscript"/>
          <w:lang w:val="pt-BR"/>
          <w:rPrChange w:id="3609" w:author="The Si Tran" w:date="2012-12-05T23:02:00Z">
            <w:rPr>
              <w:sz w:val="28"/>
              <w:szCs w:val="28"/>
              <w:vertAlign w:val="subscript"/>
              <w:lang w:val="pt-BR"/>
            </w:rPr>
          </w:rPrChange>
        </w:rPr>
        <w:t>s</w:t>
      </w:r>
      <w:r w:rsidRPr="0049233F">
        <w:rPr>
          <w:szCs w:val="26"/>
          <w:lang w:val="pt-BR"/>
          <w:rPrChange w:id="3610" w:author="The Si Tran" w:date="2012-12-05T23:02:00Z">
            <w:rPr>
              <w:sz w:val="28"/>
              <w:szCs w:val="28"/>
              <w:lang w:val="pt-BR"/>
            </w:rPr>
          </w:rPrChange>
        </w:rPr>
        <w:t>. Ở đây s chính là thời điểm mà thành phần mùa sẽ lặp lại, nếu dữ liệu được quan sát theo tháng thì s = 12, nếu dữ liệu quan sát theo quý thì s = 4. Mô hình ARIMA cho dữ liệu có tính mùa đôi khi còn được gọi mô hình SARIMA.</w:t>
      </w:r>
    </w:p>
    <w:p w14:paraId="303A62CB" w14:textId="77777777" w:rsidR="00F43FFA" w:rsidRDefault="006A21F7">
      <w:pPr>
        <w:ind w:firstLine="540"/>
        <w:rPr>
          <w:ins w:id="3611" w:author="The Si Tran" w:date="2012-12-06T01:47:00Z"/>
          <w:szCs w:val="26"/>
          <w:lang w:val="pt-BR"/>
        </w:rPr>
      </w:pPr>
      <w:r w:rsidRPr="0049233F">
        <w:rPr>
          <w:szCs w:val="26"/>
          <w:lang w:val="pt-BR"/>
          <w:rPrChange w:id="3612" w:author="The Si Tran" w:date="2012-12-05T23:02:00Z">
            <w:rPr>
              <w:sz w:val="28"/>
              <w:szCs w:val="28"/>
              <w:lang w:val="pt-BR"/>
            </w:rPr>
          </w:rPrChange>
        </w:rPr>
        <w:t>Dạng toán học của mô hình ARIMA(p,d,q) x (P,D,Q)</w:t>
      </w:r>
      <w:r w:rsidRPr="0049233F">
        <w:rPr>
          <w:szCs w:val="26"/>
          <w:vertAlign w:val="subscript"/>
          <w:lang w:val="pt-BR"/>
          <w:rPrChange w:id="3613" w:author="The Si Tran" w:date="2012-12-05T23:02:00Z">
            <w:rPr>
              <w:sz w:val="28"/>
              <w:szCs w:val="28"/>
              <w:vertAlign w:val="subscript"/>
              <w:lang w:val="pt-BR"/>
            </w:rPr>
          </w:rPrChange>
        </w:rPr>
        <w:t>s</w:t>
      </w:r>
      <w:r w:rsidRPr="0049233F">
        <w:rPr>
          <w:szCs w:val="26"/>
          <w:lang w:val="pt-BR"/>
          <w:rPrChange w:id="3614" w:author="The Si Tran" w:date="2012-12-05T23:02:00Z">
            <w:rPr>
              <w:sz w:val="28"/>
              <w:szCs w:val="28"/>
              <w:lang w:val="pt-BR"/>
            </w:rPr>
          </w:rPrChange>
        </w:rPr>
        <w:t xml:space="preserve"> là</w:t>
      </w:r>
    </w:p>
    <w:p w14:paraId="4AECD312" w14:textId="77777777" w:rsidR="0076673F" w:rsidRPr="00F43FFA" w:rsidRDefault="00F43FFA">
      <w:pPr>
        <w:ind w:firstLine="540"/>
        <w:rPr>
          <w:szCs w:val="26"/>
          <w:lang w:val="pt-BR"/>
          <w:rPrChange w:id="3615" w:author="The Si Tran" w:date="2012-12-06T01:47:00Z">
            <w:rPr>
              <w:sz w:val="28"/>
              <w:szCs w:val="28"/>
              <w:lang w:val="pt-BR"/>
            </w:rPr>
          </w:rPrChange>
        </w:rPr>
      </w:pPr>
      <w:ins w:id="3616" w:author="The Si Tran" w:date="2012-12-06T01:47:00Z">
        <w:r>
          <w:rPr>
            <w:szCs w:val="26"/>
            <w:lang w:val="pt-BR"/>
          </w:rPr>
          <w:t xml:space="preserve"> </w:t>
        </w:r>
      </w:ins>
      <m:oMath>
        <m:sSup>
          <m:sSupPr>
            <m:ctrlPr>
              <w:ins w:id="3617" w:author="The Si Tran" w:date="2012-12-06T01:45:00Z">
                <w:rPr>
                  <w:rFonts w:ascii="Cambria Math" w:hAnsi="Cambria Math"/>
                  <w:szCs w:val="26"/>
                  <w:lang w:val="pt-BR"/>
                </w:rPr>
              </w:ins>
            </m:ctrlPr>
          </m:sSupPr>
          <m:e>
            <w:ins w:id="3618" w:author="The Si Tran" w:date="2012-12-06T01:46:00Z">
              <m:r>
                <m:rPr>
                  <m:sty m:val="p"/>
                </m:rPr>
                <w:rPr>
                  <w:rFonts w:ascii="Cambria Math" w:hAnsi="Cambria Math" w:hint="eastAsia"/>
                  <w:szCs w:val="26"/>
                  <w:lang w:val="pt-BR"/>
                </w:rPr>
                <m:t>Φ</m:t>
              </m:r>
            </w:ins>
          </m:e>
          <m:sup>
            <w:ins w:id="3619" w:author="The Si Tran" w:date="2012-12-06T01:46:00Z">
              <m:r>
                <w:rPr>
                  <w:rFonts w:ascii="Cambria Math" w:hAnsi="Cambria Math"/>
                  <w:szCs w:val="26"/>
                  <w:lang w:val="pt-BR"/>
                </w:rPr>
                <m:t>*</m:t>
              </m:r>
            </w:ins>
          </m:sup>
        </m:sSup>
        <m:d>
          <m:dPr>
            <m:ctrlPr>
              <w:ins w:id="3620" w:author="The Si Tran" w:date="2012-12-06T01:45:00Z">
                <w:rPr>
                  <w:rFonts w:ascii="Cambria Math" w:hAnsi="Cambria Math"/>
                  <w:i/>
                  <w:szCs w:val="26"/>
                  <w:lang w:val="pt-BR"/>
                </w:rPr>
              </w:ins>
            </m:ctrlPr>
          </m:dPr>
          <m:e>
            <m:sSup>
              <m:sSupPr>
                <m:ctrlPr>
                  <w:ins w:id="3621" w:author="The Si Tran" w:date="2012-12-06T01:45:00Z">
                    <w:rPr>
                      <w:rFonts w:ascii="Cambria Math" w:hAnsi="Cambria Math"/>
                      <w:i/>
                      <w:szCs w:val="26"/>
                      <w:lang w:val="pt-BR"/>
                    </w:rPr>
                  </w:ins>
                </m:ctrlPr>
              </m:sSupPr>
              <m:e>
                <w:ins w:id="3622" w:author="The Si Tran" w:date="2012-12-06T01:45:00Z">
                  <m:r>
                    <w:rPr>
                      <w:rFonts w:ascii="Cambria Math" w:hAnsi="Cambria Math"/>
                      <w:szCs w:val="26"/>
                      <w:lang w:val="pt-BR"/>
                    </w:rPr>
                    <m:t>B</m:t>
                  </m:r>
                </w:ins>
              </m:e>
              <m:sup>
                <w:ins w:id="3623" w:author="The Si Tran" w:date="2012-12-06T01:45:00Z">
                  <m:r>
                    <w:rPr>
                      <w:rFonts w:ascii="Cambria Math" w:hAnsi="Cambria Math"/>
                      <w:szCs w:val="26"/>
                      <w:lang w:val="pt-BR"/>
                    </w:rPr>
                    <m:t>S</m:t>
                  </m:r>
                </w:ins>
              </m:sup>
            </m:sSup>
          </m:e>
        </m:d>
        <w:ins w:id="3624" w:author="The Si Tran" w:date="2012-12-06T01:45:00Z">
          <m:r>
            <m:rPr>
              <m:sty m:val="p"/>
            </m:rPr>
            <w:rPr>
              <w:rFonts w:ascii="Cambria Math" w:hAnsi="Cambria Math"/>
              <w:szCs w:val="26"/>
              <w:lang w:val="pt-BR"/>
            </w:rPr>
            <m:t>Φ</m:t>
          </m:r>
        </w:ins>
        <m:d>
          <m:dPr>
            <m:ctrlPr>
              <w:ins w:id="3625" w:author="The Si Tran" w:date="2012-12-06T01:45:00Z">
                <w:rPr>
                  <w:rFonts w:ascii="Cambria Math" w:hAnsi="Cambria Math"/>
                  <w:i/>
                  <w:szCs w:val="26"/>
                  <w:lang w:val="pt-BR"/>
                </w:rPr>
              </w:ins>
            </m:ctrlPr>
          </m:dPr>
          <m:e>
            <w:ins w:id="3626" w:author="The Si Tran" w:date="2012-12-06T01:45:00Z">
              <m:r>
                <w:rPr>
                  <w:rFonts w:ascii="Cambria Math" w:hAnsi="Cambria Math"/>
                  <w:szCs w:val="26"/>
                  <w:lang w:val="pt-BR"/>
                </w:rPr>
                <m:t>B</m:t>
              </m:r>
            </w:ins>
          </m:e>
        </m:d>
        <m:sSup>
          <m:sSupPr>
            <m:ctrlPr>
              <w:ins w:id="3627" w:author="The Si Tran" w:date="2012-12-06T01:45:00Z">
                <w:rPr>
                  <w:rFonts w:ascii="Cambria Math" w:hAnsi="Cambria Math"/>
                  <w:i/>
                  <w:szCs w:val="26"/>
                  <w:lang w:val="pt-BR"/>
                </w:rPr>
              </w:ins>
            </m:ctrlPr>
          </m:sSupPr>
          <m:e>
            <w:ins w:id="3628" w:author="The Si Tran" w:date="2012-12-06T01:45:00Z">
              <m:r>
                <w:rPr>
                  <w:rFonts w:ascii="Cambria Math" w:hAnsi="Cambria Math"/>
                  <w:szCs w:val="26"/>
                  <w:lang w:val="pt-BR"/>
                </w:rPr>
                <m:t>(1-B)</m:t>
              </m:r>
            </w:ins>
          </m:e>
          <m:sup>
            <w:ins w:id="3629" w:author="The Si Tran" w:date="2012-12-06T01:45:00Z">
              <m:r>
                <w:rPr>
                  <w:rFonts w:ascii="Cambria Math" w:hAnsi="Cambria Math"/>
                  <w:szCs w:val="26"/>
                  <w:lang w:val="pt-BR"/>
                </w:rPr>
                <m:t>d</m:t>
              </m:r>
            </w:ins>
          </m:sup>
        </m:sSup>
        <m:sSub>
          <m:sSubPr>
            <m:ctrlPr>
              <w:ins w:id="3630" w:author="The Si Tran" w:date="2012-12-06T01:45:00Z">
                <w:rPr>
                  <w:rFonts w:ascii="Cambria Math" w:hAnsi="Cambria Math"/>
                  <w:i/>
                  <w:szCs w:val="26"/>
                  <w:lang w:val="pt-BR"/>
                </w:rPr>
              </w:ins>
            </m:ctrlPr>
          </m:sSubPr>
          <m:e>
            <m:sSup>
              <m:sSupPr>
                <m:ctrlPr>
                  <w:ins w:id="3631" w:author="The Si Tran" w:date="2012-12-06T01:46:00Z">
                    <w:rPr>
                      <w:rFonts w:ascii="Cambria Math" w:hAnsi="Cambria Math"/>
                      <w:i/>
                      <w:szCs w:val="26"/>
                      <w:lang w:val="pt-BR"/>
                    </w:rPr>
                  </w:ins>
                </m:ctrlPr>
              </m:sSupPr>
              <m:e>
                <w:ins w:id="3632" w:author="The Si Tran" w:date="2012-12-06T01:46:00Z">
                  <m:r>
                    <w:rPr>
                      <w:rFonts w:ascii="Cambria Math" w:hAnsi="Cambria Math"/>
                      <w:szCs w:val="26"/>
                      <w:lang w:val="pt-BR"/>
                    </w:rPr>
                    <m:t>(1-</m:t>
                  </m:r>
                </w:ins>
                <m:sSup>
                  <m:sSupPr>
                    <m:ctrlPr>
                      <w:ins w:id="3633" w:author="The Si Tran" w:date="2012-12-06T01:46:00Z">
                        <w:rPr>
                          <w:rFonts w:ascii="Cambria Math" w:hAnsi="Cambria Math"/>
                          <w:i/>
                          <w:szCs w:val="26"/>
                          <w:lang w:val="pt-BR"/>
                        </w:rPr>
                      </w:ins>
                    </m:ctrlPr>
                  </m:sSupPr>
                  <m:e>
                    <w:ins w:id="3634" w:author="The Si Tran" w:date="2012-12-06T01:46:00Z">
                      <m:r>
                        <w:rPr>
                          <w:rFonts w:ascii="Cambria Math" w:hAnsi="Cambria Math"/>
                          <w:szCs w:val="26"/>
                          <w:lang w:val="pt-BR"/>
                        </w:rPr>
                        <m:t>B</m:t>
                      </m:r>
                    </w:ins>
                  </m:e>
                  <m:sup>
                    <w:ins w:id="3635" w:author="The Si Tran" w:date="2012-12-06T01:46:00Z">
                      <m:r>
                        <w:rPr>
                          <w:rFonts w:ascii="Cambria Math" w:hAnsi="Cambria Math"/>
                          <w:szCs w:val="26"/>
                          <w:lang w:val="pt-BR"/>
                        </w:rPr>
                        <m:t>S</m:t>
                      </m:r>
                    </w:ins>
                  </m:sup>
                </m:sSup>
                <w:ins w:id="3636" w:author="The Si Tran" w:date="2012-12-06T01:46:00Z">
                  <m:r>
                    <w:rPr>
                      <w:rFonts w:ascii="Cambria Math" w:hAnsi="Cambria Math"/>
                      <w:szCs w:val="26"/>
                      <w:lang w:val="pt-BR"/>
                    </w:rPr>
                    <m:t>)</m:t>
                  </m:r>
                </w:ins>
              </m:e>
              <m:sup>
                <w:ins w:id="3637" w:author="The Si Tran" w:date="2012-12-06T01:46:00Z">
                  <m:r>
                    <w:rPr>
                      <w:rFonts w:ascii="Cambria Math" w:hAnsi="Cambria Math"/>
                      <w:szCs w:val="26"/>
                      <w:lang w:val="pt-BR"/>
                    </w:rPr>
                    <m:t>D</m:t>
                  </m:r>
                </w:ins>
              </m:sup>
            </m:sSup>
            <w:ins w:id="3638" w:author="The Si Tran" w:date="2012-12-06T01:45:00Z">
              <m:r>
                <w:rPr>
                  <w:rFonts w:ascii="Cambria Math" w:hAnsi="Cambria Math"/>
                  <w:szCs w:val="26"/>
                  <w:lang w:val="pt-BR"/>
                </w:rPr>
                <m:t>y</m:t>
              </m:r>
            </w:ins>
          </m:e>
          <m:sub>
            <w:ins w:id="3639" w:author="The Si Tran" w:date="2012-12-06T01:45:00Z">
              <m:r>
                <w:rPr>
                  <w:rFonts w:ascii="Cambria Math" w:hAnsi="Cambria Math"/>
                  <w:szCs w:val="26"/>
                  <w:lang w:val="pt-BR"/>
                </w:rPr>
                <m:t>t</m:t>
              </m:r>
            </w:ins>
          </m:sub>
        </m:sSub>
        <w:ins w:id="3640" w:author="The Si Tran" w:date="2012-12-06T01:45:00Z">
          <m:r>
            <w:rPr>
              <w:rFonts w:ascii="Cambria Math" w:hAnsi="Cambria Math"/>
              <w:szCs w:val="26"/>
              <w:lang w:val="pt-BR"/>
            </w:rPr>
            <m:t>=δ+</m:t>
          </m:r>
        </w:ins>
        <m:sSup>
          <m:sSupPr>
            <m:ctrlPr>
              <w:ins w:id="3641" w:author="The Si Tran" w:date="2012-12-06T01:46:00Z">
                <w:rPr>
                  <w:rFonts w:ascii="Cambria Math" w:hAnsi="Cambria Math"/>
                  <w:szCs w:val="26"/>
                  <w:lang w:val="pt-BR"/>
                </w:rPr>
              </w:ins>
            </m:ctrlPr>
          </m:sSupPr>
          <m:e>
            <w:ins w:id="3642" w:author="The Si Tran" w:date="2012-12-06T01:47:00Z">
              <m:r>
                <m:rPr>
                  <m:sty m:val="p"/>
                </m:rPr>
                <w:rPr>
                  <w:rFonts w:ascii="Cambria Math" w:hAnsi="Cambria Math" w:hint="eastAsia"/>
                  <w:szCs w:val="26"/>
                  <w:lang w:val="pt-BR"/>
                </w:rPr>
                <m:t>Θ</m:t>
              </m:r>
            </w:ins>
          </m:e>
          <m:sup>
            <w:ins w:id="3643" w:author="The Si Tran" w:date="2012-12-06T01:46:00Z">
              <m:r>
                <w:rPr>
                  <w:rFonts w:ascii="Cambria Math" w:hAnsi="Cambria Math"/>
                  <w:szCs w:val="26"/>
                  <w:lang w:val="pt-BR"/>
                </w:rPr>
                <m:t>*</m:t>
              </m:r>
            </w:ins>
          </m:sup>
        </m:sSup>
        <m:d>
          <m:dPr>
            <m:ctrlPr>
              <w:ins w:id="3644" w:author="The Si Tran" w:date="2012-12-06T01:46:00Z">
                <w:rPr>
                  <w:rFonts w:ascii="Cambria Math" w:hAnsi="Cambria Math"/>
                  <w:i/>
                  <w:szCs w:val="26"/>
                  <w:lang w:val="pt-BR"/>
                </w:rPr>
              </w:ins>
            </m:ctrlPr>
          </m:dPr>
          <m:e>
            <m:sSup>
              <m:sSupPr>
                <m:ctrlPr>
                  <w:ins w:id="3645" w:author="The Si Tran" w:date="2012-12-06T01:46:00Z">
                    <w:rPr>
                      <w:rFonts w:ascii="Cambria Math" w:hAnsi="Cambria Math"/>
                      <w:i/>
                      <w:szCs w:val="26"/>
                      <w:lang w:val="pt-BR"/>
                    </w:rPr>
                  </w:ins>
                </m:ctrlPr>
              </m:sSupPr>
              <m:e>
                <w:ins w:id="3646" w:author="The Si Tran" w:date="2012-12-06T01:46:00Z">
                  <m:r>
                    <w:rPr>
                      <w:rFonts w:ascii="Cambria Math" w:hAnsi="Cambria Math"/>
                      <w:szCs w:val="26"/>
                      <w:lang w:val="pt-BR"/>
                    </w:rPr>
                    <m:t>B</m:t>
                  </m:r>
                </w:ins>
              </m:e>
              <m:sup>
                <w:ins w:id="3647" w:author="The Si Tran" w:date="2012-12-06T01:46:00Z">
                  <m:r>
                    <w:rPr>
                      <w:rFonts w:ascii="Cambria Math" w:hAnsi="Cambria Math"/>
                      <w:szCs w:val="26"/>
                      <w:lang w:val="pt-BR"/>
                    </w:rPr>
                    <m:t>S</m:t>
                  </m:r>
                </w:ins>
              </m:sup>
            </m:sSup>
          </m:e>
        </m:d>
        <w:ins w:id="3648" w:author="The Si Tran" w:date="2012-12-06T01:45:00Z">
          <m:r>
            <m:rPr>
              <m:sty m:val="p"/>
            </m:rPr>
            <w:rPr>
              <w:rFonts w:ascii="Cambria Math" w:hAnsi="Cambria Math"/>
              <w:szCs w:val="26"/>
              <w:lang w:val="pt-BR"/>
            </w:rPr>
            <m:t>Θ</m:t>
          </m:r>
          <m:r>
            <w:rPr>
              <w:rFonts w:ascii="Cambria Math" w:hAnsi="Cambria Math"/>
              <w:szCs w:val="26"/>
              <w:lang w:val="pt-BR"/>
            </w:rPr>
            <m:t>(B)</m:t>
          </m:r>
        </w:ins>
        <m:sSub>
          <m:sSubPr>
            <m:ctrlPr>
              <w:ins w:id="3649" w:author="The Si Tran" w:date="2012-12-06T01:45:00Z">
                <w:rPr>
                  <w:rFonts w:ascii="Cambria Math" w:hAnsi="Cambria Math"/>
                  <w:i/>
                  <w:szCs w:val="26"/>
                  <w:lang w:val="pt-BR"/>
                </w:rPr>
              </w:ins>
            </m:ctrlPr>
          </m:sSubPr>
          <m:e>
            <w:ins w:id="3650" w:author="The Si Tran" w:date="2012-12-06T01:45:00Z">
              <m:r>
                <w:rPr>
                  <w:rFonts w:ascii="Cambria Math" w:hAnsi="Cambria Math"/>
                  <w:szCs w:val="26"/>
                  <w:lang w:val="pt-BR"/>
                </w:rPr>
                <m:t>ε</m:t>
              </m:r>
            </w:ins>
          </m:e>
          <m:sub>
            <w:ins w:id="3651" w:author="The Si Tran" w:date="2012-12-06T01:45:00Z">
              <m:r>
                <w:rPr>
                  <w:rFonts w:ascii="Cambria Math" w:hAnsi="Cambria Math"/>
                  <w:szCs w:val="26"/>
                  <w:lang w:val="pt-BR"/>
                </w:rPr>
                <m:t>t</m:t>
              </m:r>
            </w:ins>
          </m:sub>
        </m:sSub>
      </m:oMath>
    </w:p>
    <w:p w14:paraId="7A6A44C2" w14:textId="77777777" w:rsidR="006A21F7" w:rsidRPr="0049233F" w:rsidDel="007850C8" w:rsidRDefault="006A21F7" w:rsidP="006A21F7">
      <w:pPr>
        <w:ind w:firstLine="540"/>
        <w:rPr>
          <w:del w:id="3652" w:author="The Si Tran" w:date="2012-12-06T01:47:00Z"/>
          <w:szCs w:val="26"/>
          <w:lang w:val="pt-BR"/>
          <w:rPrChange w:id="3653" w:author="The Si Tran" w:date="2012-12-05T23:02:00Z">
            <w:rPr>
              <w:del w:id="3654" w:author="The Si Tran" w:date="2012-12-06T01:47:00Z"/>
              <w:sz w:val="28"/>
              <w:szCs w:val="28"/>
              <w:lang w:val="pt-BR"/>
            </w:rPr>
          </w:rPrChange>
        </w:rPr>
      </w:pPr>
      <w:del w:id="3655" w:author="The Si Tran" w:date="2012-12-06T01:47:00Z">
        <w:r w:rsidRPr="00AF1345" w:rsidDel="00F43FFA">
          <w:rPr>
            <w:position w:val="-12"/>
            <w:szCs w:val="26"/>
            <w:lang w:val="pt-BR"/>
          </w:rPr>
          <w:object w:dxaOrig="5040" w:dyaOrig="380" w14:anchorId="372E02F0">
            <v:shape id="_x0000_i1094" type="#_x0000_t75" style="width:342.4pt;height:25.1pt" o:ole="">
              <v:imagedata r:id="rId154" o:title=""/>
            </v:shape>
            <o:OLEObject Type="Embed" ProgID="Equation.DSMT4" ShapeID="_x0000_i1094" DrawAspect="Content" ObjectID="_1416977626" r:id="rId155"/>
          </w:object>
        </w:r>
      </w:del>
    </w:p>
    <w:p w14:paraId="59DCC3E8" w14:textId="77777777" w:rsidR="006A21F7" w:rsidRDefault="006A21F7" w:rsidP="006A21F7">
      <w:pPr>
        <w:ind w:firstLine="540"/>
        <w:rPr>
          <w:ins w:id="3656" w:author="The Si Tran" w:date="2012-12-06T01:48:00Z"/>
          <w:szCs w:val="26"/>
          <w:lang w:val="pt-BR"/>
        </w:rPr>
      </w:pPr>
      <w:r w:rsidRPr="0049233F">
        <w:rPr>
          <w:szCs w:val="26"/>
          <w:lang w:val="pt-BR"/>
          <w:rPrChange w:id="3657" w:author="The Si Tran" w:date="2012-12-05T23:02:00Z">
            <w:rPr>
              <w:sz w:val="28"/>
              <w:szCs w:val="28"/>
              <w:lang w:val="pt-BR"/>
            </w:rPr>
          </w:rPrChange>
        </w:rPr>
        <w:t xml:space="preserve">Với </w:t>
      </w:r>
    </w:p>
    <w:p w14:paraId="055477D2" w14:textId="77777777" w:rsidR="007850C8" w:rsidRPr="007850C8" w:rsidRDefault="0056499D" w:rsidP="006A21F7">
      <w:pPr>
        <w:ind w:firstLine="540"/>
        <w:rPr>
          <w:ins w:id="3658" w:author="The Si Tran" w:date="2012-12-06T01:49:00Z"/>
          <w:szCs w:val="26"/>
          <w:lang w:val="pt-BR"/>
        </w:rPr>
      </w:pPr>
      <m:oMathPara>
        <m:oMath>
          <m:sSup>
            <m:sSupPr>
              <m:ctrlPr>
                <w:ins w:id="3659" w:author="The Si Tran" w:date="2012-12-06T01:48:00Z">
                  <w:rPr>
                    <w:rFonts w:ascii="Cambria Math" w:hAnsi="Cambria Math"/>
                    <w:szCs w:val="26"/>
                    <w:lang w:val="pt-BR"/>
                  </w:rPr>
                </w:ins>
              </m:ctrlPr>
            </m:sSupPr>
            <m:e>
              <w:ins w:id="3660" w:author="The Si Tran" w:date="2012-12-06T01:48:00Z">
                <m:r>
                  <m:rPr>
                    <m:sty m:val="p"/>
                  </m:rPr>
                  <w:rPr>
                    <w:rFonts w:ascii="Cambria Math" w:hAnsi="Cambria Math"/>
                    <w:szCs w:val="26"/>
                    <w:lang w:val="pt-BR"/>
                  </w:rPr>
                  <m:t>Φ</m:t>
                </m:r>
              </w:ins>
            </m:e>
            <m:sup>
              <w:ins w:id="3661" w:author="The Si Tran" w:date="2012-12-06T01:48:00Z">
                <m:r>
                  <w:rPr>
                    <w:rFonts w:ascii="Cambria Math" w:hAnsi="Cambria Math"/>
                    <w:szCs w:val="26"/>
                    <w:lang w:val="pt-BR"/>
                  </w:rPr>
                  <m:t>*</m:t>
                </m:r>
              </w:ins>
            </m:sup>
          </m:sSup>
          <m:d>
            <m:dPr>
              <m:ctrlPr>
                <w:ins w:id="3662" w:author="The Si Tran" w:date="2012-12-06T01:48:00Z">
                  <w:rPr>
                    <w:rFonts w:ascii="Cambria Math" w:hAnsi="Cambria Math"/>
                    <w:i/>
                    <w:szCs w:val="26"/>
                    <w:lang w:val="pt-BR"/>
                  </w:rPr>
                </w:ins>
              </m:ctrlPr>
            </m:dPr>
            <m:e>
              <m:sSup>
                <m:sSupPr>
                  <m:ctrlPr>
                    <w:ins w:id="3663" w:author="The Si Tran" w:date="2012-12-06T01:48:00Z">
                      <w:rPr>
                        <w:rFonts w:ascii="Cambria Math" w:hAnsi="Cambria Math"/>
                        <w:i/>
                        <w:szCs w:val="26"/>
                        <w:lang w:val="pt-BR"/>
                      </w:rPr>
                    </w:ins>
                  </m:ctrlPr>
                </m:sSupPr>
                <m:e>
                  <w:ins w:id="3664" w:author="The Si Tran" w:date="2012-12-06T01:48:00Z">
                    <m:r>
                      <w:rPr>
                        <w:rFonts w:ascii="Cambria Math" w:hAnsi="Cambria Math"/>
                        <w:szCs w:val="26"/>
                        <w:lang w:val="pt-BR"/>
                      </w:rPr>
                      <m:t>B</m:t>
                    </m:r>
                  </w:ins>
                </m:e>
                <m:sup>
                  <w:ins w:id="3665" w:author="The Si Tran" w:date="2012-12-06T01:48:00Z">
                    <m:r>
                      <w:rPr>
                        <w:rFonts w:ascii="Cambria Math" w:hAnsi="Cambria Math"/>
                        <w:szCs w:val="26"/>
                        <w:lang w:val="pt-BR"/>
                      </w:rPr>
                      <m:t>S</m:t>
                    </m:r>
                  </w:ins>
                </m:sup>
              </m:sSup>
            </m:e>
          </m:d>
          <w:ins w:id="3666" w:author="The Si Tran" w:date="2012-12-06T01:48:00Z">
            <m:r>
              <w:rPr>
                <w:rFonts w:ascii="Cambria Math" w:hAnsi="Cambria Math"/>
                <w:szCs w:val="26"/>
                <w:lang w:val="pt-BR"/>
              </w:rPr>
              <m:t>=1-</m:t>
            </m:r>
          </w:ins>
          <m:sSubSup>
            <m:sSubSupPr>
              <m:ctrlPr>
                <w:ins w:id="3667" w:author="The Si Tran" w:date="2012-12-06T01:49:00Z">
                  <w:rPr>
                    <w:rFonts w:ascii="Cambria Math" w:hAnsi="Cambria Math"/>
                    <w:szCs w:val="26"/>
                    <w:lang w:val="pt-BR"/>
                  </w:rPr>
                </w:ins>
              </m:ctrlPr>
            </m:sSubSupPr>
            <m:e>
              <w:ins w:id="3668" w:author="The Si Tran" w:date="2012-12-06T01:50:00Z">
                <m:r>
                  <m:rPr>
                    <m:sty m:val="p"/>
                  </m:rPr>
                  <w:rPr>
                    <w:rFonts w:ascii="Cambria Math" w:hAnsi="Cambria Math"/>
                    <w:szCs w:val="26"/>
                    <w:lang w:val="pt-BR"/>
                  </w:rPr>
                  <m:t>ϕ</m:t>
                </m:r>
              </w:ins>
            </m:e>
            <m:sub>
              <w:ins w:id="3669" w:author="The Si Tran" w:date="2012-12-06T01:49:00Z">
                <m:r>
                  <w:rPr>
                    <w:rFonts w:ascii="Cambria Math" w:hAnsi="Cambria Math"/>
                    <w:szCs w:val="26"/>
                    <w:lang w:val="pt-BR"/>
                  </w:rPr>
                  <m:t>1</m:t>
                </m:r>
              </w:ins>
            </m:sub>
            <m:sup>
              <w:ins w:id="3670" w:author="The Si Tran" w:date="2012-12-06T01:49:00Z">
                <m:r>
                  <w:rPr>
                    <w:rFonts w:ascii="Cambria Math" w:hAnsi="Cambria Math"/>
                    <w:szCs w:val="26"/>
                    <w:lang w:val="pt-BR"/>
                  </w:rPr>
                  <m:t>*</m:t>
                </m:r>
              </w:ins>
            </m:sup>
          </m:sSubSup>
          <m:d>
            <m:dPr>
              <m:ctrlPr>
                <w:ins w:id="3671" w:author="The Si Tran" w:date="2012-12-06T01:48:00Z">
                  <w:rPr>
                    <w:rFonts w:ascii="Cambria Math" w:hAnsi="Cambria Math"/>
                    <w:i/>
                    <w:szCs w:val="26"/>
                    <w:lang w:val="pt-BR"/>
                  </w:rPr>
                </w:ins>
              </m:ctrlPr>
            </m:dPr>
            <m:e>
              <m:sSup>
                <m:sSupPr>
                  <m:ctrlPr>
                    <w:ins w:id="3672" w:author="The Si Tran" w:date="2012-12-06T01:48:00Z">
                      <w:rPr>
                        <w:rFonts w:ascii="Cambria Math" w:hAnsi="Cambria Math"/>
                        <w:i/>
                        <w:szCs w:val="26"/>
                        <w:lang w:val="pt-BR"/>
                      </w:rPr>
                    </w:ins>
                  </m:ctrlPr>
                </m:sSupPr>
                <m:e>
                  <w:ins w:id="3673" w:author="The Si Tran" w:date="2012-12-06T01:48:00Z">
                    <m:r>
                      <w:rPr>
                        <w:rFonts w:ascii="Cambria Math" w:hAnsi="Cambria Math"/>
                        <w:szCs w:val="26"/>
                        <w:lang w:val="pt-BR"/>
                      </w:rPr>
                      <m:t>B</m:t>
                    </m:r>
                  </w:ins>
                </m:e>
                <m:sup>
                  <w:ins w:id="3674" w:author="The Si Tran" w:date="2012-12-06T01:48:00Z">
                    <m:r>
                      <w:rPr>
                        <w:rFonts w:ascii="Cambria Math" w:hAnsi="Cambria Math"/>
                        <w:szCs w:val="26"/>
                        <w:lang w:val="pt-BR"/>
                      </w:rPr>
                      <m:t>1S</m:t>
                    </m:r>
                  </w:ins>
                </m:sup>
              </m:sSup>
            </m:e>
          </m:d>
          <w:ins w:id="3675" w:author="The Si Tran" w:date="2012-12-06T01:48:00Z">
            <m:r>
              <w:rPr>
                <w:rFonts w:ascii="Cambria Math" w:hAnsi="Cambria Math"/>
                <w:szCs w:val="26"/>
                <w:lang w:val="pt-BR"/>
              </w:rPr>
              <m:t>-</m:t>
            </m:r>
          </w:ins>
          <m:sSubSup>
            <m:sSubSupPr>
              <m:ctrlPr>
                <w:ins w:id="3676" w:author="The Si Tran" w:date="2012-12-06T01:49:00Z">
                  <w:rPr>
                    <w:rFonts w:ascii="Cambria Math" w:hAnsi="Cambria Math"/>
                    <w:szCs w:val="26"/>
                    <w:lang w:val="pt-BR"/>
                  </w:rPr>
                </w:ins>
              </m:ctrlPr>
            </m:sSubSupPr>
            <m:e>
              <w:ins w:id="3677" w:author="The Si Tran" w:date="2012-12-06T01:50:00Z">
                <m:r>
                  <m:rPr>
                    <m:sty m:val="p"/>
                  </m:rPr>
                  <w:rPr>
                    <w:rFonts w:ascii="Cambria Math" w:hAnsi="Cambria Math"/>
                    <w:szCs w:val="26"/>
                    <w:lang w:val="pt-BR"/>
                  </w:rPr>
                  <m:t>ϕ</m:t>
                </m:r>
              </w:ins>
            </m:e>
            <m:sub>
              <w:ins w:id="3678" w:author="The Si Tran" w:date="2012-12-06T01:49:00Z">
                <m:r>
                  <w:rPr>
                    <w:rFonts w:ascii="Cambria Math" w:hAnsi="Cambria Math"/>
                    <w:szCs w:val="26"/>
                    <w:lang w:val="pt-BR"/>
                  </w:rPr>
                  <m:t>2</m:t>
                </m:r>
              </w:ins>
            </m:sub>
            <m:sup>
              <w:ins w:id="3679" w:author="The Si Tran" w:date="2012-12-06T01:49:00Z">
                <m:r>
                  <w:rPr>
                    <w:rFonts w:ascii="Cambria Math" w:hAnsi="Cambria Math"/>
                    <w:szCs w:val="26"/>
                    <w:lang w:val="pt-BR"/>
                  </w:rPr>
                  <m:t>*</m:t>
                </m:r>
              </w:ins>
            </m:sup>
          </m:sSubSup>
          <m:d>
            <m:dPr>
              <m:ctrlPr>
                <w:ins w:id="3680" w:author="The Si Tran" w:date="2012-12-06T01:48:00Z">
                  <w:rPr>
                    <w:rFonts w:ascii="Cambria Math" w:hAnsi="Cambria Math"/>
                    <w:i/>
                    <w:szCs w:val="26"/>
                    <w:lang w:val="pt-BR"/>
                  </w:rPr>
                </w:ins>
              </m:ctrlPr>
            </m:dPr>
            <m:e>
              <m:sSup>
                <m:sSupPr>
                  <m:ctrlPr>
                    <w:ins w:id="3681" w:author="The Si Tran" w:date="2012-12-06T01:48:00Z">
                      <w:rPr>
                        <w:rFonts w:ascii="Cambria Math" w:hAnsi="Cambria Math"/>
                        <w:i/>
                        <w:szCs w:val="26"/>
                        <w:lang w:val="pt-BR"/>
                      </w:rPr>
                    </w:ins>
                  </m:ctrlPr>
                </m:sSupPr>
                <m:e>
                  <w:ins w:id="3682" w:author="The Si Tran" w:date="2012-12-06T01:48:00Z">
                    <m:r>
                      <w:rPr>
                        <w:rFonts w:ascii="Cambria Math" w:hAnsi="Cambria Math"/>
                        <w:szCs w:val="26"/>
                        <w:lang w:val="pt-BR"/>
                      </w:rPr>
                      <m:t>B</m:t>
                    </m:r>
                  </w:ins>
                </m:e>
                <m:sup>
                  <w:ins w:id="3683" w:author="The Si Tran" w:date="2012-12-06T01:48:00Z">
                    <m:r>
                      <w:rPr>
                        <w:rFonts w:ascii="Cambria Math" w:hAnsi="Cambria Math"/>
                        <w:szCs w:val="26"/>
                        <w:lang w:val="pt-BR"/>
                      </w:rPr>
                      <m:t>2S</m:t>
                    </m:r>
                  </w:ins>
                </m:sup>
              </m:sSup>
            </m:e>
          </m:d>
          <w:ins w:id="3684" w:author="The Si Tran" w:date="2012-12-06T01:48:00Z">
            <m:r>
              <w:rPr>
                <w:rFonts w:ascii="Cambria Math" w:hAnsi="Cambria Math"/>
                <w:szCs w:val="26"/>
                <w:lang w:val="pt-BR"/>
              </w:rPr>
              <m:t>-…-</m:t>
            </m:r>
          </w:ins>
          <m:sSubSup>
            <m:sSubSupPr>
              <m:ctrlPr>
                <w:ins w:id="3685" w:author="The Si Tran" w:date="2012-12-06T01:49:00Z">
                  <w:rPr>
                    <w:rFonts w:ascii="Cambria Math" w:hAnsi="Cambria Math"/>
                    <w:szCs w:val="26"/>
                    <w:lang w:val="pt-BR"/>
                  </w:rPr>
                </w:ins>
              </m:ctrlPr>
            </m:sSubSupPr>
            <m:e>
              <w:ins w:id="3686" w:author="The Si Tran" w:date="2012-12-06T01:50:00Z">
                <m:r>
                  <m:rPr>
                    <m:sty m:val="p"/>
                  </m:rPr>
                  <w:rPr>
                    <w:rFonts w:ascii="Cambria Math" w:hAnsi="Cambria Math"/>
                    <w:szCs w:val="26"/>
                    <w:lang w:val="pt-BR"/>
                  </w:rPr>
                  <m:t>ϕ</m:t>
                </m:r>
              </w:ins>
            </m:e>
            <m:sub>
              <w:ins w:id="3687" w:author="The Si Tran" w:date="2012-12-06T01:49:00Z">
                <m:r>
                  <w:rPr>
                    <w:rFonts w:ascii="Cambria Math" w:hAnsi="Cambria Math"/>
                    <w:szCs w:val="26"/>
                    <w:lang w:val="pt-BR"/>
                  </w:rPr>
                  <m:t>P</m:t>
                </m:r>
              </w:ins>
            </m:sub>
            <m:sup>
              <w:ins w:id="3688" w:author="The Si Tran" w:date="2012-12-06T01:49:00Z">
                <m:r>
                  <w:rPr>
                    <w:rFonts w:ascii="Cambria Math" w:hAnsi="Cambria Math"/>
                    <w:szCs w:val="26"/>
                    <w:lang w:val="pt-BR"/>
                  </w:rPr>
                  <m:t>*</m:t>
                </m:r>
              </w:ins>
            </m:sup>
          </m:sSubSup>
          <m:d>
            <m:dPr>
              <m:ctrlPr>
                <w:ins w:id="3689" w:author="The Si Tran" w:date="2012-12-06T01:48:00Z">
                  <w:rPr>
                    <w:rFonts w:ascii="Cambria Math" w:hAnsi="Cambria Math"/>
                    <w:i/>
                    <w:szCs w:val="26"/>
                    <w:lang w:val="pt-BR"/>
                  </w:rPr>
                </w:ins>
              </m:ctrlPr>
            </m:dPr>
            <m:e>
              <m:sSup>
                <m:sSupPr>
                  <m:ctrlPr>
                    <w:ins w:id="3690" w:author="The Si Tran" w:date="2012-12-06T01:48:00Z">
                      <w:rPr>
                        <w:rFonts w:ascii="Cambria Math" w:hAnsi="Cambria Math"/>
                        <w:i/>
                        <w:szCs w:val="26"/>
                        <w:lang w:val="pt-BR"/>
                      </w:rPr>
                    </w:ins>
                  </m:ctrlPr>
                </m:sSupPr>
                <m:e>
                  <w:ins w:id="3691" w:author="The Si Tran" w:date="2012-12-06T01:48:00Z">
                    <m:r>
                      <w:rPr>
                        <w:rFonts w:ascii="Cambria Math" w:hAnsi="Cambria Math"/>
                        <w:szCs w:val="26"/>
                        <w:lang w:val="pt-BR"/>
                      </w:rPr>
                      <m:t>B</m:t>
                    </m:r>
                  </w:ins>
                </m:e>
                <m:sup>
                  <w:ins w:id="3692" w:author="The Si Tran" w:date="2012-12-06T01:48:00Z">
                    <m:r>
                      <w:rPr>
                        <w:rFonts w:ascii="Cambria Math" w:hAnsi="Cambria Math"/>
                        <w:szCs w:val="26"/>
                        <w:lang w:val="pt-BR"/>
                      </w:rPr>
                      <m:t>PS</m:t>
                    </m:r>
                  </w:ins>
                </m:sup>
              </m:sSup>
            </m:e>
          </m:d>
        </m:oMath>
      </m:oMathPara>
    </w:p>
    <w:p w14:paraId="14857348" w14:textId="77777777" w:rsidR="007850C8" w:rsidRPr="0049233F" w:rsidDel="007850C8" w:rsidRDefault="0056499D">
      <w:pPr>
        <w:ind w:firstLine="540"/>
        <w:rPr>
          <w:del w:id="3693" w:author="The Si Tran" w:date="2012-12-06T01:51:00Z"/>
          <w:szCs w:val="26"/>
          <w:lang w:val="pt-BR"/>
          <w:rPrChange w:id="3694" w:author="The Si Tran" w:date="2012-12-05T23:02:00Z">
            <w:rPr>
              <w:del w:id="3695" w:author="The Si Tran" w:date="2012-12-06T01:51:00Z"/>
              <w:sz w:val="28"/>
              <w:szCs w:val="28"/>
              <w:lang w:val="pt-BR"/>
            </w:rPr>
          </w:rPrChange>
        </w:rPr>
      </w:pPr>
      <m:oMathPara>
        <m:oMath>
          <m:sSup>
            <m:sSupPr>
              <m:ctrlPr>
                <w:ins w:id="3696" w:author="The Si Tran" w:date="2012-12-06T01:49:00Z">
                  <w:rPr>
                    <w:rFonts w:ascii="Cambria Math" w:hAnsi="Cambria Math"/>
                    <w:szCs w:val="26"/>
                    <w:lang w:val="pt-BR"/>
                  </w:rPr>
                </w:ins>
              </m:ctrlPr>
            </m:sSupPr>
            <m:e>
              <w:ins w:id="3697" w:author="The Si Tran" w:date="2012-12-06T01:50:00Z">
                <m:r>
                  <m:rPr>
                    <m:sty m:val="p"/>
                  </m:rPr>
                  <w:rPr>
                    <w:rFonts w:ascii="Cambria Math" w:hAnsi="Cambria Math"/>
                    <w:szCs w:val="26"/>
                    <w:lang w:val="pt-BR"/>
                  </w:rPr>
                  <m:t>Θ</m:t>
                </m:r>
              </w:ins>
            </m:e>
            <m:sup>
              <w:ins w:id="3698" w:author="The Si Tran" w:date="2012-12-06T01:49:00Z">
                <m:r>
                  <w:rPr>
                    <w:rFonts w:ascii="Cambria Math" w:hAnsi="Cambria Math"/>
                    <w:szCs w:val="26"/>
                    <w:lang w:val="pt-BR"/>
                  </w:rPr>
                  <m:t>*</m:t>
                </m:r>
              </w:ins>
            </m:sup>
          </m:sSup>
          <m:d>
            <m:dPr>
              <m:ctrlPr>
                <w:ins w:id="3699" w:author="The Si Tran" w:date="2012-12-06T01:49:00Z">
                  <w:rPr>
                    <w:rFonts w:ascii="Cambria Math" w:hAnsi="Cambria Math"/>
                    <w:i/>
                    <w:szCs w:val="26"/>
                    <w:lang w:val="pt-BR"/>
                  </w:rPr>
                </w:ins>
              </m:ctrlPr>
            </m:dPr>
            <m:e>
              <m:sSup>
                <m:sSupPr>
                  <m:ctrlPr>
                    <w:ins w:id="3700" w:author="The Si Tran" w:date="2012-12-06T01:49:00Z">
                      <w:rPr>
                        <w:rFonts w:ascii="Cambria Math" w:hAnsi="Cambria Math"/>
                        <w:i/>
                        <w:szCs w:val="26"/>
                        <w:lang w:val="pt-BR"/>
                      </w:rPr>
                    </w:ins>
                  </m:ctrlPr>
                </m:sSupPr>
                <m:e>
                  <w:ins w:id="3701" w:author="The Si Tran" w:date="2012-12-06T01:49:00Z">
                    <m:r>
                      <w:rPr>
                        <w:rFonts w:ascii="Cambria Math" w:hAnsi="Cambria Math"/>
                        <w:szCs w:val="26"/>
                        <w:lang w:val="pt-BR"/>
                      </w:rPr>
                      <m:t>B</m:t>
                    </m:r>
                  </w:ins>
                </m:e>
                <m:sup>
                  <w:ins w:id="3702" w:author="The Si Tran" w:date="2012-12-06T01:49:00Z">
                    <m:r>
                      <w:rPr>
                        <w:rFonts w:ascii="Cambria Math" w:hAnsi="Cambria Math"/>
                        <w:szCs w:val="26"/>
                        <w:lang w:val="pt-BR"/>
                      </w:rPr>
                      <m:t>S</m:t>
                    </m:r>
                  </w:ins>
                </m:sup>
              </m:sSup>
            </m:e>
          </m:d>
          <w:ins w:id="3703" w:author="The Si Tran" w:date="2012-12-06T01:49:00Z">
            <m:r>
              <w:rPr>
                <w:rFonts w:ascii="Cambria Math" w:hAnsi="Cambria Math"/>
                <w:szCs w:val="26"/>
                <w:lang w:val="pt-BR"/>
              </w:rPr>
              <m:t>=1-</m:t>
            </m:r>
          </w:ins>
          <m:sSubSup>
            <m:sSubSupPr>
              <m:ctrlPr>
                <w:ins w:id="3704" w:author="The Si Tran" w:date="2012-12-06T01:49:00Z">
                  <w:rPr>
                    <w:rFonts w:ascii="Cambria Math" w:hAnsi="Cambria Math"/>
                    <w:szCs w:val="26"/>
                    <w:lang w:val="pt-BR"/>
                  </w:rPr>
                </w:ins>
              </m:ctrlPr>
            </m:sSubSupPr>
            <m:e>
              <w:ins w:id="3705" w:author="The Si Tran" w:date="2012-12-06T01:51:00Z">
                <m:r>
                  <w:rPr>
                    <w:rFonts w:ascii="Cambria Math" w:hAnsi="Cambria Math"/>
                    <w:szCs w:val="26"/>
                    <w:lang w:val="pt-BR"/>
                  </w:rPr>
                  <m:t>θ</m:t>
                </m:r>
              </w:ins>
            </m:e>
            <m:sub>
              <w:ins w:id="3706" w:author="The Si Tran" w:date="2012-12-06T01:49:00Z">
                <m:r>
                  <w:rPr>
                    <w:rFonts w:ascii="Cambria Math" w:hAnsi="Cambria Math"/>
                    <w:szCs w:val="26"/>
                    <w:lang w:val="pt-BR"/>
                  </w:rPr>
                  <m:t>1</m:t>
                </m:r>
              </w:ins>
            </m:sub>
            <m:sup>
              <w:ins w:id="3707" w:author="The Si Tran" w:date="2012-12-06T01:49:00Z">
                <m:r>
                  <w:rPr>
                    <w:rFonts w:ascii="Cambria Math" w:hAnsi="Cambria Math"/>
                    <w:szCs w:val="26"/>
                    <w:lang w:val="pt-BR"/>
                  </w:rPr>
                  <m:t>*</m:t>
                </m:r>
              </w:ins>
            </m:sup>
          </m:sSubSup>
          <m:d>
            <m:dPr>
              <m:ctrlPr>
                <w:ins w:id="3708" w:author="The Si Tran" w:date="2012-12-06T01:49:00Z">
                  <w:rPr>
                    <w:rFonts w:ascii="Cambria Math" w:hAnsi="Cambria Math"/>
                    <w:i/>
                    <w:szCs w:val="26"/>
                    <w:lang w:val="pt-BR"/>
                  </w:rPr>
                </w:ins>
              </m:ctrlPr>
            </m:dPr>
            <m:e>
              <m:sSup>
                <m:sSupPr>
                  <m:ctrlPr>
                    <w:ins w:id="3709" w:author="The Si Tran" w:date="2012-12-06T01:49:00Z">
                      <w:rPr>
                        <w:rFonts w:ascii="Cambria Math" w:hAnsi="Cambria Math"/>
                        <w:i/>
                        <w:szCs w:val="26"/>
                        <w:lang w:val="pt-BR"/>
                      </w:rPr>
                    </w:ins>
                  </m:ctrlPr>
                </m:sSupPr>
                <m:e>
                  <w:ins w:id="3710" w:author="The Si Tran" w:date="2012-12-06T01:49:00Z">
                    <m:r>
                      <w:rPr>
                        <w:rFonts w:ascii="Cambria Math" w:hAnsi="Cambria Math"/>
                        <w:szCs w:val="26"/>
                        <w:lang w:val="pt-BR"/>
                      </w:rPr>
                      <m:t>B</m:t>
                    </m:r>
                  </w:ins>
                </m:e>
                <m:sup>
                  <w:ins w:id="3711" w:author="The Si Tran" w:date="2012-12-06T01:49:00Z">
                    <m:r>
                      <w:rPr>
                        <w:rFonts w:ascii="Cambria Math" w:hAnsi="Cambria Math"/>
                        <w:szCs w:val="26"/>
                        <w:lang w:val="pt-BR"/>
                      </w:rPr>
                      <m:t>1S</m:t>
                    </m:r>
                  </w:ins>
                </m:sup>
              </m:sSup>
            </m:e>
          </m:d>
          <w:ins w:id="3712" w:author="The Si Tran" w:date="2012-12-06T01:49:00Z">
            <m:r>
              <w:rPr>
                <w:rFonts w:ascii="Cambria Math" w:hAnsi="Cambria Math"/>
                <w:szCs w:val="26"/>
                <w:lang w:val="pt-BR"/>
              </w:rPr>
              <m:t>-</m:t>
            </m:r>
          </w:ins>
          <m:sSubSup>
            <m:sSubSupPr>
              <m:ctrlPr>
                <w:ins w:id="3713" w:author="The Si Tran" w:date="2012-12-06T01:49:00Z">
                  <w:rPr>
                    <w:rFonts w:ascii="Cambria Math" w:hAnsi="Cambria Math"/>
                    <w:szCs w:val="26"/>
                    <w:lang w:val="pt-BR"/>
                  </w:rPr>
                </w:ins>
              </m:ctrlPr>
            </m:sSubSupPr>
            <m:e>
              <w:ins w:id="3714" w:author="The Si Tran" w:date="2012-12-06T01:51:00Z">
                <m:r>
                  <m:rPr>
                    <m:sty m:val="p"/>
                  </m:rPr>
                  <w:rPr>
                    <w:rFonts w:ascii="Cambria Math" w:hAnsi="Cambria Math"/>
                    <w:szCs w:val="26"/>
                    <w:lang w:val="pt-BR"/>
                  </w:rPr>
                  <m:t>θ</m:t>
                </m:r>
              </w:ins>
            </m:e>
            <m:sub>
              <w:ins w:id="3715" w:author="The Si Tran" w:date="2012-12-06T01:49:00Z">
                <m:r>
                  <w:rPr>
                    <w:rFonts w:ascii="Cambria Math" w:hAnsi="Cambria Math"/>
                    <w:szCs w:val="26"/>
                    <w:lang w:val="pt-BR"/>
                  </w:rPr>
                  <m:t>2</m:t>
                </m:r>
              </w:ins>
            </m:sub>
            <m:sup>
              <w:ins w:id="3716" w:author="The Si Tran" w:date="2012-12-06T01:49:00Z">
                <m:r>
                  <w:rPr>
                    <w:rFonts w:ascii="Cambria Math" w:hAnsi="Cambria Math"/>
                    <w:szCs w:val="26"/>
                    <w:lang w:val="pt-BR"/>
                  </w:rPr>
                  <m:t>*</m:t>
                </m:r>
              </w:ins>
            </m:sup>
          </m:sSubSup>
          <m:d>
            <m:dPr>
              <m:ctrlPr>
                <w:ins w:id="3717" w:author="The Si Tran" w:date="2012-12-06T01:49:00Z">
                  <w:rPr>
                    <w:rFonts w:ascii="Cambria Math" w:hAnsi="Cambria Math"/>
                    <w:i/>
                    <w:szCs w:val="26"/>
                    <w:lang w:val="pt-BR"/>
                  </w:rPr>
                </w:ins>
              </m:ctrlPr>
            </m:dPr>
            <m:e>
              <m:sSup>
                <m:sSupPr>
                  <m:ctrlPr>
                    <w:ins w:id="3718" w:author="The Si Tran" w:date="2012-12-06T01:49:00Z">
                      <w:rPr>
                        <w:rFonts w:ascii="Cambria Math" w:hAnsi="Cambria Math"/>
                        <w:i/>
                        <w:szCs w:val="26"/>
                        <w:lang w:val="pt-BR"/>
                      </w:rPr>
                    </w:ins>
                  </m:ctrlPr>
                </m:sSupPr>
                <m:e>
                  <w:ins w:id="3719" w:author="The Si Tran" w:date="2012-12-06T01:49:00Z">
                    <m:r>
                      <w:rPr>
                        <w:rFonts w:ascii="Cambria Math" w:hAnsi="Cambria Math"/>
                        <w:szCs w:val="26"/>
                        <w:lang w:val="pt-BR"/>
                      </w:rPr>
                      <m:t>B</m:t>
                    </m:r>
                  </w:ins>
                </m:e>
                <m:sup>
                  <w:ins w:id="3720" w:author="The Si Tran" w:date="2012-12-06T01:49:00Z">
                    <m:r>
                      <w:rPr>
                        <w:rFonts w:ascii="Cambria Math" w:hAnsi="Cambria Math"/>
                        <w:szCs w:val="26"/>
                        <w:lang w:val="pt-BR"/>
                      </w:rPr>
                      <m:t>2S</m:t>
                    </m:r>
                  </w:ins>
                </m:sup>
              </m:sSup>
            </m:e>
          </m:d>
          <w:ins w:id="3721" w:author="The Si Tran" w:date="2012-12-06T01:49:00Z">
            <m:r>
              <w:rPr>
                <w:rFonts w:ascii="Cambria Math" w:hAnsi="Cambria Math"/>
                <w:szCs w:val="26"/>
                <w:lang w:val="pt-BR"/>
              </w:rPr>
              <m:t>-…-</m:t>
            </m:r>
          </w:ins>
          <m:sSubSup>
            <m:sSubSupPr>
              <m:ctrlPr>
                <w:ins w:id="3722" w:author="The Si Tran" w:date="2012-12-06T01:49:00Z">
                  <w:rPr>
                    <w:rFonts w:ascii="Cambria Math" w:hAnsi="Cambria Math"/>
                    <w:szCs w:val="26"/>
                    <w:lang w:val="pt-BR"/>
                  </w:rPr>
                </w:ins>
              </m:ctrlPr>
            </m:sSubSupPr>
            <m:e>
              <w:ins w:id="3723" w:author="The Si Tran" w:date="2012-12-06T01:51:00Z">
                <m:r>
                  <m:rPr>
                    <m:sty m:val="p"/>
                  </m:rPr>
                  <w:rPr>
                    <w:rFonts w:ascii="Cambria Math" w:hAnsi="Cambria Math"/>
                    <w:szCs w:val="26"/>
                    <w:lang w:val="pt-BR"/>
                  </w:rPr>
                  <m:t>θ</m:t>
                </m:r>
              </w:ins>
            </m:e>
            <m:sub>
              <w:ins w:id="3724" w:author="The Si Tran" w:date="2012-12-06T01:49:00Z">
                <m:r>
                  <w:rPr>
                    <w:rFonts w:ascii="Cambria Math" w:hAnsi="Cambria Math"/>
                    <w:szCs w:val="26"/>
                    <w:lang w:val="pt-BR"/>
                  </w:rPr>
                  <m:t>P</m:t>
                </m:r>
              </w:ins>
            </m:sub>
            <m:sup>
              <w:ins w:id="3725" w:author="The Si Tran" w:date="2012-12-06T01:49:00Z">
                <m:r>
                  <w:rPr>
                    <w:rFonts w:ascii="Cambria Math" w:hAnsi="Cambria Math"/>
                    <w:szCs w:val="26"/>
                    <w:lang w:val="pt-BR"/>
                  </w:rPr>
                  <m:t>*</m:t>
                </m:r>
              </w:ins>
            </m:sup>
          </m:sSubSup>
          <m:d>
            <m:dPr>
              <m:ctrlPr>
                <w:ins w:id="3726" w:author="The Si Tran" w:date="2012-12-06T01:49:00Z">
                  <w:rPr>
                    <w:rFonts w:ascii="Cambria Math" w:hAnsi="Cambria Math"/>
                    <w:i/>
                    <w:szCs w:val="26"/>
                    <w:lang w:val="pt-BR"/>
                  </w:rPr>
                </w:ins>
              </m:ctrlPr>
            </m:dPr>
            <m:e>
              <m:sSup>
                <m:sSupPr>
                  <m:ctrlPr>
                    <w:ins w:id="3727" w:author="The Si Tran" w:date="2012-12-06T01:49:00Z">
                      <w:rPr>
                        <w:rFonts w:ascii="Cambria Math" w:hAnsi="Cambria Math"/>
                        <w:i/>
                        <w:szCs w:val="26"/>
                        <w:lang w:val="pt-BR"/>
                      </w:rPr>
                    </w:ins>
                  </m:ctrlPr>
                </m:sSupPr>
                <m:e>
                  <w:ins w:id="3728" w:author="The Si Tran" w:date="2012-12-06T01:49:00Z">
                    <m:r>
                      <w:rPr>
                        <w:rFonts w:ascii="Cambria Math" w:hAnsi="Cambria Math"/>
                        <w:szCs w:val="26"/>
                        <w:lang w:val="pt-BR"/>
                      </w:rPr>
                      <m:t>B</m:t>
                    </m:r>
                  </w:ins>
                </m:e>
                <m:sup>
                  <w:ins w:id="3729" w:author="The Si Tran" w:date="2012-12-06T01:49:00Z">
                    <m:r>
                      <w:rPr>
                        <w:rFonts w:ascii="Cambria Math" w:hAnsi="Cambria Math"/>
                        <w:szCs w:val="26"/>
                        <w:lang w:val="pt-BR"/>
                      </w:rPr>
                      <m:t>PS</m:t>
                    </m:r>
                  </w:ins>
                </m:sup>
              </m:sSup>
            </m:e>
          </m:d>
        </m:oMath>
      </m:oMathPara>
    </w:p>
    <w:p w14:paraId="5EA44947" w14:textId="77777777" w:rsidR="006A21F7" w:rsidRPr="0049233F" w:rsidDel="007850C8" w:rsidRDefault="006A21F7">
      <w:pPr>
        <w:rPr>
          <w:del w:id="3730" w:author="The Si Tran" w:date="2012-12-06T01:51:00Z"/>
          <w:szCs w:val="26"/>
          <w:lang w:val="pt-BR"/>
          <w:rPrChange w:id="3731" w:author="The Si Tran" w:date="2012-12-05T23:02:00Z">
            <w:rPr>
              <w:del w:id="3732" w:author="The Si Tran" w:date="2012-12-06T01:51:00Z"/>
              <w:sz w:val="28"/>
              <w:szCs w:val="28"/>
              <w:lang w:val="pt-BR"/>
            </w:rPr>
          </w:rPrChange>
        </w:rPr>
        <w:pPrChange w:id="3733" w:author="The Si Tran" w:date="2012-12-06T01:51:00Z">
          <w:pPr>
            <w:ind w:firstLine="540"/>
          </w:pPr>
        </w:pPrChange>
      </w:pPr>
      <w:del w:id="3734" w:author="The Si Tran" w:date="2012-12-06T01:51:00Z">
        <w:r w:rsidRPr="00AF1345" w:rsidDel="007850C8">
          <w:rPr>
            <w:position w:val="-12"/>
            <w:szCs w:val="26"/>
            <w:lang w:val="pt-BR"/>
          </w:rPr>
          <w:object w:dxaOrig="3600" w:dyaOrig="380" w14:anchorId="7B337824">
            <v:shape id="_x0000_i1095" type="#_x0000_t75" style="width:241.1pt;height:25.1pt" o:ole="">
              <v:imagedata r:id="rId156" o:title=""/>
            </v:shape>
            <o:OLEObject Type="Embed" ProgID="Equation.DSMT4" ShapeID="_x0000_i1095" DrawAspect="Content" ObjectID="_1416977627" r:id="rId157"/>
          </w:object>
        </w:r>
        <w:r w:rsidRPr="0049233F" w:rsidDel="007850C8">
          <w:rPr>
            <w:szCs w:val="26"/>
            <w:lang w:val="pt-BR"/>
            <w:rPrChange w:id="3735" w:author="The Si Tran" w:date="2012-12-05T23:02:00Z">
              <w:rPr>
                <w:sz w:val="28"/>
                <w:szCs w:val="28"/>
                <w:lang w:val="pt-BR"/>
              </w:rPr>
            </w:rPrChange>
          </w:rPr>
          <w:delText>,</w:delText>
        </w:r>
      </w:del>
    </w:p>
    <w:p w14:paraId="5F9C0481" w14:textId="77777777" w:rsidR="006A21F7" w:rsidRPr="0049233F" w:rsidRDefault="006A21F7">
      <w:pPr>
        <w:rPr>
          <w:szCs w:val="26"/>
          <w:lang w:val="pt-BR"/>
          <w:rPrChange w:id="3736" w:author="The Si Tran" w:date="2012-12-05T23:02:00Z">
            <w:rPr>
              <w:sz w:val="28"/>
              <w:szCs w:val="28"/>
              <w:lang w:val="pt-BR"/>
            </w:rPr>
          </w:rPrChange>
        </w:rPr>
        <w:pPrChange w:id="3737" w:author="The Si Tran" w:date="2012-12-06T01:51:00Z">
          <w:pPr>
            <w:ind w:firstLine="540"/>
          </w:pPr>
        </w:pPrChange>
      </w:pPr>
      <w:del w:id="3738" w:author="The Si Tran" w:date="2012-12-06T01:51:00Z">
        <w:r w:rsidRPr="00AF1345" w:rsidDel="007850C8">
          <w:rPr>
            <w:position w:val="-14"/>
            <w:szCs w:val="26"/>
            <w:lang w:val="pt-BR"/>
          </w:rPr>
          <w:object w:dxaOrig="3620" w:dyaOrig="400" w14:anchorId="0094FDCF">
            <v:shape id="_x0000_i1096" type="#_x0000_t75" style="width:240.3pt;height:25.1pt" o:ole="">
              <v:imagedata r:id="rId158" o:title=""/>
            </v:shape>
            <o:OLEObject Type="Embed" ProgID="Equation.DSMT4" ShapeID="_x0000_i1096" DrawAspect="Content" ObjectID="_1416977628" r:id="rId159"/>
          </w:object>
        </w:r>
      </w:del>
    </w:p>
    <w:p w14:paraId="7F65AF49" w14:textId="77777777" w:rsidR="006A21F7" w:rsidRPr="0049233F" w:rsidRDefault="006A21F7" w:rsidP="006A21F7">
      <w:pPr>
        <w:ind w:firstLine="540"/>
        <w:rPr>
          <w:szCs w:val="26"/>
          <w:lang w:val="pt-BR"/>
          <w:rPrChange w:id="3739" w:author="The Si Tran" w:date="2012-12-05T23:02:00Z">
            <w:rPr>
              <w:sz w:val="28"/>
              <w:szCs w:val="28"/>
              <w:lang w:val="pt-BR"/>
            </w:rPr>
          </w:rPrChange>
        </w:rPr>
      </w:pPr>
      <w:r w:rsidRPr="0049233F">
        <w:rPr>
          <w:szCs w:val="26"/>
          <w:lang w:val="pt-BR"/>
          <w:rPrChange w:id="3740" w:author="The Si Tran" w:date="2012-12-05T23:02:00Z">
            <w:rPr>
              <w:sz w:val="28"/>
              <w:szCs w:val="28"/>
              <w:lang w:val="pt-BR"/>
            </w:rPr>
          </w:rPrChange>
        </w:rPr>
        <w:t>Việc xác định các thông số P, D, Q tương tự như việc xác định các hệ số p, d, q thông thường chỉ khác ở chỗ các dấu hiệu của hàm tự tương quan và hàm tự tương quan riêng phần khác thể hiện theo các độ trễ là bội của s.</w:t>
      </w:r>
    </w:p>
    <w:p w14:paraId="7B028F55" w14:textId="77777777" w:rsidR="006A21F7" w:rsidRPr="0049233F" w:rsidDel="00677FF8" w:rsidRDefault="006A21F7" w:rsidP="006A21F7">
      <w:pPr>
        <w:pStyle w:val="Heading2"/>
        <w:rPr>
          <w:del w:id="3741" w:author="The Si Tran" w:date="2012-12-10T20:40:00Z"/>
          <w:sz w:val="26"/>
          <w:szCs w:val="26"/>
          <w:lang w:val="pt-BR"/>
          <w:rPrChange w:id="3742" w:author="The Si Tran" w:date="2012-12-05T23:02:00Z">
            <w:rPr>
              <w:del w:id="3743" w:author="The Si Tran" w:date="2012-12-10T20:40:00Z"/>
              <w:lang w:val="pt-BR"/>
            </w:rPr>
          </w:rPrChange>
        </w:rPr>
      </w:pPr>
      <w:bookmarkStart w:id="3744" w:name="_Toc312142555"/>
      <w:del w:id="3745" w:author="The Si Tran" w:date="2012-12-10T20:40:00Z">
        <w:r w:rsidRPr="007C782C" w:rsidDel="00677FF8">
          <w:rPr>
            <w:szCs w:val="26"/>
            <w:lang w:val="pt-BR"/>
          </w:rPr>
          <w:lastRenderedPageBreak/>
          <w:delText>Các bư</w:delText>
        </w:r>
        <w:r w:rsidRPr="00EC6D12" w:rsidDel="00677FF8">
          <w:rPr>
            <w:b w:val="0"/>
            <w:bCs w:val="0"/>
            <w:iCs w:val="0"/>
            <w:szCs w:val="26"/>
            <w:lang w:val="pt-BR"/>
          </w:rPr>
          <w:delText>ớ</w:delText>
        </w:r>
        <w:r w:rsidRPr="00E078AF" w:rsidDel="00677FF8">
          <w:rPr>
            <w:b w:val="0"/>
            <w:bCs w:val="0"/>
            <w:iCs w:val="0"/>
            <w:szCs w:val="26"/>
            <w:lang w:val="pt-BR"/>
          </w:rPr>
          <w:delText>c xây d</w:delText>
        </w:r>
        <w:r w:rsidRPr="0049233F" w:rsidDel="00677FF8">
          <w:rPr>
            <w:szCs w:val="26"/>
            <w:lang w:val="pt-BR"/>
            <w:rPrChange w:id="3746" w:author="The Si Tran" w:date="2012-12-05T23:02:00Z">
              <w:rPr>
                <w:lang w:val="pt-BR"/>
              </w:rPr>
            </w:rPrChange>
          </w:rPr>
          <w:delText>ựng mô hình ARIMA</w:delText>
        </w:r>
        <w:bookmarkStart w:id="3747" w:name="_Toc343083584"/>
        <w:bookmarkStart w:id="3748" w:name="_Toc343083798"/>
        <w:bookmarkStart w:id="3749" w:name="_Toc343084009"/>
        <w:bookmarkStart w:id="3750" w:name="_Toc343220768"/>
        <w:bookmarkEnd w:id="3744"/>
        <w:bookmarkEnd w:id="3747"/>
        <w:bookmarkEnd w:id="3748"/>
        <w:bookmarkEnd w:id="3749"/>
        <w:bookmarkEnd w:id="3750"/>
      </w:del>
    </w:p>
    <w:p w14:paraId="2C41ADFC" w14:textId="77777777" w:rsidR="006A21F7" w:rsidRPr="0049233F" w:rsidDel="00677FF8" w:rsidRDefault="006A21F7" w:rsidP="006A21F7">
      <w:pPr>
        <w:ind w:firstLine="540"/>
        <w:rPr>
          <w:del w:id="3751" w:author="The Si Tran" w:date="2012-12-10T20:40:00Z"/>
          <w:szCs w:val="26"/>
          <w:lang w:val="pt-BR"/>
          <w:rPrChange w:id="3752" w:author="The Si Tran" w:date="2012-12-05T23:02:00Z">
            <w:rPr>
              <w:del w:id="3753" w:author="The Si Tran" w:date="2012-12-10T20:40:00Z"/>
              <w:sz w:val="28"/>
              <w:szCs w:val="28"/>
              <w:lang w:val="pt-BR"/>
            </w:rPr>
          </w:rPrChange>
        </w:rPr>
      </w:pPr>
      <w:del w:id="3754" w:author="The Si Tran" w:date="2012-12-10T20:40:00Z">
        <w:r w:rsidRPr="0049233F" w:rsidDel="00677FF8">
          <w:rPr>
            <w:szCs w:val="26"/>
            <w:lang w:val="pt-BR"/>
            <w:rPrChange w:id="3755" w:author="The Si Tran" w:date="2012-12-05T23:02:00Z">
              <w:rPr>
                <w:sz w:val="28"/>
                <w:szCs w:val="28"/>
                <w:lang w:val="pt-BR"/>
              </w:rPr>
            </w:rPrChange>
          </w:rPr>
          <w:delText>Trong việc dự đoán chuỗi thời gian dựa trên mô hình ARIMA, công việc chủ yếu của người dự báo là xác định được bậc của mô hình. Công việc này được thực hiện thông qua một thủ tục lặp. Ban đầu một mô hình dự tuyển được xây dựng, tiếp theo kiểm tra xem mô hình đó có mô tả đầy đủ chuỗi thời gian không, nếu mô hình không đầy đủ thì tạo mô hình mới cải tiến hơn mô hình cũ. Quá trình này được lặp đi lặp lại cho đến khi tìm được một mô hình đầy đủ. Hình 10 minh họa cho quá trình xây dựng mô hình</w:delText>
        </w:r>
        <w:bookmarkStart w:id="3756" w:name="_Toc343083585"/>
        <w:bookmarkStart w:id="3757" w:name="_Toc343083799"/>
        <w:bookmarkStart w:id="3758" w:name="_Toc343084010"/>
        <w:bookmarkStart w:id="3759" w:name="_Toc343220769"/>
        <w:bookmarkEnd w:id="3756"/>
        <w:bookmarkEnd w:id="3757"/>
        <w:bookmarkEnd w:id="3758"/>
        <w:bookmarkEnd w:id="3759"/>
      </w:del>
    </w:p>
    <w:p w14:paraId="6EBC6AFF" w14:textId="77777777" w:rsidR="006A21F7" w:rsidRPr="0049233F" w:rsidDel="00677FF8" w:rsidRDefault="006A21F7" w:rsidP="006A21F7">
      <w:pPr>
        <w:ind w:firstLine="540"/>
        <w:rPr>
          <w:del w:id="3760" w:author="The Si Tran" w:date="2012-12-10T20:40:00Z"/>
          <w:szCs w:val="26"/>
          <w:lang w:val="pt-BR"/>
          <w:rPrChange w:id="3761" w:author="The Si Tran" w:date="2012-12-05T23:02:00Z">
            <w:rPr>
              <w:del w:id="3762" w:author="The Si Tran" w:date="2012-12-10T20:40:00Z"/>
              <w:sz w:val="28"/>
              <w:szCs w:val="28"/>
              <w:lang w:val="pt-BR"/>
            </w:rPr>
          </w:rPrChange>
        </w:rPr>
      </w:pPr>
      <w:del w:id="3763" w:author="The Si Tran" w:date="2012-12-10T20:40:00Z">
        <w:r w:rsidRPr="0049233F" w:rsidDel="00677FF8">
          <w:rPr>
            <w:noProof/>
            <w:szCs w:val="26"/>
            <w:rPrChange w:id="3764" w:author="Unknown">
              <w:rPr>
                <w:noProof/>
                <w:sz w:val="28"/>
                <w:szCs w:val="28"/>
              </w:rPr>
            </w:rPrChange>
          </w:rPr>
          <w:drawing>
            <wp:inline distT="0" distB="0" distL="0" distR="0" wp14:anchorId="6ED9A412" wp14:editId="73D74F0E">
              <wp:extent cx="3438525" cy="664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438525" cy="6648450"/>
                      </a:xfrm>
                      <a:prstGeom prst="rect">
                        <a:avLst/>
                      </a:prstGeom>
                      <a:noFill/>
                      <a:ln>
                        <a:noFill/>
                      </a:ln>
                    </pic:spPr>
                  </pic:pic>
                </a:graphicData>
              </a:graphic>
            </wp:inline>
          </w:drawing>
        </w:r>
        <w:bookmarkStart w:id="3765" w:name="_Toc343083586"/>
        <w:bookmarkStart w:id="3766" w:name="_Toc343083800"/>
        <w:bookmarkStart w:id="3767" w:name="_Toc343084011"/>
        <w:bookmarkStart w:id="3768" w:name="_Toc343220770"/>
        <w:bookmarkEnd w:id="3765"/>
        <w:bookmarkEnd w:id="3766"/>
        <w:bookmarkEnd w:id="3767"/>
        <w:bookmarkEnd w:id="3768"/>
      </w:del>
    </w:p>
    <w:p w14:paraId="4D61994B" w14:textId="77777777" w:rsidR="006A21F7" w:rsidRPr="0049233F" w:rsidDel="00677FF8" w:rsidRDefault="006A21F7" w:rsidP="006A21F7">
      <w:pPr>
        <w:pStyle w:val="Caption"/>
        <w:rPr>
          <w:del w:id="3769" w:author="The Si Tran" w:date="2012-12-10T20:40:00Z"/>
          <w:sz w:val="26"/>
          <w:szCs w:val="26"/>
          <w:lang w:val="pt-BR"/>
          <w:rPrChange w:id="3770" w:author="The Si Tran" w:date="2012-12-05T23:02:00Z">
            <w:rPr>
              <w:del w:id="3771" w:author="The Si Tran" w:date="2012-12-10T20:40:00Z"/>
              <w:sz w:val="28"/>
              <w:szCs w:val="28"/>
              <w:lang w:val="pt-BR"/>
            </w:rPr>
          </w:rPrChange>
        </w:rPr>
      </w:pPr>
      <w:del w:id="3772" w:author="The Si Tran" w:date="2012-12-10T20:40:00Z">
        <w:r w:rsidRPr="0049233F" w:rsidDel="00677FF8">
          <w:rPr>
            <w:sz w:val="26"/>
            <w:szCs w:val="26"/>
            <w:lang w:val="pt-BR"/>
            <w:rPrChange w:id="3773" w:author="The Si Tran" w:date="2012-12-05T23:02:00Z">
              <w:rPr>
                <w:sz w:val="28"/>
                <w:szCs w:val="28"/>
                <w:lang w:val="pt-BR"/>
              </w:rPr>
            </w:rPrChange>
          </w:rPr>
          <w:tab/>
        </w:r>
        <w:r w:rsidRPr="0049233F" w:rsidDel="00677FF8">
          <w:rPr>
            <w:sz w:val="26"/>
            <w:szCs w:val="26"/>
            <w:lang w:val="pt-BR"/>
            <w:rPrChange w:id="3774" w:author="The Si Tran" w:date="2012-12-05T23:02:00Z">
              <w:rPr>
                <w:sz w:val="28"/>
                <w:szCs w:val="28"/>
                <w:lang w:val="pt-BR"/>
              </w:rPr>
            </w:rPrChange>
          </w:rPr>
          <w:tab/>
        </w:r>
        <w:bookmarkStart w:id="3775" w:name="_Toc312142084"/>
        <w:r w:rsidRPr="0049233F" w:rsidDel="00677FF8">
          <w:rPr>
            <w:sz w:val="26"/>
            <w:szCs w:val="26"/>
            <w:lang w:val="pt-BR"/>
            <w:rPrChange w:id="3776" w:author="The Si Tran" w:date="2012-12-05T23:02:00Z">
              <w:rPr>
                <w:sz w:val="28"/>
                <w:szCs w:val="28"/>
                <w:lang w:val="pt-BR"/>
              </w:rPr>
            </w:rPrChange>
          </w:rPr>
          <w:delText xml:space="preserve">Hình </w:delText>
        </w:r>
        <w:r w:rsidRPr="0049233F" w:rsidDel="00677FF8">
          <w:rPr>
            <w:sz w:val="26"/>
            <w:szCs w:val="26"/>
            <w:rPrChange w:id="3777" w:author="The Si Tran" w:date="2012-12-05T23:02:00Z">
              <w:rPr>
                <w:sz w:val="28"/>
                <w:szCs w:val="28"/>
              </w:rPr>
            </w:rPrChange>
          </w:rPr>
          <w:fldChar w:fldCharType="begin"/>
        </w:r>
        <w:r w:rsidRPr="0049233F" w:rsidDel="00677FF8">
          <w:rPr>
            <w:sz w:val="26"/>
            <w:szCs w:val="26"/>
            <w:lang w:val="pt-BR"/>
            <w:rPrChange w:id="3778" w:author="The Si Tran" w:date="2012-12-05T23:02:00Z">
              <w:rPr>
                <w:sz w:val="28"/>
                <w:szCs w:val="28"/>
                <w:lang w:val="pt-BR"/>
              </w:rPr>
            </w:rPrChange>
          </w:rPr>
          <w:delInstrText xml:space="preserve"> SEQ Hình \* ARABIC </w:delInstrText>
        </w:r>
        <w:r w:rsidRPr="0049233F" w:rsidDel="00677FF8">
          <w:rPr>
            <w:sz w:val="26"/>
            <w:szCs w:val="26"/>
            <w:rPrChange w:id="3779" w:author="The Si Tran" w:date="2012-12-05T23:02:00Z">
              <w:rPr>
                <w:sz w:val="28"/>
                <w:szCs w:val="28"/>
              </w:rPr>
            </w:rPrChange>
          </w:rPr>
          <w:fldChar w:fldCharType="separate"/>
        </w:r>
        <w:r w:rsidRPr="0049233F" w:rsidDel="00677FF8">
          <w:rPr>
            <w:noProof/>
            <w:sz w:val="26"/>
            <w:szCs w:val="26"/>
            <w:lang w:val="pt-BR"/>
            <w:rPrChange w:id="3780" w:author="The Si Tran" w:date="2012-12-05T23:02:00Z">
              <w:rPr>
                <w:noProof/>
                <w:sz w:val="28"/>
                <w:szCs w:val="28"/>
                <w:lang w:val="pt-BR"/>
              </w:rPr>
            </w:rPrChange>
          </w:rPr>
          <w:delText>10</w:delText>
        </w:r>
        <w:r w:rsidRPr="0049233F" w:rsidDel="00677FF8">
          <w:rPr>
            <w:sz w:val="26"/>
            <w:szCs w:val="26"/>
            <w:rPrChange w:id="3781" w:author="The Si Tran" w:date="2012-12-05T23:02:00Z">
              <w:rPr>
                <w:sz w:val="28"/>
                <w:szCs w:val="28"/>
              </w:rPr>
            </w:rPrChange>
          </w:rPr>
          <w:fldChar w:fldCharType="end"/>
        </w:r>
        <w:r w:rsidRPr="0049233F" w:rsidDel="00677FF8">
          <w:rPr>
            <w:sz w:val="26"/>
            <w:szCs w:val="26"/>
            <w:lang w:val="pt-BR"/>
            <w:rPrChange w:id="3782" w:author="The Si Tran" w:date="2012-12-05T23:02:00Z">
              <w:rPr>
                <w:sz w:val="28"/>
                <w:szCs w:val="28"/>
                <w:lang w:val="pt-BR"/>
              </w:rPr>
            </w:rPrChange>
          </w:rPr>
          <w:delText xml:space="preserve"> Các bước xây dựng mô hình ARIMA</w:delText>
        </w:r>
        <w:bookmarkStart w:id="3783" w:name="_Toc343083587"/>
        <w:bookmarkStart w:id="3784" w:name="_Toc343083801"/>
        <w:bookmarkStart w:id="3785" w:name="_Toc343084012"/>
        <w:bookmarkStart w:id="3786" w:name="_Toc343220771"/>
        <w:bookmarkEnd w:id="3775"/>
        <w:bookmarkEnd w:id="3783"/>
        <w:bookmarkEnd w:id="3784"/>
        <w:bookmarkEnd w:id="3785"/>
        <w:bookmarkEnd w:id="3786"/>
      </w:del>
    </w:p>
    <w:p w14:paraId="3442B860" w14:textId="77777777" w:rsidR="006A21F7" w:rsidRPr="0049233F" w:rsidDel="00677FF8" w:rsidRDefault="006A21F7" w:rsidP="006A21F7">
      <w:pPr>
        <w:ind w:firstLine="540"/>
        <w:rPr>
          <w:del w:id="3787" w:author="The Si Tran" w:date="2012-12-10T20:40:00Z"/>
          <w:b/>
          <w:szCs w:val="26"/>
          <w:lang w:val="pt-BR"/>
          <w:rPrChange w:id="3788" w:author="The Si Tran" w:date="2012-12-05T23:02:00Z">
            <w:rPr>
              <w:del w:id="3789" w:author="The Si Tran" w:date="2012-12-10T20:40:00Z"/>
              <w:b/>
              <w:sz w:val="28"/>
              <w:szCs w:val="28"/>
              <w:lang w:val="pt-BR"/>
            </w:rPr>
          </w:rPrChange>
        </w:rPr>
      </w:pPr>
      <w:del w:id="3790" w:author="The Si Tran" w:date="2012-12-10T20:40:00Z">
        <w:r w:rsidRPr="0049233F" w:rsidDel="00677FF8">
          <w:rPr>
            <w:b/>
            <w:szCs w:val="26"/>
            <w:lang w:val="pt-BR"/>
            <w:rPrChange w:id="3791" w:author="The Si Tran" w:date="2012-12-05T23:02:00Z">
              <w:rPr>
                <w:b/>
                <w:sz w:val="28"/>
                <w:szCs w:val="28"/>
                <w:lang w:val="pt-BR"/>
              </w:rPr>
            </w:rPrChange>
          </w:rPr>
          <w:delText>Bước 1: Xác định mô hình dự tuyển</w:delText>
        </w:r>
        <w:bookmarkStart w:id="3792" w:name="_Toc343083588"/>
        <w:bookmarkStart w:id="3793" w:name="_Toc343083802"/>
        <w:bookmarkStart w:id="3794" w:name="_Toc343084013"/>
        <w:bookmarkStart w:id="3795" w:name="_Toc343220772"/>
        <w:bookmarkEnd w:id="3792"/>
        <w:bookmarkEnd w:id="3793"/>
        <w:bookmarkEnd w:id="3794"/>
        <w:bookmarkEnd w:id="3795"/>
      </w:del>
    </w:p>
    <w:p w14:paraId="7EA80473" w14:textId="77777777" w:rsidR="006A21F7" w:rsidRPr="0049233F" w:rsidDel="00677FF8" w:rsidRDefault="006A21F7" w:rsidP="006A21F7">
      <w:pPr>
        <w:ind w:firstLine="540"/>
        <w:rPr>
          <w:del w:id="3796" w:author="The Si Tran" w:date="2012-12-10T20:40:00Z"/>
          <w:szCs w:val="26"/>
          <w:lang w:val="pt-BR"/>
          <w:rPrChange w:id="3797" w:author="The Si Tran" w:date="2012-12-05T23:02:00Z">
            <w:rPr>
              <w:del w:id="3798" w:author="The Si Tran" w:date="2012-12-10T20:40:00Z"/>
              <w:sz w:val="28"/>
              <w:szCs w:val="28"/>
              <w:lang w:val="pt-BR"/>
            </w:rPr>
          </w:rPrChange>
        </w:rPr>
      </w:pPr>
      <w:del w:id="3799" w:author="The Si Tran" w:date="2012-12-10T20:40:00Z">
        <w:r w:rsidRPr="0049233F" w:rsidDel="00677FF8">
          <w:rPr>
            <w:szCs w:val="26"/>
            <w:lang w:val="pt-BR"/>
            <w:rPrChange w:id="3800" w:author="The Si Tran" w:date="2012-12-05T23:02:00Z">
              <w:rPr>
                <w:sz w:val="28"/>
                <w:szCs w:val="28"/>
                <w:lang w:val="pt-BR"/>
              </w:rPr>
            </w:rPrChange>
          </w:rPr>
          <w:delText xml:space="preserve">Để xác định mô hình ban đầu ta trước hết cần quan sát hình ảnh và hàm tự tương quan của chuỗi thời gian để xem chuỗi thời gian có phải là chuỗi tĩnh hay không. R có hai hàm là </w:delText>
        </w:r>
        <w:r w:rsidRPr="0049233F" w:rsidDel="00677FF8">
          <w:rPr>
            <w:i/>
            <w:szCs w:val="26"/>
            <w:lang w:val="pt-BR"/>
            <w:rPrChange w:id="3801" w:author="The Si Tran" w:date="2012-12-05T23:02:00Z">
              <w:rPr>
                <w:i/>
                <w:sz w:val="28"/>
                <w:szCs w:val="28"/>
                <w:lang w:val="pt-BR"/>
              </w:rPr>
            </w:rPrChange>
          </w:rPr>
          <w:delText>plot()</w:delText>
        </w:r>
        <w:r w:rsidRPr="0049233F" w:rsidDel="00677FF8">
          <w:rPr>
            <w:szCs w:val="26"/>
            <w:lang w:val="pt-BR"/>
            <w:rPrChange w:id="3802" w:author="The Si Tran" w:date="2012-12-05T23:02:00Z">
              <w:rPr>
                <w:sz w:val="28"/>
                <w:szCs w:val="28"/>
                <w:lang w:val="pt-BR"/>
              </w:rPr>
            </w:rPrChange>
          </w:rPr>
          <w:delText xml:space="preserve"> và </w:delText>
        </w:r>
        <w:r w:rsidRPr="0049233F" w:rsidDel="00677FF8">
          <w:rPr>
            <w:i/>
            <w:szCs w:val="26"/>
            <w:lang w:val="pt-BR"/>
            <w:rPrChange w:id="3803" w:author="The Si Tran" w:date="2012-12-05T23:02:00Z">
              <w:rPr>
                <w:i/>
                <w:sz w:val="28"/>
                <w:szCs w:val="28"/>
                <w:lang w:val="pt-BR"/>
              </w:rPr>
            </w:rPrChange>
          </w:rPr>
          <w:delText xml:space="preserve">acf() </w:delText>
        </w:r>
        <w:r w:rsidRPr="0049233F" w:rsidDel="00677FF8">
          <w:rPr>
            <w:szCs w:val="26"/>
            <w:lang w:val="pt-BR"/>
            <w:rPrChange w:id="3804" w:author="The Si Tran" w:date="2012-12-05T23:02:00Z">
              <w:rPr>
                <w:sz w:val="28"/>
                <w:szCs w:val="28"/>
                <w:lang w:val="pt-BR"/>
              </w:rPr>
            </w:rPrChange>
          </w:rPr>
          <w:delText>có thể giúp ta việc này. Nếu chuỗi thời gian có xu hướng hay có tình mùa ta cần thực hiện việc lấy hiệu để đưa chuỗi thời gian về dạng tĩnh. Xem xét hành vi của hàm tự tương quan và hàm tự tương quan riêng phần của chuỗi thời gian tĩnh để xác định các thông số p, q (và P, Q nếu chuỗi có tính mùa).Trong thực tế các hệ số này rất ít khi vượt quá 2.</w:delText>
        </w:r>
        <w:bookmarkStart w:id="3805" w:name="_Toc343083589"/>
        <w:bookmarkStart w:id="3806" w:name="_Toc343083803"/>
        <w:bookmarkStart w:id="3807" w:name="_Toc343084014"/>
        <w:bookmarkStart w:id="3808" w:name="_Toc343220773"/>
        <w:bookmarkEnd w:id="3805"/>
        <w:bookmarkEnd w:id="3806"/>
        <w:bookmarkEnd w:id="3807"/>
        <w:bookmarkEnd w:id="3808"/>
      </w:del>
    </w:p>
    <w:p w14:paraId="0EBFBE38" w14:textId="77777777" w:rsidR="006A21F7" w:rsidRPr="0049233F" w:rsidDel="00677FF8" w:rsidRDefault="006A21F7" w:rsidP="006A21F7">
      <w:pPr>
        <w:ind w:firstLine="540"/>
        <w:rPr>
          <w:del w:id="3809" w:author="The Si Tran" w:date="2012-12-10T20:40:00Z"/>
          <w:b/>
          <w:szCs w:val="26"/>
          <w:lang w:val="pt-BR"/>
          <w:rPrChange w:id="3810" w:author="The Si Tran" w:date="2012-12-05T23:02:00Z">
            <w:rPr>
              <w:del w:id="3811" w:author="The Si Tran" w:date="2012-12-10T20:40:00Z"/>
              <w:b/>
              <w:sz w:val="28"/>
              <w:szCs w:val="28"/>
              <w:lang w:val="pt-BR"/>
            </w:rPr>
          </w:rPrChange>
        </w:rPr>
      </w:pPr>
      <w:del w:id="3812" w:author="The Si Tran" w:date="2012-12-10T20:40:00Z">
        <w:r w:rsidRPr="0049233F" w:rsidDel="00677FF8">
          <w:rPr>
            <w:b/>
            <w:szCs w:val="26"/>
            <w:lang w:val="pt-BR"/>
            <w:rPrChange w:id="3813" w:author="The Si Tran" w:date="2012-12-05T23:02:00Z">
              <w:rPr>
                <w:b/>
                <w:sz w:val="28"/>
                <w:szCs w:val="28"/>
                <w:lang w:val="pt-BR"/>
              </w:rPr>
            </w:rPrChange>
          </w:rPr>
          <w:delText>Bước 2: Ước lượng mô hình</w:delText>
        </w:r>
        <w:bookmarkStart w:id="3814" w:name="_Toc343083590"/>
        <w:bookmarkStart w:id="3815" w:name="_Toc343083804"/>
        <w:bookmarkStart w:id="3816" w:name="_Toc343084015"/>
        <w:bookmarkStart w:id="3817" w:name="_Toc343220774"/>
        <w:bookmarkEnd w:id="3814"/>
        <w:bookmarkEnd w:id="3815"/>
        <w:bookmarkEnd w:id="3816"/>
        <w:bookmarkEnd w:id="3817"/>
      </w:del>
    </w:p>
    <w:p w14:paraId="6CF1295B" w14:textId="77777777" w:rsidR="006A21F7" w:rsidRPr="0049233F" w:rsidDel="00677FF8" w:rsidRDefault="006A21F7" w:rsidP="006A21F7">
      <w:pPr>
        <w:ind w:firstLine="540"/>
        <w:rPr>
          <w:del w:id="3818" w:author="The Si Tran" w:date="2012-12-10T20:40:00Z"/>
          <w:szCs w:val="26"/>
          <w:lang w:val="pt-BR"/>
          <w:rPrChange w:id="3819" w:author="The Si Tran" w:date="2012-12-05T23:02:00Z">
            <w:rPr>
              <w:del w:id="3820" w:author="The Si Tran" w:date="2012-12-10T20:40:00Z"/>
              <w:sz w:val="28"/>
              <w:szCs w:val="28"/>
              <w:lang w:val="pt-BR"/>
            </w:rPr>
          </w:rPrChange>
        </w:rPr>
      </w:pPr>
      <w:del w:id="3821" w:author="The Si Tran" w:date="2012-12-10T20:40:00Z">
        <w:r w:rsidRPr="0049233F" w:rsidDel="00677FF8">
          <w:rPr>
            <w:szCs w:val="26"/>
            <w:lang w:val="pt-BR"/>
            <w:rPrChange w:id="3822" w:author="The Si Tran" w:date="2012-12-05T23:02:00Z">
              <w:rPr>
                <w:sz w:val="28"/>
                <w:szCs w:val="28"/>
                <w:lang w:val="pt-BR"/>
              </w:rPr>
            </w:rPrChange>
          </w:rPr>
          <w:delText xml:space="preserve">Sau khi đã xác định được bậc của mô hình, ta tiến hành ước lượng các thông số. Trong thực tế công việc này được thực hiện tự động bằng các gói phần mềm máy tính.Trong R ta có hàm </w:delText>
        </w:r>
        <w:r w:rsidRPr="0049233F" w:rsidDel="00677FF8">
          <w:rPr>
            <w:i/>
            <w:szCs w:val="26"/>
            <w:lang w:val="pt-BR"/>
            <w:rPrChange w:id="3823" w:author="The Si Tran" w:date="2012-12-05T23:02:00Z">
              <w:rPr>
                <w:i/>
                <w:sz w:val="28"/>
                <w:szCs w:val="28"/>
                <w:lang w:val="pt-BR"/>
              </w:rPr>
            </w:rPrChange>
          </w:rPr>
          <w:delText xml:space="preserve">arima() </w:delText>
        </w:r>
        <w:r w:rsidRPr="0049233F" w:rsidDel="00677FF8">
          <w:rPr>
            <w:szCs w:val="26"/>
            <w:lang w:val="pt-BR"/>
            <w:rPrChange w:id="3824" w:author="The Si Tran" w:date="2012-12-05T23:02:00Z">
              <w:rPr>
                <w:sz w:val="28"/>
                <w:szCs w:val="28"/>
                <w:lang w:val="pt-BR"/>
              </w:rPr>
            </w:rPrChange>
          </w:rPr>
          <w:delText>nhận thông số là chuỗi thời gian và bậc của mô hình để ước lượng mô hình.</w:delText>
        </w:r>
        <w:bookmarkStart w:id="3825" w:name="_Toc343083591"/>
        <w:bookmarkStart w:id="3826" w:name="_Toc343083805"/>
        <w:bookmarkStart w:id="3827" w:name="_Toc343084016"/>
        <w:bookmarkStart w:id="3828" w:name="_Toc343220775"/>
        <w:bookmarkEnd w:id="3825"/>
        <w:bookmarkEnd w:id="3826"/>
        <w:bookmarkEnd w:id="3827"/>
        <w:bookmarkEnd w:id="3828"/>
      </w:del>
    </w:p>
    <w:p w14:paraId="7ACC7F0B" w14:textId="77777777" w:rsidR="006A21F7" w:rsidRPr="0049233F" w:rsidDel="00677FF8" w:rsidRDefault="006A21F7" w:rsidP="006A21F7">
      <w:pPr>
        <w:ind w:firstLine="540"/>
        <w:rPr>
          <w:del w:id="3829" w:author="The Si Tran" w:date="2012-12-10T20:40:00Z"/>
          <w:b/>
          <w:szCs w:val="26"/>
          <w:lang w:val="pt-BR"/>
          <w:rPrChange w:id="3830" w:author="The Si Tran" w:date="2012-12-05T23:02:00Z">
            <w:rPr>
              <w:del w:id="3831" w:author="The Si Tran" w:date="2012-12-10T20:40:00Z"/>
              <w:b/>
              <w:sz w:val="28"/>
              <w:szCs w:val="28"/>
              <w:lang w:val="pt-BR"/>
            </w:rPr>
          </w:rPrChange>
        </w:rPr>
      </w:pPr>
      <w:del w:id="3832" w:author="The Si Tran" w:date="2012-12-10T20:40:00Z">
        <w:r w:rsidRPr="0049233F" w:rsidDel="00677FF8">
          <w:rPr>
            <w:b/>
            <w:szCs w:val="26"/>
            <w:lang w:val="pt-BR"/>
            <w:rPrChange w:id="3833" w:author="The Si Tran" w:date="2012-12-05T23:02:00Z">
              <w:rPr>
                <w:b/>
                <w:sz w:val="28"/>
                <w:szCs w:val="28"/>
                <w:lang w:val="pt-BR"/>
              </w:rPr>
            </w:rPrChange>
          </w:rPr>
          <w:delText>Bước 3: Kiểm tra mô hình</w:delText>
        </w:r>
        <w:bookmarkStart w:id="3834" w:name="_Toc343083592"/>
        <w:bookmarkStart w:id="3835" w:name="_Toc343083806"/>
        <w:bookmarkStart w:id="3836" w:name="_Toc343084017"/>
        <w:bookmarkStart w:id="3837" w:name="_Toc343220776"/>
        <w:bookmarkEnd w:id="3834"/>
        <w:bookmarkEnd w:id="3835"/>
        <w:bookmarkEnd w:id="3836"/>
        <w:bookmarkEnd w:id="3837"/>
      </w:del>
    </w:p>
    <w:p w14:paraId="1232B3EC" w14:textId="77777777" w:rsidR="006A21F7" w:rsidRPr="0049233F" w:rsidDel="00677FF8" w:rsidRDefault="006A21F7" w:rsidP="006A21F7">
      <w:pPr>
        <w:ind w:firstLine="540"/>
        <w:rPr>
          <w:del w:id="3838" w:author="The Si Tran" w:date="2012-12-10T20:40:00Z"/>
          <w:szCs w:val="26"/>
          <w:lang w:val="pt-BR"/>
          <w:rPrChange w:id="3839" w:author="The Si Tran" w:date="2012-12-05T23:02:00Z">
            <w:rPr>
              <w:del w:id="3840" w:author="The Si Tran" w:date="2012-12-10T20:40:00Z"/>
              <w:sz w:val="28"/>
              <w:szCs w:val="28"/>
              <w:lang w:val="pt-BR"/>
            </w:rPr>
          </w:rPrChange>
        </w:rPr>
      </w:pPr>
      <w:del w:id="3841" w:author="The Si Tran" w:date="2012-12-10T20:40:00Z">
        <w:r w:rsidRPr="0049233F" w:rsidDel="00677FF8">
          <w:rPr>
            <w:szCs w:val="26"/>
            <w:lang w:val="pt-BR"/>
            <w:rPrChange w:id="3842" w:author="The Si Tran" w:date="2012-12-05T23:02:00Z">
              <w:rPr>
                <w:sz w:val="28"/>
                <w:szCs w:val="28"/>
                <w:lang w:val="pt-BR"/>
              </w:rPr>
            </w:rPrChange>
          </w:rPr>
          <w:delText xml:space="preserve">Trước khi mô hình được sử dụng để dự đoán, nó cần phải được kiểm tra tính đầy đủ. Một mô hình đầy đủ nếu thặng dư (residuals) của nó ngẫu nhiên. Một trong những cách kiểm tra tình ngẫu nhiên của chuỗi thặng dư là quan sát hàm tự tương quan của nó. Nếu các hệ số tự tương quan mẫu của chuỗi thặng dư đều nằm trong khoảng </w:delText>
        </w:r>
        <w:r w:rsidRPr="00AF1345" w:rsidDel="00677FF8">
          <w:rPr>
            <w:position w:val="-8"/>
            <w:szCs w:val="26"/>
            <w:lang w:val="pt-BR"/>
          </w:rPr>
          <w:object w:dxaOrig="859" w:dyaOrig="360" w14:anchorId="54F17EBF">
            <v:shape id="_x0000_i1097" type="#_x0000_t75" style="width:42.7pt;height:17.6pt" o:ole="">
              <v:imagedata r:id="rId107" o:title=""/>
            </v:shape>
            <o:OLEObject Type="Embed" ProgID="Equation.DSMT4" ShapeID="_x0000_i1097" DrawAspect="Content" ObjectID="_1416977629" r:id="rId161"/>
          </w:object>
        </w:r>
        <w:r w:rsidRPr="0049233F" w:rsidDel="00677FF8">
          <w:rPr>
            <w:szCs w:val="26"/>
            <w:lang w:val="pt-BR"/>
            <w:rPrChange w:id="3843" w:author="The Si Tran" w:date="2012-12-05T23:02:00Z">
              <w:rPr>
                <w:sz w:val="28"/>
                <w:szCs w:val="28"/>
                <w:lang w:val="pt-BR"/>
              </w:rPr>
            </w:rPrChange>
          </w:rPr>
          <w:delText xml:space="preserve"> (N là kích thước chuỗi thặng dư) thì chuỗi thặng dư là ngẫu nhiên.</w:delText>
        </w:r>
        <w:bookmarkStart w:id="3844" w:name="_Toc343083593"/>
        <w:bookmarkStart w:id="3845" w:name="_Toc343083807"/>
        <w:bookmarkStart w:id="3846" w:name="_Toc343084018"/>
        <w:bookmarkStart w:id="3847" w:name="_Toc343220777"/>
        <w:bookmarkEnd w:id="3844"/>
        <w:bookmarkEnd w:id="3845"/>
        <w:bookmarkEnd w:id="3846"/>
        <w:bookmarkEnd w:id="3847"/>
      </w:del>
    </w:p>
    <w:p w14:paraId="3E2D2001" w14:textId="77777777" w:rsidR="006A21F7" w:rsidRPr="0049233F" w:rsidDel="00677FF8" w:rsidRDefault="006A21F7" w:rsidP="006A21F7">
      <w:pPr>
        <w:ind w:firstLine="540"/>
        <w:rPr>
          <w:del w:id="3848" w:author="The Si Tran" w:date="2012-12-10T20:40:00Z"/>
          <w:szCs w:val="26"/>
          <w:lang w:val="pt-BR"/>
          <w:rPrChange w:id="3849" w:author="The Si Tran" w:date="2012-12-05T23:02:00Z">
            <w:rPr>
              <w:del w:id="3850" w:author="The Si Tran" w:date="2012-12-10T20:40:00Z"/>
              <w:sz w:val="28"/>
              <w:szCs w:val="28"/>
              <w:lang w:val="pt-BR"/>
            </w:rPr>
          </w:rPrChange>
        </w:rPr>
      </w:pPr>
      <w:del w:id="3851" w:author="The Si Tran" w:date="2012-12-10T20:40:00Z">
        <w:r w:rsidRPr="0049233F" w:rsidDel="00677FF8">
          <w:rPr>
            <w:szCs w:val="26"/>
            <w:lang w:val="pt-BR"/>
            <w:rPrChange w:id="3852" w:author="The Si Tran" w:date="2012-12-05T23:02:00Z">
              <w:rPr>
                <w:sz w:val="28"/>
                <w:szCs w:val="28"/>
                <w:lang w:val="pt-BR"/>
              </w:rPr>
            </w:rPrChange>
          </w:rPr>
          <w:delText>Một phương pháp kiểm tra toàn thể xem một mô hình có đầy đủ hay không là dùng phép thử Ljung-Box Q. Phép thử này xem xét kích cỡ của chuỗi thặng dư theo từng nhóm.</w:delText>
        </w:r>
        <w:bookmarkStart w:id="3853" w:name="_Toc343083594"/>
        <w:bookmarkStart w:id="3854" w:name="_Toc343083808"/>
        <w:bookmarkStart w:id="3855" w:name="_Toc343084019"/>
        <w:bookmarkStart w:id="3856" w:name="_Toc343220778"/>
        <w:bookmarkEnd w:id="3853"/>
        <w:bookmarkEnd w:id="3854"/>
        <w:bookmarkEnd w:id="3855"/>
        <w:bookmarkEnd w:id="3856"/>
      </w:del>
    </w:p>
    <w:p w14:paraId="643193D6" w14:textId="77777777" w:rsidR="007850C8" w:rsidRPr="000D001B" w:rsidDel="000B65E4" w:rsidRDefault="006A21F7">
      <w:pPr>
        <w:ind w:left="1440" w:firstLine="720"/>
        <w:rPr>
          <w:del w:id="3857" w:author="The Si Tran" w:date="2012-12-06T01:54:00Z"/>
          <w:szCs w:val="26"/>
          <w:lang w:val="fr-FR"/>
          <w:rPrChange w:id="3858" w:author="The Si Tran" w:date="2012-12-06T01:53:00Z">
            <w:rPr>
              <w:del w:id="3859" w:author="The Si Tran" w:date="2012-12-06T01:54:00Z"/>
              <w:sz w:val="28"/>
              <w:szCs w:val="28"/>
              <w:lang w:val="fr-FR"/>
            </w:rPr>
          </w:rPrChange>
        </w:rPr>
        <w:pPrChange w:id="3860" w:author="The Si Tran" w:date="2012-12-06T01:53:00Z">
          <w:pPr>
            <w:ind w:firstLine="540"/>
          </w:pPr>
        </w:pPrChange>
      </w:pPr>
      <w:del w:id="3861" w:author="The Si Tran" w:date="2012-12-10T20:40:00Z">
        <w:r w:rsidRPr="00AF1345" w:rsidDel="00677FF8">
          <w:rPr>
            <w:position w:val="-4"/>
            <w:szCs w:val="26"/>
            <w:lang w:val="pt-BR"/>
          </w:rPr>
          <w:object w:dxaOrig="180" w:dyaOrig="279" w14:anchorId="4F983E8D">
            <v:shape id="_x0000_i1098" type="#_x0000_t75" style="width:9.2pt;height:14.25pt" o:ole="">
              <v:imagedata r:id="rId21" o:title=""/>
            </v:shape>
            <o:OLEObject Type="Embed" ProgID="Equation.DSMT4" ShapeID="_x0000_i1098" DrawAspect="Content" ObjectID="_1416977630" r:id="rId162"/>
          </w:object>
        </w:r>
        <w:r w:rsidRPr="0049233F" w:rsidDel="00677FF8">
          <w:rPr>
            <w:szCs w:val="26"/>
            <w:lang w:val="fr-FR"/>
            <w:rPrChange w:id="3862" w:author="The Si Tran" w:date="2012-12-05T23:02:00Z">
              <w:rPr>
                <w:sz w:val="28"/>
                <w:szCs w:val="28"/>
                <w:lang w:val="fr-FR"/>
              </w:rPr>
            </w:rPrChange>
          </w:rPr>
          <w:delText>Phép thử Q là:</w:delText>
        </w:r>
      </w:del>
      <w:bookmarkStart w:id="3863" w:name="_Toc343083595"/>
      <w:bookmarkStart w:id="3864" w:name="_Toc343083809"/>
      <w:bookmarkStart w:id="3865" w:name="_Toc343084020"/>
      <w:bookmarkStart w:id="3866" w:name="_Toc343220779"/>
      <w:bookmarkEnd w:id="3863"/>
      <w:bookmarkEnd w:id="3864"/>
      <w:bookmarkEnd w:id="3865"/>
      <w:bookmarkEnd w:id="3866"/>
    </w:p>
    <w:p w14:paraId="5D0171E6" w14:textId="77777777" w:rsidR="006A21F7" w:rsidRPr="0049233F" w:rsidDel="00677FF8" w:rsidRDefault="006A21F7">
      <w:pPr>
        <w:ind w:left="1440" w:firstLine="720"/>
        <w:rPr>
          <w:del w:id="3867" w:author="The Si Tran" w:date="2012-12-10T20:40:00Z"/>
          <w:szCs w:val="26"/>
          <w:lang w:val="pt-BR"/>
          <w:rPrChange w:id="3868" w:author="The Si Tran" w:date="2012-12-05T23:02:00Z">
            <w:rPr>
              <w:del w:id="3869" w:author="The Si Tran" w:date="2012-12-10T20:40:00Z"/>
              <w:sz w:val="28"/>
              <w:szCs w:val="28"/>
              <w:lang w:val="pt-BR"/>
            </w:rPr>
          </w:rPrChange>
        </w:rPr>
        <w:pPrChange w:id="3870" w:author="The Si Tran" w:date="2012-12-06T01:54:00Z">
          <w:pPr>
            <w:ind w:firstLine="540"/>
          </w:pPr>
        </w:pPrChange>
      </w:pPr>
      <w:del w:id="3871" w:author="The Si Tran" w:date="2012-12-06T01:54:00Z">
        <w:r w:rsidRPr="0049233F" w:rsidDel="000B65E4">
          <w:rPr>
            <w:szCs w:val="26"/>
            <w:lang w:val="fr-FR"/>
            <w:rPrChange w:id="3872" w:author="The Si Tran" w:date="2012-12-05T23:02:00Z">
              <w:rPr>
                <w:sz w:val="28"/>
                <w:szCs w:val="28"/>
                <w:lang w:val="fr-FR"/>
              </w:rPr>
            </w:rPrChange>
          </w:rPr>
          <w:delText xml:space="preserve">              </w:delText>
        </w:r>
        <w:r w:rsidRPr="00AF1345" w:rsidDel="000B65E4">
          <w:rPr>
            <w:position w:val="-28"/>
            <w:szCs w:val="26"/>
            <w:lang w:val="pt-BR"/>
          </w:rPr>
          <w:object w:dxaOrig="2140" w:dyaOrig="680" w14:anchorId="1EA486E9">
            <v:shape id="_x0000_i1099" type="#_x0000_t75" style="width:149pt;height:46.9pt" o:ole="">
              <v:imagedata r:id="rId163" o:title=""/>
            </v:shape>
            <o:OLEObject Type="Embed" ProgID="Equation.DSMT4" ShapeID="_x0000_i1099" DrawAspect="Content" ObjectID="_1416977631" r:id="rId164"/>
          </w:object>
        </w:r>
      </w:del>
      <w:del w:id="3873" w:author="The Si Tran" w:date="2012-12-10T20:40:00Z">
        <w:r w:rsidRPr="00E078AF" w:rsidDel="00677FF8">
          <w:rPr>
            <w:position w:val="-4"/>
            <w:szCs w:val="26"/>
            <w:lang w:val="pt-BR"/>
          </w:rPr>
          <w:object w:dxaOrig="180" w:dyaOrig="279" w14:anchorId="28D84A66">
            <v:shape id="_x0000_i1100" type="#_x0000_t75" style="width:9.2pt;height:14.25pt" o:ole="">
              <v:imagedata r:id="rId21" o:title=""/>
            </v:shape>
            <o:OLEObject Type="Embed" ProgID="Equation.DSMT4" ShapeID="_x0000_i1100" DrawAspect="Content" ObjectID="_1416977632" r:id="rId165"/>
          </w:object>
        </w:r>
        <w:bookmarkStart w:id="3874" w:name="_Toc343083596"/>
        <w:bookmarkStart w:id="3875" w:name="_Toc343083810"/>
        <w:bookmarkStart w:id="3876" w:name="_Toc343084021"/>
        <w:bookmarkStart w:id="3877" w:name="_Toc343220780"/>
        <w:bookmarkEnd w:id="3874"/>
        <w:bookmarkEnd w:id="3875"/>
        <w:bookmarkEnd w:id="3876"/>
        <w:bookmarkEnd w:id="3877"/>
      </w:del>
    </w:p>
    <w:p w14:paraId="1B7B79BF" w14:textId="77777777" w:rsidR="006A21F7" w:rsidRPr="0049233F" w:rsidDel="00677FF8" w:rsidRDefault="006A21F7" w:rsidP="006A21F7">
      <w:pPr>
        <w:ind w:firstLine="540"/>
        <w:rPr>
          <w:del w:id="3878" w:author="The Si Tran" w:date="2012-12-10T20:40:00Z"/>
          <w:szCs w:val="26"/>
          <w:lang w:val="pt-BR"/>
          <w:rPrChange w:id="3879" w:author="The Si Tran" w:date="2012-12-05T23:02:00Z">
            <w:rPr>
              <w:del w:id="3880" w:author="The Si Tran" w:date="2012-12-10T20:40:00Z"/>
              <w:sz w:val="28"/>
              <w:szCs w:val="28"/>
              <w:lang w:val="pt-BR"/>
            </w:rPr>
          </w:rPrChange>
        </w:rPr>
      </w:pPr>
      <w:del w:id="3881" w:author="The Si Tran" w:date="2012-12-10T20:40:00Z">
        <w:r w:rsidRPr="0049233F" w:rsidDel="00677FF8">
          <w:rPr>
            <w:szCs w:val="26"/>
            <w:lang w:val="pt-BR"/>
            <w:rPrChange w:id="3882" w:author="The Si Tran" w:date="2012-12-05T23:02:00Z">
              <w:rPr>
                <w:sz w:val="28"/>
                <w:szCs w:val="28"/>
                <w:lang w:val="pt-BR"/>
              </w:rPr>
            </w:rPrChange>
          </w:rPr>
          <w:delText xml:space="preserve">Với </w:delText>
        </w:r>
        <w:bookmarkStart w:id="3883" w:name="_Toc343083597"/>
        <w:bookmarkStart w:id="3884" w:name="_Toc343083811"/>
        <w:bookmarkStart w:id="3885" w:name="_Toc343084022"/>
        <w:bookmarkStart w:id="3886" w:name="_Toc343220781"/>
        <w:bookmarkEnd w:id="3883"/>
        <w:bookmarkEnd w:id="3884"/>
        <w:bookmarkEnd w:id="3885"/>
        <w:bookmarkEnd w:id="3886"/>
      </w:del>
    </w:p>
    <w:p w14:paraId="6AFA4B28" w14:textId="77777777" w:rsidR="006A21F7" w:rsidRPr="0049233F" w:rsidDel="00677FF8" w:rsidRDefault="006A21F7" w:rsidP="006A21F7">
      <w:pPr>
        <w:ind w:firstLine="540"/>
        <w:rPr>
          <w:del w:id="3887" w:author="The Si Tran" w:date="2012-12-10T20:40:00Z"/>
          <w:szCs w:val="26"/>
          <w:lang w:val="pt-BR"/>
          <w:rPrChange w:id="3888" w:author="The Si Tran" w:date="2012-12-05T23:02:00Z">
            <w:rPr>
              <w:del w:id="3889" w:author="The Si Tran" w:date="2012-12-10T20:40:00Z"/>
              <w:sz w:val="28"/>
              <w:szCs w:val="28"/>
              <w:lang w:val="pt-BR"/>
            </w:rPr>
          </w:rPrChange>
        </w:rPr>
      </w:pPr>
      <w:del w:id="3890" w:author="The Si Tran" w:date="2012-12-06T20:22:00Z">
        <w:r w:rsidRPr="00AF1345" w:rsidDel="00A96CBA">
          <w:rPr>
            <w:position w:val="-12"/>
            <w:szCs w:val="26"/>
            <w:lang w:val="pt-BR"/>
          </w:rPr>
          <w:object w:dxaOrig="520" w:dyaOrig="360" w14:anchorId="0CAAF5E9">
            <v:shape id="_x0000_i1101" type="#_x0000_t75" style="width:29.3pt;height:20.95pt" o:ole="">
              <v:imagedata r:id="rId166" o:title=""/>
            </v:shape>
            <o:OLEObject Type="Embed" ProgID="Equation.DSMT4" ShapeID="_x0000_i1101" DrawAspect="Content" ObjectID="_1416977633" r:id="rId167"/>
          </w:object>
        </w:r>
      </w:del>
      <w:del w:id="3891" w:author="The Si Tran" w:date="2012-12-10T20:40:00Z">
        <w:r w:rsidRPr="0049233F" w:rsidDel="00677FF8">
          <w:rPr>
            <w:szCs w:val="26"/>
            <w:lang w:val="pt-BR"/>
            <w:rPrChange w:id="3892" w:author="The Si Tran" w:date="2012-12-05T23:02:00Z">
              <w:rPr>
                <w:sz w:val="28"/>
                <w:szCs w:val="28"/>
                <w:lang w:val="pt-BR"/>
              </w:rPr>
            </w:rPrChange>
          </w:rPr>
          <w:delText xml:space="preserve"> là hệ số tự tương quan của thặng dư ở độ trễ </w:delText>
        </w:r>
      </w:del>
      <w:del w:id="3893" w:author="The Si Tran" w:date="2012-12-06T20:22:00Z">
        <w:r w:rsidRPr="0049233F" w:rsidDel="00A96CBA">
          <w:rPr>
            <w:szCs w:val="26"/>
            <w:lang w:val="pt-BR"/>
            <w:rPrChange w:id="3894" w:author="The Si Tran" w:date="2012-12-05T23:02:00Z">
              <w:rPr>
                <w:sz w:val="28"/>
                <w:szCs w:val="28"/>
                <w:lang w:val="pt-BR"/>
              </w:rPr>
            </w:rPrChange>
          </w:rPr>
          <w:delText>k</w:delText>
        </w:r>
      </w:del>
      <w:del w:id="3895" w:author="The Si Tran" w:date="2012-12-10T20:40:00Z">
        <w:r w:rsidRPr="0049233F" w:rsidDel="00677FF8">
          <w:rPr>
            <w:szCs w:val="26"/>
            <w:lang w:val="pt-BR"/>
            <w:rPrChange w:id="3896" w:author="The Si Tran" w:date="2012-12-05T23:02:00Z">
              <w:rPr>
                <w:sz w:val="28"/>
                <w:szCs w:val="28"/>
                <w:lang w:val="pt-BR"/>
              </w:rPr>
            </w:rPrChange>
          </w:rPr>
          <w:delText>.</w:delText>
        </w:r>
        <w:bookmarkStart w:id="3897" w:name="_Toc343083598"/>
        <w:bookmarkStart w:id="3898" w:name="_Toc343083812"/>
        <w:bookmarkStart w:id="3899" w:name="_Toc343084023"/>
        <w:bookmarkStart w:id="3900" w:name="_Toc343220782"/>
        <w:bookmarkEnd w:id="3897"/>
        <w:bookmarkEnd w:id="3898"/>
        <w:bookmarkEnd w:id="3899"/>
        <w:bookmarkEnd w:id="3900"/>
      </w:del>
    </w:p>
    <w:p w14:paraId="1F223545" w14:textId="77777777" w:rsidR="006A21F7" w:rsidRPr="0049233F" w:rsidDel="00677FF8" w:rsidRDefault="006A21F7" w:rsidP="006A21F7">
      <w:pPr>
        <w:ind w:firstLine="540"/>
        <w:rPr>
          <w:del w:id="3901" w:author="The Si Tran" w:date="2012-12-10T20:40:00Z"/>
          <w:szCs w:val="26"/>
          <w:lang w:val="pt-BR"/>
          <w:rPrChange w:id="3902" w:author="The Si Tran" w:date="2012-12-05T23:02:00Z">
            <w:rPr>
              <w:del w:id="3903" w:author="The Si Tran" w:date="2012-12-10T20:40:00Z"/>
              <w:sz w:val="28"/>
              <w:szCs w:val="28"/>
              <w:lang w:val="pt-BR"/>
            </w:rPr>
          </w:rPrChange>
        </w:rPr>
      </w:pPr>
      <w:del w:id="3904" w:author="The Si Tran" w:date="2012-12-06T20:22:00Z">
        <w:r w:rsidRPr="0049233F" w:rsidDel="00A96CBA">
          <w:rPr>
            <w:szCs w:val="26"/>
            <w:lang w:val="pt-BR"/>
            <w:rPrChange w:id="3905" w:author="The Si Tran" w:date="2012-12-05T23:02:00Z">
              <w:rPr>
                <w:sz w:val="28"/>
                <w:szCs w:val="28"/>
                <w:lang w:val="pt-BR"/>
              </w:rPr>
            </w:rPrChange>
          </w:rPr>
          <w:delText xml:space="preserve">n </w:delText>
        </w:r>
      </w:del>
      <w:del w:id="3906" w:author="The Si Tran" w:date="2012-12-10T20:40:00Z">
        <w:r w:rsidRPr="0049233F" w:rsidDel="00677FF8">
          <w:rPr>
            <w:szCs w:val="26"/>
            <w:lang w:val="pt-BR"/>
            <w:rPrChange w:id="3907" w:author="The Si Tran" w:date="2012-12-05T23:02:00Z">
              <w:rPr>
                <w:sz w:val="28"/>
                <w:szCs w:val="28"/>
                <w:lang w:val="pt-BR"/>
              </w:rPr>
            </w:rPrChange>
          </w:rPr>
          <w:delText>là kích thước của chuỗi thặng dư.</w:delText>
        </w:r>
        <w:bookmarkStart w:id="3908" w:name="_Toc343083599"/>
        <w:bookmarkStart w:id="3909" w:name="_Toc343083813"/>
        <w:bookmarkStart w:id="3910" w:name="_Toc343084024"/>
        <w:bookmarkStart w:id="3911" w:name="_Toc343220783"/>
        <w:bookmarkEnd w:id="3908"/>
        <w:bookmarkEnd w:id="3909"/>
        <w:bookmarkEnd w:id="3910"/>
        <w:bookmarkEnd w:id="3911"/>
      </w:del>
    </w:p>
    <w:p w14:paraId="7E6255BB" w14:textId="77777777" w:rsidR="006A21F7" w:rsidRPr="0049233F" w:rsidDel="00677FF8" w:rsidRDefault="006A21F7" w:rsidP="006A21F7">
      <w:pPr>
        <w:ind w:firstLine="540"/>
        <w:rPr>
          <w:del w:id="3912" w:author="The Si Tran" w:date="2012-12-10T20:40:00Z"/>
          <w:szCs w:val="26"/>
          <w:lang w:val="fr-FR"/>
          <w:rPrChange w:id="3913" w:author="The Si Tran" w:date="2012-12-05T23:02:00Z">
            <w:rPr>
              <w:del w:id="3914" w:author="The Si Tran" w:date="2012-12-10T20:40:00Z"/>
              <w:sz w:val="28"/>
              <w:szCs w:val="28"/>
              <w:lang w:val="fr-FR"/>
            </w:rPr>
          </w:rPrChange>
        </w:rPr>
      </w:pPr>
      <w:del w:id="3915" w:author="The Si Tran" w:date="2012-12-06T20:22:00Z">
        <w:r w:rsidRPr="0049233F" w:rsidDel="00A96CBA">
          <w:rPr>
            <w:szCs w:val="26"/>
            <w:lang w:val="fr-FR"/>
            <w:rPrChange w:id="3916" w:author="The Si Tran" w:date="2012-12-05T23:02:00Z">
              <w:rPr>
                <w:sz w:val="28"/>
                <w:szCs w:val="28"/>
                <w:lang w:val="fr-FR"/>
              </w:rPr>
            </w:rPrChange>
          </w:rPr>
          <w:delText>k</w:delText>
        </w:r>
      </w:del>
      <w:del w:id="3917" w:author="The Si Tran" w:date="2012-12-10T20:40:00Z">
        <w:r w:rsidRPr="0049233F" w:rsidDel="00677FF8">
          <w:rPr>
            <w:szCs w:val="26"/>
            <w:lang w:val="fr-FR"/>
            <w:rPrChange w:id="3918" w:author="The Si Tran" w:date="2012-12-05T23:02:00Z">
              <w:rPr>
                <w:sz w:val="28"/>
                <w:szCs w:val="28"/>
                <w:lang w:val="fr-FR"/>
              </w:rPr>
            </w:rPrChange>
          </w:rPr>
          <w:delText xml:space="preserve"> là độ trễ</w:delText>
        </w:r>
        <w:bookmarkStart w:id="3919" w:name="_Toc343083600"/>
        <w:bookmarkStart w:id="3920" w:name="_Toc343083814"/>
        <w:bookmarkStart w:id="3921" w:name="_Toc343084025"/>
        <w:bookmarkStart w:id="3922" w:name="_Toc343220784"/>
        <w:bookmarkEnd w:id="3919"/>
        <w:bookmarkEnd w:id="3920"/>
        <w:bookmarkEnd w:id="3921"/>
        <w:bookmarkEnd w:id="3922"/>
      </w:del>
    </w:p>
    <w:p w14:paraId="1D7FD395" w14:textId="77777777" w:rsidR="006A21F7" w:rsidRPr="0049233F" w:rsidDel="00677FF8" w:rsidRDefault="006A21F7" w:rsidP="006A21F7">
      <w:pPr>
        <w:ind w:firstLine="540"/>
        <w:rPr>
          <w:del w:id="3923" w:author="The Si Tran" w:date="2012-12-10T20:40:00Z"/>
          <w:szCs w:val="26"/>
          <w:lang w:val="fr-FR"/>
          <w:rPrChange w:id="3924" w:author="The Si Tran" w:date="2012-12-05T23:02:00Z">
            <w:rPr>
              <w:del w:id="3925" w:author="The Si Tran" w:date="2012-12-10T20:40:00Z"/>
              <w:sz w:val="28"/>
              <w:szCs w:val="28"/>
              <w:lang w:val="fr-FR"/>
            </w:rPr>
          </w:rPrChange>
        </w:rPr>
      </w:pPr>
      <w:del w:id="3926" w:author="The Si Tran" w:date="2012-12-06T20:22:00Z">
        <w:r w:rsidRPr="0049233F" w:rsidDel="00A96CBA">
          <w:rPr>
            <w:szCs w:val="26"/>
            <w:lang w:val="fr-FR"/>
            <w:rPrChange w:id="3927" w:author="The Si Tran" w:date="2012-12-05T23:02:00Z">
              <w:rPr>
                <w:sz w:val="28"/>
                <w:szCs w:val="28"/>
                <w:lang w:val="fr-FR"/>
              </w:rPr>
            </w:rPrChange>
          </w:rPr>
          <w:delText>m</w:delText>
        </w:r>
      </w:del>
      <w:del w:id="3928" w:author="The Si Tran" w:date="2012-12-10T20:40:00Z">
        <w:r w:rsidRPr="0049233F" w:rsidDel="00677FF8">
          <w:rPr>
            <w:szCs w:val="26"/>
            <w:lang w:val="fr-FR"/>
            <w:rPrChange w:id="3929" w:author="The Si Tran" w:date="2012-12-05T23:02:00Z">
              <w:rPr>
                <w:sz w:val="28"/>
                <w:szCs w:val="28"/>
                <w:lang w:val="fr-FR"/>
              </w:rPr>
            </w:rPrChange>
          </w:rPr>
          <w:delText xml:space="preserve"> là tổng số độ trễ được kiểm tra.</w:delText>
        </w:r>
        <w:bookmarkStart w:id="3930" w:name="_Toc343083601"/>
        <w:bookmarkStart w:id="3931" w:name="_Toc343083815"/>
        <w:bookmarkStart w:id="3932" w:name="_Toc343084026"/>
        <w:bookmarkStart w:id="3933" w:name="_Toc343220785"/>
        <w:bookmarkEnd w:id="3930"/>
        <w:bookmarkEnd w:id="3931"/>
        <w:bookmarkEnd w:id="3932"/>
        <w:bookmarkEnd w:id="3933"/>
      </w:del>
    </w:p>
    <w:p w14:paraId="4BE4BD4A" w14:textId="77777777" w:rsidR="006A21F7" w:rsidRPr="0049233F" w:rsidDel="00677FF8" w:rsidRDefault="006A21F7" w:rsidP="006A21F7">
      <w:pPr>
        <w:ind w:firstLine="540"/>
        <w:rPr>
          <w:del w:id="3934" w:author="The Si Tran" w:date="2012-12-10T20:40:00Z"/>
          <w:szCs w:val="26"/>
          <w:lang w:val="fr-FR"/>
          <w:rPrChange w:id="3935" w:author="The Si Tran" w:date="2012-12-05T23:02:00Z">
            <w:rPr>
              <w:del w:id="3936" w:author="The Si Tran" w:date="2012-12-10T20:40:00Z"/>
              <w:sz w:val="28"/>
              <w:szCs w:val="28"/>
              <w:lang w:val="fr-FR"/>
            </w:rPr>
          </w:rPrChange>
        </w:rPr>
      </w:pPr>
      <w:bookmarkStart w:id="3937" w:name="_Toc343083602"/>
      <w:bookmarkStart w:id="3938" w:name="_Toc343083816"/>
      <w:bookmarkStart w:id="3939" w:name="_Toc343084027"/>
      <w:bookmarkStart w:id="3940" w:name="_Toc343220786"/>
      <w:bookmarkEnd w:id="3937"/>
      <w:bookmarkEnd w:id="3938"/>
      <w:bookmarkEnd w:id="3939"/>
      <w:bookmarkEnd w:id="3940"/>
    </w:p>
    <w:p w14:paraId="213EA8A3" w14:textId="77777777" w:rsidR="006A21F7" w:rsidRPr="0049233F" w:rsidDel="00677FF8" w:rsidRDefault="006A21F7" w:rsidP="006A21F7">
      <w:pPr>
        <w:ind w:firstLine="540"/>
        <w:rPr>
          <w:del w:id="3941" w:author="The Si Tran" w:date="2012-12-10T20:40:00Z"/>
          <w:szCs w:val="26"/>
          <w:lang w:val="fr-FR"/>
          <w:rPrChange w:id="3942" w:author="The Si Tran" w:date="2012-12-05T23:02:00Z">
            <w:rPr>
              <w:del w:id="3943" w:author="The Si Tran" w:date="2012-12-10T20:40:00Z"/>
              <w:sz w:val="28"/>
              <w:szCs w:val="28"/>
              <w:lang w:val="fr-FR"/>
            </w:rPr>
          </w:rPrChange>
        </w:rPr>
      </w:pPr>
      <w:del w:id="3944" w:author="The Si Tran" w:date="2012-12-10T20:40:00Z">
        <w:r w:rsidRPr="0049233F" w:rsidDel="00677FF8">
          <w:rPr>
            <w:szCs w:val="26"/>
            <w:lang w:val="fr-FR"/>
            <w:rPrChange w:id="3945" w:author="The Si Tran" w:date="2012-12-05T23:02:00Z">
              <w:rPr>
                <w:sz w:val="28"/>
                <w:szCs w:val="28"/>
                <w:lang w:val="fr-FR"/>
              </w:rPr>
            </w:rPrChange>
          </w:rPr>
          <w:delText xml:space="preserve">Phép thử thống kê Q có phân phối xấp xỉ phân phối </w:delText>
        </w:r>
        <w:r w:rsidRPr="00AF1345" w:rsidDel="00677FF8">
          <w:rPr>
            <w:position w:val="-10"/>
            <w:szCs w:val="26"/>
            <w:lang w:val="fr-FR"/>
          </w:rPr>
          <w:object w:dxaOrig="320" w:dyaOrig="360" w14:anchorId="15A8B0BB">
            <v:shape id="_x0000_i1102" type="#_x0000_t75" style="width:17.6pt;height:21.75pt" o:ole="">
              <v:imagedata r:id="rId168" o:title=""/>
            </v:shape>
            <o:OLEObject Type="Embed" ProgID="Equation.DSMT4" ShapeID="_x0000_i1102" DrawAspect="Content" ObjectID="_1416977634" r:id="rId169"/>
          </w:object>
        </w:r>
        <w:r w:rsidRPr="0049233F" w:rsidDel="00677FF8">
          <w:rPr>
            <w:szCs w:val="26"/>
            <w:lang w:val="fr-FR"/>
            <w:rPrChange w:id="3946" w:author="The Si Tran" w:date="2012-12-05T23:02:00Z">
              <w:rPr>
                <w:sz w:val="28"/>
                <w:szCs w:val="28"/>
                <w:lang w:val="fr-FR"/>
              </w:rPr>
            </w:rPrChange>
          </w:rPr>
          <w:delText xml:space="preserve"> với m-r bậc tự do, với r là tổng số tham số ước lượng của mô hình. Nếu p giá trị (p-value) của Q nhỏ hơn 0.05 thì mô hình xem như không đầy đủ [1]. Ta có thể quan sát hàm tự tương quan và hàm tự tương quan riêng phần của chuỗi thặng dư để cải tiến mô hình.</w:delText>
        </w:r>
        <w:bookmarkStart w:id="3947" w:name="_Toc343083603"/>
        <w:bookmarkStart w:id="3948" w:name="_Toc343083817"/>
        <w:bookmarkStart w:id="3949" w:name="_Toc343084028"/>
        <w:bookmarkStart w:id="3950" w:name="_Toc343220787"/>
        <w:bookmarkEnd w:id="3947"/>
        <w:bookmarkEnd w:id="3948"/>
        <w:bookmarkEnd w:id="3949"/>
        <w:bookmarkEnd w:id="3950"/>
      </w:del>
    </w:p>
    <w:p w14:paraId="7BD82624" w14:textId="77777777" w:rsidR="006A21F7" w:rsidRPr="0049233F" w:rsidDel="00677FF8" w:rsidRDefault="006A21F7" w:rsidP="006A21F7">
      <w:pPr>
        <w:ind w:firstLine="540"/>
        <w:rPr>
          <w:del w:id="3951" w:author="The Si Tran" w:date="2012-12-10T20:40:00Z"/>
          <w:szCs w:val="26"/>
          <w:lang w:val="fr-FR"/>
          <w:rPrChange w:id="3952" w:author="The Si Tran" w:date="2012-12-05T23:02:00Z">
            <w:rPr>
              <w:del w:id="3953" w:author="The Si Tran" w:date="2012-12-10T20:40:00Z"/>
              <w:sz w:val="28"/>
              <w:szCs w:val="28"/>
              <w:lang w:val="fr-FR"/>
            </w:rPr>
          </w:rPrChange>
        </w:rPr>
      </w:pPr>
      <w:del w:id="3954" w:author="The Si Tran" w:date="2012-12-10T20:40:00Z">
        <w:r w:rsidRPr="0049233F" w:rsidDel="00677FF8">
          <w:rPr>
            <w:b/>
            <w:szCs w:val="26"/>
            <w:lang w:val="fr-FR"/>
            <w:rPrChange w:id="3955" w:author="The Si Tran" w:date="2012-12-05T23:02:00Z">
              <w:rPr>
                <w:b/>
                <w:sz w:val="28"/>
                <w:szCs w:val="28"/>
                <w:lang w:val="fr-FR"/>
              </w:rPr>
            </w:rPrChange>
          </w:rPr>
          <w:delText>Bước 4 : Dùng mô hình để đưa ra dự báo</w:delText>
        </w:r>
        <w:bookmarkStart w:id="3956" w:name="_Toc343083604"/>
        <w:bookmarkStart w:id="3957" w:name="_Toc343083818"/>
        <w:bookmarkStart w:id="3958" w:name="_Toc343084029"/>
        <w:bookmarkStart w:id="3959" w:name="_Toc343220788"/>
        <w:bookmarkEnd w:id="3956"/>
        <w:bookmarkEnd w:id="3957"/>
        <w:bookmarkEnd w:id="3958"/>
        <w:bookmarkEnd w:id="3959"/>
      </w:del>
    </w:p>
    <w:p w14:paraId="2E3C245F" w14:textId="77777777" w:rsidR="006A21F7" w:rsidRPr="0049233F" w:rsidDel="00677FF8" w:rsidRDefault="006A21F7" w:rsidP="006A21F7">
      <w:pPr>
        <w:ind w:firstLine="540"/>
        <w:rPr>
          <w:del w:id="3960" w:author="The Si Tran" w:date="2012-12-10T20:40:00Z"/>
          <w:szCs w:val="26"/>
          <w:lang w:val="fr-FR"/>
          <w:rPrChange w:id="3961" w:author="The Si Tran" w:date="2012-12-05T23:02:00Z">
            <w:rPr>
              <w:del w:id="3962" w:author="The Si Tran" w:date="2012-12-10T20:40:00Z"/>
              <w:sz w:val="28"/>
              <w:szCs w:val="28"/>
              <w:lang w:val="fr-FR"/>
            </w:rPr>
          </w:rPrChange>
        </w:rPr>
      </w:pPr>
      <w:del w:id="3963" w:author="The Si Tran" w:date="2012-12-10T20:40:00Z">
        <w:r w:rsidRPr="0049233F" w:rsidDel="00677FF8">
          <w:rPr>
            <w:szCs w:val="26"/>
            <w:lang w:val="fr-FR"/>
            <w:rPrChange w:id="3964" w:author="The Si Tran" w:date="2012-12-05T23:02:00Z">
              <w:rPr>
                <w:sz w:val="28"/>
                <w:szCs w:val="28"/>
                <w:lang w:val="fr-FR"/>
              </w:rPr>
            </w:rPrChange>
          </w:rPr>
          <w:delText xml:space="preserve">Sau khi đã xác định được mô hình đầy đủ ta tiến hành dự báo. Công việc này cũng được thực hiện tự động bằng máy tính. Trong R ta có thể dùng hàm </w:delText>
        </w:r>
        <w:r w:rsidRPr="0049233F" w:rsidDel="00677FF8">
          <w:rPr>
            <w:i/>
            <w:szCs w:val="26"/>
            <w:lang w:val="fr-FR"/>
            <w:rPrChange w:id="3965" w:author="The Si Tran" w:date="2012-12-05T23:02:00Z">
              <w:rPr>
                <w:i/>
                <w:sz w:val="28"/>
                <w:szCs w:val="28"/>
                <w:lang w:val="fr-FR"/>
              </w:rPr>
            </w:rPrChange>
          </w:rPr>
          <w:delText>predict()</w:delText>
        </w:r>
        <w:r w:rsidRPr="0049233F" w:rsidDel="00677FF8">
          <w:rPr>
            <w:szCs w:val="26"/>
            <w:lang w:val="fr-FR"/>
            <w:rPrChange w:id="3966" w:author="The Si Tran" w:date="2012-12-05T23:02:00Z">
              <w:rPr>
                <w:sz w:val="28"/>
                <w:szCs w:val="28"/>
                <w:lang w:val="fr-FR"/>
              </w:rPr>
            </w:rPrChange>
          </w:rPr>
          <w:delText xml:space="preserve"> để sinh ra các giá trị dự đoán.</w:delText>
        </w:r>
        <w:bookmarkStart w:id="3967" w:name="_Toc343083605"/>
        <w:bookmarkStart w:id="3968" w:name="_Toc343083819"/>
        <w:bookmarkStart w:id="3969" w:name="_Toc343084030"/>
        <w:bookmarkStart w:id="3970" w:name="_Toc343220789"/>
        <w:bookmarkEnd w:id="3967"/>
        <w:bookmarkEnd w:id="3968"/>
        <w:bookmarkEnd w:id="3969"/>
        <w:bookmarkEnd w:id="3970"/>
      </w:del>
    </w:p>
    <w:p w14:paraId="544C1C90" w14:textId="77777777" w:rsidR="006A21F7" w:rsidRPr="0049233F" w:rsidDel="00677FF8" w:rsidRDefault="006A21F7" w:rsidP="006A21F7">
      <w:pPr>
        <w:ind w:firstLine="540"/>
        <w:rPr>
          <w:del w:id="3971" w:author="The Si Tran" w:date="2012-12-10T20:40:00Z"/>
          <w:b/>
          <w:szCs w:val="26"/>
          <w:lang w:val="fr-FR"/>
          <w:rPrChange w:id="3972" w:author="The Si Tran" w:date="2012-12-05T23:02:00Z">
            <w:rPr>
              <w:del w:id="3973" w:author="The Si Tran" w:date="2012-12-10T20:40:00Z"/>
              <w:b/>
              <w:sz w:val="28"/>
              <w:szCs w:val="28"/>
              <w:lang w:val="fr-FR"/>
            </w:rPr>
          </w:rPrChange>
        </w:rPr>
      </w:pPr>
      <w:del w:id="3974" w:author="The Si Tran" w:date="2012-12-10T20:40:00Z">
        <w:r w:rsidRPr="0049233F" w:rsidDel="00677FF8">
          <w:rPr>
            <w:b/>
            <w:szCs w:val="26"/>
            <w:lang w:val="fr-FR"/>
            <w:rPrChange w:id="3975" w:author="The Si Tran" w:date="2012-12-05T23:02:00Z">
              <w:rPr>
                <w:b/>
                <w:sz w:val="28"/>
                <w:szCs w:val="28"/>
                <w:lang w:val="fr-FR"/>
              </w:rPr>
            </w:rPrChange>
          </w:rPr>
          <w:delText>Tiêu chuẩn lựa chọn mô hình</w:delText>
        </w:r>
        <w:bookmarkStart w:id="3976" w:name="_Toc343083606"/>
        <w:bookmarkStart w:id="3977" w:name="_Toc343083820"/>
        <w:bookmarkStart w:id="3978" w:name="_Toc343084031"/>
        <w:bookmarkStart w:id="3979" w:name="_Toc343220790"/>
        <w:bookmarkEnd w:id="3976"/>
        <w:bookmarkEnd w:id="3977"/>
        <w:bookmarkEnd w:id="3978"/>
        <w:bookmarkEnd w:id="3979"/>
      </w:del>
    </w:p>
    <w:p w14:paraId="06F0A82B" w14:textId="77777777" w:rsidR="006A21F7" w:rsidRPr="0049233F" w:rsidDel="00677FF8" w:rsidRDefault="006A21F7" w:rsidP="006A21F7">
      <w:pPr>
        <w:ind w:firstLine="540"/>
        <w:rPr>
          <w:del w:id="3980" w:author="The Si Tran" w:date="2012-12-10T20:40:00Z"/>
          <w:szCs w:val="26"/>
          <w:lang w:val="fr-FR"/>
          <w:rPrChange w:id="3981" w:author="The Si Tran" w:date="2012-12-05T23:02:00Z">
            <w:rPr>
              <w:del w:id="3982" w:author="The Si Tran" w:date="2012-12-10T20:40:00Z"/>
              <w:sz w:val="28"/>
              <w:szCs w:val="28"/>
              <w:lang w:val="fr-FR"/>
            </w:rPr>
          </w:rPrChange>
        </w:rPr>
      </w:pPr>
      <w:del w:id="3983" w:author="The Si Tran" w:date="2012-12-10T20:40:00Z">
        <w:r w:rsidRPr="0049233F" w:rsidDel="00677FF8">
          <w:rPr>
            <w:szCs w:val="26"/>
            <w:lang w:val="fr-FR"/>
            <w:rPrChange w:id="3984" w:author="The Si Tran" w:date="2012-12-05T23:02:00Z">
              <w:rPr>
                <w:sz w:val="28"/>
                <w:szCs w:val="28"/>
                <w:lang w:val="fr-FR"/>
              </w:rPr>
            </w:rPrChange>
          </w:rPr>
          <w:delText>Trong thực tế có thể có nhiều mô hình cùng mô tả đầy đủ cho một chuỗi dữ liệu. Nếu các mô hình có cùng số tham số ước lượng thì ta chọn mô hình có sai số bình phương bé nhất. Nhưng nếu các mô hình có số tham số ước lượng khác nhau ta dùng các tiêu chuẩn AIC hay BIC để lựa chọn [1]</w:delText>
        </w:r>
        <w:bookmarkStart w:id="3985" w:name="_Toc343083607"/>
        <w:bookmarkStart w:id="3986" w:name="_Toc343083821"/>
        <w:bookmarkStart w:id="3987" w:name="_Toc343084032"/>
        <w:bookmarkStart w:id="3988" w:name="_Toc343220791"/>
        <w:bookmarkEnd w:id="3985"/>
        <w:bookmarkEnd w:id="3986"/>
        <w:bookmarkEnd w:id="3987"/>
        <w:bookmarkEnd w:id="3988"/>
      </w:del>
    </w:p>
    <w:p w14:paraId="597023A8" w14:textId="77777777" w:rsidR="006A21F7" w:rsidRPr="0049233F" w:rsidDel="00677FF8" w:rsidRDefault="006A21F7" w:rsidP="006A21F7">
      <w:pPr>
        <w:ind w:firstLine="540"/>
        <w:rPr>
          <w:del w:id="3989" w:author="The Si Tran" w:date="2012-12-10T20:40:00Z"/>
          <w:szCs w:val="26"/>
          <w:lang w:val="fr-FR"/>
          <w:rPrChange w:id="3990" w:author="The Si Tran" w:date="2012-12-05T23:02:00Z">
            <w:rPr>
              <w:del w:id="3991" w:author="The Si Tran" w:date="2012-12-10T20:40:00Z"/>
              <w:sz w:val="28"/>
              <w:szCs w:val="28"/>
              <w:lang w:val="fr-FR"/>
            </w:rPr>
          </w:rPrChange>
        </w:rPr>
      </w:pPr>
      <w:del w:id="3992" w:author="The Si Tran" w:date="2012-12-10T20:40:00Z">
        <w:r w:rsidRPr="0049233F" w:rsidDel="00677FF8">
          <w:rPr>
            <w:szCs w:val="26"/>
            <w:lang w:val="fr-FR"/>
            <w:rPrChange w:id="3993" w:author="The Si Tran" w:date="2012-12-05T23:02:00Z">
              <w:rPr>
                <w:sz w:val="28"/>
                <w:szCs w:val="28"/>
                <w:lang w:val="fr-FR"/>
              </w:rPr>
            </w:rPrChange>
          </w:rPr>
          <w:delText xml:space="preserve">                          </w:delText>
        </w:r>
        <w:r w:rsidRPr="00AF1345" w:rsidDel="00677FF8">
          <w:rPr>
            <w:position w:val="-58"/>
            <w:szCs w:val="26"/>
            <w:lang w:val="fr-FR"/>
          </w:rPr>
          <w:object w:dxaOrig="1939" w:dyaOrig="1280" w14:anchorId="0390BB8C">
            <v:shape id="_x0000_i1103" type="#_x0000_t75" style="width:133.1pt;height:87.05pt" o:ole="">
              <v:imagedata r:id="rId170" o:title=""/>
            </v:shape>
            <o:OLEObject Type="Embed" ProgID="Equation.DSMT4" ShapeID="_x0000_i1103" DrawAspect="Content" ObjectID="_1416977635" r:id="rId171"/>
          </w:object>
        </w:r>
        <w:bookmarkStart w:id="3994" w:name="_Toc343083608"/>
        <w:bookmarkStart w:id="3995" w:name="_Toc343083822"/>
        <w:bookmarkStart w:id="3996" w:name="_Toc343084033"/>
        <w:bookmarkStart w:id="3997" w:name="_Toc343220792"/>
        <w:bookmarkEnd w:id="3994"/>
        <w:bookmarkEnd w:id="3995"/>
        <w:bookmarkEnd w:id="3996"/>
        <w:bookmarkEnd w:id="3997"/>
      </w:del>
    </w:p>
    <w:p w14:paraId="3E14BA0D" w14:textId="77777777" w:rsidR="006A21F7" w:rsidRPr="0049233F" w:rsidDel="00677FF8" w:rsidRDefault="006A21F7" w:rsidP="006A21F7">
      <w:pPr>
        <w:ind w:firstLine="540"/>
        <w:rPr>
          <w:del w:id="3998" w:author="The Si Tran" w:date="2012-12-10T20:40:00Z"/>
          <w:szCs w:val="26"/>
          <w:lang w:val="fr-FR"/>
          <w:rPrChange w:id="3999" w:author="The Si Tran" w:date="2012-12-05T23:02:00Z">
            <w:rPr>
              <w:del w:id="4000" w:author="The Si Tran" w:date="2012-12-10T20:40:00Z"/>
              <w:sz w:val="28"/>
              <w:szCs w:val="28"/>
              <w:lang w:val="fr-FR"/>
            </w:rPr>
          </w:rPrChange>
        </w:rPr>
      </w:pPr>
      <w:del w:id="4001" w:author="The Si Tran" w:date="2012-12-10T20:40:00Z">
        <w:r w:rsidRPr="0049233F" w:rsidDel="00677FF8">
          <w:rPr>
            <w:szCs w:val="26"/>
            <w:lang w:val="fr-FR"/>
            <w:rPrChange w:id="4002" w:author="The Si Tran" w:date="2012-12-05T23:02:00Z">
              <w:rPr>
                <w:sz w:val="28"/>
                <w:szCs w:val="28"/>
                <w:lang w:val="fr-FR"/>
              </w:rPr>
            </w:rPrChange>
          </w:rPr>
          <w:delText>Với</w:delText>
        </w:r>
        <w:bookmarkStart w:id="4003" w:name="_Toc343083609"/>
        <w:bookmarkStart w:id="4004" w:name="_Toc343083823"/>
        <w:bookmarkStart w:id="4005" w:name="_Toc343084034"/>
        <w:bookmarkStart w:id="4006" w:name="_Toc343220793"/>
        <w:bookmarkEnd w:id="4003"/>
        <w:bookmarkEnd w:id="4004"/>
        <w:bookmarkEnd w:id="4005"/>
        <w:bookmarkEnd w:id="4006"/>
      </w:del>
    </w:p>
    <w:p w14:paraId="3C324C48" w14:textId="77777777" w:rsidR="006A21F7" w:rsidRPr="0049233F" w:rsidDel="00677FF8" w:rsidRDefault="006A21F7" w:rsidP="006A21F7">
      <w:pPr>
        <w:ind w:firstLine="540"/>
        <w:rPr>
          <w:del w:id="4007" w:author="The Si Tran" w:date="2012-12-10T20:40:00Z"/>
          <w:szCs w:val="26"/>
          <w:lang w:val="fr-FR"/>
          <w:rPrChange w:id="4008" w:author="The Si Tran" w:date="2012-12-05T23:02:00Z">
            <w:rPr>
              <w:del w:id="4009" w:author="The Si Tran" w:date="2012-12-10T20:40:00Z"/>
              <w:sz w:val="28"/>
              <w:szCs w:val="28"/>
              <w:lang w:val="fr-FR"/>
            </w:rPr>
          </w:rPrChange>
        </w:rPr>
      </w:pPr>
      <w:del w:id="4010" w:author="The Si Tran" w:date="2012-12-10T20:40:00Z">
        <w:r w:rsidRPr="0049233F" w:rsidDel="00677FF8">
          <w:rPr>
            <w:szCs w:val="26"/>
            <w:lang w:val="fr-FR"/>
            <w:rPrChange w:id="4011" w:author="The Si Tran" w:date="2012-12-05T23:02:00Z">
              <w:rPr>
                <w:sz w:val="28"/>
                <w:szCs w:val="28"/>
                <w:lang w:val="fr-FR"/>
              </w:rPr>
            </w:rPrChange>
          </w:rPr>
          <w:delText>ln = logarit tự nhiên</w:delText>
        </w:r>
        <w:bookmarkStart w:id="4012" w:name="_Toc343083610"/>
        <w:bookmarkStart w:id="4013" w:name="_Toc343083824"/>
        <w:bookmarkStart w:id="4014" w:name="_Toc343084035"/>
        <w:bookmarkStart w:id="4015" w:name="_Toc343220794"/>
        <w:bookmarkEnd w:id="4012"/>
        <w:bookmarkEnd w:id="4013"/>
        <w:bookmarkEnd w:id="4014"/>
        <w:bookmarkEnd w:id="4015"/>
      </w:del>
    </w:p>
    <w:p w14:paraId="70A52B8A" w14:textId="77777777" w:rsidR="006A21F7" w:rsidRPr="0049233F" w:rsidDel="00677FF8" w:rsidRDefault="006A21F7" w:rsidP="006A21F7">
      <w:pPr>
        <w:ind w:firstLine="540"/>
        <w:rPr>
          <w:del w:id="4016" w:author="The Si Tran" w:date="2012-12-10T20:40:00Z"/>
          <w:szCs w:val="26"/>
          <w:lang w:val="fr-FR"/>
          <w:rPrChange w:id="4017" w:author="The Si Tran" w:date="2012-12-05T23:02:00Z">
            <w:rPr>
              <w:del w:id="4018" w:author="The Si Tran" w:date="2012-12-10T20:40:00Z"/>
              <w:sz w:val="28"/>
              <w:szCs w:val="28"/>
              <w:lang w:val="fr-FR"/>
            </w:rPr>
          </w:rPrChange>
        </w:rPr>
      </w:pPr>
      <w:del w:id="4019" w:author="The Si Tran" w:date="2012-12-10T20:40:00Z">
        <w:r w:rsidRPr="00AF1345" w:rsidDel="00677FF8">
          <w:rPr>
            <w:position w:val="-6"/>
            <w:szCs w:val="26"/>
            <w:lang w:val="fr-FR"/>
          </w:rPr>
          <w:object w:dxaOrig="320" w:dyaOrig="320" w14:anchorId="62779385">
            <v:shape id="_x0000_i1104" type="#_x0000_t75" style="width:25.95pt;height:25.95pt" o:ole="">
              <v:imagedata r:id="rId172" o:title=""/>
            </v:shape>
            <o:OLEObject Type="Embed" ProgID="Equation.DSMT4" ShapeID="_x0000_i1104" DrawAspect="Content" ObjectID="_1416977636" r:id="rId173"/>
          </w:object>
        </w:r>
        <w:r w:rsidRPr="0049233F" w:rsidDel="00677FF8">
          <w:rPr>
            <w:szCs w:val="26"/>
            <w:lang w:val="fr-FR"/>
            <w:rPrChange w:id="4020" w:author="The Si Tran" w:date="2012-12-05T23:02:00Z">
              <w:rPr>
                <w:sz w:val="28"/>
                <w:szCs w:val="28"/>
                <w:lang w:val="fr-FR"/>
              </w:rPr>
            </w:rPrChange>
          </w:rPr>
          <w:delText>= tổng bình phương sai số chia cho tổng số quan sát</w:delText>
        </w:r>
        <w:bookmarkStart w:id="4021" w:name="_Toc343083611"/>
        <w:bookmarkStart w:id="4022" w:name="_Toc343083825"/>
        <w:bookmarkStart w:id="4023" w:name="_Toc343084036"/>
        <w:bookmarkStart w:id="4024" w:name="_Toc343220795"/>
        <w:bookmarkEnd w:id="4021"/>
        <w:bookmarkEnd w:id="4022"/>
        <w:bookmarkEnd w:id="4023"/>
        <w:bookmarkEnd w:id="4024"/>
      </w:del>
    </w:p>
    <w:p w14:paraId="0B842E9E" w14:textId="77777777" w:rsidR="006A21F7" w:rsidRPr="0049233F" w:rsidDel="00677FF8" w:rsidRDefault="006A21F7" w:rsidP="006A21F7">
      <w:pPr>
        <w:ind w:firstLine="540"/>
        <w:rPr>
          <w:del w:id="4025" w:author="The Si Tran" w:date="2012-12-10T20:40:00Z"/>
          <w:szCs w:val="26"/>
          <w:lang w:val="fr-FR"/>
          <w:rPrChange w:id="4026" w:author="The Si Tran" w:date="2012-12-05T23:02:00Z">
            <w:rPr>
              <w:del w:id="4027" w:author="The Si Tran" w:date="2012-12-10T20:40:00Z"/>
              <w:sz w:val="28"/>
              <w:szCs w:val="28"/>
              <w:lang w:val="fr-FR"/>
            </w:rPr>
          </w:rPrChange>
        </w:rPr>
      </w:pPr>
      <w:del w:id="4028" w:author="The Si Tran" w:date="2012-12-10T20:40:00Z">
        <w:r w:rsidRPr="0049233F" w:rsidDel="00677FF8">
          <w:rPr>
            <w:szCs w:val="26"/>
            <w:lang w:val="fr-FR"/>
            <w:rPrChange w:id="4029" w:author="The Si Tran" w:date="2012-12-05T23:02:00Z">
              <w:rPr>
                <w:sz w:val="28"/>
                <w:szCs w:val="28"/>
                <w:lang w:val="fr-FR"/>
              </w:rPr>
            </w:rPrChange>
          </w:rPr>
          <w:delText>n = Tổng số quan sát (của chuỗi thặng dư)</w:delText>
        </w:r>
        <w:bookmarkStart w:id="4030" w:name="_Toc343083612"/>
        <w:bookmarkStart w:id="4031" w:name="_Toc343083826"/>
        <w:bookmarkStart w:id="4032" w:name="_Toc343084037"/>
        <w:bookmarkStart w:id="4033" w:name="_Toc343220796"/>
        <w:bookmarkEnd w:id="4030"/>
        <w:bookmarkEnd w:id="4031"/>
        <w:bookmarkEnd w:id="4032"/>
        <w:bookmarkEnd w:id="4033"/>
      </w:del>
    </w:p>
    <w:p w14:paraId="68FD2303" w14:textId="77777777" w:rsidR="006A21F7" w:rsidRPr="0049233F" w:rsidDel="00677FF8" w:rsidRDefault="006A21F7" w:rsidP="006A21F7">
      <w:pPr>
        <w:ind w:firstLine="540"/>
        <w:rPr>
          <w:del w:id="4034" w:author="The Si Tran" w:date="2012-12-10T20:40:00Z"/>
          <w:szCs w:val="26"/>
          <w:lang w:val="fr-FR"/>
          <w:rPrChange w:id="4035" w:author="The Si Tran" w:date="2012-12-05T23:02:00Z">
            <w:rPr>
              <w:del w:id="4036" w:author="The Si Tran" w:date="2012-12-10T20:40:00Z"/>
              <w:sz w:val="28"/>
              <w:szCs w:val="28"/>
              <w:lang w:val="fr-FR"/>
            </w:rPr>
          </w:rPrChange>
        </w:rPr>
      </w:pPr>
      <w:del w:id="4037" w:author="The Si Tran" w:date="2012-12-10T20:40:00Z">
        <w:r w:rsidRPr="0049233F" w:rsidDel="00677FF8">
          <w:rPr>
            <w:szCs w:val="26"/>
            <w:lang w:val="fr-FR"/>
            <w:rPrChange w:id="4038" w:author="The Si Tran" w:date="2012-12-05T23:02:00Z">
              <w:rPr>
                <w:sz w:val="28"/>
                <w:szCs w:val="28"/>
                <w:lang w:val="fr-FR"/>
              </w:rPr>
            </w:rPrChange>
          </w:rPr>
          <w:delText>r = tổng số tham số được ước lượng của mô hình ARIMA.</w:delText>
        </w:r>
        <w:bookmarkStart w:id="4039" w:name="_Toc343083613"/>
        <w:bookmarkStart w:id="4040" w:name="_Toc343083827"/>
        <w:bookmarkStart w:id="4041" w:name="_Toc343084038"/>
        <w:bookmarkStart w:id="4042" w:name="_Toc343220797"/>
        <w:bookmarkEnd w:id="4039"/>
        <w:bookmarkEnd w:id="4040"/>
        <w:bookmarkEnd w:id="4041"/>
        <w:bookmarkEnd w:id="4042"/>
      </w:del>
    </w:p>
    <w:p w14:paraId="52350C18" w14:textId="77777777" w:rsidR="006A21F7" w:rsidRPr="0049233F" w:rsidDel="00677FF8" w:rsidRDefault="006A21F7" w:rsidP="006A21F7">
      <w:pPr>
        <w:ind w:firstLine="540"/>
        <w:rPr>
          <w:del w:id="4043" w:author="The Si Tran" w:date="2012-12-10T20:40:00Z"/>
          <w:szCs w:val="26"/>
          <w:lang w:val="fr-FR"/>
          <w:rPrChange w:id="4044" w:author="The Si Tran" w:date="2012-12-05T23:02:00Z">
            <w:rPr>
              <w:del w:id="4045" w:author="The Si Tran" w:date="2012-12-10T20:40:00Z"/>
              <w:sz w:val="28"/>
              <w:szCs w:val="28"/>
              <w:lang w:val="fr-FR"/>
            </w:rPr>
          </w:rPrChange>
        </w:rPr>
      </w:pPr>
      <w:bookmarkStart w:id="4046" w:name="_Toc343083614"/>
      <w:bookmarkStart w:id="4047" w:name="_Toc343083828"/>
      <w:bookmarkStart w:id="4048" w:name="_Toc343084039"/>
      <w:bookmarkStart w:id="4049" w:name="_Toc343220798"/>
      <w:bookmarkEnd w:id="4046"/>
      <w:bookmarkEnd w:id="4047"/>
      <w:bookmarkEnd w:id="4048"/>
      <w:bookmarkEnd w:id="4049"/>
    </w:p>
    <w:p w14:paraId="581DE509" w14:textId="77777777" w:rsidR="006A21F7" w:rsidRPr="0049233F" w:rsidDel="00677FF8" w:rsidRDefault="006A21F7" w:rsidP="006A21F7">
      <w:pPr>
        <w:ind w:firstLine="540"/>
        <w:rPr>
          <w:del w:id="4050" w:author="The Si Tran" w:date="2012-12-10T20:40:00Z"/>
          <w:szCs w:val="26"/>
          <w:lang w:val="fr-FR"/>
          <w:rPrChange w:id="4051" w:author="The Si Tran" w:date="2012-12-05T23:02:00Z">
            <w:rPr>
              <w:del w:id="4052" w:author="The Si Tran" w:date="2012-12-10T20:40:00Z"/>
              <w:sz w:val="28"/>
              <w:szCs w:val="28"/>
              <w:lang w:val="fr-FR"/>
            </w:rPr>
          </w:rPrChange>
        </w:rPr>
      </w:pPr>
      <w:del w:id="4053" w:author="The Si Tran" w:date="2012-12-10T20:40:00Z">
        <w:r w:rsidRPr="0049233F" w:rsidDel="00677FF8">
          <w:rPr>
            <w:szCs w:val="26"/>
            <w:lang w:val="fr-FR"/>
            <w:rPrChange w:id="4054" w:author="The Si Tran" w:date="2012-12-05T23:02:00Z">
              <w:rPr>
                <w:sz w:val="28"/>
                <w:szCs w:val="28"/>
                <w:lang w:val="fr-FR"/>
              </w:rPr>
            </w:rPrChange>
          </w:rPr>
          <w:delText>Mô hình được lựa chọn là mô hình có AIC, BIC bé nhất.</w:delText>
        </w:r>
        <w:bookmarkStart w:id="4055" w:name="_Toc343083615"/>
        <w:bookmarkStart w:id="4056" w:name="_Toc343083829"/>
        <w:bookmarkStart w:id="4057" w:name="_Toc343084040"/>
        <w:bookmarkStart w:id="4058" w:name="_Toc343220799"/>
        <w:bookmarkEnd w:id="4055"/>
        <w:bookmarkEnd w:id="4056"/>
        <w:bookmarkEnd w:id="4057"/>
        <w:bookmarkEnd w:id="4058"/>
      </w:del>
    </w:p>
    <w:p w14:paraId="0DE86ED4" w14:textId="77777777" w:rsidR="006A21F7" w:rsidRPr="0049233F" w:rsidDel="000C119A" w:rsidRDefault="006A21F7" w:rsidP="006A21F7">
      <w:pPr>
        <w:pStyle w:val="Heading2"/>
        <w:rPr>
          <w:del w:id="4059" w:author="The Si Tran" w:date="2012-12-06T22:00:00Z"/>
          <w:sz w:val="26"/>
          <w:szCs w:val="26"/>
          <w:lang w:val="fr-FR"/>
          <w:rPrChange w:id="4060" w:author="The Si Tran" w:date="2012-12-05T23:02:00Z">
            <w:rPr>
              <w:del w:id="4061" w:author="The Si Tran" w:date="2012-12-06T22:00:00Z"/>
              <w:lang w:val="fr-FR"/>
            </w:rPr>
          </w:rPrChange>
        </w:rPr>
      </w:pPr>
      <w:bookmarkStart w:id="4062" w:name="_Toc312142556"/>
      <w:del w:id="4063" w:author="The Si Tran" w:date="2012-12-06T22:00:00Z">
        <w:r w:rsidRPr="007C782C" w:rsidDel="000C119A">
          <w:rPr>
            <w:szCs w:val="26"/>
            <w:lang w:val="fr-FR"/>
          </w:rPr>
          <w:delText>Tóm t</w:delText>
        </w:r>
        <w:r w:rsidRPr="00E078AF" w:rsidDel="000C119A">
          <w:rPr>
            <w:b w:val="0"/>
            <w:bCs w:val="0"/>
            <w:iCs w:val="0"/>
            <w:szCs w:val="26"/>
            <w:lang w:val="fr-FR"/>
          </w:rPr>
          <w:delText>ắ</w:delText>
        </w:r>
        <w:r w:rsidRPr="0049233F" w:rsidDel="000C119A">
          <w:rPr>
            <w:szCs w:val="26"/>
            <w:lang w:val="fr-FR"/>
            <w:rPrChange w:id="4064" w:author="The Si Tran" w:date="2012-12-05T23:02:00Z">
              <w:rPr>
                <w:lang w:val="fr-FR"/>
              </w:rPr>
            </w:rPrChange>
          </w:rPr>
          <w:delText>t</w:delText>
        </w:r>
        <w:bookmarkStart w:id="4065" w:name="_Toc343083616"/>
        <w:bookmarkStart w:id="4066" w:name="_Toc343083830"/>
        <w:bookmarkStart w:id="4067" w:name="_Toc343084041"/>
        <w:bookmarkStart w:id="4068" w:name="_Toc343220800"/>
        <w:bookmarkEnd w:id="4062"/>
        <w:bookmarkEnd w:id="4065"/>
        <w:bookmarkEnd w:id="4066"/>
        <w:bookmarkEnd w:id="4067"/>
        <w:bookmarkEnd w:id="4068"/>
      </w:del>
    </w:p>
    <w:p w14:paraId="28F0655A" w14:textId="77777777" w:rsidR="006A21F7" w:rsidRPr="0049233F" w:rsidDel="000C119A" w:rsidRDefault="006A21F7" w:rsidP="006A21F7">
      <w:pPr>
        <w:ind w:firstLine="540"/>
        <w:rPr>
          <w:del w:id="4069" w:author="The Si Tran" w:date="2012-12-06T22:00:00Z"/>
          <w:szCs w:val="26"/>
          <w:lang w:val="pt-BR"/>
          <w:rPrChange w:id="4070" w:author="The Si Tran" w:date="2012-12-05T23:02:00Z">
            <w:rPr>
              <w:del w:id="4071" w:author="The Si Tran" w:date="2012-12-06T22:00:00Z"/>
              <w:sz w:val="28"/>
              <w:szCs w:val="28"/>
              <w:lang w:val="pt-BR"/>
            </w:rPr>
          </w:rPrChange>
        </w:rPr>
      </w:pPr>
      <w:del w:id="4072" w:author="The Si Tran" w:date="2012-12-06T22:00:00Z">
        <w:r w:rsidRPr="0049233F" w:rsidDel="000C119A">
          <w:rPr>
            <w:szCs w:val="26"/>
            <w:lang w:val="pt-BR"/>
            <w:rPrChange w:id="4073" w:author="The Si Tran" w:date="2012-12-05T23:02:00Z">
              <w:rPr>
                <w:sz w:val="28"/>
                <w:szCs w:val="28"/>
                <w:lang w:val="pt-BR"/>
              </w:rPr>
            </w:rPrChange>
          </w:rPr>
          <w:delText>Ngày nay có rất nhiều gói phần mềm thống kê như Minitab, R,... có hỗ trợ mô hình ARIMA. Công việc chính của người dự đoán là phải xác định được bậc của mô hình, tức là các hệ số p, d, q, P, D, Q, s. Các hệ số này có thể xác định được bằng cách quan sát các dấu hiệu từ hàm tự tương quan và hàm tự tương quan riêng phần.</w:delText>
        </w:r>
        <w:bookmarkStart w:id="4074" w:name="_Toc343083617"/>
        <w:bookmarkStart w:id="4075" w:name="_Toc343083831"/>
        <w:bookmarkStart w:id="4076" w:name="_Toc343084042"/>
        <w:bookmarkStart w:id="4077" w:name="_Toc343220801"/>
        <w:bookmarkEnd w:id="4074"/>
        <w:bookmarkEnd w:id="4075"/>
        <w:bookmarkEnd w:id="4076"/>
        <w:bookmarkEnd w:id="4077"/>
      </w:del>
    </w:p>
    <w:p w14:paraId="296CF93A" w14:textId="77777777" w:rsidR="006A21F7" w:rsidRPr="0049233F" w:rsidDel="000C119A" w:rsidRDefault="006A21F7" w:rsidP="006A21F7">
      <w:pPr>
        <w:ind w:firstLine="540"/>
        <w:rPr>
          <w:del w:id="4078" w:author="The Si Tran" w:date="2012-12-06T22:00:00Z"/>
          <w:szCs w:val="26"/>
          <w:lang w:val="pt-BR"/>
          <w:rPrChange w:id="4079" w:author="The Si Tran" w:date="2012-12-05T23:02:00Z">
            <w:rPr>
              <w:del w:id="4080" w:author="The Si Tran" w:date="2012-12-06T22:00:00Z"/>
              <w:sz w:val="28"/>
              <w:szCs w:val="28"/>
              <w:lang w:val="pt-BR"/>
            </w:rPr>
          </w:rPrChange>
        </w:rPr>
      </w:pPr>
      <w:del w:id="4081" w:author="The Si Tran" w:date="2012-12-06T22:00:00Z">
        <w:r w:rsidRPr="0049233F" w:rsidDel="000C119A">
          <w:rPr>
            <w:szCs w:val="26"/>
            <w:lang w:val="pt-BR"/>
            <w:rPrChange w:id="4082" w:author="The Si Tran" w:date="2012-12-05T23:02:00Z">
              <w:rPr>
                <w:sz w:val="28"/>
                <w:szCs w:val="28"/>
                <w:lang w:val="pt-BR"/>
              </w:rPr>
            </w:rPrChange>
          </w:rPr>
          <w:delText>Đối với mô hình AR(p) thì hàm tự tương quan giảm dần, hàm tự tương quan riêng phần bằng không ngay các độ trễ lớn hơn p.</w:delText>
        </w:r>
        <w:bookmarkStart w:id="4083" w:name="_Toc343083618"/>
        <w:bookmarkStart w:id="4084" w:name="_Toc343083832"/>
        <w:bookmarkStart w:id="4085" w:name="_Toc343084043"/>
        <w:bookmarkStart w:id="4086" w:name="_Toc343220802"/>
        <w:bookmarkEnd w:id="4083"/>
        <w:bookmarkEnd w:id="4084"/>
        <w:bookmarkEnd w:id="4085"/>
        <w:bookmarkEnd w:id="4086"/>
      </w:del>
    </w:p>
    <w:p w14:paraId="54A1DD24" w14:textId="77777777" w:rsidR="006A21F7" w:rsidRPr="0049233F" w:rsidDel="000C119A" w:rsidRDefault="006A21F7" w:rsidP="006A21F7">
      <w:pPr>
        <w:ind w:firstLine="540"/>
        <w:rPr>
          <w:del w:id="4087" w:author="The Si Tran" w:date="2012-12-06T22:00:00Z"/>
          <w:szCs w:val="26"/>
          <w:lang w:val="pt-BR"/>
          <w:rPrChange w:id="4088" w:author="The Si Tran" w:date="2012-12-05T23:02:00Z">
            <w:rPr>
              <w:del w:id="4089" w:author="The Si Tran" w:date="2012-12-06T22:00:00Z"/>
              <w:sz w:val="28"/>
              <w:szCs w:val="28"/>
              <w:lang w:val="pt-BR"/>
            </w:rPr>
          </w:rPrChange>
        </w:rPr>
      </w:pPr>
      <w:del w:id="4090" w:author="The Si Tran" w:date="2012-12-06T22:00:00Z">
        <w:r w:rsidRPr="0049233F" w:rsidDel="000C119A">
          <w:rPr>
            <w:szCs w:val="26"/>
            <w:lang w:val="pt-BR"/>
            <w:rPrChange w:id="4091" w:author="The Si Tran" w:date="2012-12-05T23:02:00Z">
              <w:rPr>
                <w:sz w:val="28"/>
                <w:szCs w:val="28"/>
                <w:lang w:val="pt-BR"/>
              </w:rPr>
            </w:rPrChange>
          </w:rPr>
          <w:delText>Đối với mô hình MA(q) thì hàm tự tương quan bằng không ngay sau độ trễ q, hàm tự tương quan riêng phần giảm dần.</w:delText>
        </w:r>
        <w:bookmarkStart w:id="4092" w:name="_Toc343083619"/>
        <w:bookmarkStart w:id="4093" w:name="_Toc343083833"/>
        <w:bookmarkStart w:id="4094" w:name="_Toc343084044"/>
        <w:bookmarkStart w:id="4095" w:name="_Toc343220803"/>
        <w:bookmarkEnd w:id="4092"/>
        <w:bookmarkEnd w:id="4093"/>
        <w:bookmarkEnd w:id="4094"/>
        <w:bookmarkEnd w:id="4095"/>
      </w:del>
    </w:p>
    <w:p w14:paraId="60AD9B52" w14:textId="77777777" w:rsidR="006A21F7" w:rsidRPr="0049233F" w:rsidDel="000C119A" w:rsidRDefault="006A21F7" w:rsidP="006A21F7">
      <w:pPr>
        <w:ind w:firstLine="540"/>
        <w:rPr>
          <w:del w:id="4096" w:author="The Si Tran" w:date="2012-12-06T22:00:00Z"/>
          <w:szCs w:val="26"/>
          <w:lang w:val="pt-BR"/>
          <w:rPrChange w:id="4097" w:author="The Si Tran" w:date="2012-12-05T23:02:00Z">
            <w:rPr>
              <w:del w:id="4098" w:author="The Si Tran" w:date="2012-12-06T22:00:00Z"/>
              <w:sz w:val="28"/>
              <w:szCs w:val="28"/>
              <w:lang w:val="pt-BR"/>
            </w:rPr>
          </w:rPrChange>
        </w:rPr>
      </w:pPr>
      <w:del w:id="4099" w:author="The Si Tran" w:date="2012-12-06T22:00:00Z">
        <w:r w:rsidRPr="0049233F" w:rsidDel="000C119A">
          <w:rPr>
            <w:szCs w:val="26"/>
            <w:lang w:val="pt-BR"/>
            <w:rPrChange w:id="4100" w:author="The Si Tran" w:date="2012-12-05T23:02:00Z">
              <w:rPr>
                <w:sz w:val="28"/>
                <w:szCs w:val="28"/>
                <w:lang w:val="pt-BR"/>
              </w:rPr>
            </w:rPrChange>
          </w:rPr>
          <w:delText>Đối với mô hình ARMA(p,q), hàm tự tương quan và hàm tự tương quan riêng phần đều giảm dần.</w:delText>
        </w:r>
        <w:bookmarkStart w:id="4101" w:name="_Toc343083620"/>
        <w:bookmarkStart w:id="4102" w:name="_Toc343083834"/>
        <w:bookmarkStart w:id="4103" w:name="_Toc343084045"/>
        <w:bookmarkStart w:id="4104" w:name="_Toc343220804"/>
        <w:bookmarkEnd w:id="4101"/>
        <w:bookmarkEnd w:id="4102"/>
        <w:bookmarkEnd w:id="4103"/>
        <w:bookmarkEnd w:id="4104"/>
      </w:del>
    </w:p>
    <w:p w14:paraId="7F2C928B" w14:textId="77777777" w:rsidR="006A21F7" w:rsidRPr="0049233F" w:rsidDel="000C119A" w:rsidRDefault="006A21F7" w:rsidP="006A21F7">
      <w:pPr>
        <w:ind w:firstLine="540"/>
        <w:rPr>
          <w:del w:id="4105" w:author="The Si Tran" w:date="2012-12-06T22:00:00Z"/>
          <w:szCs w:val="26"/>
          <w:lang w:val="pt-BR"/>
          <w:rPrChange w:id="4106" w:author="The Si Tran" w:date="2012-12-05T23:02:00Z">
            <w:rPr>
              <w:del w:id="4107" w:author="The Si Tran" w:date="2012-12-06T22:00:00Z"/>
              <w:sz w:val="28"/>
              <w:szCs w:val="28"/>
              <w:lang w:val="pt-BR"/>
            </w:rPr>
          </w:rPrChange>
        </w:rPr>
      </w:pPr>
      <w:del w:id="4108" w:author="The Si Tran" w:date="2012-12-06T22:00:00Z">
        <w:r w:rsidRPr="0049233F" w:rsidDel="000C119A">
          <w:rPr>
            <w:szCs w:val="26"/>
            <w:lang w:val="pt-BR"/>
            <w:rPrChange w:id="4109" w:author="The Si Tran" w:date="2012-12-05T23:02:00Z">
              <w:rPr>
                <w:sz w:val="28"/>
                <w:szCs w:val="28"/>
                <w:lang w:val="pt-BR"/>
              </w:rPr>
            </w:rPrChange>
          </w:rPr>
          <w:delText>Nếu chuỗi thời gian có xu hướng thì ta phải thực hiện lấy hiệu để đưa chuỗi về dạng tĩnh. Nếu chuỗi có tình mùa thì ta cần xác định các hệ số cho tính mùa P, D, Q, s.</w:delText>
        </w:r>
        <w:bookmarkStart w:id="4110" w:name="_Toc343083621"/>
        <w:bookmarkStart w:id="4111" w:name="_Toc343083835"/>
        <w:bookmarkStart w:id="4112" w:name="_Toc343084046"/>
        <w:bookmarkStart w:id="4113" w:name="_Toc343220805"/>
        <w:bookmarkEnd w:id="4110"/>
        <w:bookmarkEnd w:id="4111"/>
        <w:bookmarkEnd w:id="4112"/>
        <w:bookmarkEnd w:id="4113"/>
      </w:del>
    </w:p>
    <w:p w14:paraId="6BFEE511" w14:textId="77777777" w:rsidR="006A21F7" w:rsidRPr="0049233F" w:rsidDel="000C119A" w:rsidRDefault="006A21F7" w:rsidP="006A21F7">
      <w:pPr>
        <w:ind w:firstLine="540"/>
        <w:rPr>
          <w:del w:id="4114" w:author="The Si Tran" w:date="2012-12-06T22:00:00Z"/>
          <w:szCs w:val="26"/>
          <w:lang w:val="pt-BR"/>
          <w:rPrChange w:id="4115" w:author="The Si Tran" w:date="2012-12-05T23:02:00Z">
            <w:rPr>
              <w:del w:id="4116" w:author="The Si Tran" w:date="2012-12-06T22:00:00Z"/>
              <w:sz w:val="28"/>
              <w:szCs w:val="28"/>
              <w:lang w:val="pt-BR"/>
            </w:rPr>
          </w:rPrChange>
        </w:rPr>
      </w:pPr>
      <w:del w:id="4117" w:author="The Si Tran" w:date="2012-12-06T22:00:00Z">
        <w:r w:rsidRPr="0049233F" w:rsidDel="000C119A">
          <w:rPr>
            <w:szCs w:val="26"/>
            <w:lang w:val="pt-BR"/>
            <w:rPrChange w:id="4118" w:author="The Si Tran" w:date="2012-12-05T23:02:00Z">
              <w:rPr>
                <w:sz w:val="28"/>
                <w:szCs w:val="28"/>
                <w:lang w:val="pt-BR"/>
              </w:rPr>
            </w:rPrChange>
          </w:rPr>
          <w:delText>Việc xác định bậc của mô hình ARIMA là một công việc khó khăn, cần nhiều kinh nghiệm. Việc xác định mô hình ARIMA được thực hiện thông qua một thủ tục lặp gồm các bước xác định mô hình, ước lượng mô hình, kiểm tra mô hình. Các bước này được lặp đi lặp lại cho đến khi tìm được mô hình phù hợp, sau đó mô hình này sẽ được dùng để dự báo.</w:delText>
        </w:r>
        <w:bookmarkStart w:id="4119" w:name="_Toc343083622"/>
        <w:bookmarkStart w:id="4120" w:name="_Toc343083836"/>
        <w:bookmarkStart w:id="4121" w:name="_Toc343084047"/>
        <w:bookmarkStart w:id="4122" w:name="_Toc343220806"/>
        <w:bookmarkEnd w:id="4119"/>
        <w:bookmarkEnd w:id="4120"/>
        <w:bookmarkEnd w:id="4121"/>
        <w:bookmarkEnd w:id="4122"/>
      </w:del>
    </w:p>
    <w:p w14:paraId="2CA69FB5" w14:textId="77777777" w:rsidR="006A21F7" w:rsidRDefault="00DA1F81">
      <w:pPr>
        <w:pStyle w:val="Heading2"/>
        <w:rPr>
          <w:ins w:id="4123" w:author="The Si Tran" w:date="2012-12-06T22:00:00Z"/>
        </w:rPr>
        <w:pPrChange w:id="4124" w:author="The Si Tran" w:date="2012-12-06T22:00:00Z">
          <w:pPr/>
        </w:pPrChange>
      </w:pPr>
      <w:bookmarkStart w:id="4125" w:name="_Toc343220807"/>
      <w:ins w:id="4126" w:author="The Si Tran" w:date="2012-12-06T22:00:00Z">
        <w:r>
          <w:t>Xây dựng mô hình SARIMA</w:t>
        </w:r>
        <w:bookmarkEnd w:id="4125"/>
      </w:ins>
    </w:p>
    <w:p w14:paraId="0F49B734" w14:textId="77777777" w:rsidR="00DA1F81" w:rsidRDefault="00DA1F81" w:rsidP="0056499D">
      <w:pPr>
        <w:rPr>
          <w:ins w:id="4127" w:author="The Si Tran" w:date="2012-12-06T22:01:00Z"/>
        </w:rPr>
        <w:pPrChange w:id="4128" w:author="The Si Tran" w:date="2012-12-14T05:21:00Z">
          <w:pPr/>
        </w:pPrChange>
      </w:pPr>
      <w:ins w:id="4129" w:author="The Si Tran" w:date="2012-12-06T22:01:00Z">
        <w:r>
          <w:t xml:space="preserve">Cấu trúc của mô hình dự đoán </w:t>
        </w:r>
      </w:ins>
      <w:ins w:id="4130" w:author="The Si Tran" w:date="2012-12-10T19:55:00Z">
        <w:r w:rsidR="001611FB">
          <w:t>S</w:t>
        </w:r>
      </w:ins>
      <w:ins w:id="4131" w:author="The Si Tran" w:date="2012-12-06T22:01:00Z">
        <w:r>
          <w:t>ARIMA gồm 4 thành phần chính:</w:t>
        </w:r>
      </w:ins>
    </w:p>
    <w:p w14:paraId="1A05EE34" w14:textId="77777777" w:rsidR="00DA1F81" w:rsidRPr="00AC1C82" w:rsidRDefault="00DA1F81" w:rsidP="0056499D">
      <w:pPr>
        <w:pStyle w:val="ListParagraph"/>
        <w:numPr>
          <w:ilvl w:val="0"/>
          <w:numId w:val="16"/>
        </w:numPr>
        <w:spacing w:line="360" w:lineRule="auto"/>
        <w:rPr>
          <w:ins w:id="4132" w:author="The Si Tran" w:date="2012-12-06T22:01:00Z"/>
          <w:szCs w:val="26"/>
        </w:rPr>
        <w:pPrChange w:id="4133" w:author="The Si Tran" w:date="2012-12-14T05:21:00Z">
          <w:pPr/>
        </w:pPrChange>
      </w:pPr>
      <w:ins w:id="4134" w:author="The Si Tran" w:date="2012-12-06T22:01:00Z">
        <w:r w:rsidRPr="00DA1F81">
          <w:rPr>
            <w:rFonts w:ascii="Times New Roman" w:hAnsi="Times New Roman"/>
            <w:sz w:val="26"/>
            <w:szCs w:val="26"/>
            <w:rPrChange w:id="4135" w:author="The Si Tran" w:date="2012-12-06T22:02:00Z">
              <w:rPr/>
            </w:rPrChange>
          </w:rPr>
          <w:t xml:space="preserve">Thành phần nhận dạng mô hình (Model identification): ước lượng và xấp xỉ cấu trúc cho </w:t>
        </w:r>
      </w:ins>
      <w:ins w:id="4136" w:author="The Si Tran" w:date="2012-12-10T19:58:00Z">
        <w:r w:rsidR="00E54E7E">
          <w:rPr>
            <w:rFonts w:ascii="Times New Roman" w:hAnsi="Times New Roman"/>
            <w:sz w:val="26"/>
            <w:szCs w:val="26"/>
          </w:rPr>
          <w:t xml:space="preserve">các </w:t>
        </w:r>
      </w:ins>
      <w:ins w:id="4137" w:author="The Si Tran" w:date="2012-12-06T22:01:00Z">
        <w:r w:rsidRPr="00DA1F81">
          <w:rPr>
            <w:rFonts w:ascii="Times New Roman" w:hAnsi="Times New Roman"/>
            <w:sz w:val="26"/>
            <w:szCs w:val="26"/>
            <w:rPrChange w:id="4138" w:author="The Si Tran" w:date="2012-12-06T22:02:00Z">
              <w:rPr/>
            </w:rPrChange>
          </w:rPr>
          <w:t>mố</w:t>
        </w:r>
        <w:r w:rsidR="00E54E7E">
          <w:rPr>
            <w:rFonts w:ascii="Times New Roman" w:hAnsi="Times New Roman"/>
            <w:sz w:val="26"/>
            <w:szCs w:val="26"/>
            <w:rPrChange w:id="4139" w:author="The Si Tran" w:date="2012-12-06T22:02:00Z">
              <w:rPr>
                <w:szCs w:val="26"/>
              </w:rPr>
            </w:rPrChange>
          </w:rPr>
          <w:t>i tương quan tồn tại</w:t>
        </w:r>
        <w:r w:rsidRPr="00DA1F81">
          <w:rPr>
            <w:rFonts w:ascii="Times New Roman" w:hAnsi="Times New Roman"/>
            <w:sz w:val="26"/>
            <w:szCs w:val="26"/>
            <w:rPrChange w:id="4140" w:author="The Si Tran" w:date="2012-12-06T22:02:00Z">
              <w:rPr/>
            </w:rPrChange>
          </w:rPr>
          <w:t xml:space="preserve"> trong dữ liệu đã thu thập được. Thành phần này nhận dạng đượ</w:t>
        </w:r>
        <w:r w:rsidR="00AF035F">
          <w:rPr>
            <w:rFonts w:ascii="Times New Roman" w:hAnsi="Times New Roman"/>
            <w:sz w:val="26"/>
            <w:szCs w:val="26"/>
            <w:rPrChange w:id="4141" w:author="The Si Tran" w:date="2012-12-06T22:02:00Z">
              <w:rPr>
                <w:szCs w:val="26"/>
              </w:rPr>
            </w:rPrChange>
          </w:rPr>
          <w:t>c mô hình</w:t>
        </w:r>
        <w:r w:rsidRPr="00DA1F81">
          <w:rPr>
            <w:rFonts w:ascii="Times New Roman" w:hAnsi="Times New Roman"/>
            <w:sz w:val="26"/>
            <w:szCs w:val="26"/>
            <w:rPrChange w:id="4142" w:author="The Si Tran" w:date="2012-12-06T22:02:00Z">
              <w:rPr/>
            </w:rPrChange>
          </w:rPr>
          <w:t xml:space="preserve"> một cách tự động bằng cách phân tích hệ số tự tương quan và hệ số tự</w:t>
        </w:r>
        <w:r w:rsidR="008B3DEB">
          <w:rPr>
            <w:rFonts w:ascii="Times New Roman" w:hAnsi="Times New Roman"/>
            <w:sz w:val="26"/>
            <w:szCs w:val="26"/>
            <w:rPrChange w:id="4143" w:author="The Si Tran" w:date="2012-12-06T22:02:00Z">
              <w:rPr>
                <w:szCs w:val="26"/>
              </w:rPr>
            </w:rPrChange>
          </w:rPr>
          <w:t xml:space="preserve"> tương quan riêng</w:t>
        </w:r>
        <w:r w:rsidRPr="00DA1F81">
          <w:rPr>
            <w:rFonts w:ascii="Times New Roman" w:hAnsi="Times New Roman"/>
            <w:sz w:val="26"/>
            <w:szCs w:val="26"/>
            <w:rPrChange w:id="4144" w:author="The Si Tran" w:date="2012-12-06T22:02:00Z">
              <w:rPr/>
            </w:rPrChange>
          </w:rPr>
          <w:t xml:space="preserve"> phần theo các độ trễ khác nhau. Do đó sẽ tránh được việc phải dựa vào các đồ thị dữ liệu để xác định mô hình.</w:t>
        </w:r>
      </w:ins>
    </w:p>
    <w:p w14:paraId="70901016" w14:textId="77777777" w:rsidR="00DA1F81" w:rsidRPr="00AC1C82" w:rsidRDefault="00DA1F81" w:rsidP="0056499D">
      <w:pPr>
        <w:pStyle w:val="ListParagraph"/>
        <w:numPr>
          <w:ilvl w:val="0"/>
          <w:numId w:val="16"/>
        </w:numPr>
        <w:spacing w:line="360" w:lineRule="auto"/>
        <w:rPr>
          <w:ins w:id="4145" w:author="The Si Tran" w:date="2012-12-06T22:01:00Z"/>
          <w:szCs w:val="26"/>
        </w:rPr>
        <w:pPrChange w:id="4146" w:author="The Si Tran" w:date="2012-12-14T05:21:00Z">
          <w:pPr/>
        </w:pPrChange>
      </w:pPr>
      <w:ins w:id="4147" w:author="The Si Tran" w:date="2012-12-06T22:01:00Z">
        <w:r w:rsidRPr="00DA1F81">
          <w:rPr>
            <w:rFonts w:ascii="Times New Roman" w:hAnsi="Times New Roman"/>
            <w:sz w:val="26"/>
            <w:szCs w:val="26"/>
            <w:rPrChange w:id="4148" w:author="The Si Tran" w:date="2012-12-06T22:02:00Z">
              <w:rPr/>
            </w:rPrChange>
          </w:rPr>
          <w:t xml:space="preserve">Thành phần </w:t>
        </w:r>
      </w:ins>
      <w:ins w:id="4149" w:author="The Si Tran" w:date="2012-12-10T20:00:00Z">
        <w:r w:rsidR="00545F04">
          <w:rPr>
            <w:rFonts w:ascii="Times New Roman" w:hAnsi="Times New Roman"/>
            <w:sz w:val="26"/>
            <w:szCs w:val="26"/>
          </w:rPr>
          <w:t>khử</w:t>
        </w:r>
        <w:r w:rsidR="00290F01">
          <w:rPr>
            <w:rFonts w:ascii="Times New Roman" w:hAnsi="Times New Roman"/>
            <w:sz w:val="26"/>
            <w:szCs w:val="26"/>
          </w:rPr>
          <w:t xml:space="preserve"> mùa và </w:t>
        </w:r>
        <w:r w:rsidR="00545F04">
          <w:rPr>
            <w:rFonts w:ascii="Times New Roman" w:hAnsi="Times New Roman"/>
            <w:sz w:val="26"/>
            <w:szCs w:val="26"/>
          </w:rPr>
          <w:t>xu hướng</w:t>
        </w:r>
      </w:ins>
      <w:ins w:id="4150" w:author="The Si Tran" w:date="2012-12-06T22:01:00Z">
        <w:r w:rsidRPr="00DA1F81">
          <w:rPr>
            <w:rFonts w:ascii="Times New Roman" w:hAnsi="Times New Roman"/>
            <w:sz w:val="26"/>
            <w:szCs w:val="26"/>
            <w:rPrChange w:id="4151" w:author="The Si Tran" w:date="2012-12-06T22:02:00Z">
              <w:rPr/>
            </w:rPrChange>
          </w:rPr>
          <w:t xml:space="preserve"> (Recursive differencer/integrator): dùng để chuyển đổi các chuỗi dữ liệu không tĩnh hoặc có tính mùa sang chuỗi dữ liệu t</w:t>
        </w:r>
        <w:r w:rsidR="00E47C73">
          <w:rPr>
            <w:rFonts w:ascii="Times New Roman" w:hAnsi="Times New Roman"/>
            <w:sz w:val="26"/>
            <w:szCs w:val="26"/>
            <w:rPrChange w:id="4152" w:author="The Si Tran" w:date="2012-12-06T22:02:00Z">
              <w:rPr>
                <w:szCs w:val="26"/>
              </w:rPr>
            </w:rPrChange>
          </w:rPr>
          <w:t>ĩnh</w:t>
        </w:r>
        <w:r w:rsidRPr="00DA1F81">
          <w:rPr>
            <w:rFonts w:ascii="Times New Roman" w:hAnsi="Times New Roman"/>
            <w:sz w:val="26"/>
            <w:szCs w:val="26"/>
            <w:rPrChange w:id="4153" w:author="The Si Tran" w:date="2012-12-06T22:02:00Z">
              <w:rPr/>
            </w:rPrChange>
          </w:rPr>
          <w:t xml:space="preserve"> trước khi áp dụng các giải thuật để ước lượng các tham số cho mô hình. Bởi vì mô hình ARIMA chỉ </w:t>
        </w:r>
      </w:ins>
      <w:ins w:id="4154" w:author="The Si Tran" w:date="2012-12-10T20:05:00Z">
        <w:r w:rsidR="00E47C73">
          <w:rPr>
            <w:rFonts w:ascii="Times New Roman" w:hAnsi="Times New Roman"/>
            <w:sz w:val="26"/>
            <w:szCs w:val="26"/>
          </w:rPr>
          <w:t>phù hợp</w:t>
        </w:r>
      </w:ins>
      <w:ins w:id="4155" w:author="The Si Tran" w:date="2012-12-06T22:01:00Z">
        <w:r w:rsidRPr="00DA1F81">
          <w:rPr>
            <w:rFonts w:ascii="Times New Roman" w:hAnsi="Times New Roman"/>
            <w:sz w:val="26"/>
            <w:szCs w:val="26"/>
            <w:rPrChange w:id="4156" w:author="The Si Tran" w:date="2012-12-06T22:02:00Z">
              <w:rPr/>
            </w:rPrChange>
          </w:rPr>
          <w:t xml:space="preserve"> với chuỗi dữ liệu tĩnh, các thành phần bị loại bỏ khỏi chuỗi dữ liệu trong quá trình chuyển đổi phải được tích hợp lại vào dữ liệu khi dự đoán.</w:t>
        </w:r>
      </w:ins>
    </w:p>
    <w:p w14:paraId="61C61BF8" w14:textId="77777777" w:rsidR="00DA1F81" w:rsidRPr="00AC1C82" w:rsidRDefault="00DA1F81" w:rsidP="0056499D">
      <w:pPr>
        <w:pStyle w:val="ListParagraph"/>
        <w:numPr>
          <w:ilvl w:val="0"/>
          <w:numId w:val="17"/>
        </w:numPr>
        <w:spacing w:line="360" w:lineRule="auto"/>
        <w:rPr>
          <w:ins w:id="4157" w:author="The Si Tran" w:date="2012-12-06T22:01:00Z"/>
          <w:szCs w:val="26"/>
        </w:rPr>
        <w:pPrChange w:id="4158" w:author="The Si Tran" w:date="2012-12-14T05:21:00Z">
          <w:pPr/>
        </w:pPrChange>
      </w:pPr>
      <w:ins w:id="4159" w:author="The Si Tran" w:date="2012-12-06T22:01:00Z">
        <w:r w:rsidRPr="00DA1F81">
          <w:rPr>
            <w:rFonts w:ascii="Times New Roman" w:hAnsi="Times New Roman"/>
            <w:sz w:val="26"/>
            <w:szCs w:val="26"/>
            <w:rPrChange w:id="4160" w:author="The Si Tran" w:date="2012-12-06T22:02:00Z">
              <w:rPr/>
            </w:rPrChange>
          </w:rPr>
          <w:t>Thành phần ước lượng tham số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w:t>
        </w:r>
        <w:r w:rsidR="00D344CA">
          <w:rPr>
            <w:rFonts w:ascii="Times New Roman" w:hAnsi="Times New Roman"/>
            <w:sz w:val="26"/>
            <w:szCs w:val="26"/>
            <w:rPrChange w:id="4161" w:author="The Si Tran" w:date="2012-12-06T22:02:00Z">
              <w:rPr>
                <w:szCs w:val="26"/>
              </w:rPr>
            </w:rPrChange>
          </w:rPr>
          <w:t xml:space="preserve"> vi</w:t>
        </w:r>
        <w:r w:rsidRPr="00DA1F81">
          <w:rPr>
            <w:rFonts w:ascii="Times New Roman" w:hAnsi="Times New Roman"/>
            <w:sz w:val="26"/>
            <w:szCs w:val="26"/>
            <w:rPrChange w:id="4162" w:author="The Si Tran" w:date="2012-12-06T22:02:00Z">
              <w:rPr/>
            </w:rPrChange>
          </w:rPr>
          <w:t xml:space="preserve"> phạm thì mô hình ước lượng sẽ không chính xác.</w:t>
        </w:r>
      </w:ins>
    </w:p>
    <w:p w14:paraId="082BDC3A" w14:textId="77777777" w:rsidR="00DA1F81" w:rsidRDefault="00DA1F81" w:rsidP="0056499D">
      <w:pPr>
        <w:pStyle w:val="ListParagraph"/>
        <w:numPr>
          <w:ilvl w:val="0"/>
          <w:numId w:val="18"/>
        </w:numPr>
        <w:spacing w:line="360" w:lineRule="auto"/>
        <w:rPr>
          <w:ins w:id="4163" w:author="The Si Tran" w:date="2012-12-06T22:08:00Z"/>
          <w:szCs w:val="26"/>
        </w:rPr>
        <w:pPrChange w:id="4164" w:author="The Si Tran" w:date="2012-12-14T05:21:00Z">
          <w:pPr/>
        </w:pPrChange>
      </w:pPr>
      <w:ins w:id="4165" w:author="The Si Tran" w:date="2012-12-06T22:01:00Z">
        <w:r w:rsidRPr="00DA1F81">
          <w:rPr>
            <w:rFonts w:ascii="Times New Roman" w:hAnsi="Times New Roman"/>
            <w:sz w:val="26"/>
            <w:szCs w:val="26"/>
            <w:rPrChange w:id="4166" w:author="The Si Tran" w:date="2012-12-06T22:03:00Z">
              <w:rPr/>
            </w:rPrChange>
          </w:rPr>
          <w:t>Thành phần dự đoán (N-step ahead predictor): tạo giá trị dự đoán cho các giai đoạn tiếp theo dựa vào mô hình đã ước lượng được.</w:t>
        </w:r>
      </w:ins>
    </w:p>
    <w:p w14:paraId="15AC5C76" w14:textId="77777777" w:rsidR="00363B91" w:rsidRDefault="00363B91">
      <w:pPr>
        <w:ind w:left="360"/>
        <w:rPr>
          <w:ins w:id="4167" w:author="The Si Tran" w:date="2012-12-06T22:14:00Z"/>
          <w:szCs w:val="26"/>
        </w:rPr>
        <w:pPrChange w:id="4168" w:author="The Si Tran" w:date="2012-12-06T22:08:00Z">
          <w:pPr/>
        </w:pPrChange>
      </w:pPr>
      <w:ins w:id="4169" w:author="The Si Tran" w:date="2012-12-06T22:08:00Z">
        <w:r>
          <w:rPr>
            <w:noProof/>
          </w:rPr>
          <w:lastRenderedPageBreak/>
          <mc:AlternateContent>
            <mc:Choice Requires="wpc">
              <w:drawing>
                <wp:inline distT="0" distB="0" distL="0" distR="0" wp14:anchorId="20632EDC" wp14:editId="2600C47F">
                  <wp:extent cx="5939790" cy="5708222"/>
                  <wp:effectExtent l="0" t="0" r="22860" b="26035"/>
                  <wp:docPr id="93" name="Canvas 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66" name="Rounded Rectangle 66"/>
                          <wps:cNvSpPr/>
                          <wps:spPr>
                            <a:xfrm>
                              <a:off x="1673165" y="148856"/>
                              <a:ext cx="1449417" cy="539114"/>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283281" w14:textId="77777777" w:rsidR="0056499D" w:rsidRDefault="0056499D">
                                <w:pPr>
                                  <w:spacing w:line="240" w:lineRule="auto"/>
                                  <w:jc w:val="center"/>
                                  <w:pPrChange w:id="4170" w:author="The Si Tran" w:date="2012-12-06T22:10:00Z">
                                    <w:pPr>
                                      <w:jc w:val="center"/>
                                    </w:pPr>
                                  </w:pPrChange>
                                </w:pPr>
                                <w:r w:rsidRPr="00363B91">
                                  <w:rPr>
                                    <w:sz w:val="22"/>
                                    <w:rPrChange w:id="4171" w:author="The Si Tran" w:date="2012-12-06T22:10:00Z">
                                      <w:rPr/>
                                    </w:rPrChange>
                                  </w:rPr>
                                  <w:t>MODEL STRUCTURE</w:t>
                                </w:r>
                                <w:r>
                                  <w:t xml:space="preserve"> IDENTIFIER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ounded Rectangle 67"/>
                          <wps:cNvSpPr/>
                          <wps:spPr>
                            <a:xfrm>
                              <a:off x="2958861" y="1986884"/>
                              <a:ext cx="1507192" cy="700417"/>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8A5E8A" w14:textId="77777777" w:rsidR="0056499D" w:rsidRDefault="0056499D" w:rsidP="00363B91">
                                <w:pPr>
                                  <w:pStyle w:val="NormalWeb"/>
                                  <w:spacing w:before="0" w:beforeAutospacing="0" w:after="200" w:afterAutospacing="0" w:line="276" w:lineRule="auto"/>
                                  <w:jc w:val="center"/>
                                </w:pPr>
                                <w:r>
                                  <w:rPr>
                                    <w:rFonts w:eastAsia="Calibri"/>
                                    <w:sz w:val="22"/>
                                  </w:rPr>
                                  <w:t>RECURSIVE DIFFERENCER/  INTEGRATER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ounded Rectangle 68"/>
                          <wps:cNvSpPr/>
                          <wps:spPr>
                            <a:xfrm>
                              <a:off x="223954" y="3331474"/>
                              <a:ext cx="4667124" cy="321508"/>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048E36" w14:textId="77777777" w:rsidR="0056499D" w:rsidRDefault="0056499D" w:rsidP="00363B91">
                                <w:pPr>
                                  <w:pStyle w:val="NormalWeb"/>
                                  <w:spacing w:before="0" w:beforeAutospacing="0" w:after="200" w:afterAutospacing="0" w:line="276" w:lineRule="auto"/>
                                  <w:jc w:val="center"/>
                                </w:pPr>
                                <w:r>
                                  <w:rPr>
                                    <w:rFonts w:eastAsia="Calibri"/>
                                    <w:sz w:val="22"/>
                                  </w:rPr>
                                  <w:t>PARAMETER ESTIMATOR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422626" y="4369420"/>
                              <a:ext cx="4132121" cy="321310"/>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56493D" w14:textId="77777777" w:rsidR="0056499D" w:rsidRDefault="0056499D" w:rsidP="00363B91">
                                <w:pPr>
                                  <w:pStyle w:val="NormalWeb"/>
                                  <w:spacing w:before="0" w:beforeAutospacing="0" w:after="200" w:afterAutospacing="0" w:line="276" w:lineRule="auto"/>
                                  <w:jc w:val="center"/>
                                </w:pPr>
                                <w:r>
                                  <w:rPr>
                                    <w:rFonts w:eastAsia="Calibri"/>
                                    <w:sz w:val="22"/>
                                  </w:rPr>
                                  <w:t>N-STEP AHEAD PREDICTOR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wps:spPr>
                            <a:xfrm>
                              <a:off x="2398144" y="687961"/>
                              <a:ext cx="0" cy="37106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H="1">
                              <a:off x="3712287" y="2687301"/>
                              <a:ext cx="170" cy="6440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flipH="1">
                              <a:off x="3710547" y="3652874"/>
                              <a:ext cx="3504" cy="71635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3" name="Elbow Connector 73"/>
                          <wps:cNvCnPr/>
                          <wps:spPr>
                            <a:xfrm rot="5400000" flipH="1" flipV="1">
                              <a:off x="2903967" y="3143846"/>
                              <a:ext cx="2368838" cy="755333"/>
                            </a:xfrm>
                            <a:prstGeom prst="bentConnector4">
                              <a:avLst>
                                <a:gd name="adj1" fmla="val -15306"/>
                                <a:gd name="adj2" fmla="val 22046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flipV="1">
                              <a:off x="4466067" y="1852661"/>
                              <a:ext cx="279156" cy="3016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 name="Text Box 75"/>
                          <wps:cNvSpPr txBox="1"/>
                          <wps:spPr>
                            <a:xfrm>
                              <a:off x="344974" y="825825"/>
                              <a:ext cx="1250871" cy="4401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E5F4C2" w14:textId="77777777" w:rsidR="0056499D" w:rsidRDefault="0056499D" w:rsidP="00363B91">
                                <w:r w:rsidRPr="00363B91">
                                  <w:rPr>
                                    <w:sz w:val="22"/>
                                    <w:rPrChange w:id="4172" w:author="The Si Tran" w:date="2012-12-06T22:08:00Z">
                                      <w:rPr/>
                                    </w:rPrChange>
                                  </w:rPr>
                                  <w:t xml:space="preserve">Stationary </w:t>
                                </w:r>
                                <w:r>
                                  <w:t>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3462816" y="598002"/>
                              <a:ext cx="1544128" cy="69627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FB05E0" w14:textId="77777777" w:rsidR="0056499D" w:rsidRDefault="0056499D" w:rsidP="00363B91">
                                <w:pPr>
                                  <w:jc w:val="center"/>
                                </w:pPr>
                                <w:r w:rsidRPr="00363B91">
                                  <w:rPr>
                                    <w:sz w:val="22"/>
                                    <w:rPrChange w:id="4173" w:author="The Si Tran" w:date="2012-12-06T22:09:00Z">
                                      <w:rPr/>
                                    </w:rPrChange>
                                  </w:rPr>
                                  <w:t>Non-stationary and/or Seasonal</w:t>
                                </w:r>
                                <w:r>
                                  <w:t xml:space="preserve">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4822165" y="1231484"/>
                              <a:ext cx="846102" cy="87126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B7F73F7" w14:textId="77777777" w:rsidR="0056499D" w:rsidRPr="00363B91" w:rsidRDefault="0056499D">
                                <w:pPr>
                                  <w:spacing w:before="0" w:line="240" w:lineRule="auto"/>
                                  <w:jc w:val="center"/>
                                  <w:rPr>
                                    <w:sz w:val="22"/>
                                    <w:rPrChange w:id="4174" w:author="The Si Tran" w:date="2012-12-06T22:09:00Z">
                                      <w:rPr/>
                                    </w:rPrChange>
                                  </w:rPr>
                                  <w:pPrChange w:id="4175" w:author="The Si Tran" w:date="2012-12-06T22:09:00Z">
                                    <w:pPr>
                                      <w:jc w:val="center"/>
                                    </w:pPr>
                                  </w:pPrChange>
                                </w:pPr>
                                <w:r w:rsidRPr="00363B91">
                                  <w:rPr>
                                    <w:sz w:val="22"/>
                                    <w:rPrChange w:id="4176" w:author="The Si Tran" w:date="2012-12-06T22:09:00Z">
                                      <w:rPr/>
                                    </w:rPrChange>
                                  </w:rPr>
                                  <w:t>Forecasts for Original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3969880" y="2796087"/>
                              <a:ext cx="931609" cy="4401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147A8F" w14:textId="77777777" w:rsidR="0056499D" w:rsidRDefault="0056499D" w:rsidP="00363B91">
                                <w:pPr>
                                  <w:jc w:val="center"/>
                                </w:pPr>
                                <w:r w:rsidRPr="00363B91">
                                  <w:rPr>
                                    <w:sz w:val="22"/>
                                    <w:rPrChange w:id="4177" w:author="The Si Tran" w:date="2012-12-06T22:10:00Z">
                                      <w:rPr/>
                                    </w:rPrChange>
                                  </w:rPr>
                                  <w:t>Difference</w:t>
                                </w:r>
                                <w:r>
                                  <w:t>d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Text Box 18"/>
                          <wps:cNvSpPr txBox="1"/>
                          <wps:spPr>
                            <a:xfrm>
                              <a:off x="3803438" y="3711553"/>
                              <a:ext cx="931545" cy="5518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DF584" w14:textId="77777777" w:rsidR="0056499D" w:rsidRDefault="0056499D" w:rsidP="00363B91">
                                <w:pPr>
                                  <w:pStyle w:val="NormalWeb"/>
                                  <w:spacing w:before="0" w:beforeAutospacing="0" w:after="200" w:afterAutospacing="0" w:line="276" w:lineRule="auto"/>
                                  <w:jc w:val="center"/>
                                </w:pPr>
                                <w:r>
                                  <w:rPr>
                                    <w:rFonts w:eastAsia="Calibri"/>
                                    <w:sz w:val="22"/>
                                  </w:rPr>
                                  <w:t>Estimated Parameters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Text Box 18"/>
                          <wps:cNvSpPr txBox="1"/>
                          <wps:spPr>
                            <a:xfrm>
                              <a:off x="93133" y="3777007"/>
                              <a:ext cx="930910" cy="551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F341D7" w14:textId="77777777" w:rsidR="0056499D" w:rsidRDefault="0056499D" w:rsidP="00363B91">
                                <w:pPr>
                                  <w:pStyle w:val="NormalWeb"/>
                                  <w:spacing w:before="0" w:beforeAutospacing="0" w:after="200" w:afterAutospacing="0" w:line="276" w:lineRule="auto"/>
                                  <w:jc w:val="center"/>
                                </w:pPr>
                                <w:r>
                                  <w:rPr>
                                    <w:rFonts w:eastAsia="Calibri"/>
                                    <w:sz w:val="22"/>
                                  </w:rPr>
                                  <w:t>Estimated Parameters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Straight Arrow Connector 81"/>
                          <wps:cNvCnPr/>
                          <wps:spPr>
                            <a:xfrm>
                              <a:off x="3712287" y="1335076"/>
                              <a:ext cx="170" cy="65180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2397924" y="1058908"/>
                              <a:ext cx="1314363" cy="276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flipV="1">
                              <a:off x="1084059" y="1058991"/>
                              <a:ext cx="1313755" cy="2070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a:off x="1086768" y="1265995"/>
                              <a:ext cx="0" cy="206524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flipH="1">
                              <a:off x="1085563" y="3652982"/>
                              <a:ext cx="3175" cy="7162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6" name="Text Box 17"/>
                          <wps:cNvSpPr txBox="1"/>
                          <wps:spPr>
                            <a:xfrm>
                              <a:off x="484869" y="5242057"/>
                              <a:ext cx="1390239" cy="46674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993F0E" w14:textId="77777777" w:rsidR="0056499D" w:rsidRDefault="0056499D" w:rsidP="00363B91">
                                <w:pPr>
                                  <w:pStyle w:val="NormalWeb"/>
                                  <w:spacing w:before="0" w:beforeAutospacing="0" w:after="200" w:afterAutospacing="0" w:line="276" w:lineRule="auto"/>
                                  <w:jc w:val="center"/>
                                </w:pPr>
                                <w:r>
                                  <w:rPr>
                                    <w:rFonts w:eastAsia="Calibri"/>
                                    <w:sz w:val="22"/>
                                  </w:rPr>
                                  <w:t>Forecasts for Original Series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 name="Text Box 17"/>
                          <wps:cNvSpPr txBox="1"/>
                          <wps:spPr>
                            <a:xfrm>
                              <a:off x="3784583" y="5146455"/>
                              <a:ext cx="1390015" cy="480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A405B4" w14:textId="77777777" w:rsidR="0056499D" w:rsidRDefault="0056499D" w:rsidP="00363B91">
                                <w:pPr>
                                  <w:pStyle w:val="NormalWeb"/>
                                  <w:spacing w:before="0" w:beforeAutospacing="0" w:after="200" w:afterAutospacing="0" w:line="276" w:lineRule="auto"/>
                                  <w:jc w:val="center"/>
                                </w:pPr>
                                <w:r>
                                  <w:rPr>
                                    <w:rFonts w:eastAsia="Calibri"/>
                                    <w:sz w:val="22"/>
                                  </w:rPr>
                                  <w:t>Forecasts for Differenced Series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 name="Straight Arrow Connector 88"/>
                          <wps:cNvCnPr/>
                          <wps:spPr>
                            <a:xfrm>
                              <a:off x="1088638" y="4705547"/>
                              <a:ext cx="50" cy="4855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9" name="Text Box 89"/>
                          <wps:cNvSpPr txBox="1"/>
                          <wps:spPr>
                            <a:xfrm>
                              <a:off x="526212" y="1885820"/>
                              <a:ext cx="517586" cy="3537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9B082C" w14:textId="77777777" w:rsidR="0056499D" w:rsidRDefault="0056499D" w:rsidP="00363B91">
                                <w:del w:id="4178" w:author="The Si Tran" w:date="2012-12-10T20:08:00Z">
                                  <w:r w:rsidDel="00A213DB">
                                    <w:delText>y(t)</w:delText>
                                  </w:r>
                                </w:del>
                                <w:ins w:id="4179" w:author="The Si Tran" w:date="2012-12-10T20:08:00Z">
                                  <m:oMath>
                                    <m:r>
                                      <w:rPr>
                                        <w:rFonts w:ascii="Cambria Math" w:hAnsi="Cambria Math"/>
                                      </w:rPr>
                                      <m:t>y(t)</m:t>
                                    </m:r>
                                  </m:oMath>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89"/>
                          <wps:cNvSpPr txBox="1"/>
                          <wps:spPr>
                            <a:xfrm>
                              <a:off x="3122582" y="1454691"/>
                              <a:ext cx="568309" cy="353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42353B" w14:textId="77777777" w:rsidR="0056499D" w:rsidRDefault="0056499D" w:rsidP="005D20D9">
                                <w:pPr>
                                  <w:pStyle w:val="NormalWeb"/>
                                  <w:spacing w:before="120" w:beforeAutospacing="0" w:after="0" w:afterAutospacing="0" w:line="360" w:lineRule="auto"/>
                                  <w:jc w:val="both"/>
                                  <w:rPr>
                                    <w:szCs w:val="24"/>
                                  </w:rPr>
                                </w:pPr>
                                <w:ins w:id="4180" w:author="The Si Tran" w:date="2012-12-10T20:10:00Z">
                                  <m:oMath>
                                    <m:r>
                                      <w:rPr>
                                        <w:rFonts w:ascii="Cambria Math" w:hAnsi="Cambria Math"/>
                                      </w:rPr>
                                      <m:t>y(t</m:t>
                                    </m:r>
                                  </m:oMath>
                                </w:ins>
                                <w:ins w:id="4181" w:author="The Si Tran" w:date="2012-12-10T20:11:00Z">
                                  <m:oMath>
                                    <m:r>
                                      <w:rPr>
                                        <w:rFonts w:ascii="Cambria Math" w:hAnsi="Cambria Math"/>
                                      </w:rPr>
                                      <m:t>)</m:t>
                                    </m:r>
                                  </m:oMath>
                                </w:ins>
                                <w:del w:id="4182" w:author="The Si Tran" w:date="2012-12-10T20:10:00Z">
                                  <w:r w:rsidDel="00B43A6C">
                                    <w:rPr>
                                      <w:rFonts w:eastAsia="Calibri"/>
                                      <w:strike/>
                                      <w:color w:val="FF0000"/>
                                      <w:sz w:val="26"/>
                                      <w:szCs w:val="26"/>
                                    </w:rPr>
                                    <w:delText>y(t)</w:delText>
                                  </w:r>
                                  <w:r w:rsidDel="00F76667">
                                    <w:rPr>
                                      <w:rFonts w:ascii="Cambria Math" w:eastAsia="Calibri" w:hAnsi="Cambria Math"/>
                                      <w:i/>
                                      <w:iCs/>
                                      <w:color w:val="008080"/>
                                      <w:sz w:val="26"/>
                                      <w:szCs w:val="26"/>
                                      <w:u w:val="single"/>
                                    </w:rPr>
                                    <w:delText>y(t)</w:delText>
                                  </w:r>
                                </w:del>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4071667" y="1453294"/>
                              <a:ext cx="923027" cy="3537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862BA7" w14:textId="77777777" w:rsidR="0056499D" w:rsidRDefault="0056499D" w:rsidP="00363B91">
                                <w:del w:id="4183" w:author="The Si Tran" w:date="2012-12-10T20:08:00Z">
                                  <w:r w:rsidDel="00A213DB">
                                    <w:delText>y(t)</w:delText>
                                  </w:r>
                                </w:del>
                                <m:oMath>
                                  <m:acc>
                                    <m:accPr>
                                      <m:ctrlPr>
                                        <w:ins w:id="4184" w:author="The Si Tran" w:date="2012-12-10T20:12:00Z">
                                          <w:rPr>
                                            <w:rFonts w:ascii="Cambria Math" w:hAnsi="Cambria Math"/>
                                            <w:i/>
                                          </w:rPr>
                                        </w:ins>
                                      </m:ctrlPr>
                                    </m:accPr>
                                    <m:e>
                                      <w:ins w:id="4185" w:author="The Si Tran" w:date="2012-12-10T20:12:00Z">
                                        <m:r>
                                          <w:rPr>
                                            <w:rFonts w:ascii="Cambria Math" w:hAnsi="Cambria Math"/>
                                          </w:rPr>
                                          <m:t>y</m:t>
                                        </m:r>
                                      </w:ins>
                                    </m:e>
                                  </m:acc>
                                  <w:ins w:id="4186" w:author="The Si Tran" w:date="2012-12-10T20:08:00Z">
                                    <m:r>
                                      <w:rPr>
                                        <w:rFonts w:ascii="Cambria Math" w:hAnsi="Cambria Math"/>
                                      </w:rPr>
                                      <m:t>(t</m:t>
                                    </m:r>
                                  </w:ins>
                                  <w:ins w:id="4187" w:author="The Si Tran" w:date="2012-12-10T20:13:00Z">
                                    <m:r>
                                      <w:rPr>
                                        <w:rFonts w:ascii="Cambria Math" w:hAnsi="Cambria Math"/>
                                      </w:rPr>
                                      <m:t>+n</m:t>
                                    </m:r>
                                  </w:ins>
                                  <w:ins w:id="4188" w:author="The Si Tran" w:date="2012-12-10T20:08:00Z">
                                    <m:r>
                                      <w:rPr>
                                        <w:rFonts w:ascii="Cambria Math" w:hAnsi="Cambria Math"/>
                                      </w:rPr>
                                      <m:t>)</m:t>
                                    </m:r>
                                  </w:ins>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1268082" y="4766874"/>
                              <a:ext cx="923027" cy="398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92B3C0F" w14:textId="77777777" w:rsidR="0056499D" w:rsidRDefault="0056499D" w:rsidP="00363B91">
                                <w:del w:id="4189" w:author="The Si Tran" w:date="2012-12-10T20:08:00Z">
                                  <w:r w:rsidDel="00A213DB">
                                    <w:delText>y(t)</w:delText>
                                  </w:r>
                                </w:del>
                                <m:oMath>
                                  <m:acc>
                                    <m:accPr>
                                      <m:ctrlPr>
                                        <w:ins w:id="4190" w:author="The Si Tran" w:date="2012-12-10T20:12:00Z">
                                          <w:rPr>
                                            <w:rFonts w:ascii="Cambria Math" w:hAnsi="Cambria Math"/>
                                            <w:i/>
                                          </w:rPr>
                                        </w:ins>
                                      </m:ctrlPr>
                                    </m:accPr>
                                    <m:e>
                                      <w:ins w:id="4191" w:author="The Si Tran" w:date="2012-12-10T20:12:00Z">
                                        <m:r>
                                          <w:rPr>
                                            <w:rFonts w:ascii="Cambria Math" w:hAnsi="Cambria Math"/>
                                          </w:rPr>
                                          <m:t>y</m:t>
                                        </m:r>
                                      </w:ins>
                                    </m:e>
                                  </m:acc>
                                  <w:ins w:id="4192" w:author="The Si Tran" w:date="2012-12-10T20:08:00Z">
                                    <m:r>
                                      <w:rPr>
                                        <w:rFonts w:ascii="Cambria Math" w:hAnsi="Cambria Math"/>
                                      </w:rPr>
                                      <m:t>(t</m:t>
                                    </m:r>
                                  </w:ins>
                                  <w:ins w:id="4193" w:author="The Si Tran" w:date="2012-12-10T20:13:00Z">
                                    <m:r>
                                      <w:rPr>
                                        <w:rFonts w:ascii="Cambria Math" w:hAnsi="Cambria Math"/>
                                      </w:rPr>
                                      <m:t>+n</m:t>
                                    </m:r>
                                  </w:ins>
                                  <w:ins w:id="4194" w:author="The Si Tran" w:date="2012-12-10T20:08:00Z">
                                    <m:r>
                                      <w:rPr>
                                        <w:rFonts w:ascii="Cambria Math" w:hAnsi="Cambria Math"/>
                                      </w:rPr>
                                      <m:t>)</m:t>
                                    </m:r>
                                  </w:ins>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0632EDC" id="Canvas 93" o:spid="_x0000_s1036" editas="canvas" style="width:467.7pt;height:449.45pt;mso-position-horizontal-relative:char;mso-position-vertical-relative:line" coordsize="59397,57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">
                  <v:shape id="_x0000_s1037" type="#_x0000_t75" style="position:absolute;width:59397;height:57080;visibility:visible;mso-wrap-style:square" stroked="t" strokecolor="black [3213]">
                    <v:fill o:detectmouseclick="t"/>
                    <v:path o:connecttype="none"/>
                  </v:shape>
                  <v:roundrect id="Rounded Rectangle 66" o:spid="_x0000_s1038" style="position:absolute;left:16731;top:1488;width:14494;height:53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jAx8QA&#10;AADbAAAADwAAAGRycy9kb3ducmV2LnhtbESPQWvCQBSE70L/w/IEb7qxaCypq7SKVE+i1UNvj+wz&#10;iWbfhuyqyb/vCoLHYWa+YabzxpTiRrUrLCsYDiIQxKnVBWcKDr+r/gcI55E1lpZJQUsO5rO3zhQT&#10;be+8o9veZyJA2CWoIPe+SqR0aU4G3cBWxME72dqgD7LOpK7xHuCmlO9RFEuDBYeFHCta5JRe9lej&#10;YHwefo/Xk+X5r7z4dtturDn+jJTqdZuvTxCeGv8KP9trrSCO4fEl/A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YwMfEAAAA2wAAAA8AAAAAAAAAAAAAAAAAmAIAAGRycy9k&#10;b3ducmV2LnhtbFBLBQYAAAAABAAEAPUAAACJAwAAAAA=&#10;" fillcolor="white [3201]" strokecolor="black [3213]" strokeweight=".25pt">
                    <v:textbox>
                      <w:txbxContent>
                        <w:p w14:paraId="32283281" w14:textId="77777777" w:rsidR="0056499D" w:rsidRDefault="0056499D">
                          <w:pPr>
                            <w:spacing w:line="240" w:lineRule="auto"/>
                            <w:jc w:val="center"/>
                            <w:pPrChange w:id="4195" w:author="The Si Tran" w:date="2012-12-06T22:10:00Z">
                              <w:pPr>
                                <w:jc w:val="center"/>
                              </w:pPr>
                            </w:pPrChange>
                          </w:pPr>
                          <w:r w:rsidRPr="00363B91">
                            <w:rPr>
                              <w:sz w:val="22"/>
                              <w:rPrChange w:id="4196" w:author="The Si Tran" w:date="2012-12-06T22:10:00Z">
                                <w:rPr/>
                              </w:rPrChange>
                            </w:rPr>
                            <w:t>MODEL STRUCTURE</w:t>
                          </w:r>
                          <w:r>
                            <w:t xml:space="preserve"> IDENTIFIER</w:t>
                          </w:r>
                        </w:p>
                      </w:txbxContent>
                    </v:textbox>
                  </v:roundrect>
                  <v:roundrect id="Rounded Rectangle 67" o:spid="_x0000_s1039" style="position:absolute;left:29588;top:19868;width:15072;height:700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RlXMUA&#10;AADbAAAADwAAAGRycy9kb3ducmV2LnhtbESPS4vCQBCE74L/YWjBm04UH0t0FB+IelrU3cPemkyb&#10;RDM9ITNq8u93FoQ9FlX1FTVf1qYQT6pcblnBoB+BIE6szjlV8HXZ9T5AOI+ssbBMChpysFy0W3OM&#10;tX3xiZ5nn4oAYRejgsz7MpbSJRkZdH1bEgfvaiuDPsgqlbrCV4CbQg6jaCIN5hwWMixpk1FyPz+M&#10;gvFtsB4fptvbT3H3zWdztOZ7P1Kq26lXMxCeav8ffrcPWsFkCn9fw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1GVcxQAAANsAAAAPAAAAAAAAAAAAAAAAAJgCAABkcnMv&#10;ZG93bnJldi54bWxQSwUGAAAAAAQABAD1AAAAigMAAAAA&#10;" fillcolor="white [3201]" strokecolor="black [3213]" strokeweight=".25pt">
                    <v:textbox>
                      <w:txbxContent>
                        <w:p w14:paraId="198A5E8A" w14:textId="77777777" w:rsidR="0056499D" w:rsidRDefault="0056499D" w:rsidP="00363B91">
                          <w:pPr>
                            <w:pStyle w:val="NormalWeb"/>
                            <w:spacing w:before="0" w:beforeAutospacing="0" w:after="200" w:afterAutospacing="0" w:line="276" w:lineRule="auto"/>
                            <w:jc w:val="center"/>
                          </w:pPr>
                          <w:r>
                            <w:rPr>
                              <w:rFonts w:eastAsia="Calibri"/>
                              <w:sz w:val="22"/>
                            </w:rPr>
                            <w:t>RECURSIVE DIFFERENCER/  INTEGRATER</w:t>
                          </w:r>
                        </w:p>
                      </w:txbxContent>
                    </v:textbox>
                  </v:roundrect>
                  <v:roundrect id="Rounded Rectangle 68" o:spid="_x0000_s1040" style="position:absolute;left:2239;top:33314;width:46671;height:32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xLsIA&#10;AADbAAAADwAAAGRycy9kb3ducmV2LnhtbERPPW/CMBDdkfofrKvERhwqoFUag6AIQaeqtAxsp/ia&#10;hMTnKDYk+ff1gMT49L7TVW9qcaPWlZYVTKMYBHFmdcm5gt+f3eQNhPPIGmvLpGAgB6vl0yjFRNuO&#10;v+l29LkIIewSVFB43yRSuqwggy6yDXHg/mxr0AfY5lK32IVwU8uXOF5IgyWHhgIb+igoq45Xo2B+&#10;mW7mh9ft5VxXfvgaPq057WdKjZ/79TsIT71/iO/ug1awCGPDl/A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S/EuwgAAANsAAAAPAAAAAAAAAAAAAAAAAJgCAABkcnMvZG93&#10;bnJldi54bWxQSwUGAAAAAAQABAD1AAAAhwMAAAAA&#10;" fillcolor="white [3201]" strokecolor="black [3213]" strokeweight=".25pt">
                    <v:textbox>
                      <w:txbxContent>
                        <w:p w14:paraId="43048E36" w14:textId="77777777" w:rsidR="0056499D" w:rsidRDefault="0056499D" w:rsidP="00363B91">
                          <w:pPr>
                            <w:pStyle w:val="NormalWeb"/>
                            <w:spacing w:before="0" w:beforeAutospacing="0" w:after="200" w:afterAutospacing="0" w:line="276" w:lineRule="auto"/>
                            <w:jc w:val="center"/>
                          </w:pPr>
                          <w:r>
                            <w:rPr>
                              <w:rFonts w:eastAsia="Calibri"/>
                              <w:sz w:val="22"/>
                            </w:rPr>
                            <w:t>PARAMETER ESTIMATOR</w:t>
                          </w:r>
                        </w:p>
                      </w:txbxContent>
                    </v:textbox>
                  </v:roundrect>
                  <v:roundrect id="Rounded Rectangle 69" o:spid="_x0000_s1041" style="position:absolute;left:4226;top:43694;width:41321;height:321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dUtcUA&#10;AADbAAAADwAAAGRycy9kb3ducmV2LnhtbESPT2vCQBTE7wW/w/IEb7pR/NNGV1GLaE9FWw/eHtln&#10;Es2+DdmtJt/eFYQeh5n5DTNb1KYQN6pcbllBvxeBIE6szjlV8Puz6b6DcB5ZY2GZFDTkYDFvvc0w&#10;1vbOe7odfCoChF2MCjLvy1hKl2Rk0PVsSRy8s60M+iCrVOoK7wFuCjmIorE0mHNYyLCkdUbJ9fBn&#10;FIwu/dVoN/m8nIqrb76bL2uO26FSnXa9nILwVPv/8Ku90wrGH/D8En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B1S1xQAAANsAAAAPAAAAAAAAAAAAAAAAAJgCAABkcnMv&#10;ZG93bnJldi54bWxQSwUGAAAAAAQABAD1AAAAigMAAAAA&#10;" fillcolor="white [3201]" strokecolor="black [3213]" strokeweight=".25pt">
                    <v:textbox>
                      <w:txbxContent>
                        <w:p w14:paraId="7D56493D" w14:textId="77777777" w:rsidR="0056499D" w:rsidRDefault="0056499D" w:rsidP="00363B91">
                          <w:pPr>
                            <w:pStyle w:val="NormalWeb"/>
                            <w:spacing w:before="0" w:beforeAutospacing="0" w:after="200" w:afterAutospacing="0" w:line="276" w:lineRule="auto"/>
                            <w:jc w:val="center"/>
                          </w:pPr>
                          <w:r>
                            <w:rPr>
                              <w:rFonts w:eastAsia="Calibri"/>
                              <w:sz w:val="22"/>
                            </w:rPr>
                            <w:t>N-STEP AHEAD PREDICTOR</w:t>
                          </w:r>
                        </w:p>
                      </w:txbxContent>
                    </v:textbox>
                  </v:roundrect>
                  <v:shapetype id="_x0000_t32" coordsize="21600,21600" o:spt="32" o:oned="t" path="m,l21600,21600e" filled="f">
                    <v:path arrowok="t" fillok="f" o:connecttype="none"/>
                    <o:lock v:ext="edit" shapetype="t"/>
                  </v:shapetype>
                  <v:shape id="Straight Arrow Connector 70" o:spid="_x0000_s1042" type="#_x0000_t32" style="position:absolute;left:23981;top:6879;width:0;height:3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L7DL4AAADbAAAADwAAAGRycy9kb3ducmV2LnhtbERPTYvCMBC9L/gfwgje1tQW1qUai7gK&#10;sjdd8Tw0Y1vaTEqSrfXfm4Pg8fG+18VoOjGQ841lBYt5AoK4tLrhSsHl7/D5DcIHZI2dZVLwIA/F&#10;ZvKxxlzbO59oOIdKxBD2OSqoQ+hzKX1Zk0E/tz1x5G7WGQwRukpqh/cYbjqZJsmXNNhwbKixp11N&#10;ZXv+NwoazgKnP9mBfvetW1bXdrDZRanZdNyuQAQaw1v8ch+1gmVcH7/EHyA3T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gvsMvgAAANsAAAAPAAAAAAAAAAAAAAAAAKEC&#10;AABkcnMvZG93bnJldi54bWxQSwUGAAAAAAQABAD5AAAAjAMAAAAA&#10;" strokecolor="black [3213]">
                    <v:stroke endarrow="open"/>
                  </v:shape>
                  <v:shape id="Straight Arrow Connector 71" o:spid="_x0000_s1043" type="#_x0000_t32" style="position:absolute;left:37122;top:26873;width:2;height:64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IpQ8AAAADbAAAADwAAAGRycy9kb3ducmV2LnhtbESP22oCMRRF3wX/IZxC3zSjYJWpUcQL&#10;9K3ePuB0cpzETk6GJOr07xuh0MfNviz2fNm5RtwpROtZwWhYgCCuvLZcKzifdoMZiJiQNTaeScEP&#10;RVgu+r05lto/+ED3Y6pFHuFYogKTUltKGStDDuPQt8TZu/jgMGUZaqkDPvK4a+S4KN6kQ8uZYLCl&#10;taHq+3hzmbuy18kmaK62X1e7DwY/Lw0q9frSrd5BJOrSf/iv/aEVTEfw/JJ/gF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yKUPAAAAA2wAAAA8AAAAAAAAAAAAAAAAA&#10;oQIAAGRycy9kb3ducmV2LnhtbFBLBQYAAAAABAAEAPkAAACOAwAAAAA=&#10;" strokecolor="black [3213]">
                    <v:stroke endarrow="open"/>
                  </v:shape>
                  <v:shape id="Straight Arrow Connector 72" o:spid="_x0000_s1044" type="#_x0000_t32" style="position:absolute;left:37105;top:36528;width:35;height:71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C3NMAAAADbAAAADwAAAGRycy9kb3ducmV2LnhtbESP3WoCMRCF7wu+QxjBu5pVsJXVKKIV&#10;vGurPsC4GTfRzWRJUt2+fVMQvDycn48zX3auETcK0XpWMBoWIIgrry3XCo6H7esUREzIGhvPpOCX&#10;IiwXvZc5ltrf+Ztu+1SLPMKxRAUmpbaUMlaGHMahb4mzd/bBYcoy1FIHvOdx18hxUbxJh5YzwWBL&#10;a0PVdf/jMndlL5NN0Fx9nC72Kxj8PDeo1KDfrWYgEnXpGX60d1rB+xj+v+QfIB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ngtzTAAAAA2wAAAA8AAAAAAAAAAAAAAAAA&#10;oQIAAGRycy9kb3ducmV2LnhtbFBLBQYAAAAABAAEAPkAAACOAwAAAAA=&#10;" strokecolor="black [3213]">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73" o:spid="_x0000_s1045" type="#_x0000_t35" style="position:absolute;left:29039;top:31438;width:23689;height:7553;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F3lMUAAADbAAAADwAAAGRycy9kb3ducmV2LnhtbESPQWvCQBSE74X+h+UJvdWNtlRNXaW2&#10;VARB0AheH9nXJJh9G3fXmPx7t1DocZiZb5j5sjO1aMn5yrKC0TABQZxbXXGh4Jh9P09B+ICssbZM&#10;CnrysFw8Pswx1fbGe2oPoRARwj5FBWUITSqlz0sy6Ie2IY7ej3UGQ5SukNrhLcJNLcdJ8iYNVhwX&#10;Smzos6T8fLgaBed+Ns5O61e/u7arzTG5bLP+yyn1NOg+3kEE6sJ/+K+90QomL/D7Jf4A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EF3lMUAAADbAAAADwAAAAAAAAAA&#10;AAAAAAChAgAAZHJzL2Rvd25yZXYueG1sUEsFBgAAAAAEAAQA+QAAAJMDAAAAAA==&#10;" adj="-3306,47620" strokecolor="black [3213]">
                    <v:stroke endarrow="open"/>
                  </v:shape>
                  <v:shape id="Straight Arrow Connector 74" o:spid="_x0000_s1046" type="#_x0000_t32" style="position:absolute;left:44660;top:18526;width:2792;height:30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WK28EAAADbAAAADwAAAGRycy9kb3ducmV2LnhtbESP3WoCMRCF7wu+QxihdzVb0Spbo4ha&#10;6J315wGmm3ETu5ksSdTt2xuh0MvD+fk4s0XnGnGlEK1nBa+DAgRx5bXlWsHx8PEyBRETssbGMyn4&#10;pQiLee9phqX2N97RdZ9qkUc4lqjApNSWUsbKkMM48C1x9k4+OExZhlrqgLc87ho5LIo36dByJhhs&#10;aWWo+tlfXOYu7Xm8DpqrzffZfgWD21ODSj33u+U7iERd+g//tT+1gskIHl/yD5D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RYrbwQAAANsAAAAPAAAAAAAAAAAAAAAA&#10;AKECAABkcnMvZG93bnJldi54bWxQSwUGAAAAAAQABAD5AAAAjwMAAAAA&#10;" strokecolor="black [3213]">
                    <v:stroke endarrow="open"/>
                  </v:shape>
                  <v:shape id="Text Box 75" o:spid="_x0000_s1047" type="#_x0000_t202" style="position:absolute;left:3449;top:8258;width:12509;height:4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14:paraId="4DE5F4C2" w14:textId="77777777" w:rsidR="0056499D" w:rsidRDefault="0056499D" w:rsidP="00363B91">
                          <w:r w:rsidRPr="00363B91">
                            <w:rPr>
                              <w:sz w:val="22"/>
                              <w:rPrChange w:id="4197" w:author="The Si Tran" w:date="2012-12-06T22:08:00Z">
                                <w:rPr/>
                              </w:rPrChange>
                            </w:rPr>
                            <w:t xml:space="preserve">Stationary </w:t>
                          </w:r>
                          <w:r>
                            <w:t>Series</w:t>
                          </w:r>
                        </w:p>
                      </w:txbxContent>
                    </v:textbox>
                  </v:shape>
                  <v:shape id="Text Box 76" o:spid="_x0000_s1048" type="#_x0000_t202" style="position:absolute;left:34628;top:5980;width:15441;height:6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mfl8YA&#10;AADbAAAADwAAAGRycy9kb3ducmV2LnhtbESPT2vCQBTE7wW/w/IKXkrdqPiH1FVEbCveaqrS2yP7&#10;mgSzb0N2m8Rv7wpCj8PM/IZZrDpTioZqV1hWMBxEIIhTqwvOFHwn769zEM4jaywtk4IrOVgte08L&#10;jLVt+Yuag89EgLCLUUHufRVL6dKcDLqBrYiD92trgz7IOpO6xjbATSlHUTSVBgsOCzlWtMkpvRz+&#10;jIKfl+y8d93HsR1PxtX2s0lmJ50o1X/u1m8gPHX+P/xo77SC2RT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mfl8YAAADbAAAADwAAAAAAAAAAAAAAAACYAgAAZHJz&#10;L2Rvd25yZXYueG1sUEsFBgAAAAAEAAQA9QAAAIsDAAAAAA==&#10;" fillcolor="white [3201]" stroked="f" strokeweight=".5pt">
                    <v:textbox>
                      <w:txbxContent>
                        <w:p w14:paraId="2CFB05E0" w14:textId="77777777" w:rsidR="0056499D" w:rsidRDefault="0056499D" w:rsidP="00363B91">
                          <w:pPr>
                            <w:jc w:val="center"/>
                          </w:pPr>
                          <w:r w:rsidRPr="00363B91">
                            <w:rPr>
                              <w:sz w:val="22"/>
                              <w:rPrChange w:id="4198" w:author="The Si Tran" w:date="2012-12-06T22:09:00Z">
                                <w:rPr/>
                              </w:rPrChange>
                            </w:rPr>
                            <w:t>Non-stationary and/or Seasonal</w:t>
                          </w:r>
                          <w:r>
                            <w:t xml:space="preserve"> series</w:t>
                          </w:r>
                        </w:p>
                      </w:txbxContent>
                    </v:textbox>
                  </v:shape>
                  <v:shape id="Text Box 77" o:spid="_x0000_s1049" type="#_x0000_t202" style="position:absolute;left:48221;top:12314;width:8461;height:8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6DMUA&#10;AADbAAAADwAAAGRycy9kb3ducmV2LnhtbESPQWvCQBSE74X+h+UVvJS6UWkj0VWKqBVvGrX09sg+&#10;k9Ds25Bdk/Tfu4VCj8PMfMPMl72pREuNKy0rGA0jEMSZ1SXnCk7p5mUKwnlkjZVlUvBDDpaLx4c5&#10;Jtp2fKD26HMRIOwSVFB4XydSuqwgg25oa+LgXW1j0AfZ5FI32AW4qeQ4it6kwZLDQoE1rQrKvo83&#10;o+DrOf/cu3577iavk3r90abxRadKDZ769xkIT73/D/+1d1pBHMPvl/A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1ToMxQAAANsAAAAPAAAAAAAAAAAAAAAAAJgCAABkcnMv&#10;ZG93bnJldi54bWxQSwUGAAAAAAQABAD1AAAAigMAAAAA&#10;" fillcolor="white [3201]" stroked="f" strokeweight=".5pt">
                    <v:textbox>
                      <w:txbxContent>
                        <w:p w14:paraId="3B7F73F7" w14:textId="77777777" w:rsidR="0056499D" w:rsidRPr="00363B91" w:rsidRDefault="0056499D">
                          <w:pPr>
                            <w:spacing w:before="0" w:line="240" w:lineRule="auto"/>
                            <w:jc w:val="center"/>
                            <w:rPr>
                              <w:sz w:val="22"/>
                              <w:rPrChange w:id="4199" w:author="The Si Tran" w:date="2012-12-06T22:09:00Z">
                                <w:rPr/>
                              </w:rPrChange>
                            </w:rPr>
                            <w:pPrChange w:id="4200" w:author="The Si Tran" w:date="2012-12-06T22:09:00Z">
                              <w:pPr>
                                <w:jc w:val="center"/>
                              </w:pPr>
                            </w:pPrChange>
                          </w:pPr>
                          <w:r w:rsidRPr="00363B91">
                            <w:rPr>
                              <w:sz w:val="22"/>
                              <w:rPrChange w:id="4201" w:author="The Si Tran" w:date="2012-12-06T22:09:00Z">
                                <w:rPr/>
                              </w:rPrChange>
                            </w:rPr>
                            <w:t>Forecasts for Original Series</w:t>
                          </w:r>
                        </w:p>
                      </w:txbxContent>
                    </v:textbox>
                  </v:shape>
                  <v:shape id="Text Box 78" o:spid="_x0000_s1050" type="#_x0000_t202" style="position:absolute;left:39698;top:27960;width:9316;height:4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qufsMA&#10;AADbAAAADwAAAGRycy9kb3ducmV2LnhtbERPy2rCQBTdF/yH4RbcSJ2oqCV1EqTUB+40fdDdJXOb&#10;BDN3QmZM0r/vLIQuD+e9SQdTi45aV1lWMJtGIIhzqysuFLxnu6dnEM4ja6wtk4JfcpAmo4cNxtr2&#10;fKbu4gsRQtjFqKD0vomldHlJBt3UNsSB+7GtQR9gW0jdYh/CTS3nUbSSBisODSU29FpSfr3cjILv&#10;SfF1csP+o18sF83bocvWnzpTavw4bF9AeBr8v/juPmoF6zA2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qufsMAAADbAAAADwAAAAAAAAAAAAAAAACYAgAAZHJzL2Rv&#10;d25yZXYueG1sUEsFBgAAAAAEAAQA9QAAAIgDAAAAAA==&#10;" fillcolor="white [3201]" stroked="f" strokeweight=".5pt">
                    <v:textbox>
                      <w:txbxContent>
                        <w:p w14:paraId="00147A8F" w14:textId="77777777" w:rsidR="0056499D" w:rsidRDefault="0056499D" w:rsidP="00363B91">
                          <w:pPr>
                            <w:jc w:val="center"/>
                          </w:pPr>
                          <w:r w:rsidRPr="00363B91">
                            <w:rPr>
                              <w:sz w:val="22"/>
                              <w:rPrChange w:id="4202" w:author="The Si Tran" w:date="2012-12-06T22:10:00Z">
                                <w:rPr/>
                              </w:rPrChange>
                            </w:rPr>
                            <w:t>Difference</w:t>
                          </w:r>
                          <w:r>
                            <w:t>d Series</w:t>
                          </w:r>
                        </w:p>
                      </w:txbxContent>
                    </v:textbox>
                  </v:shape>
                  <v:shape id="Text Box 18" o:spid="_x0000_s1051" type="#_x0000_t202" style="position:absolute;left:38034;top:37115;width:9315;height:5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14:paraId="3AEDF584" w14:textId="77777777" w:rsidR="0056499D" w:rsidRDefault="0056499D" w:rsidP="00363B91">
                          <w:pPr>
                            <w:pStyle w:val="NormalWeb"/>
                            <w:spacing w:before="0" w:beforeAutospacing="0" w:after="200" w:afterAutospacing="0" w:line="276" w:lineRule="auto"/>
                            <w:jc w:val="center"/>
                          </w:pPr>
                          <w:r>
                            <w:rPr>
                              <w:rFonts w:eastAsia="Calibri"/>
                              <w:sz w:val="22"/>
                            </w:rPr>
                            <w:t>Estimated Parameters</w:t>
                          </w:r>
                        </w:p>
                      </w:txbxContent>
                    </v:textbox>
                  </v:shape>
                  <v:shape id="Text Box 18" o:spid="_x0000_s1052" type="#_x0000_t202" style="position:absolute;left:931;top:37770;width:9309;height:5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nSX8IA&#10;AADbAAAADwAAAGRycy9kb3ducmV2LnhtbERPy4rCMBTdC/5DuMJsBk1nZFSqUQZxHrjT+sDdpbm2&#10;xeamNJm2/r1ZDLg8nPdi1ZlSNFS7wrKCt1EEgji1uuBMwSH5Gs5AOI+ssbRMCu7kYLXs9xYYa9vy&#10;jpq9z0QIYRejgtz7KpbSpTkZdCNbEQfuamuDPsA6k7rGNoSbUr5H0UQaLDg05FjROqf0tv8zCi6v&#10;2Xnruu9jO/4YV5ufJpmedKLUy6D7nIPw1Pmn+N/9qxXMwvrw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dJfwgAAANsAAAAPAAAAAAAAAAAAAAAAAJgCAABkcnMvZG93&#10;bnJldi54bWxQSwUGAAAAAAQABAD1AAAAhwMAAAAA&#10;" fillcolor="white [3201]" stroked="f" strokeweight=".5pt">
                    <v:textbox>
                      <w:txbxContent>
                        <w:p w14:paraId="07F341D7" w14:textId="77777777" w:rsidR="0056499D" w:rsidRDefault="0056499D" w:rsidP="00363B91">
                          <w:pPr>
                            <w:pStyle w:val="NormalWeb"/>
                            <w:spacing w:before="0" w:beforeAutospacing="0" w:after="200" w:afterAutospacing="0" w:line="276" w:lineRule="auto"/>
                            <w:jc w:val="center"/>
                          </w:pPr>
                          <w:r>
                            <w:rPr>
                              <w:rFonts w:eastAsia="Calibri"/>
                              <w:sz w:val="22"/>
                            </w:rPr>
                            <w:t>Estimated Parameters</w:t>
                          </w:r>
                        </w:p>
                      </w:txbxContent>
                    </v:textbox>
                  </v:shape>
                  <v:shape id="Straight Arrow Connector 81" o:spid="_x0000_s1053" type="#_x0000_t32" style="position:absolute;left:37122;top:13350;width:2;height:65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susMEAAADbAAAADwAAAGRycy9kb3ducmV2LnhtbESPT4vCMBTE78J+h/CEvWmqBS1do8i6&#10;gnjzD54fzdu2tHkpSazdb78RBI/DzPyGWW0G04qenK8tK5hNExDEhdU1lwqul/0kA+EDssbWMin4&#10;Iw+b9cdohbm2Dz5Rfw6liBD2OSqoQuhyKX1RkUE/tR1x9H6tMxiidKXUDh8Rblo5T5KFNFhzXKiw&#10;o++KiuZ8NwpqTgPPd+mejj+NW5a3prfpVanP8bD9AhFoCO/wq33QCrIZPL/EH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Gy6wwQAAANsAAAAPAAAAAAAAAAAAAAAA&#10;AKECAABkcnMvZG93bnJldi54bWxQSwUGAAAAAAQABAD5AAAAjwMAAAAA&#10;" strokecolor="black [3213]">
                    <v:stroke endarrow="open"/>
                  </v:shape>
                  <v:line id="Straight Connector 82" o:spid="_x0000_s1054" style="position:absolute;visibility:visible;mso-wrap-style:square" from="23979,10589" to="37122,13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8rU8QAAADbAAAADwAAAGRycy9kb3ducmV2LnhtbESPQWvCQBSE74L/YXlCb3VjoEaiqwRB&#10;aOup2uL1kX0m0ezbsLuNaX+9Wyh4HGa+GWa1GUwrenK+saxgNk1AEJdWN1wp+DzunhcgfEDW2Fom&#10;BT/kYbMej1aYa3vjD+oPoRKxhH2OCuoQulxKX9Zk0E9tRxy9s3UGQ5SuktrhLZabVqZJMpcGG44L&#10;NXa0ram8Hr6NgkX5fnFFVrzNXr667LdP9/PdKVPqaTIUSxCBhvAI/9OvOnIp/H2JP0C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3ytTxAAAANsAAAAPAAAAAAAAAAAA&#10;AAAAAKECAABkcnMvZG93bnJldi54bWxQSwUGAAAAAAQABAD5AAAAkgMAAAAA&#10;" strokecolor="black [3213]"/>
                  <v:line id="Straight Connector 83" o:spid="_x0000_s1055" style="position:absolute;flip:y;visibility:visible;mso-wrap-style:square" from="10840,10589" to="23978,12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SsOcQAAADbAAAADwAAAGRycy9kb3ducmV2LnhtbESP3WoCMRSE74W+QziF3mm2VsWuRrFC&#10;oXgj/jzAYXO6WdycbJNU1316IwheDjPzDTNftrYWZ/KhcqzgfZCBIC6crrhUcDx896cgQkTWWDsm&#10;BVcKsFy89OaYa3fhHZ33sRQJwiFHBSbGJpcyFIYshoFriJP367zFmKQvpfZ4SXBby2GWTaTFitOC&#10;wYbWhorT/t8qqLt47D6/1qbL/kZXvd1OnB9vlHp7bVczEJHa+Aw/2j9awfQD7l/SD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5Kw5xAAAANsAAAAPAAAAAAAAAAAA&#10;AAAAAKECAABkcnMvZG93bnJldi54bWxQSwUGAAAAAAQABAD5AAAAkgMAAAAA&#10;" strokecolor="black [3213]"/>
                  <v:shape id="Straight Arrow Connector 84" o:spid="_x0000_s1056" type="#_x0000_t32" style="position:absolute;left:10867;top:12659;width:0;height:206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NKMEAAADbAAAADwAAAGRycy9kb3ducmV2LnhtbESPT4vCMBTE78J+h/AW9qapVlS6RlnW&#10;FcSbf9jzo3m2pc1LSWKt394IgsdhZn7DLNe9aURHzleWFYxHCQji3OqKCwXn03a4AOEDssbGMim4&#10;k4f16mOwxEzbGx+oO4ZCRAj7DBWUIbSZlD4vyaAf2ZY4ehfrDIYoXSG1w1uEm0ZOkmQmDVYcF0ps&#10;6bekvD5ejYKK08CTTbql/V/t5sV/3dn0rNTXZ//zDSJQH97hV3unFSym8PwSf4B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I0owQAAANsAAAAPAAAAAAAAAAAAAAAA&#10;AKECAABkcnMvZG93bnJldi54bWxQSwUGAAAAAAQABAD5AAAAjwMAAAAA&#10;" strokecolor="black [3213]">
                    <v:stroke endarrow="open"/>
                  </v:shape>
                  <v:shape id="Straight Arrow Connector 85" o:spid="_x0000_s1057" type="#_x0000_t32" style="position:absolute;left:10855;top:36529;width:32;height:71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xfZ8AAAADbAAAADwAAAGRycy9kb3ducmV2LnhtbESP3WoCMRCF7wu+QxjBu5ptwSJbsyJV&#10;wTtb9QHGzbjJdjNZklTXtzeFQi8P5+fjLJaD68SVQrSeFbxMCxDEtdeWGwWn4/Z5DiImZI2dZ1Jw&#10;pwjLavS0wFL7G3/R9ZAakUc4lqjApNSXUsbakMM49T1x9i4+OExZhkbqgLc87jr5WhRv0qHlTDDY&#10;04eh+vvw4zJ3ZdvZOmiuN+fWfgaD+0uHSk3Gw+odRKIh/Yf/2jutYD6D3y/5B8jq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PcX2fAAAAA2wAAAA8AAAAAAAAAAAAAAAAA&#10;oQIAAGRycy9kb3ducmV2LnhtbFBLBQYAAAAABAAEAPkAAACOAwAAAAA=&#10;" strokecolor="black [3213]">
                    <v:stroke endarrow="open"/>
                  </v:shape>
                  <v:shape id="Text Box 17" o:spid="_x0000_s1058" type="#_x0000_t202" style="position:absolute;left:4848;top:52420;width:13903;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zvsMYA&#10;AADbAAAADwAAAGRycy9kb3ducmV2LnhtbESPW2vCQBSE3wv+h+UIvhTdVKlKdJUi9oJvGi/4dsge&#10;k2D2bMhuk/TfdwsFH4eZ+YZZrjtTioZqV1hW8DKKQBCnVhecKTgm78M5COeRNZaWScEPOVivek9L&#10;jLVteU/NwWciQNjFqCD3voqldGlOBt3IVsTBu9naoA+yzqSusQ1wU8pxFE2lwYLDQo4VbXJK74dv&#10;o+D6nF12rvs4tZPXSbX9bJLZWSdKDfrd2wKEp84/wv/tL61gP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zvsMYAAADbAAAADwAAAAAAAAAAAAAAAACYAgAAZHJz&#10;L2Rvd25yZXYueG1sUEsFBgAAAAAEAAQA9QAAAIsDAAAAAA==&#10;" fillcolor="white [3201]" stroked="f" strokeweight=".5pt">
                    <v:textbox>
                      <w:txbxContent>
                        <w:p w14:paraId="7A993F0E" w14:textId="77777777" w:rsidR="0056499D" w:rsidRDefault="0056499D" w:rsidP="00363B91">
                          <w:pPr>
                            <w:pStyle w:val="NormalWeb"/>
                            <w:spacing w:before="0" w:beforeAutospacing="0" w:after="200" w:afterAutospacing="0" w:line="276" w:lineRule="auto"/>
                            <w:jc w:val="center"/>
                          </w:pPr>
                          <w:r>
                            <w:rPr>
                              <w:rFonts w:eastAsia="Calibri"/>
                              <w:sz w:val="22"/>
                            </w:rPr>
                            <w:t>Forecasts for Original Series</w:t>
                          </w:r>
                        </w:p>
                      </w:txbxContent>
                    </v:textbox>
                  </v:shape>
                  <v:shape id="Text Box 17" o:spid="_x0000_s1059" type="#_x0000_t202" style="position:absolute;left:37845;top:51464;width:13900;height:4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BKK8YA&#10;AADbAAAADwAAAGRycy9kb3ducmV2LnhtbESPT2vCQBTE74V+h+UVvEjdtFKV1FWk1D94M6mW3h7Z&#10;1ySYfRuyaxK/vVsQehxm5jfMfNmbSrTUuNKygpdRBII4s7rkXMFXun6egXAeWWNlmRRcycFy8fgw&#10;x1jbjg/UJj4XAcIuRgWF93UspcsKMuhGtiYO3q9tDPogm1zqBrsAN5V8jaKJNFhyWCiwpo+CsnNy&#10;MQp+hvn33vWbYzd+G9ef2zadnnSq1OCpX72D8NT7//C9vdMKZlP4+xJ+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BKK8YAAADbAAAADwAAAAAAAAAAAAAAAACYAgAAZHJz&#10;L2Rvd25yZXYueG1sUEsFBgAAAAAEAAQA9QAAAIsDAAAAAA==&#10;" fillcolor="white [3201]" stroked="f" strokeweight=".5pt">
                    <v:textbox>
                      <w:txbxContent>
                        <w:p w14:paraId="12A405B4" w14:textId="77777777" w:rsidR="0056499D" w:rsidRDefault="0056499D" w:rsidP="00363B91">
                          <w:pPr>
                            <w:pStyle w:val="NormalWeb"/>
                            <w:spacing w:before="0" w:beforeAutospacing="0" w:after="200" w:afterAutospacing="0" w:line="276" w:lineRule="auto"/>
                            <w:jc w:val="center"/>
                          </w:pPr>
                          <w:r>
                            <w:rPr>
                              <w:rFonts w:eastAsia="Calibri"/>
                              <w:sz w:val="22"/>
                            </w:rPr>
                            <w:t>Forecasts for Differenced Series</w:t>
                          </w:r>
                        </w:p>
                      </w:txbxContent>
                    </v:textbox>
                  </v:shape>
                  <v:shape id="Straight Arrow Connector 88" o:spid="_x0000_s1060" type="#_x0000_t32" style="position:absolute;left:10886;top:47055;width:0;height:4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GHLb4AAADbAAAADwAAAGRycy9kb3ducmV2LnhtbERPy4rCMBTdC/5DuII7TceCIx3TMvgA&#10;cTcqri/Nnba0uSlJrPXvzWJglofz3haj6cRAzjeWFXwsExDEpdUNVwpu1+NiA8IHZI2dZVLwIg9F&#10;Pp1sMdP2yT80XEIlYgj7DBXUIfSZlL6syaBf2p44cr/WGQwRukpqh88Ybjq5SpK1NNhwbKixp11N&#10;ZXt5GAUNp4FX+/RI50PrPqt7O9j0ptR8Nn5/gQg0hn/xn/ukFWzi2Pgl/gCZ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IYctvgAAANsAAAAPAAAAAAAAAAAAAAAAAKEC&#10;AABkcnMvZG93bnJldi54bWxQSwUGAAAAAAQABAD5AAAAjAMAAAAA&#10;" strokecolor="black [3213]">
                    <v:stroke endarrow="open"/>
                  </v:shape>
                  <v:shape id="Text Box 89" o:spid="_x0000_s1061" type="#_x0000_t202" style="position:absolute;left:5262;top:18858;width:5175;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7wsYA&#10;AADbAAAADwAAAGRycy9kb3ducmV2LnhtbESPQWvCQBSE74L/YXmCF9FNK201ukop2kpvNbbi7ZF9&#10;JsHs25Bdk/TfdwuCx2FmvmGW686UoqHaFZYVPEwiEMSp1QVnCg7JdjwD4TyyxtIyKfglB+tVv7fE&#10;WNuWv6jZ+0wECLsYFeTeV7GULs3JoJvYijh4Z1sb9EHWmdQ1tgFuSvkYRc/SYMFhIceK3nJKL/ur&#10;UXAaZcdP171/t9OnabX5aJKXH50oNRx0rwsQnjp/D9/aO61gNof/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N7wsYAAADbAAAADwAAAAAAAAAAAAAAAACYAgAAZHJz&#10;L2Rvd25yZXYueG1sUEsFBgAAAAAEAAQA9QAAAIsDAAAAAA==&#10;" fillcolor="white [3201]" stroked="f" strokeweight=".5pt">
                    <v:textbox>
                      <w:txbxContent>
                        <w:p w14:paraId="539B082C" w14:textId="77777777" w:rsidR="0056499D" w:rsidRDefault="0056499D" w:rsidP="00363B91">
                          <w:del w:id="4203" w:author="The Si Tran" w:date="2012-12-10T20:08:00Z">
                            <w:r w:rsidDel="00A213DB">
                              <w:delText>y(t)</w:delText>
                            </w:r>
                          </w:del>
                          <w:ins w:id="4204" w:author="The Si Tran" w:date="2012-12-10T20:08:00Z">
                            <m:oMath>
                              <m:r>
                                <w:rPr>
                                  <w:rFonts w:ascii="Cambria Math" w:hAnsi="Cambria Math"/>
                                </w:rPr>
                                <m:t>y(t)</m:t>
                              </m:r>
                            </m:oMath>
                          </w:ins>
                        </w:p>
                      </w:txbxContent>
                    </v:textbox>
                  </v:shape>
                  <v:shape id="Text Box 89" o:spid="_x0000_s1062" type="#_x0000_t202" style="position:absolute;left:31225;top:14546;width:5683;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f96cQA&#10;AADcAAAADwAAAGRycy9kb3ducmV2LnhtbERPS2vCQBC+C/6HZYReRDc1tJXoKqX0Id402uJtyI5J&#10;MDsbstsk/fduQfA2H99zluveVKKlxpWWFTxOIxDEmdUl5woO6cdkDsJ5ZI2VZVLwRw7Wq+FgiYm2&#10;He+o3ftchBB2CSoovK8TKV1WkEE3tTVx4M62MegDbHKpG+xCuKnkLIqepcGSQ0OBNb0VlF32v0bB&#10;aZz/bF3/eezip7h+/2rTl2+dKvUw6l8XIDz1/i6+uTc6zJ/F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X/enEAAAA3AAAAA8AAAAAAAAAAAAAAAAAmAIAAGRycy9k&#10;b3ducmV2LnhtbFBLBQYAAAAABAAEAPUAAACJAwAAAAA=&#10;" fillcolor="white [3201]" stroked="f" strokeweight=".5pt">
                    <v:textbox>
                      <w:txbxContent>
                        <w:p w14:paraId="6442353B" w14:textId="77777777" w:rsidR="0056499D" w:rsidRDefault="0056499D" w:rsidP="005D20D9">
                          <w:pPr>
                            <w:pStyle w:val="NormalWeb"/>
                            <w:spacing w:before="120" w:beforeAutospacing="0" w:after="0" w:afterAutospacing="0" w:line="360" w:lineRule="auto"/>
                            <w:jc w:val="both"/>
                            <w:rPr>
                              <w:szCs w:val="24"/>
                            </w:rPr>
                          </w:pPr>
                          <w:ins w:id="4205" w:author="The Si Tran" w:date="2012-12-10T20:10:00Z">
                            <m:oMath>
                              <m:r>
                                <w:rPr>
                                  <w:rFonts w:ascii="Cambria Math" w:hAnsi="Cambria Math"/>
                                </w:rPr>
                                <m:t>y(t</m:t>
                              </m:r>
                            </m:oMath>
                          </w:ins>
                          <w:ins w:id="4206" w:author="The Si Tran" w:date="2012-12-10T20:11:00Z">
                            <m:oMath>
                              <m:r>
                                <w:rPr>
                                  <w:rFonts w:ascii="Cambria Math" w:hAnsi="Cambria Math"/>
                                </w:rPr>
                                <m:t>)</m:t>
                              </m:r>
                            </m:oMath>
                          </w:ins>
                          <w:del w:id="4207" w:author="The Si Tran" w:date="2012-12-10T20:10:00Z">
                            <w:r w:rsidDel="00B43A6C">
                              <w:rPr>
                                <w:rFonts w:eastAsia="Calibri"/>
                                <w:strike/>
                                <w:color w:val="FF0000"/>
                                <w:sz w:val="26"/>
                                <w:szCs w:val="26"/>
                              </w:rPr>
                              <w:delText>y(t)</w:delText>
                            </w:r>
                            <w:r w:rsidDel="00F76667">
                              <w:rPr>
                                <w:rFonts w:ascii="Cambria Math" w:eastAsia="Calibri" w:hAnsi="Cambria Math"/>
                                <w:i/>
                                <w:iCs/>
                                <w:color w:val="008080"/>
                                <w:sz w:val="26"/>
                                <w:szCs w:val="26"/>
                                <w:u w:val="single"/>
                              </w:rPr>
                              <w:delText>y(t)</w:delText>
                            </w:r>
                          </w:del>
                        </w:p>
                      </w:txbxContent>
                    </v:textbox>
                  </v:shape>
                  <v:shape id="Text Box 125" o:spid="_x0000_s1063" type="#_x0000_t202" style="position:absolute;left:40716;top:14532;width:9230;height:3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ABsQA&#10;AADcAAAADwAAAGRycy9kb3ducmV2LnhtbERPTWvCQBC9C/0PyxS8SN1UsS2pq0ixKt6aaEtvQ3aa&#10;BLOzIbtN4r93BcHbPN7nzJe9qURLjSstK3geRyCIM6tLzhUc0s+nNxDOI2usLJOCMzlYLh4Gc4y1&#10;7fiL2sTnIoSwi1FB4X0dS+myggy6sa2JA/dnG4M+wCaXusEuhJtKTqLoRRosOTQUWNNHQdkp+TcK&#10;fkf5z971m2M3nU3r9bZNX791qtTwsV+9g/DU+7v45t7pMH8yg+sz4QK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ywAbEAAAA3AAAAA8AAAAAAAAAAAAAAAAAmAIAAGRycy9k&#10;b3ducmV2LnhtbFBLBQYAAAAABAAEAPUAAACJAwAAAAA=&#10;" fillcolor="white [3201]" stroked="f" strokeweight=".5pt">
                    <v:textbox>
                      <w:txbxContent>
                        <w:p w14:paraId="4F862BA7" w14:textId="77777777" w:rsidR="0056499D" w:rsidRDefault="0056499D" w:rsidP="00363B91">
                          <w:del w:id="4208" w:author="The Si Tran" w:date="2012-12-10T20:08:00Z">
                            <w:r w:rsidDel="00A213DB">
                              <w:delText>y(t)</w:delText>
                            </w:r>
                          </w:del>
                          <m:oMath>
                            <m:acc>
                              <m:accPr>
                                <m:ctrlPr>
                                  <w:ins w:id="4209" w:author="The Si Tran" w:date="2012-12-10T20:12:00Z">
                                    <w:rPr>
                                      <w:rFonts w:ascii="Cambria Math" w:hAnsi="Cambria Math"/>
                                      <w:i/>
                                    </w:rPr>
                                  </w:ins>
                                </m:ctrlPr>
                              </m:accPr>
                              <m:e>
                                <w:ins w:id="4210" w:author="The Si Tran" w:date="2012-12-10T20:12:00Z">
                                  <m:r>
                                    <w:rPr>
                                      <w:rFonts w:ascii="Cambria Math" w:hAnsi="Cambria Math"/>
                                    </w:rPr>
                                    <m:t>y</m:t>
                                  </m:r>
                                </w:ins>
                              </m:e>
                            </m:acc>
                            <w:ins w:id="4211" w:author="The Si Tran" w:date="2012-12-10T20:08:00Z">
                              <m:r>
                                <w:rPr>
                                  <w:rFonts w:ascii="Cambria Math" w:hAnsi="Cambria Math"/>
                                </w:rPr>
                                <m:t>(t</m:t>
                              </m:r>
                            </w:ins>
                            <w:ins w:id="4212" w:author="The Si Tran" w:date="2012-12-10T20:13:00Z">
                              <m:r>
                                <w:rPr>
                                  <w:rFonts w:ascii="Cambria Math" w:hAnsi="Cambria Math"/>
                                </w:rPr>
                                <m:t>+n</m:t>
                              </m:r>
                            </w:ins>
                            <w:ins w:id="4213" w:author="The Si Tran" w:date="2012-12-10T20:08:00Z">
                              <m:r>
                                <w:rPr>
                                  <w:rFonts w:ascii="Cambria Math" w:hAnsi="Cambria Math"/>
                                </w:rPr>
                                <m:t>)</m:t>
                              </m:r>
                            </w:ins>
                          </m:oMath>
                        </w:p>
                      </w:txbxContent>
                    </v:textbox>
                  </v:shape>
                  <v:shape id="Text Box 126" o:spid="_x0000_s1064" type="#_x0000_t202" style="position:absolute;left:12680;top:47668;width:9231;height:3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eccQA&#10;AADcAAAADwAAAGRycy9kb3ducmV2LnhtbERPS2vCQBC+F/wPywheim5UqpK6ioh94E2jlt6G7DQJ&#10;ZmdDdpvEf+8WCt7m43vOct2ZUjRUu8KygvEoAkGcWl1wpuCUvA0XIJxH1lhaJgU3crBe9Z6WGGvb&#10;8oGao89ECGEXo4Lc+yqW0qU5GXQjWxEH7sfWBn2AdSZ1jW0IN6WcRNFMGiw4NORY0Tan9Hr8NQq+&#10;n7Ovvevez+30ZVrtPppkftGJUoN+t3kF4anzD/G/+1OH+ZMZ/D0TL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gXnHEAAAA3AAAAA8AAAAAAAAAAAAAAAAAmAIAAGRycy9k&#10;b3ducmV2LnhtbFBLBQYAAAAABAAEAPUAAACJAwAAAAA=&#10;" fillcolor="white [3201]" stroked="f" strokeweight=".5pt">
                    <v:textbox>
                      <w:txbxContent>
                        <w:p w14:paraId="292B3C0F" w14:textId="77777777" w:rsidR="0056499D" w:rsidRDefault="0056499D" w:rsidP="00363B91">
                          <w:del w:id="4214" w:author="The Si Tran" w:date="2012-12-10T20:08:00Z">
                            <w:r w:rsidDel="00A213DB">
                              <w:delText>y(t)</w:delText>
                            </w:r>
                          </w:del>
                          <m:oMath>
                            <m:acc>
                              <m:accPr>
                                <m:ctrlPr>
                                  <w:ins w:id="4215" w:author="The Si Tran" w:date="2012-12-10T20:12:00Z">
                                    <w:rPr>
                                      <w:rFonts w:ascii="Cambria Math" w:hAnsi="Cambria Math"/>
                                      <w:i/>
                                    </w:rPr>
                                  </w:ins>
                                </m:ctrlPr>
                              </m:accPr>
                              <m:e>
                                <w:ins w:id="4216" w:author="The Si Tran" w:date="2012-12-10T20:12:00Z">
                                  <m:r>
                                    <w:rPr>
                                      <w:rFonts w:ascii="Cambria Math" w:hAnsi="Cambria Math"/>
                                    </w:rPr>
                                    <m:t>y</m:t>
                                  </m:r>
                                </w:ins>
                              </m:e>
                            </m:acc>
                            <w:ins w:id="4217" w:author="The Si Tran" w:date="2012-12-10T20:08:00Z">
                              <m:r>
                                <w:rPr>
                                  <w:rFonts w:ascii="Cambria Math" w:hAnsi="Cambria Math"/>
                                </w:rPr>
                                <m:t>(t</m:t>
                              </m:r>
                            </w:ins>
                            <w:ins w:id="4218" w:author="The Si Tran" w:date="2012-12-10T20:13:00Z">
                              <m:r>
                                <w:rPr>
                                  <w:rFonts w:ascii="Cambria Math" w:hAnsi="Cambria Math"/>
                                </w:rPr>
                                <m:t>+n</m:t>
                              </m:r>
                            </w:ins>
                            <w:ins w:id="4219" w:author="The Si Tran" w:date="2012-12-10T20:08:00Z">
                              <m:r>
                                <w:rPr>
                                  <w:rFonts w:ascii="Cambria Math" w:hAnsi="Cambria Math"/>
                                </w:rPr>
                                <m:t>)</m:t>
                              </m:r>
                            </w:ins>
                          </m:oMath>
                        </w:p>
                      </w:txbxContent>
                    </v:textbox>
                  </v:shape>
                  <w10:anchorlock/>
                </v:group>
              </w:pict>
            </mc:Fallback>
          </mc:AlternateContent>
        </w:r>
      </w:ins>
    </w:p>
    <w:p w14:paraId="1063E7F9" w14:textId="77777777" w:rsidR="000D0624" w:rsidRPr="00AB5A1A" w:rsidRDefault="000D0624">
      <w:pPr>
        <w:pStyle w:val="Hinh"/>
        <w:jc w:val="center"/>
        <w:rPr>
          <w:ins w:id="4220" w:author="The Si Tran" w:date="2012-12-11T23:25:00Z"/>
          <w:lang w:val="pt-BR"/>
          <w:rPrChange w:id="4221" w:author="The Si Tran" w:date="2012-12-11T23:26:00Z">
            <w:rPr>
              <w:ins w:id="4222" w:author="The Si Tran" w:date="2012-12-11T23:25:00Z"/>
            </w:rPr>
          </w:rPrChange>
        </w:rPr>
        <w:pPrChange w:id="4223" w:author="The Si Tran" w:date="2012-12-11T23:26:00Z">
          <w:pPr>
            <w:pStyle w:val="Heading3"/>
          </w:pPr>
        </w:pPrChange>
      </w:pPr>
      <w:bookmarkStart w:id="4224" w:name="_Toc343220892"/>
      <w:ins w:id="4225" w:author="The Si Tran" w:date="2012-12-11T23:25:00Z">
        <w:r w:rsidRPr="006068E1">
          <w:rPr>
            <w:lang w:val="pt-BR"/>
          </w:rPr>
          <w:t xml:space="preserve">Hình </w:t>
        </w:r>
        <w:r>
          <w:t>3.4</w:t>
        </w:r>
        <w:r w:rsidRPr="006068E1">
          <w:rPr>
            <w:lang w:val="pt-BR"/>
          </w:rPr>
          <w:t xml:space="preserve"> </w:t>
        </w:r>
        <w:r>
          <w:rPr>
            <w:b w:val="0"/>
            <w:lang w:val="pt-BR"/>
          </w:rPr>
          <w:t>Các thành phần của mô hình SARIMA</w:t>
        </w:r>
        <w:bookmarkEnd w:id="4224"/>
      </w:ins>
    </w:p>
    <w:p w14:paraId="63C6EB69" w14:textId="77777777" w:rsidR="00155591" w:rsidRDefault="00155591" w:rsidP="00155591">
      <w:pPr>
        <w:pStyle w:val="Heading3"/>
        <w:rPr>
          <w:ins w:id="4226" w:author="The Si Tran" w:date="2012-12-06T22:17:00Z"/>
        </w:rPr>
      </w:pPr>
      <w:bookmarkStart w:id="4227" w:name="_Toc343220808"/>
      <w:ins w:id="4228" w:author="The Si Tran" w:date="2012-12-06T22:15:00Z">
        <w:r>
          <w:t>T</w:t>
        </w:r>
        <w:r w:rsidRPr="00155591">
          <w:t>hành phần nhận dạng mô hình</w:t>
        </w:r>
      </w:ins>
      <w:bookmarkEnd w:id="4227"/>
    </w:p>
    <w:p w14:paraId="6141FE93" w14:textId="77777777" w:rsidR="00A96FA3" w:rsidRDefault="00A96FA3" w:rsidP="00647C91">
      <w:pPr>
        <w:pStyle w:val="ListParagraph"/>
        <w:numPr>
          <w:ilvl w:val="0"/>
          <w:numId w:val="18"/>
        </w:numPr>
        <w:spacing w:line="360" w:lineRule="auto"/>
        <w:rPr>
          <w:ins w:id="4229" w:author="The Si Tran" w:date="2012-12-06T22:18:00Z"/>
          <w:rFonts w:ascii="Times New Roman" w:hAnsi="Times New Roman"/>
          <w:sz w:val="26"/>
          <w:szCs w:val="26"/>
        </w:rPr>
        <w:pPrChange w:id="4230" w:author="The Si Tran" w:date="2012-12-14T05:24:00Z">
          <w:pPr>
            <w:pStyle w:val="ListParagraph"/>
            <w:ind w:left="360"/>
          </w:pPr>
        </w:pPrChange>
      </w:pPr>
      <w:ins w:id="4231" w:author="The Si Tran" w:date="2012-12-06T22:18:00Z">
        <w:r>
          <w:rPr>
            <w:rFonts w:ascii="Times New Roman" w:hAnsi="Times New Roman"/>
            <w:sz w:val="26"/>
            <w:szCs w:val="26"/>
          </w:rPr>
          <w:t xml:space="preserve">Nhận dạng mô hình là khâu đầu tiên trong quá trình mô hình hóa </w:t>
        </w:r>
      </w:ins>
      <w:ins w:id="4232" w:author="The Si Tran" w:date="2012-12-10T20:15:00Z">
        <w:r w:rsidR="00B46514">
          <w:rPr>
            <w:rFonts w:ascii="Times New Roman" w:hAnsi="Times New Roman"/>
            <w:sz w:val="26"/>
            <w:szCs w:val="26"/>
          </w:rPr>
          <w:t>S</w:t>
        </w:r>
      </w:ins>
      <w:ins w:id="4233" w:author="The Si Tran" w:date="2012-12-06T22:18:00Z">
        <w:r>
          <w:rPr>
            <w:rFonts w:ascii="Times New Roman" w:hAnsi="Times New Roman"/>
            <w:sz w:val="26"/>
            <w:szCs w:val="26"/>
          </w:rPr>
          <w:t xml:space="preserve">ARIMA. Chúng ta cần phải xác định các tham số p, d, q và P, Q, D, S của mô hình </w:t>
        </w:r>
      </w:ins>
      <w:ins w:id="4234" w:author="The Si Tran" w:date="2012-12-10T20:15:00Z">
        <w:r w:rsidR="00B46514">
          <w:rPr>
            <w:rFonts w:ascii="Times New Roman" w:hAnsi="Times New Roman"/>
            <w:sz w:val="26"/>
            <w:szCs w:val="26"/>
          </w:rPr>
          <w:t>S</w:t>
        </w:r>
      </w:ins>
      <w:ins w:id="4235" w:author="The Si Tran" w:date="2012-12-06T22:18:00Z">
        <w:r>
          <w:rPr>
            <w:rFonts w:ascii="Times New Roman" w:hAnsi="Times New Roman"/>
            <w:sz w:val="26"/>
            <w:szCs w:val="26"/>
          </w:rPr>
          <w:t>ARIMA. Những giá trị trị này được suy ra bằng cách trích rút những hệ số tương quan quan trọng trong chuỗi dữ liệu quan sát được.</w:t>
        </w:r>
      </w:ins>
      <w:ins w:id="4236" w:author="The Si Tran" w:date="2012-12-06T22:19:00Z">
        <w:r>
          <w:rPr>
            <w:rFonts w:ascii="Times New Roman" w:hAnsi="Times New Roman"/>
            <w:sz w:val="26"/>
            <w:szCs w:val="26"/>
          </w:rPr>
          <w:t xml:space="preserve"> </w:t>
        </w:r>
      </w:ins>
      <w:ins w:id="4237" w:author="The Si Tran" w:date="2012-12-06T22:18:00Z">
        <w:r>
          <w:rPr>
            <w:rFonts w:ascii="Times New Roman" w:hAnsi="Times New Roman"/>
            <w:sz w:val="26"/>
            <w:szCs w:val="26"/>
          </w:rPr>
          <w:t>Kĩ thuật truyền thống dùng để nhận dạng mô hình là quan sát đồ thị và trích rút các hệ số từ đồ thị. Tuy nhiên, phương pháp này có nhược điểm lớn là phụ thuộc vào độ hiểu biế</w:t>
        </w:r>
        <w:r w:rsidR="00B46514">
          <w:rPr>
            <w:rFonts w:ascii="Times New Roman" w:hAnsi="Times New Roman"/>
            <w:sz w:val="26"/>
            <w:szCs w:val="26"/>
          </w:rPr>
          <w:t>t và khả năng phân tích đồ thị của người dự đoán</w:t>
        </w:r>
        <w:r>
          <w:rPr>
            <w:rFonts w:ascii="Times New Roman" w:hAnsi="Times New Roman"/>
            <w:sz w:val="26"/>
            <w:szCs w:val="26"/>
          </w:rPr>
          <w:t xml:space="preserve">. Do đó cần phải tìm ra </w:t>
        </w:r>
      </w:ins>
      <w:ins w:id="4238" w:author="The Si Tran" w:date="2012-12-10T20:17:00Z">
        <w:r w:rsidR="00D30044">
          <w:rPr>
            <w:rFonts w:ascii="Times New Roman" w:hAnsi="Times New Roman"/>
            <w:sz w:val="26"/>
            <w:szCs w:val="26"/>
          </w:rPr>
          <w:t xml:space="preserve">một </w:t>
        </w:r>
      </w:ins>
      <w:ins w:id="4239" w:author="The Si Tran" w:date="2012-12-06T22:18:00Z">
        <w:r>
          <w:rPr>
            <w:rFonts w:ascii="Times New Roman" w:hAnsi="Times New Roman"/>
            <w:sz w:val="26"/>
            <w:szCs w:val="26"/>
          </w:rPr>
          <w:t xml:space="preserve">phương pháp </w:t>
        </w:r>
      </w:ins>
      <w:ins w:id="4240" w:author="The Si Tran" w:date="2012-12-10T20:17:00Z">
        <w:r w:rsidR="00D30044">
          <w:rPr>
            <w:rFonts w:ascii="Times New Roman" w:hAnsi="Times New Roman"/>
            <w:sz w:val="26"/>
            <w:szCs w:val="26"/>
          </w:rPr>
          <w:t>tự động</w:t>
        </w:r>
      </w:ins>
      <w:ins w:id="4241" w:author="The Si Tran" w:date="2012-12-06T22:18:00Z">
        <w:r>
          <w:rPr>
            <w:rFonts w:ascii="Times New Roman" w:hAnsi="Times New Roman"/>
            <w:sz w:val="26"/>
            <w:szCs w:val="26"/>
          </w:rPr>
          <w:t>, sử dụng các công thức toán học để trích rút ra các hệ số.</w:t>
        </w:r>
      </w:ins>
    </w:p>
    <w:p w14:paraId="3BD028AA" w14:textId="0FC9CC83" w:rsidR="00A96FA3" w:rsidRPr="00A96FA3" w:rsidRDefault="00A96FA3" w:rsidP="00647C91">
      <w:pPr>
        <w:pStyle w:val="ListParagraph"/>
        <w:numPr>
          <w:ilvl w:val="0"/>
          <w:numId w:val="18"/>
        </w:numPr>
        <w:spacing w:line="360" w:lineRule="auto"/>
        <w:rPr>
          <w:ins w:id="4242" w:author="The Si Tran" w:date="2012-12-06T22:21:00Z"/>
          <w:rFonts w:ascii="Times New Roman" w:hAnsi="Times New Roman"/>
          <w:sz w:val="26"/>
          <w:szCs w:val="26"/>
          <w:rPrChange w:id="4243" w:author="The Si Tran" w:date="2012-12-06T22:21:00Z">
            <w:rPr>
              <w:ins w:id="4244" w:author="The Si Tran" w:date="2012-12-06T22:21:00Z"/>
            </w:rPr>
          </w:rPrChange>
        </w:rPr>
        <w:pPrChange w:id="4245" w:author="The Si Tran" w:date="2012-12-14T05:24:00Z">
          <w:pPr>
            <w:pStyle w:val="ListParagraph"/>
            <w:numPr>
              <w:numId w:val="18"/>
            </w:numPr>
            <w:ind w:hanging="360"/>
          </w:pPr>
        </w:pPrChange>
      </w:pPr>
      <w:ins w:id="4246" w:author="The Si Tran" w:date="2012-12-06T22:21:00Z">
        <w:r w:rsidRPr="00A96FA3">
          <w:rPr>
            <w:rFonts w:ascii="Times New Roman" w:hAnsi="Times New Roman"/>
            <w:sz w:val="26"/>
            <w:szCs w:val="26"/>
            <w:rPrChange w:id="4247" w:author="The Si Tran" w:date="2012-12-06T22:21:00Z">
              <w:rPr/>
            </w:rPrChange>
          </w:rPr>
          <w:lastRenderedPageBreak/>
          <w:t xml:space="preserve">Mô hình </w:t>
        </w:r>
      </w:ins>
      <w:ins w:id="4248" w:author="The Si Tran" w:date="2012-12-10T20:25:00Z">
        <w:r w:rsidR="00300B75">
          <w:rPr>
            <w:rFonts w:ascii="Times New Roman" w:hAnsi="Times New Roman"/>
            <w:sz w:val="26"/>
            <w:szCs w:val="26"/>
          </w:rPr>
          <w:t>S</w:t>
        </w:r>
      </w:ins>
      <w:ins w:id="4249" w:author="The Si Tran" w:date="2012-12-06T22:21:00Z">
        <w:r w:rsidRPr="00A96FA3">
          <w:rPr>
            <w:rFonts w:ascii="Times New Roman" w:hAnsi="Times New Roman"/>
            <w:sz w:val="26"/>
            <w:szCs w:val="26"/>
            <w:rPrChange w:id="4250" w:author="The Si Tran" w:date="2012-12-06T22:21:00Z">
              <w:rPr/>
            </w:rPrChange>
          </w:rPr>
          <w:t>ARIMA sử dụng tính chất của ACFs và PACFs để kết hợ</w:t>
        </w:r>
        <w:r w:rsidR="00595FCB">
          <w:rPr>
            <w:rFonts w:ascii="Times New Roman" w:hAnsi="Times New Roman"/>
            <w:sz w:val="26"/>
            <w:szCs w:val="26"/>
          </w:rPr>
          <w:t>p</w:t>
        </w:r>
        <w:r w:rsidRPr="00A96FA3">
          <w:rPr>
            <w:rFonts w:ascii="Times New Roman" w:hAnsi="Times New Roman"/>
            <w:sz w:val="26"/>
            <w:szCs w:val="26"/>
            <w:rPrChange w:id="4251" w:author="The Si Tran" w:date="2012-12-06T22:21:00Z">
              <w:rPr/>
            </w:rPrChange>
          </w:rPr>
          <w:t xml:space="preserve"> một chuỗi dữ liệu với một mô hình thích hợp: mô hình tự hồi quy AR(p), mô hình trung bình di động MA(q), mô hình kết hợp tự hồi quy và tru</w:t>
        </w:r>
      </w:ins>
      <w:ins w:id="4252" w:author="The Si Tran" w:date="2012-12-10T20:21:00Z">
        <w:r w:rsidR="00B405CA">
          <w:rPr>
            <w:rFonts w:ascii="Times New Roman" w:hAnsi="Times New Roman"/>
            <w:sz w:val="26"/>
            <w:szCs w:val="26"/>
          </w:rPr>
          <w:t>n</w:t>
        </w:r>
      </w:ins>
      <w:ins w:id="4253" w:author="The Si Tran" w:date="2012-12-06T22:21:00Z">
        <w:r w:rsidRPr="00A96FA3">
          <w:rPr>
            <w:rFonts w:ascii="Times New Roman" w:hAnsi="Times New Roman"/>
            <w:sz w:val="26"/>
            <w:szCs w:val="26"/>
            <w:rPrChange w:id="4254" w:author="The Si Tran" w:date="2012-12-06T22:21:00Z">
              <w:rPr/>
            </w:rPrChange>
          </w:rPr>
          <w:t xml:space="preserve">g bình di động ARMA(p,q). </w:t>
        </w:r>
      </w:ins>
      <w:ins w:id="4255" w:author="The Si Tran" w:date="2012-12-10T20:22:00Z">
        <w:r w:rsidR="00595FCB">
          <w:rPr>
            <w:rFonts w:ascii="Times New Roman" w:hAnsi="Times New Roman"/>
            <w:sz w:val="26"/>
            <w:szCs w:val="26"/>
          </w:rPr>
          <w:t>Tính chất của</w:t>
        </w:r>
      </w:ins>
      <w:ins w:id="4256" w:author="The Si Tran" w:date="2012-12-06T22:21:00Z">
        <w:r w:rsidRPr="00A96FA3">
          <w:rPr>
            <w:rFonts w:ascii="Times New Roman" w:hAnsi="Times New Roman"/>
            <w:sz w:val="26"/>
            <w:szCs w:val="26"/>
            <w:rPrChange w:id="4257" w:author="The Si Tran" w:date="2012-12-06T22:21:00Z">
              <w:rPr/>
            </w:rPrChange>
          </w:rPr>
          <w:t xml:space="preserve"> các hàm tương quan được chia ra làm 3 loại: giảm gián đoạn (abrupt decay), giảm theo hình sin hoặc hàm mũ, giả</w:t>
        </w:r>
        <w:r w:rsidR="00595FCB">
          <w:rPr>
            <w:rFonts w:ascii="Times New Roman" w:hAnsi="Times New Roman"/>
            <w:sz w:val="26"/>
            <w:szCs w:val="26"/>
          </w:rPr>
          <w:t xml:space="preserve">m </w:t>
        </w:r>
        <w:r w:rsidRPr="00A96FA3">
          <w:rPr>
            <w:rFonts w:ascii="Times New Roman" w:hAnsi="Times New Roman"/>
            <w:sz w:val="26"/>
            <w:szCs w:val="26"/>
            <w:rPrChange w:id="4258" w:author="The Si Tran" w:date="2012-12-06T22:21:00Z">
              <w:rPr/>
            </w:rPrChange>
          </w:rPr>
          <w:t>chậm. Tùy theo tính chất của ACFs và PACFs mà chuỗi dữ liệu được kết hợp với 1 mô hình khác nhau</w:t>
        </w:r>
      </w:ins>
      <w:ins w:id="4259" w:author="The Si Tran" w:date="2012-12-14T05:25:00Z">
        <w:r w:rsidR="00647C91">
          <w:rPr>
            <w:rFonts w:ascii="Times New Roman" w:hAnsi="Times New Roman"/>
            <w:sz w:val="26"/>
            <w:szCs w:val="26"/>
          </w:rPr>
          <w:t>:</w:t>
        </w:r>
      </w:ins>
    </w:p>
    <w:p w14:paraId="3BB4E4BD" w14:textId="77777777" w:rsidR="00A96FA3" w:rsidRPr="00A96FA3" w:rsidRDefault="00A96FA3" w:rsidP="00647C91">
      <w:pPr>
        <w:pStyle w:val="ListParagraph"/>
        <w:numPr>
          <w:ilvl w:val="0"/>
          <w:numId w:val="20"/>
        </w:numPr>
        <w:spacing w:line="360" w:lineRule="auto"/>
        <w:rPr>
          <w:ins w:id="4260" w:author="The Si Tran" w:date="2012-12-06T22:21:00Z"/>
          <w:rFonts w:ascii="Times New Roman" w:hAnsi="Times New Roman"/>
          <w:sz w:val="26"/>
          <w:szCs w:val="26"/>
          <w:rPrChange w:id="4261" w:author="The Si Tran" w:date="2012-12-06T22:21:00Z">
            <w:rPr>
              <w:ins w:id="4262" w:author="The Si Tran" w:date="2012-12-06T22:21:00Z"/>
            </w:rPr>
          </w:rPrChange>
        </w:rPr>
        <w:pPrChange w:id="4263" w:author="The Si Tran" w:date="2012-12-14T05:24:00Z">
          <w:pPr>
            <w:pStyle w:val="ListParagraph"/>
            <w:numPr>
              <w:numId w:val="18"/>
            </w:numPr>
            <w:ind w:hanging="360"/>
          </w:pPr>
        </w:pPrChange>
      </w:pPr>
      <w:ins w:id="4264" w:author="The Si Tran" w:date="2012-12-06T22:21:00Z">
        <w:r w:rsidRPr="00A96FA3">
          <w:rPr>
            <w:rFonts w:ascii="Times New Roman" w:hAnsi="Times New Roman"/>
            <w:sz w:val="26"/>
            <w:szCs w:val="26"/>
            <w:rPrChange w:id="4265" w:author="The Si Tran" w:date="2012-12-06T22:21:00Z">
              <w:rPr/>
            </w:rPrChange>
          </w:rPr>
          <w:t>Mô hình tự hồi quy AR(p): quá trình có ACFs với các độ trễ giảm chậm về không theo hình sin hoặc theo hàm mũ, trong khi đó PACFs gián đoạn về không sau một vài độ trễ.</w:t>
        </w:r>
      </w:ins>
    </w:p>
    <w:p w14:paraId="25B7FE7A" w14:textId="77777777" w:rsidR="00A96FA3" w:rsidRPr="00A96FA3" w:rsidRDefault="00A96FA3" w:rsidP="00647C91">
      <w:pPr>
        <w:pStyle w:val="ListParagraph"/>
        <w:numPr>
          <w:ilvl w:val="0"/>
          <w:numId w:val="20"/>
        </w:numPr>
        <w:spacing w:line="360" w:lineRule="auto"/>
        <w:rPr>
          <w:ins w:id="4266" w:author="The Si Tran" w:date="2012-12-06T22:21:00Z"/>
          <w:rFonts w:ascii="Times New Roman" w:hAnsi="Times New Roman"/>
          <w:sz w:val="26"/>
          <w:szCs w:val="26"/>
          <w:rPrChange w:id="4267" w:author="The Si Tran" w:date="2012-12-06T22:21:00Z">
            <w:rPr>
              <w:ins w:id="4268" w:author="The Si Tran" w:date="2012-12-06T22:21:00Z"/>
            </w:rPr>
          </w:rPrChange>
        </w:rPr>
        <w:pPrChange w:id="4269" w:author="The Si Tran" w:date="2012-12-14T05:24:00Z">
          <w:pPr>
            <w:pStyle w:val="ListParagraph"/>
            <w:numPr>
              <w:numId w:val="18"/>
            </w:numPr>
            <w:ind w:hanging="360"/>
          </w:pPr>
        </w:pPrChange>
      </w:pPr>
      <w:ins w:id="4270" w:author="The Si Tran" w:date="2012-12-06T22:21:00Z">
        <w:r w:rsidRPr="00A96FA3">
          <w:rPr>
            <w:rFonts w:ascii="Times New Roman" w:hAnsi="Times New Roman"/>
            <w:sz w:val="26"/>
            <w:szCs w:val="26"/>
            <w:rPrChange w:id="4271" w:author="The Si Tran" w:date="2012-12-06T22:21:00Z">
              <w:rPr/>
            </w:rPrChange>
          </w:rPr>
          <w:t>Mô hình trung bình di động MA(q): quá trình có tính chất ngược lại với mô hình AR(p), ACFs gián đoạn về không sau một vài độ trễ, trong khi đó PACFs với các độ trễ giảm về không theo hình sin hoặc theo hàm mũ.</w:t>
        </w:r>
      </w:ins>
    </w:p>
    <w:p w14:paraId="1EAA63AA" w14:textId="77777777" w:rsidR="00A96FA3" w:rsidRPr="00A96FA3" w:rsidRDefault="00A96FA3" w:rsidP="00647C91">
      <w:pPr>
        <w:pStyle w:val="ListParagraph"/>
        <w:numPr>
          <w:ilvl w:val="0"/>
          <w:numId w:val="20"/>
        </w:numPr>
        <w:spacing w:line="360" w:lineRule="auto"/>
        <w:rPr>
          <w:ins w:id="4272" w:author="The Si Tran" w:date="2012-12-06T22:21:00Z"/>
          <w:rFonts w:ascii="Times New Roman" w:hAnsi="Times New Roman"/>
          <w:sz w:val="26"/>
          <w:szCs w:val="26"/>
          <w:rPrChange w:id="4273" w:author="The Si Tran" w:date="2012-12-06T22:21:00Z">
            <w:rPr>
              <w:ins w:id="4274" w:author="The Si Tran" w:date="2012-12-06T22:21:00Z"/>
            </w:rPr>
          </w:rPrChange>
        </w:rPr>
        <w:pPrChange w:id="4275" w:author="The Si Tran" w:date="2012-12-14T05:24:00Z">
          <w:pPr>
            <w:pStyle w:val="ListParagraph"/>
            <w:numPr>
              <w:numId w:val="18"/>
            </w:numPr>
            <w:ind w:hanging="360"/>
          </w:pPr>
        </w:pPrChange>
      </w:pPr>
      <w:ins w:id="4276" w:author="The Si Tran" w:date="2012-12-06T22:21:00Z">
        <w:r w:rsidRPr="00A96FA3">
          <w:rPr>
            <w:rFonts w:ascii="Times New Roman" w:hAnsi="Times New Roman"/>
            <w:sz w:val="26"/>
            <w:szCs w:val="26"/>
            <w:rPrChange w:id="4277" w:author="The Si Tran" w:date="2012-12-06T22:21:00Z">
              <w:rPr/>
            </w:rPrChange>
          </w:rPr>
          <w:t>Mô hình kết hợp tự hồi quy và trung bình di động ARMA(p,q): quá trình có ACFs và PACFs giảm về không theo hình sin hoặc theo hàm mũ.</w:t>
        </w:r>
      </w:ins>
    </w:p>
    <w:p w14:paraId="09BE4654" w14:textId="77777777" w:rsidR="00A96FA3" w:rsidRDefault="00A96FA3" w:rsidP="00647C91">
      <w:pPr>
        <w:pStyle w:val="ListParagraph"/>
        <w:spacing w:line="360" w:lineRule="auto"/>
        <w:rPr>
          <w:ins w:id="4278" w:author="The Si Tran" w:date="2012-12-14T05:25:00Z"/>
          <w:rFonts w:ascii="Times New Roman" w:hAnsi="Times New Roman"/>
          <w:sz w:val="26"/>
          <w:szCs w:val="26"/>
        </w:rPr>
        <w:pPrChange w:id="4279" w:author="The Si Tran" w:date="2012-12-14T05:24:00Z">
          <w:pPr>
            <w:pStyle w:val="ListParagraph"/>
            <w:numPr>
              <w:numId w:val="18"/>
            </w:numPr>
            <w:ind w:hanging="360"/>
          </w:pPr>
        </w:pPrChange>
      </w:pPr>
      <w:ins w:id="4280" w:author="The Si Tran" w:date="2012-12-06T22:21:00Z">
        <w:r w:rsidRPr="00A96FA3">
          <w:rPr>
            <w:rFonts w:ascii="Times New Roman" w:hAnsi="Times New Roman"/>
            <w:sz w:val="26"/>
            <w:szCs w:val="26"/>
            <w:rPrChange w:id="4281" w:author="The Si Tran" w:date="2012-12-06T22:21:00Z">
              <w:rPr/>
            </w:rPrChange>
          </w:rPr>
          <w:t>Nếu ACFs giảm chậm thì chuỗi dữ liệu không tĩnh, có tính xu hướng cần phải được chuyển đổi trước khi ước lượng.</w:t>
        </w:r>
      </w:ins>
    </w:p>
    <w:p w14:paraId="4BB781C6" w14:textId="419B0EBF" w:rsidR="00647C91" w:rsidRPr="00647C91" w:rsidRDefault="00647C91" w:rsidP="00647C91">
      <w:pPr>
        <w:pStyle w:val="Bang"/>
        <w:rPr>
          <w:ins w:id="4282" w:author="The Si Tran" w:date="2012-12-06T22:22:00Z"/>
          <w:rPrChange w:id="4283" w:author="The Si Tran" w:date="2012-12-14T05:26:00Z">
            <w:rPr>
              <w:ins w:id="4284" w:author="The Si Tran" w:date="2012-12-06T22:22:00Z"/>
            </w:rPr>
          </w:rPrChange>
        </w:rPr>
        <w:pPrChange w:id="4285" w:author="The Si Tran" w:date="2012-12-14T05:26:00Z">
          <w:pPr>
            <w:pStyle w:val="ListParagraph"/>
            <w:numPr>
              <w:numId w:val="18"/>
            </w:numPr>
            <w:ind w:hanging="360"/>
          </w:pPr>
        </w:pPrChange>
      </w:pPr>
      <w:bookmarkStart w:id="4286" w:name="_Toc343226121"/>
      <w:ins w:id="4287" w:author="The Si Tran" w:date="2012-12-14T05:25:00Z">
        <w:r w:rsidRPr="00647C91">
          <w:rPr>
            <w:b/>
            <w:rPrChange w:id="4288" w:author="The Si Tran" w:date="2012-12-14T05:26:00Z">
              <w:rPr/>
            </w:rPrChange>
          </w:rPr>
          <w:t>Bảng 3.1:</w:t>
        </w:r>
        <w:r w:rsidRPr="00647C91">
          <w:rPr>
            <w:rPrChange w:id="4289" w:author="The Si Tran" w:date="2012-12-14T05:26:00Z">
              <w:rPr/>
            </w:rPrChange>
          </w:rPr>
          <w:t xml:space="preserve"> T</w:t>
        </w:r>
        <w:r w:rsidRPr="00647C91">
          <w:rPr>
            <w:rPrChange w:id="4290" w:author="The Si Tran" w:date="2012-12-14T05:26:00Z">
              <w:rPr/>
            </w:rPrChange>
          </w:rPr>
          <w:t>ính chất của ACFs và PACFs</w:t>
        </w:r>
      </w:ins>
      <w:bookmarkEnd w:id="4286"/>
    </w:p>
    <w:tbl>
      <w:tblPr>
        <w:tblStyle w:val="TableGrid"/>
        <w:tblW w:w="0" w:type="auto"/>
        <w:tblInd w:w="1224" w:type="dxa"/>
        <w:tblLayout w:type="fixed"/>
        <w:tblLook w:val="04A0" w:firstRow="1" w:lastRow="0" w:firstColumn="1" w:lastColumn="0" w:noHBand="0" w:noVBand="1"/>
        <w:tblPrChange w:id="4291" w:author="The Si Tran" w:date="2012-12-06T22:23:00Z">
          <w:tblPr>
            <w:tblStyle w:val="TableGrid"/>
            <w:tblW w:w="0" w:type="auto"/>
            <w:tblInd w:w="1224" w:type="dxa"/>
            <w:tblLook w:val="04A0" w:firstRow="1" w:lastRow="0" w:firstColumn="1" w:lastColumn="0" w:noHBand="0" w:noVBand="1"/>
          </w:tblPr>
        </w:tblPrChange>
      </w:tblPr>
      <w:tblGrid>
        <w:gridCol w:w="1561"/>
        <w:gridCol w:w="3089"/>
        <w:gridCol w:w="3476"/>
        <w:tblGridChange w:id="4292">
          <w:tblGrid>
            <w:gridCol w:w="1495"/>
            <w:gridCol w:w="3155"/>
            <w:gridCol w:w="3476"/>
          </w:tblGrid>
        </w:tblGridChange>
      </w:tblGrid>
      <w:tr w:rsidR="00A96FA3" w14:paraId="2282D094" w14:textId="77777777" w:rsidTr="00A96FA3">
        <w:trPr>
          <w:ins w:id="4293" w:author="The Si Tran" w:date="2012-12-06T22:22:00Z"/>
        </w:trPr>
        <w:tc>
          <w:tcPr>
            <w:tcW w:w="1561" w:type="dxa"/>
            <w:tcPrChange w:id="4294" w:author="The Si Tran" w:date="2012-12-06T22:23:00Z">
              <w:tcPr>
                <w:tcW w:w="1495" w:type="dxa"/>
              </w:tcPr>
            </w:tcPrChange>
          </w:tcPr>
          <w:p w14:paraId="639CC8A0" w14:textId="77777777" w:rsidR="00A96FA3" w:rsidRPr="00A96FA3" w:rsidRDefault="00A96FA3" w:rsidP="00AC1C82">
            <w:pPr>
              <w:rPr>
                <w:ins w:id="4295" w:author="The Si Tran" w:date="2012-12-06T22:22:00Z"/>
                <w:szCs w:val="26"/>
              </w:rPr>
            </w:pPr>
            <w:ins w:id="4296" w:author="The Si Tran" w:date="2012-12-06T22:22:00Z">
              <w:r w:rsidRPr="00A96FA3">
                <w:rPr>
                  <w:szCs w:val="26"/>
                </w:rPr>
                <w:t>Process</w:t>
              </w:r>
            </w:ins>
          </w:p>
        </w:tc>
        <w:tc>
          <w:tcPr>
            <w:tcW w:w="3089" w:type="dxa"/>
            <w:tcPrChange w:id="4297" w:author="The Si Tran" w:date="2012-12-06T22:23:00Z">
              <w:tcPr>
                <w:tcW w:w="3258" w:type="dxa"/>
              </w:tcPr>
            </w:tcPrChange>
          </w:tcPr>
          <w:p w14:paraId="10C9803D" w14:textId="77777777" w:rsidR="00A96FA3" w:rsidRPr="00A96FA3" w:rsidRDefault="00A96FA3" w:rsidP="00AC1C82">
            <w:pPr>
              <w:jc w:val="center"/>
              <w:rPr>
                <w:ins w:id="4298" w:author="The Si Tran" w:date="2012-12-06T22:22:00Z"/>
                <w:szCs w:val="26"/>
              </w:rPr>
            </w:pPr>
            <w:ins w:id="4299" w:author="The Si Tran" w:date="2012-12-06T22:22:00Z">
              <w:r w:rsidRPr="00A96FA3">
                <w:rPr>
                  <w:szCs w:val="26"/>
                </w:rPr>
                <w:t>ACF</w:t>
              </w:r>
            </w:ins>
          </w:p>
        </w:tc>
        <w:tc>
          <w:tcPr>
            <w:tcW w:w="3476" w:type="dxa"/>
            <w:tcPrChange w:id="4300" w:author="The Si Tran" w:date="2012-12-06T22:23:00Z">
              <w:tcPr>
                <w:tcW w:w="3599" w:type="dxa"/>
              </w:tcPr>
            </w:tcPrChange>
          </w:tcPr>
          <w:p w14:paraId="1D495D08" w14:textId="77777777" w:rsidR="00A96FA3" w:rsidRPr="00A96FA3" w:rsidRDefault="00A96FA3" w:rsidP="00AC1C82">
            <w:pPr>
              <w:jc w:val="center"/>
              <w:rPr>
                <w:ins w:id="4301" w:author="The Si Tran" w:date="2012-12-06T22:22:00Z"/>
                <w:szCs w:val="26"/>
              </w:rPr>
            </w:pPr>
            <w:ins w:id="4302" w:author="The Si Tran" w:date="2012-12-06T22:22:00Z">
              <w:r w:rsidRPr="00A96FA3">
                <w:rPr>
                  <w:szCs w:val="26"/>
                </w:rPr>
                <w:t>PACF</w:t>
              </w:r>
            </w:ins>
          </w:p>
        </w:tc>
      </w:tr>
      <w:tr w:rsidR="00A96FA3" w14:paraId="272A9C2D" w14:textId="77777777" w:rsidTr="00A96FA3">
        <w:trPr>
          <w:ins w:id="4303" w:author="The Si Tran" w:date="2012-12-06T22:22:00Z"/>
        </w:trPr>
        <w:tc>
          <w:tcPr>
            <w:tcW w:w="1561" w:type="dxa"/>
            <w:tcPrChange w:id="4304" w:author="The Si Tran" w:date="2012-12-06T22:23:00Z">
              <w:tcPr>
                <w:tcW w:w="1495" w:type="dxa"/>
              </w:tcPr>
            </w:tcPrChange>
          </w:tcPr>
          <w:p w14:paraId="0F887AFC" w14:textId="77777777" w:rsidR="00A96FA3" w:rsidRPr="00A96FA3" w:rsidRDefault="00A96FA3">
            <w:pPr>
              <w:jc w:val="left"/>
              <w:rPr>
                <w:ins w:id="4305" w:author="The Si Tran" w:date="2012-12-06T22:22:00Z"/>
                <w:szCs w:val="26"/>
              </w:rPr>
              <w:pPrChange w:id="4306" w:author="The Si Tran" w:date="2012-12-10T20:24:00Z">
                <w:pPr/>
              </w:pPrChange>
            </w:pPr>
            <w:ins w:id="4307" w:author="The Si Tran" w:date="2012-12-06T22:22:00Z">
              <w:r w:rsidRPr="00A96FA3">
                <w:rPr>
                  <w:szCs w:val="26"/>
                </w:rPr>
                <w:t>AR(p)</w:t>
              </w:r>
            </w:ins>
          </w:p>
        </w:tc>
        <w:tc>
          <w:tcPr>
            <w:tcW w:w="3089" w:type="dxa"/>
            <w:tcPrChange w:id="4308" w:author="The Si Tran" w:date="2012-12-06T22:23:00Z">
              <w:tcPr>
                <w:tcW w:w="3258" w:type="dxa"/>
              </w:tcPr>
            </w:tcPrChange>
          </w:tcPr>
          <w:p w14:paraId="01E2D863" w14:textId="77777777" w:rsidR="00A96FA3" w:rsidRPr="00A96FA3" w:rsidRDefault="00A96FA3">
            <w:pPr>
              <w:spacing w:line="240" w:lineRule="auto"/>
              <w:jc w:val="left"/>
              <w:rPr>
                <w:ins w:id="4309" w:author="The Si Tran" w:date="2012-12-06T22:22:00Z"/>
                <w:szCs w:val="26"/>
              </w:rPr>
              <w:pPrChange w:id="4310" w:author="The Si Tran" w:date="2012-12-10T20:25:00Z">
                <w:pPr/>
              </w:pPrChange>
            </w:pPr>
            <w:ins w:id="4311" w:author="The Si Tran" w:date="2012-12-06T22:22:00Z">
              <w:r w:rsidRPr="00A96FA3">
                <w:rPr>
                  <w:szCs w:val="26"/>
                </w:rPr>
                <w:t>Exponential or sinusoidal decay to zero</w:t>
              </w:r>
            </w:ins>
          </w:p>
        </w:tc>
        <w:tc>
          <w:tcPr>
            <w:tcW w:w="3476" w:type="dxa"/>
            <w:tcPrChange w:id="4312" w:author="The Si Tran" w:date="2012-12-06T22:23:00Z">
              <w:tcPr>
                <w:tcW w:w="3599" w:type="dxa"/>
              </w:tcPr>
            </w:tcPrChange>
          </w:tcPr>
          <w:p w14:paraId="76940256" w14:textId="77777777" w:rsidR="00A96FA3" w:rsidRPr="00A96FA3" w:rsidRDefault="00A96FA3">
            <w:pPr>
              <w:spacing w:line="240" w:lineRule="auto"/>
              <w:jc w:val="left"/>
              <w:rPr>
                <w:ins w:id="4313" w:author="The Si Tran" w:date="2012-12-06T22:22:00Z"/>
                <w:szCs w:val="26"/>
              </w:rPr>
              <w:pPrChange w:id="4314" w:author="The Si Tran" w:date="2012-12-10T20:25:00Z">
                <w:pPr/>
              </w:pPrChange>
            </w:pPr>
            <w:ins w:id="4315" w:author="The Si Tran" w:date="2012-12-06T22:22:00Z">
              <w:r w:rsidRPr="00A96FA3">
                <w:rPr>
                  <w:szCs w:val="26"/>
                </w:rPr>
                <w:t>Spikes cut off to zero after lag p</w:t>
              </w:r>
            </w:ins>
          </w:p>
        </w:tc>
      </w:tr>
      <w:tr w:rsidR="00A96FA3" w14:paraId="5DD9E805" w14:textId="77777777" w:rsidTr="00A96FA3">
        <w:trPr>
          <w:ins w:id="4316" w:author="The Si Tran" w:date="2012-12-06T22:22:00Z"/>
        </w:trPr>
        <w:tc>
          <w:tcPr>
            <w:tcW w:w="1561" w:type="dxa"/>
            <w:tcPrChange w:id="4317" w:author="The Si Tran" w:date="2012-12-06T22:23:00Z">
              <w:tcPr>
                <w:tcW w:w="1495" w:type="dxa"/>
              </w:tcPr>
            </w:tcPrChange>
          </w:tcPr>
          <w:p w14:paraId="28B6295D" w14:textId="77777777" w:rsidR="00A96FA3" w:rsidRPr="00A96FA3" w:rsidRDefault="00A96FA3" w:rsidP="00AC1C82">
            <w:pPr>
              <w:rPr>
                <w:ins w:id="4318" w:author="The Si Tran" w:date="2012-12-06T22:22:00Z"/>
                <w:szCs w:val="26"/>
              </w:rPr>
            </w:pPr>
            <w:ins w:id="4319" w:author="The Si Tran" w:date="2012-12-06T22:22:00Z">
              <w:r w:rsidRPr="00A96FA3">
                <w:rPr>
                  <w:szCs w:val="26"/>
                </w:rPr>
                <w:t>MA(q)</w:t>
              </w:r>
            </w:ins>
          </w:p>
        </w:tc>
        <w:tc>
          <w:tcPr>
            <w:tcW w:w="3089" w:type="dxa"/>
            <w:tcPrChange w:id="4320" w:author="The Si Tran" w:date="2012-12-06T22:23:00Z">
              <w:tcPr>
                <w:tcW w:w="3258" w:type="dxa"/>
              </w:tcPr>
            </w:tcPrChange>
          </w:tcPr>
          <w:p w14:paraId="6F5DA568" w14:textId="77777777" w:rsidR="00A96FA3" w:rsidRPr="00A96FA3" w:rsidRDefault="00A96FA3">
            <w:pPr>
              <w:spacing w:line="240" w:lineRule="auto"/>
              <w:jc w:val="left"/>
              <w:rPr>
                <w:ins w:id="4321" w:author="The Si Tran" w:date="2012-12-06T22:22:00Z"/>
                <w:szCs w:val="26"/>
              </w:rPr>
              <w:pPrChange w:id="4322" w:author="The Si Tran" w:date="2012-12-10T20:25:00Z">
                <w:pPr/>
              </w:pPrChange>
            </w:pPr>
            <w:ins w:id="4323" w:author="The Si Tran" w:date="2012-12-06T22:22:00Z">
              <w:r w:rsidRPr="00A96FA3">
                <w:rPr>
                  <w:szCs w:val="26"/>
                </w:rPr>
                <w:t>Spikes cut off to zero after lag q</w:t>
              </w:r>
            </w:ins>
          </w:p>
        </w:tc>
        <w:tc>
          <w:tcPr>
            <w:tcW w:w="3476" w:type="dxa"/>
            <w:tcPrChange w:id="4324" w:author="The Si Tran" w:date="2012-12-06T22:23:00Z">
              <w:tcPr>
                <w:tcW w:w="3599" w:type="dxa"/>
              </w:tcPr>
            </w:tcPrChange>
          </w:tcPr>
          <w:p w14:paraId="769F71B3" w14:textId="77777777" w:rsidR="00A96FA3" w:rsidRPr="00A96FA3" w:rsidRDefault="00A96FA3">
            <w:pPr>
              <w:spacing w:line="240" w:lineRule="auto"/>
              <w:jc w:val="left"/>
              <w:rPr>
                <w:ins w:id="4325" w:author="The Si Tran" w:date="2012-12-06T22:22:00Z"/>
                <w:szCs w:val="26"/>
              </w:rPr>
              <w:pPrChange w:id="4326" w:author="The Si Tran" w:date="2012-12-10T20:25:00Z">
                <w:pPr/>
              </w:pPrChange>
            </w:pPr>
            <w:ins w:id="4327" w:author="The Si Tran" w:date="2012-12-06T22:22:00Z">
              <w:r w:rsidRPr="00A96FA3">
                <w:rPr>
                  <w:szCs w:val="26"/>
                </w:rPr>
                <w:t>Exponential or sinusoidal decay to zero</w:t>
              </w:r>
            </w:ins>
          </w:p>
        </w:tc>
      </w:tr>
      <w:tr w:rsidR="00A96FA3" w14:paraId="49EFEA72" w14:textId="77777777" w:rsidTr="00A96FA3">
        <w:trPr>
          <w:ins w:id="4328" w:author="The Si Tran" w:date="2012-12-06T22:22:00Z"/>
        </w:trPr>
        <w:tc>
          <w:tcPr>
            <w:tcW w:w="1561" w:type="dxa"/>
            <w:tcPrChange w:id="4329" w:author="The Si Tran" w:date="2012-12-06T22:23:00Z">
              <w:tcPr>
                <w:tcW w:w="1495" w:type="dxa"/>
              </w:tcPr>
            </w:tcPrChange>
          </w:tcPr>
          <w:p w14:paraId="0BA6FBBC" w14:textId="77777777" w:rsidR="00A96FA3" w:rsidRPr="00A96FA3" w:rsidRDefault="00A96FA3" w:rsidP="00AC1C82">
            <w:pPr>
              <w:rPr>
                <w:ins w:id="4330" w:author="The Si Tran" w:date="2012-12-06T22:22:00Z"/>
                <w:szCs w:val="26"/>
              </w:rPr>
            </w:pPr>
            <w:ins w:id="4331" w:author="The Si Tran" w:date="2012-12-06T22:22:00Z">
              <w:r w:rsidRPr="00A96FA3">
                <w:rPr>
                  <w:szCs w:val="26"/>
                </w:rPr>
                <w:t>ARMA(p,q)</w:t>
              </w:r>
            </w:ins>
          </w:p>
        </w:tc>
        <w:tc>
          <w:tcPr>
            <w:tcW w:w="3089" w:type="dxa"/>
            <w:tcPrChange w:id="4332" w:author="The Si Tran" w:date="2012-12-06T22:23:00Z">
              <w:tcPr>
                <w:tcW w:w="3258" w:type="dxa"/>
              </w:tcPr>
            </w:tcPrChange>
          </w:tcPr>
          <w:p w14:paraId="20140EB3" w14:textId="77777777" w:rsidR="00A96FA3" w:rsidRPr="00A96FA3" w:rsidRDefault="00A96FA3">
            <w:pPr>
              <w:spacing w:line="240" w:lineRule="auto"/>
              <w:jc w:val="left"/>
              <w:rPr>
                <w:ins w:id="4333" w:author="The Si Tran" w:date="2012-12-06T22:22:00Z"/>
                <w:szCs w:val="26"/>
              </w:rPr>
              <w:pPrChange w:id="4334" w:author="The Si Tran" w:date="2012-12-10T20:25:00Z">
                <w:pPr/>
              </w:pPrChange>
            </w:pPr>
            <w:ins w:id="4335" w:author="The Si Tran" w:date="2012-12-06T22:22:00Z">
              <w:r w:rsidRPr="00A96FA3">
                <w:rPr>
                  <w:szCs w:val="26"/>
                </w:rPr>
                <w:t>Exponential or sinusoidal decay to zero</w:t>
              </w:r>
            </w:ins>
          </w:p>
        </w:tc>
        <w:tc>
          <w:tcPr>
            <w:tcW w:w="3476" w:type="dxa"/>
            <w:tcPrChange w:id="4336" w:author="The Si Tran" w:date="2012-12-06T22:23:00Z">
              <w:tcPr>
                <w:tcW w:w="3599" w:type="dxa"/>
              </w:tcPr>
            </w:tcPrChange>
          </w:tcPr>
          <w:p w14:paraId="3C84B3BB" w14:textId="77777777" w:rsidR="00A96FA3" w:rsidRPr="00A96FA3" w:rsidRDefault="00A96FA3">
            <w:pPr>
              <w:spacing w:line="240" w:lineRule="auto"/>
              <w:jc w:val="left"/>
              <w:rPr>
                <w:ins w:id="4337" w:author="The Si Tran" w:date="2012-12-06T22:22:00Z"/>
                <w:szCs w:val="26"/>
              </w:rPr>
              <w:pPrChange w:id="4338" w:author="The Si Tran" w:date="2012-12-10T20:25:00Z">
                <w:pPr/>
              </w:pPrChange>
            </w:pPr>
            <w:ins w:id="4339" w:author="The Si Tran" w:date="2012-12-06T22:22:00Z">
              <w:r w:rsidRPr="00A96FA3">
                <w:rPr>
                  <w:szCs w:val="26"/>
                </w:rPr>
                <w:t>Exponential or sinusoidal decay to zero</w:t>
              </w:r>
            </w:ins>
          </w:p>
        </w:tc>
      </w:tr>
    </w:tbl>
    <w:p w14:paraId="1401E544" w14:textId="77777777" w:rsidR="00677EB9" w:rsidRDefault="00677EB9">
      <w:pPr>
        <w:pStyle w:val="ListParagraph"/>
        <w:ind w:left="1944"/>
        <w:rPr>
          <w:ins w:id="4340" w:author="The Si Tran" w:date="2012-12-07T19:19:00Z"/>
          <w:rFonts w:ascii="Times New Roman" w:hAnsi="Times New Roman"/>
          <w:sz w:val="26"/>
          <w:szCs w:val="26"/>
        </w:rPr>
        <w:pPrChange w:id="4341" w:author="The Si Tran" w:date="2012-12-07T19:19:00Z">
          <w:pPr>
            <w:pStyle w:val="ListParagraph"/>
            <w:ind w:left="1224"/>
          </w:pPr>
        </w:pPrChange>
      </w:pPr>
    </w:p>
    <w:p w14:paraId="27C530FB" w14:textId="77777777" w:rsidR="00677EB9" w:rsidRDefault="00677EB9" w:rsidP="00647C91">
      <w:pPr>
        <w:pStyle w:val="ListParagraph"/>
        <w:numPr>
          <w:ilvl w:val="0"/>
          <w:numId w:val="23"/>
        </w:numPr>
        <w:spacing w:line="360" w:lineRule="auto"/>
        <w:ind w:left="720"/>
        <w:rPr>
          <w:ins w:id="4342" w:author="The Si Tran" w:date="2012-12-07T19:19:00Z"/>
          <w:rFonts w:ascii="Times New Roman" w:hAnsi="Times New Roman"/>
          <w:sz w:val="26"/>
          <w:szCs w:val="26"/>
        </w:rPr>
        <w:pPrChange w:id="4343" w:author="The Si Tran" w:date="2012-12-14T05:24:00Z">
          <w:pPr>
            <w:pStyle w:val="ListParagraph"/>
            <w:ind w:left="1224"/>
          </w:pPr>
        </w:pPrChange>
      </w:pPr>
      <w:ins w:id="4344" w:author="The Si Tran" w:date="2012-12-07T19:19:00Z">
        <w:r>
          <w:rPr>
            <w:rFonts w:ascii="Times New Roman" w:hAnsi="Times New Roman"/>
            <w:sz w:val="26"/>
            <w:szCs w:val="26"/>
          </w:rPr>
          <w:t xml:space="preserve">Quá trình nhận dạng mô hình </w:t>
        </w:r>
      </w:ins>
      <w:ins w:id="4345" w:author="The Si Tran" w:date="2012-12-10T20:25:00Z">
        <w:r w:rsidR="00300B75">
          <w:rPr>
            <w:rFonts w:ascii="Times New Roman" w:hAnsi="Times New Roman"/>
            <w:sz w:val="26"/>
            <w:szCs w:val="26"/>
          </w:rPr>
          <w:t>S</w:t>
        </w:r>
      </w:ins>
      <w:ins w:id="4346" w:author="The Si Tran" w:date="2012-12-07T19:19:00Z">
        <w:r>
          <w:rPr>
            <w:rFonts w:ascii="Times New Roman" w:hAnsi="Times New Roman"/>
            <w:sz w:val="26"/>
            <w:szCs w:val="26"/>
          </w:rPr>
          <w:t>ARIMA bao gồm 4 giai đoạn chính</w:t>
        </w:r>
      </w:ins>
      <w:ins w:id="4347" w:author="The Si Tran" w:date="2012-12-10T20:25:00Z">
        <w:r w:rsidR="00206943">
          <w:rPr>
            <w:rFonts w:ascii="Times New Roman" w:hAnsi="Times New Roman"/>
            <w:sz w:val="26"/>
            <w:szCs w:val="26"/>
          </w:rPr>
          <w:t>:</w:t>
        </w:r>
      </w:ins>
    </w:p>
    <w:p w14:paraId="52F4C767" w14:textId="77777777" w:rsidR="00677EB9" w:rsidRDefault="00677EB9" w:rsidP="00647C91">
      <w:pPr>
        <w:pStyle w:val="ListParagraph"/>
        <w:spacing w:line="360" w:lineRule="auto"/>
        <w:ind w:left="1224"/>
        <w:rPr>
          <w:ins w:id="4348" w:author="The Si Tran" w:date="2012-12-07T19:19:00Z"/>
          <w:rFonts w:ascii="Times New Roman" w:hAnsi="Times New Roman"/>
          <w:sz w:val="26"/>
          <w:szCs w:val="26"/>
        </w:rPr>
        <w:pPrChange w:id="4349" w:author="The Si Tran" w:date="2012-12-14T05:24:00Z">
          <w:pPr>
            <w:pStyle w:val="ListParagraph"/>
            <w:ind w:left="1224"/>
          </w:pPr>
        </w:pPrChange>
      </w:pPr>
    </w:p>
    <w:p w14:paraId="1392996E" w14:textId="77777777" w:rsidR="00677EB9" w:rsidRDefault="00677EB9" w:rsidP="00647C91">
      <w:pPr>
        <w:pStyle w:val="ListParagraph"/>
        <w:numPr>
          <w:ilvl w:val="0"/>
          <w:numId w:val="24"/>
        </w:numPr>
        <w:spacing w:line="360" w:lineRule="auto"/>
        <w:rPr>
          <w:ins w:id="4350" w:author="The Si Tran" w:date="2012-12-07T19:19:00Z"/>
          <w:rFonts w:ascii="Times New Roman" w:hAnsi="Times New Roman"/>
          <w:sz w:val="26"/>
          <w:szCs w:val="26"/>
        </w:rPr>
        <w:pPrChange w:id="4351" w:author="The Si Tran" w:date="2012-12-14T05:24:00Z">
          <w:pPr>
            <w:pStyle w:val="ListParagraph"/>
            <w:numPr>
              <w:numId w:val="18"/>
            </w:numPr>
            <w:ind w:hanging="360"/>
          </w:pPr>
        </w:pPrChange>
      </w:pPr>
      <w:ins w:id="4352" w:author="The Si Tran" w:date="2012-12-07T19:19:00Z">
        <w:r>
          <w:rPr>
            <w:rFonts w:ascii="Times New Roman" w:hAnsi="Times New Roman"/>
            <w:sz w:val="26"/>
            <w:szCs w:val="26"/>
          </w:rPr>
          <w:t>Xác định bậc lấy hiệu d để loại bỏ tính xu hướng trong chuỗi dữ liệu. Nếu ACF</w:t>
        </w:r>
      </w:ins>
      <w:ins w:id="4353" w:author="The Si Tran" w:date="2012-12-10T20:26:00Z">
        <w:r w:rsidR="008F4A34">
          <w:rPr>
            <w:rFonts w:ascii="Times New Roman" w:hAnsi="Times New Roman"/>
            <w:sz w:val="26"/>
            <w:szCs w:val="26"/>
          </w:rPr>
          <w:t>s</w:t>
        </w:r>
      </w:ins>
      <w:ins w:id="4354" w:author="The Si Tran" w:date="2012-12-07T19:19:00Z">
        <w:r>
          <w:rPr>
            <w:rFonts w:ascii="Times New Roman" w:hAnsi="Times New Roman"/>
            <w:sz w:val="26"/>
            <w:szCs w:val="26"/>
          </w:rPr>
          <w:t xml:space="preserve"> của chuỗi dữ liệu mang tính chất giảm chậ</w:t>
        </w:r>
        <w:r w:rsidR="008F4A34">
          <w:rPr>
            <w:rFonts w:ascii="Times New Roman" w:hAnsi="Times New Roman"/>
            <w:sz w:val="26"/>
            <w:szCs w:val="26"/>
          </w:rPr>
          <w:t>m</w:t>
        </w:r>
        <w:r>
          <w:rPr>
            <w:rFonts w:ascii="Times New Roman" w:hAnsi="Times New Roman"/>
            <w:sz w:val="26"/>
            <w:szCs w:val="26"/>
          </w:rPr>
          <w:t xml:space="preserve"> thì chuỗi dữ liệu được lấy hiệu cho đến khi ACF</w:t>
        </w:r>
      </w:ins>
      <w:ins w:id="4355" w:author="The Si Tran" w:date="2012-12-10T20:26:00Z">
        <w:r w:rsidR="00087FFE">
          <w:rPr>
            <w:rFonts w:ascii="Times New Roman" w:hAnsi="Times New Roman"/>
            <w:sz w:val="26"/>
            <w:szCs w:val="26"/>
          </w:rPr>
          <w:t>s</w:t>
        </w:r>
      </w:ins>
      <w:ins w:id="4356" w:author="The Si Tran" w:date="2012-12-07T19:19:00Z">
        <w:r>
          <w:rPr>
            <w:rFonts w:ascii="Times New Roman" w:hAnsi="Times New Roman"/>
            <w:sz w:val="26"/>
            <w:szCs w:val="26"/>
          </w:rPr>
          <w:t xml:space="preserve"> không mang tính chấ</w:t>
        </w:r>
        <w:r w:rsidR="008F4A34">
          <w:rPr>
            <w:rFonts w:ascii="Times New Roman" w:hAnsi="Times New Roman"/>
            <w:sz w:val="26"/>
            <w:szCs w:val="26"/>
          </w:rPr>
          <w:t xml:space="preserve">t </w:t>
        </w:r>
        <w:r>
          <w:rPr>
            <w:rFonts w:ascii="Times New Roman" w:hAnsi="Times New Roman"/>
            <w:sz w:val="26"/>
            <w:szCs w:val="26"/>
          </w:rPr>
          <w:t>giảm chậ</w:t>
        </w:r>
        <w:r w:rsidR="008F4A34">
          <w:rPr>
            <w:rFonts w:ascii="Times New Roman" w:hAnsi="Times New Roman"/>
            <w:sz w:val="26"/>
            <w:szCs w:val="26"/>
          </w:rPr>
          <w:t>m</w:t>
        </w:r>
        <w:r>
          <w:rPr>
            <w:rFonts w:ascii="Times New Roman" w:hAnsi="Times New Roman"/>
            <w:sz w:val="26"/>
            <w:szCs w:val="26"/>
          </w:rPr>
          <w:t xml:space="preserve">. Sau khi lấy hiệu d </w:t>
        </w:r>
        <w:r>
          <w:rPr>
            <w:rFonts w:ascii="Times New Roman" w:hAnsi="Times New Roman"/>
            <w:sz w:val="26"/>
            <w:szCs w:val="26"/>
          </w:rPr>
          <w:lastRenderedPageBreak/>
          <w:t>lần, chuỗi dữ liệu đã mất tính xu hướng. Tuy nhiên nếu chuỗi dữ liệu có tính mùa, thì ACF</w:t>
        </w:r>
      </w:ins>
      <w:ins w:id="4357" w:author="The Si Tran" w:date="2012-12-10T20:26:00Z">
        <w:r w:rsidR="00087FFE">
          <w:rPr>
            <w:rFonts w:ascii="Times New Roman" w:hAnsi="Times New Roman"/>
            <w:sz w:val="26"/>
            <w:szCs w:val="26"/>
          </w:rPr>
          <w:t>s</w:t>
        </w:r>
      </w:ins>
      <w:ins w:id="4358" w:author="The Si Tran" w:date="2012-12-07T19:19:00Z">
        <w:r w:rsidR="00087FFE">
          <w:rPr>
            <w:rFonts w:ascii="Times New Roman" w:hAnsi="Times New Roman"/>
            <w:sz w:val="26"/>
            <w:szCs w:val="26"/>
          </w:rPr>
          <w:t xml:space="preserve"> có giá trị</w:t>
        </w:r>
        <w:r>
          <w:rPr>
            <w:rFonts w:ascii="Times New Roman" w:hAnsi="Times New Roman"/>
            <w:sz w:val="26"/>
            <w:szCs w:val="26"/>
          </w:rPr>
          <w:t xml:space="preserve"> lớn tại các cận của mùa. Khoảng cách giữa các cận chính là chiều dài mùa S.</w:t>
        </w:r>
      </w:ins>
    </w:p>
    <w:p w14:paraId="7A14D0B9" w14:textId="77777777" w:rsidR="00677EB9" w:rsidRDefault="00677EB9" w:rsidP="00647C91">
      <w:pPr>
        <w:pStyle w:val="ListParagraph"/>
        <w:numPr>
          <w:ilvl w:val="0"/>
          <w:numId w:val="24"/>
        </w:numPr>
        <w:spacing w:line="360" w:lineRule="auto"/>
        <w:rPr>
          <w:ins w:id="4359" w:author="The Si Tran" w:date="2012-12-07T19:22:00Z"/>
          <w:rFonts w:ascii="Times New Roman" w:hAnsi="Times New Roman"/>
          <w:sz w:val="26"/>
          <w:szCs w:val="26"/>
        </w:rPr>
        <w:pPrChange w:id="4360" w:author="The Si Tran" w:date="2012-12-14T05:24:00Z">
          <w:pPr>
            <w:pStyle w:val="ListParagraph"/>
            <w:numPr>
              <w:numId w:val="18"/>
            </w:numPr>
            <w:ind w:hanging="360"/>
          </w:pPr>
        </w:pPrChange>
      </w:pPr>
      <w:ins w:id="4361" w:author="The Si Tran" w:date="2012-12-07T19:19:00Z">
        <w:r>
          <w:rPr>
            <w:rFonts w:ascii="Times New Roman" w:hAnsi="Times New Roman"/>
            <w:sz w:val="26"/>
            <w:szCs w:val="26"/>
          </w:rPr>
          <w:t>Loại bỏ tính mùa: chuỗi dữ liệu được lấy hiệu D lần với khoảng lấy hiệu là S để loại bỏ tính mùa.</w:t>
        </w:r>
      </w:ins>
      <w:ins w:id="4362" w:author="The Si Tran" w:date="2012-12-10T20:27:00Z">
        <w:r w:rsidR="00087FFE">
          <w:rPr>
            <w:rFonts w:ascii="Times New Roman" w:hAnsi="Times New Roman"/>
            <w:sz w:val="26"/>
            <w:szCs w:val="26"/>
          </w:rPr>
          <w:t xml:space="preserve"> Với các chuỗi dữ liệu thường gặp chỉ qua 1 lần lấy hiệu </w:t>
        </w:r>
      </w:ins>
      <w:ins w:id="4363" w:author="The Si Tran" w:date="2012-12-10T20:28:00Z">
        <w:r w:rsidR="00087FFE">
          <w:rPr>
            <w:rFonts w:ascii="Times New Roman" w:hAnsi="Times New Roman"/>
            <w:sz w:val="26"/>
            <w:szCs w:val="26"/>
          </w:rPr>
          <w:t>là có thể loại trừ được tính mùa trong chuỗi dữ liệu.</w:t>
        </w:r>
      </w:ins>
    </w:p>
    <w:p w14:paraId="0B983927" w14:textId="77777777" w:rsidR="00677EB9" w:rsidRDefault="00677EB9" w:rsidP="00647C91">
      <w:pPr>
        <w:pStyle w:val="ListParagraph"/>
        <w:spacing w:line="360" w:lineRule="auto"/>
        <w:rPr>
          <w:ins w:id="4364" w:author="The Si Tran" w:date="2012-12-07T19:22:00Z"/>
          <w:rFonts w:ascii="Times New Roman" w:hAnsi="Times New Roman"/>
          <w:sz w:val="26"/>
          <w:szCs w:val="26"/>
        </w:rPr>
        <w:pPrChange w:id="4365" w:author="The Si Tran" w:date="2012-12-14T05:24:00Z">
          <w:pPr>
            <w:pStyle w:val="ListParagraph"/>
            <w:ind w:left="1728"/>
          </w:pPr>
        </w:pPrChange>
      </w:pPr>
      <w:ins w:id="4366" w:author="The Si Tran" w:date="2012-12-07T19:22:00Z">
        <w:r>
          <w:rPr>
            <w:rFonts w:ascii="Times New Roman" w:hAnsi="Times New Roman"/>
            <w:sz w:val="26"/>
            <w:szCs w:val="26"/>
          </w:rPr>
          <w:t>Đối với nhữ</w:t>
        </w:r>
        <w:r w:rsidR="00A75952">
          <w:rPr>
            <w:rFonts w:ascii="Times New Roman" w:hAnsi="Times New Roman"/>
            <w:sz w:val="26"/>
            <w:szCs w:val="26"/>
          </w:rPr>
          <w:t>ng quá trình có tính</w:t>
        </w:r>
        <w:r>
          <w:rPr>
            <w:rFonts w:ascii="Times New Roman" w:hAnsi="Times New Roman"/>
            <w:sz w:val="26"/>
            <w:szCs w:val="26"/>
          </w:rPr>
          <w:t xml:space="preserve"> mùa, các giá trị quan sát không chỉ phụ thuộc vào những giá trị lân cận mà còn phụ thuộc vào những giá trị cách nó một bội số của chiều dài mùa. Do vậy để xác định chu kì mùa, ta cần:</w:t>
        </w:r>
      </w:ins>
    </w:p>
    <w:p w14:paraId="69D54F07" w14:textId="77777777" w:rsidR="00677EB9" w:rsidRDefault="00677EB9" w:rsidP="00647C91">
      <w:pPr>
        <w:pStyle w:val="ListParagraph"/>
        <w:numPr>
          <w:ilvl w:val="0"/>
          <w:numId w:val="25"/>
        </w:numPr>
        <w:spacing w:line="360" w:lineRule="auto"/>
        <w:ind w:left="1440"/>
        <w:rPr>
          <w:ins w:id="4367" w:author="The Si Tran" w:date="2012-12-07T19:22:00Z"/>
          <w:rFonts w:ascii="Times New Roman" w:hAnsi="Times New Roman"/>
          <w:sz w:val="26"/>
          <w:szCs w:val="26"/>
        </w:rPr>
        <w:pPrChange w:id="4368" w:author="The Si Tran" w:date="2012-12-14T05:24:00Z">
          <w:pPr>
            <w:pStyle w:val="ListParagraph"/>
            <w:numPr>
              <w:numId w:val="25"/>
            </w:numPr>
            <w:ind w:left="2448" w:hanging="360"/>
          </w:pPr>
        </w:pPrChange>
      </w:pPr>
      <w:ins w:id="4369" w:author="The Si Tran" w:date="2012-12-07T19:22:00Z">
        <w:r>
          <w:rPr>
            <w:rFonts w:ascii="Times New Roman" w:hAnsi="Times New Roman"/>
            <w:sz w:val="26"/>
            <w:szCs w:val="26"/>
          </w:rPr>
          <w:t>Xác định các hệ số tương quan tối ưu: các hệ số này cao hơn các hệ số lân cận và là giá trị cao nhất cục bộ.</w:t>
        </w:r>
      </w:ins>
    </w:p>
    <w:p w14:paraId="3745B2C9" w14:textId="77777777" w:rsidR="00677EB9" w:rsidRDefault="00677EB9" w:rsidP="00647C91">
      <w:pPr>
        <w:pStyle w:val="ListParagraph"/>
        <w:numPr>
          <w:ilvl w:val="0"/>
          <w:numId w:val="25"/>
        </w:numPr>
        <w:spacing w:line="360" w:lineRule="auto"/>
        <w:ind w:left="1440"/>
        <w:rPr>
          <w:ins w:id="4370" w:author="The Si Tran" w:date="2012-12-07T19:22:00Z"/>
          <w:rFonts w:ascii="Times New Roman" w:hAnsi="Times New Roman"/>
          <w:sz w:val="26"/>
          <w:szCs w:val="26"/>
        </w:rPr>
        <w:pPrChange w:id="4371" w:author="The Si Tran" w:date="2012-12-14T05:24:00Z">
          <w:pPr>
            <w:pStyle w:val="ListParagraph"/>
            <w:numPr>
              <w:numId w:val="25"/>
            </w:numPr>
            <w:ind w:left="2448" w:hanging="360"/>
          </w:pPr>
        </w:pPrChange>
      </w:pPr>
      <w:ins w:id="4372" w:author="The Si Tran" w:date="2012-12-07T19:22:00Z">
        <w:r>
          <w:rPr>
            <w:rFonts w:ascii="Times New Roman" w:hAnsi="Times New Roman"/>
            <w:sz w:val="26"/>
            <w:szCs w:val="26"/>
          </w:rPr>
          <w:t>Tính khoảng cách giữa các hệ số tương quan tối ưu: sự sai khác về độ trễ giữa các hệ số liên tiếp</w:t>
        </w:r>
      </w:ins>
      <w:ins w:id="4373" w:author="The Si Tran" w:date="2012-12-10T20:29:00Z">
        <w:r w:rsidR="00696717">
          <w:rPr>
            <w:rFonts w:ascii="Times New Roman" w:hAnsi="Times New Roman"/>
            <w:sz w:val="26"/>
            <w:szCs w:val="26"/>
          </w:rPr>
          <w:t>.</w:t>
        </w:r>
      </w:ins>
    </w:p>
    <w:p w14:paraId="07E88A70" w14:textId="77777777" w:rsidR="00677EB9" w:rsidRPr="00677EB9" w:rsidRDefault="00677EB9" w:rsidP="00647C91">
      <w:pPr>
        <w:pStyle w:val="ListParagraph"/>
        <w:numPr>
          <w:ilvl w:val="0"/>
          <w:numId w:val="25"/>
        </w:numPr>
        <w:spacing w:line="360" w:lineRule="auto"/>
        <w:ind w:left="1440"/>
        <w:rPr>
          <w:ins w:id="4374" w:author="The Si Tran" w:date="2012-12-07T19:19:00Z"/>
          <w:rFonts w:ascii="Times New Roman" w:hAnsi="Times New Roman"/>
          <w:sz w:val="26"/>
          <w:szCs w:val="26"/>
        </w:rPr>
        <w:pPrChange w:id="4375" w:author="The Si Tran" w:date="2012-12-14T05:24:00Z">
          <w:pPr>
            <w:pStyle w:val="ListParagraph"/>
            <w:numPr>
              <w:numId w:val="18"/>
            </w:numPr>
            <w:ind w:hanging="360"/>
          </w:pPr>
        </w:pPrChange>
      </w:pPr>
      <w:ins w:id="4376" w:author="The Si Tran" w:date="2012-12-07T19:22:00Z">
        <w:r>
          <w:rPr>
            <w:rFonts w:ascii="Times New Roman" w:hAnsi="Times New Roman"/>
            <w:sz w:val="26"/>
            <w:szCs w:val="26"/>
          </w:rPr>
          <w:t>Nhận dạng khoảng cách được lặp lại nhiều nhất, nếu tần suất của khoảng cách này lớn thì đó chính là chu kì mùa.</w:t>
        </w:r>
      </w:ins>
    </w:p>
    <w:p w14:paraId="7F138DC0" w14:textId="77777777" w:rsidR="00FC6FFD" w:rsidRDefault="00677EB9" w:rsidP="00647C91">
      <w:pPr>
        <w:pStyle w:val="ListParagraph"/>
        <w:numPr>
          <w:ilvl w:val="0"/>
          <w:numId w:val="24"/>
        </w:numPr>
        <w:spacing w:line="360" w:lineRule="auto"/>
        <w:rPr>
          <w:ins w:id="4377" w:author="The Si Tran" w:date="2012-12-07T21:34:00Z"/>
          <w:rFonts w:ascii="Times New Roman" w:hAnsi="Times New Roman"/>
          <w:sz w:val="26"/>
          <w:szCs w:val="26"/>
        </w:rPr>
        <w:pPrChange w:id="4378" w:author="The Si Tran" w:date="2012-12-14T05:24:00Z">
          <w:pPr>
            <w:pStyle w:val="ListParagraph"/>
            <w:ind w:left="792"/>
          </w:pPr>
        </w:pPrChange>
      </w:pPr>
      <w:ins w:id="4379" w:author="The Si Tran" w:date="2012-12-07T19:19:00Z">
        <w:r>
          <w:rPr>
            <w:rFonts w:ascii="Times New Roman" w:hAnsi="Times New Roman"/>
            <w:sz w:val="26"/>
            <w:szCs w:val="26"/>
          </w:rPr>
          <w:t>Xác định mô hình cho thành phần thường: trong chuỗi dữ liệu được biến đổi, ta phân tích ACF</w:t>
        </w:r>
      </w:ins>
      <w:ins w:id="4380" w:author="The Si Tran" w:date="2012-12-07T21:27:00Z">
        <w:r w:rsidR="00F90733">
          <w:rPr>
            <w:rFonts w:ascii="Times New Roman" w:hAnsi="Times New Roman"/>
            <w:sz w:val="26"/>
            <w:szCs w:val="26"/>
          </w:rPr>
          <w:t>s</w:t>
        </w:r>
      </w:ins>
      <w:ins w:id="4381" w:author="The Si Tran" w:date="2012-12-07T19:19:00Z">
        <w:r>
          <w:rPr>
            <w:rFonts w:ascii="Times New Roman" w:hAnsi="Times New Roman"/>
            <w:sz w:val="26"/>
            <w:szCs w:val="26"/>
          </w:rPr>
          <w:t xml:space="preserve"> và PACF</w:t>
        </w:r>
      </w:ins>
      <w:ins w:id="4382" w:author="The Si Tran" w:date="2012-12-07T21:28:00Z">
        <w:r w:rsidR="00F90733">
          <w:rPr>
            <w:rFonts w:ascii="Times New Roman" w:hAnsi="Times New Roman"/>
            <w:sz w:val="26"/>
            <w:szCs w:val="26"/>
          </w:rPr>
          <w:t>s</w:t>
        </w:r>
      </w:ins>
      <w:ins w:id="4383" w:author="The Si Tran" w:date="2012-12-07T19:19:00Z">
        <w:r>
          <w:rPr>
            <w:rFonts w:ascii="Times New Roman" w:hAnsi="Times New Roman"/>
            <w:sz w:val="26"/>
            <w:szCs w:val="26"/>
          </w:rPr>
          <w:t xml:space="preserve"> trong khoảng thời gian 1 mùa để xác định p, q.</w:t>
        </w:r>
      </w:ins>
    </w:p>
    <w:p w14:paraId="2C31FF41" w14:textId="77777777" w:rsidR="00F90733" w:rsidRPr="00FC6FFD" w:rsidRDefault="008B61AC" w:rsidP="00647C91">
      <w:pPr>
        <w:pStyle w:val="ListParagraph"/>
        <w:spacing w:line="360" w:lineRule="auto"/>
        <w:rPr>
          <w:ins w:id="4384" w:author="The Si Tran" w:date="2012-12-07T21:28:00Z"/>
          <w:rFonts w:ascii="Times New Roman" w:hAnsi="Times New Roman"/>
          <w:sz w:val="26"/>
          <w:szCs w:val="26"/>
        </w:rPr>
        <w:pPrChange w:id="4385" w:author="The Si Tran" w:date="2012-12-14T05:24:00Z">
          <w:pPr>
            <w:pStyle w:val="ListParagraph"/>
            <w:ind w:left="792"/>
          </w:pPr>
        </w:pPrChange>
      </w:pPr>
      <w:ins w:id="4386" w:author="The Si Tran" w:date="2012-12-10T20:30:00Z">
        <w:r>
          <w:rPr>
            <w:rFonts w:ascii="Times New Roman" w:hAnsi="Times New Roman"/>
            <w:sz w:val="26"/>
            <w:szCs w:val="26"/>
          </w:rPr>
          <w:t>Như đề cập ở trên,</w:t>
        </w:r>
      </w:ins>
      <w:ins w:id="4387" w:author="The Si Tran" w:date="2012-12-07T21:28:00Z">
        <w:r>
          <w:rPr>
            <w:rFonts w:ascii="Times New Roman" w:hAnsi="Times New Roman"/>
            <w:sz w:val="26"/>
            <w:szCs w:val="26"/>
          </w:rPr>
          <w:t xml:space="preserve"> </w:t>
        </w:r>
        <w:r w:rsidR="00F90733" w:rsidRPr="00FC6FFD">
          <w:rPr>
            <w:rFonts w:ascii="Times New Roman" w:hAnsi="Times New Roman"/>
            <w:sz w:val="26"/>
            <w:szCs w:val="26"/>
          </w:rPr>
          <w:t>các ACFs và PACFs đều có mô hình thuộc một trong ba dạng sau:</w:t>
        </w:r>
      </w:ins>
    </w:p>
    <w:p w14:paraId="151A27DF" w14:textId="77777777" w:rsidR="00F90733" w:rsidRDefault="00F90733" w:rsidP="00647C91">
      <w:pPr>
        <w:pStyle w:val="ListParagraph"/>
        <w:numPr>
          <w:ilvl w:val="0"/>
          <w:numId w:val="26"/>
        </w:numPr>
        <w:spacing w:line="360" w:lineRule="auto"/>
        <w:rPr>
          <w:ins w:id="4388" w:author="The Si Tran" w:date="2012-12-07T21:28:00Z"/>
          <w:rFonts w:ascii="Times New Roman" w:hAnsi="Times New Roman"/>
          <w:sz w:val="26"/>
          <w:szCs w:val="26"/>
        </w:rPr>
        <w:pPrChange w:id="4389" w:author="The Si Tran" w:date="2012-12-14T05:24:00Z">
          <w:pPr>
            <w:pStyle w:val="ListParagraph"/>
            <w:numPr>
              <w:numId w:val="26"/>
            </w:numPr>
            <w:ind w:left="1512" w:hanging="360"/>
          </w:pPr>
        </w:pPrChange>
      </w:pPr>
      <w:ins w:id="4390" w:author="The Si Tran" w:date="2012-12-07T21:28:00Z">
        <w:r>
          <w:rPr>
            <w:rFonts w:ascii="Times New Roman" w:hAnsi="Times New Roman"/>
            <w:sz w:val="26"/>
            <w:szCs w:val="26"/>
          </w:rPr>
          <w:t xml:space="preserve">Giảm </w:t>
        </w:r>
      </w:ins>
      <w:ins w:id="4391" w:author="The Si Tran" w:date="2012-12-10T20:31:00Z">
        <w:r w:rsidR="00B261FB">
          <w:rPr>
            <w:rFonts w:ascii="Times New Roman" w:hAnsi="Times New Roman"/>
            <w:sz w:val="26"/>
            <w:szCs w:val="26"/>
          </w:rPr>
          <w:t>chậm</w:t>
        </w:r>
      </w:ins>
      <w:ins w:id="4392" w:author="The Si Tran" w:date="2012-12-07T21:28:00Z">
        <w:r>
          <w:rPr>
            <w:rFonts w:ascii="Times New Roman" w:hAnsi="Times New Roman"/>
            <w:sz w:val="26"/>
            <w:szCs w:val="26"/>
          </w:rPr>
          <w:t xml:space="preserve"> trong các quá trình không tĩnh</w:t>
        </w:r>
      </w:ins>
    </w:p>
    <w:p w14:paraId="277865E3" w14:textId="77777777" w:rsidR="00F90733" w:rsidRDefault="00F90733" w:rsidP="00647C91">
      <w:pPr>
        <w:pStyle w:val="ListParagraph"/>
        <w:numPr>
          <w:ilvl w:val="0"/>
          <w:numId w:val="26"/>
        </w:numPr>
        <w:spacing w:line="360" w:lineRule="auto"/>
        <w:rPr>
          <w:ins w:id="4393" w:author="The Si Tran" w:date="2012-12-07T21:28:00Z"/>
          <w:rFonts w:ascii="Times New Roman" w:hAnsi="Times New Roman"/>
          <w:sz w:val="26"/>
          <w:szCs w:val="26"/>
        </w:rPr>
        <w:pPrChange w:id="4394" w:author="The Si Tran" w:date="2012-12-14T05:24:00Z">
          <w:pPr>
            <w:pStyle w:val="ListParagraph"/>
            <w:numPr>
              <w:numId w:val="26"/>
            </w:numPr>
            <w:ind w:left="1512" w:hanging="360"/>
          </w:pPr>
        </w:pPrChange>
      </w:pPr>
      <w:ins w:id="4395" w:author="The Si Tran" w:date="2012-12-07T21:28:00Z">
        <w:r>
          <w:rPr>
            <w:rFonts w:ascii="Times New Roman" w:hAnsi="Times New Roman"/>
            <w:sz w:val="26"/>
            <w:szCs w:val="26"/>
          </w:rPr>
          <w:t>Giảm theo hình sin hoặc hàm mũ trong quá trình tĩnh</w:t>
        </w:r>
      </w:ins>
    </w:p>
    <w:p w14:paraId="50E98111" w14:textId="77777777" w:rsidR="00F90733" w:rsidRPr="0086448F" w:rsidRDefault="00F90733" w:rsidP="00647C91">
      <w:pPr>
        <w:pStyle w:val="ListParagraph"/>
        <w:numPr>
          <w:ilvl w:val="0"/>
          <w:numId w:val="26"/>
        </w:numPr>
        <w:spacing w:line="360" w:lineRule="auto"/>
        <w:rPr>
          <w:ins w:id="4396" w:author="The Si Tran" w:date="2012-12-07T21:28:00Z"/>
          <w:rFonts w:ascii="Times New Roman" w:hAnsi="Times New Roman"/>
          <w:sz w:val="26"/>
          <w:szCs w:val="26"/>
        </w:rPr>
        <w:pPrChange w:id="4397" w:author="The Si Tran" w:date="2012-12-14T05:24:00Z">
          <w:pPr>
            <w:pStyle w:val="ListParagraph"/>
            <w:numPr>
              <w:numId w:val="26"/>
            </w:numPr>
            <w:ind w:left="1512" w:hanging="360"/>
          </w:pPr>
        </w:pPrChange>
      </w:pPr>
      <w:ins w:id="4398" w:author="The Si Tran" w:date="2012-12-07T21:28:00Z">
        <w:r>
          <w:rPr>
            <w:rFonts w:ascii="Times New Roman" w:hAnsi="Times New Roman"/>
            <w:sz w:val="26"/>
            <w:szCs w:val="26"/>
          </w:rPr>
          <w:t xml:space="preserve">Giảm </w:t>
        </w:r>
      </w:ins>
      <w:ins w:id="4399" w:author="The Si Tran" w:date="2012-12-10T20:31:00Z">
        <w:r w:rsidR="003A6C45">
          <w:rPr>
            <w:rFonts w:ascii="Times New Roman" w:hAnsi="Times New Roman"/>
            <w:sz w:val="26"/>
            <w:szCs w:val="26"/>
          </w:rPr>
          <w:t>gián đoạn</w:t>
        </w:r>
      </w:ins>
      <w:ins w:id="4400" w:author="The Si Tran" w:date="2012-12-07T21:28:00Z">
        <w:r>
          <w:rPr>
            <w:rFonts w:ascii="Times New Roman" w:hAnsi="Times New Roman"/>
            <w:sz w:val="26"/>
            <w:szCs w:val="26"/>
          </w:rPr>
          <w:t xml:space="preserve"> trong quá trình tĩnh</w:t>
        </w:r>
      </w:ins>
    </w:p>
    <w:p w14:paraId="29094D95" w14:textId="77777777" w:rsidR="00F90733" w:rsidRDefault="00F90733" w:rsidP="00647C91">
      <w:pPr>
        <w:pStyle w:val="ListParagraph"/>
        <w:spacing w:line="360" w:lineRule="auto"/>
        <w:rPr>
          <w:ins w:id="4401" w:author="The Si Tran" w:date="2012-12-07T21:29:00Z"/>
          <w:rFonts w:ascii="Times New Roman" w:hAnsi="Times New Roman"/>
          <w:sz w:val="26"/>
          <w:szCs w:val="26"/>
        </w:rPr>
        <w:pPrChange w:id="4402" w:author="The Si Tran" w:date="2012-12-14T05:24:00Z">
          <w:pPr>
            <w:pStyle w:val="ListParagraph"/>
            <w:numPr>
              <w:numId w:val="18"/>
            </w:numPr>
            <w:ind w:hanging="360"/>
          </w:pPr>
        </w:pPrChange>
      </w:pPr>
      <w:ins w:id="4403" w:author="The Si Tran" w:date="2012-12-07T21:28:00Z">
        <w:r>
          <w:rPr>
            <w:rFonts w:ascii="Times New Roman" w:hAnsi="Times New Roman"/>
            <w:sz w:val="26"/>
            <w:szCs w:val="26"/>
          </w:rPr>
          <w:t>Bằng cách tính</w:t>
        </w:r>
      </w:ins>
      <w:ins w:id="4404" w:author="The Si Tran" w:date="2012-12-07T21:29:00Z">
        <w:r>
          <w:rPr>
            <w:rFonts w:ascii="Times New Roman" w:hAnsi="Times New Roman"/>
            <w:sz w:val="26"/>
            <w:szCs w:val="26"/>
          </w:rPr>
          <w:t xml:space="preserve"> tỉ lệ thay đổi trung bình và so sánh chúng với các ngưỡ</w:t>
        </w:r>
        <w:r w:rsidR="00223994">
          <w:rPr>
            <w:rFonts w:ascii="Times New Roman" w:hAnsi="Times New Roman"/>
            <w:sz w:val="26"/>
            <w:szCs w:val="26"/>
          </w:rPr>
          <w:t>ng, ta t</w:t>
        </w:r>
      </w:ins>
      <w:ins w:id="4405" w:author="The Si Tran" w:date="2012-12-10T20:31:00Z">
        <w:r w:rsidR="00223994">
          <w:rPr>
            <w:rFonts w:ascii="Times New Roman" w:hAnsi="Times New Roman"/>
            <w:sz w:val="26"/>
            <w:szCs w:val="26"/>
          </w:rPr>
          <w:t>ính</w:t>
        </w:r>
      </w:ins>
      <w:ins w:id="4406" w:author="The Si Tran" w:date="2012-12-07T21:29:00Z">
        <w:r w:rsidR="00223994">
          <w:rPr>
            <w:rFonts w:ascii="Times New Roman" w:hAnsi="Times New Roman"/>
            <w:sz w:val="26"/>
            <w:szCs w:val="26"/>
          </w:rPr>
          <w:t xml:space="preserve"> </w:t>
        </w:r>
        <w:r>
          <w:rPr>
            <w:rFonts w:ascii="Times New Roman" w:hAnsi="Times New Roman"/>
            <w:sz w:val="26"/>
            <w:szCs w:val="26"/>
          </w:rPr>
          <w:t>được các hệ số của mô hình.</w:t>
        </w:r>
      </w:ins>
    </w:p>
    <w:p w14:paraId="64F20FE3" w14:textId="77777777" w:rsidR="00F90733" w:rsidRPr="00F90733" w:rsidRDefault="00F90733" w:rsidP="00647C91">
      <w:pPr>
        <w:pStyle w:val="ListParagraph"/>
        <w:spacing w:line="360" w:lineRule="auto"/>
        <w:ind w:left="1620"/>
        <w:rPr>
          <w:ins w:id="4407" w:author="The Si Tran" w:date="2012-12-07T21:30:00Z"/>
          <w:rFonts w:ascii="Times New Roman" w:hAnsi="Times New Roman"/>
          <w:sz w:val="26"/>
          <w:szCs w:val="26"/>
        </w:rPr>
        <w:pPrChange w:id="4408" w:author="The Si Tran" w:date="2012-12-14T05:25:00Z">
          <w:pPr>
            <w:pStyle w:val="ListParagraph"/>
            <w:ind w:left="1224" w:firstLine="216"/>
          </w:pPr>
        </w:pPrChange>
      </w:pPr>
      <w:ins w:id="4409" w:author="The Si Tran" w:date="2012-12-07T21:30:00Z">
        <m:oMathPara>
          <m:oMathParaPr>
            <m:jc m:val="left"/>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e>
            </m:nary>
          </m:oMath>
        </m:oMathPara>
      </w:ins>
    </w:p>
    <w:p w14:paraId="35587199" w14:textId="77777777" w:rsidR="00F90733" w:rsidRDefault="00F90733" w:rsidP="00647C91">
      <w:pPr>
        <w:pStyle w:val="ListParagraph"/>
        <w:spacing w:line="360" w:lineRule="auto"/>
        <w:ind w:left="1224"/>
        <w:rPr>
          <w:ins w:id="4410" w:author="The Si Tran" w:date="2012-12-07T21:30:00Z"/>
          <w:rFonts w:ascii="Times New Roman" w:hAnsi="Times New Roman"/>
          <w:sz w:val="26"/>
          <w:szCs w:val="26"/>
        </w:rPr>
        <w:pPrChange w:id="4411" w:author="The Si Tran" w:date="2012-12-14T05:25:00Z">
          <w:pPr>
            <w:pStyle w:val="ListParagraph"/>
            <w:ind w:left="1224"/>
          </w:pPr>
        </w:pPrChange>
      </w:pPr>
      <w:ins w:id="4412" w:author="The Si Tran" w:date="2012-12-07T21:30:00Z">
        <w:r>
          <w:rPr>
            <w:rFonts w:ascii="Times New Roman" w:hAnsi="Times New Roman"/>
            <w:sz w:val="26"/>
            <w:szCs w:val="26"/>
          </w:rPr>
          <w:t>với M là số hệ số tương quan có ý nghĩa</w:t>
        </w:r>
      </w:ins>
      <w:ins w:id="4413" w:author="The Si Tran" w:date="2012-12-07T21:31:00Z">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hệ số tương quan tại độ trễ k.</w:t>
        </w:r>
      </w:ins>
    </w:p>
    <w:p w14:paraId="1D0AD745" w14:textId="77777777" w:rsidR="00F90733" w:rsidRDefault="00F90733" w:rsidP="00647C91">
      <w:pPr>
        <w:pStyle w:val="ListParagraph"/>
        <w:spacing w:line="360" w:lineRule="auto"/>
        <w:rPr>
          <w:ins w:id="4414" w:author="The Si Tran" w:date="2012-12-07T21:30:00Z"/>
          <w:rFonts w:ascii="Times New Roman" w:hAnsi="Times New Roman"/>
          <w:sz w:val="26"/>
          <w:szCs w:val="26"/>
        </w:rPr>
        <w:pPrChange w:id="4415" w:author="The Si Tran" w:date="2012-12-14T05:25:00Z">
          <w:pPr>
            <w:pStyle w:val="ListParagraph"/>
            <w:ind w:left="1224"/>
          </w:pPr>
        </w:pPrChange>
      </w:pPr>
      <w:ins w:id="4416" w:author="The Si Tran" w:date="2012-12-07T21:30:00Z">
        <w:r>
          <w:rPr>
            <w:rFonts w:ascii="Times New Roman" w:hAnsi="Times New Roman"/>
            <w:sz w:val="26"/>
            <w:szCs w:val="26"/>
          </w:rPr>
          <w:t>Phương pháp xác định mô hình trong hệ số tương quan:</w:t>
        </w:r>
      </w:ins>
    </w:p>
    <w:p w14:paraId="43F13FFE" w14:textId="77777777" w:rsidR="00FC6FFD" w:rsidRDefault="00DB3CD0">
      <w:pPr>
        <w:pStyle w:val="ListParagraph"/>
        <w:ind w:left="1440"/>
        <w:rPr>
          <w:ins w:id="4417" w:author="The Si Tran" w:date="2012-12-07T21:34:00Z"/>
          <w:rFonts w:ascii="Times New Roman" w:hAnsi="Times New Roman"/>
          <w:sz w:val="26"/>
          <w:szCs w:val="26"/>
        </w:rPr>
        <w:pPrChange w:id="4418" w:author="The Si Tran" w:date="2012-12-07T21:33:00Z">
          <w:pPr>
            <w:pStyle w:val="ListParagraph"/>
            <w:numPr>
              <w:numId w:val="18"/>
            </w:numPr>
            <w:ind w:hanging="360"/>
          </w:pPr>
        </w:pPrChange>
      </w:pPr>
      <w:ins w:id="4419" w:author="The Si Tran" w:date="2012-12-07T21:32:00Z">
        <w:r>
          <w:rPr>
            <w:rFonts w:ascii="Times New Roman" w:hAnsi="Times New Roman"/>
            <w:noProof/>
            <w:sz w:val="26"/>
            <w:szCs w:val="26"/>
            <w:rPrChange w:id="4420" w:author="Unknown">
              <w:rPr>
                <w:noProof/>
              </w:rPr>
            </w:rPrChange>
          </w:rPr>
          <w:lastRenderedPageBreak/>
          <mc:AlternateContent>
            <mc:Choice Requires="wpc">
              <w:drawing>
                <wp:inline distT="0" distB="0" distL="0" distR="0" wp14:anchorId="3B4373B8" wp14:editId="067F1215">
                  <wp:extent cx="4171950" cy="1097280"/>
                  <wp:effectExtent l="0" t="0" r="0" b="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94" name="Text Box 94"/>
                          <wps:cNvSpPr txBox="1"/>
                          <wps:spPr>
                            <a:xfrm>
                              <a:off x="35999" y="38107"/>
                              <a:ext cx="3678751"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46D615" w14:textId="77777777" w:rsidR="0056499D" w:rsidRDefault="0056499D">
                                <w:pPr>
                                  <w:spacing w:line="240" w:lineRule="auto"/>
                                  <w:rPr>
                                    <w:szCs w:val="26"/>
                                  </w:rPr>
                                  <w:pPrChange w:id="4421" w:author="The Si Tran" w:date="2012-12-07T21:32:00Z">
                                    <w:pPr/>
                                  </w:pPrChange>
                                </w:pPr>
                                <w:ins w:id="4422" w:author="The Si Tran" w:date="2012-12-07T21:32:00Z">
                                  <w:r>
                                    <w:rPr>
                                      <w:szCs w:val="26"/>
                                    </w:rPr>
                                    <w:t>i</w:t>
                                  </w:r>
                                </w:ins>
                                <w:del w:id="4423" w:author="The Si Tran" w:date="2012-12-07T21:32:00Z">
                                  <w:r w:rsidDel="00DB3CD0">
                                    <w:rPr>
                                      <w:szCs w:val="26"/>
                                    </w:rPr>
                                    <w:delText>I</w:delText>
                                  </w:r>
                                </w:del>
                                <w:r>
                                  <w:rPr>
                                    <w:szCs w:val="26"/>
                                  </w:rPr>
                                  <w:t>f(</w:t>
                                </w:r>
                                <w:r w:rsidRPr="00B108D6">
                                  <w:rPr>
                                    <w:position w:val="-4"/>
                                    <w:szCs w:val="26"/>
                                  </w:rPr>
                                  <w:object w:dxaOrig="220" w:dyaOrig="260" w14:anchorId="3E64BE1F">
                                    <v:shape id="_x0000_i1195" type="#_x0000_t75" style="width:10.05pt;height:13.4pt" o:ole="">
                                      <v:imagedata r:id="rId174" o:title=""/>
                                    </v:shape>
                                    <o:OLEObject Type="Embed" ProgID="Equation.DSMT4" ShapeID="_x0000_i1195" DrawAspect="Content" ObjectID="_1416977727" r:id="rId175"/>
                                  </w:object>
                                </w:r>
                                <w:r>
                                  <w:rPr>
                                    <w:szCs w:val="26"/>
                                  </w:rPr>
                                  <w:t xml:space="preserve"> &gt; 65%) </w:t>
                                </w:r>
                                <w:r>
                                  <w:rPr>
                                    <w:szCs w:val="26"/>
                                  </w:rPr>
                                  <w:tab/>
                                </w:r>
                                <w:r>
                                  <w:rPr>
                                    <w:szCs w:val="26"/>
                                  </w:rPr>
                                  <w:tab/>
                                  <w:t>then  pattern = abrupt cutoff</w:t>
                                </w:r>
                              </w:p>
                              <w:p w14:paraId="7A8FA14B" w14:textId="77777777" w:rsidR="0056499D" w:rsidRDefault="0056499D">
                                <w:pPr>
                                  <w:spacing w:line="240" w:lineRule="auto"/>
                                  <w:rPr>
                                    <w:szCs w:val="26"/>
                                  </w:rPr>
                                  <w:pPrChange w:id="4424" w:author="The Si Tran" w:date="2012-12-07T21:32:00Z">
                                    <w:pPr/>
                                  </w:pPrChange>
                                </w:pPr>
                                <w:ins w:id="4425" w:author="The Si Tran" w:date="2012-12-07T21:32:00Z">
                                  <w:r>
                                    <w:rPr>
                                      <w:szCs w:val="26"/>
                                    </w:rPr>
                                    <w:t>e</w:t>
                                  </w:r>
                                </w:ins>
                                <w:del w:id="4426" w:author="The Si Tran" w:date="2012-12-07T21:32:00Z">
                                  <w:r w:rsidDel="00DB3CD0">
                                    <w:rPr>
                                      <w:szCs w:val="26"/>
                                    </w:rPr>
                                    <w:delText>E</w:delText>
                                  </w:r>
                                </w:del>
                                <w:r>
                                  <w:rPr>
                                    <w:szCs w:val="26"/>
                                  </w:rPr>
                                  <w:t>lse if (</w:t>
                                </w:r>
                                <w:r w:rsidRPr="00B108D6">
                                  <w:rPr>
                                    <w:position w:val="-4"/>
                                    <w:szCs w:val="26"/>
                                  </w:rPr>
                                  <w:object w:dxaOrig="220" w:dyaOrig="260" w14:anchorId="39DE701F">
                                    <v:shape id="_x0000_i1196" type="#_x0000_t75" style="width:10.05pt;height:13.4pt" o:ole="">
                                      <v:imagedata r:id="rId176" o:title=""/>
                                    </v:shape>
                                    <o:OLEObject Type="Embed" ProgID="Equation.DSMT4" ShapeID="_x0000_i1196" DrawAspect="Content" ObjectID="_1416977728" r:id="rId177"/>
                                  </w:object>
                                </w:r>
                                <w:r>
                                  <w:rPr>
                                    <w:szCs w:val="26"/>
                                  </w:rPr>
                                  <w:t xml:space="preserve"> &lt; 10%)</w:t>
                                </w:r>
                                <w:r>
                                  <w:rPr>
                                    <w:szCs w:val="26"/>
                                  </w:rPr>
                                  <w:tab/>
                                  <w:t>then  pattern =</w:t>
                                </w:r>
                                <w:ins w:id="4427" w:author="The Si Tran" w:date="2012-12-07T21:32:00Z">
                                  <w:r>
                                    <w:rPr>
                                      <w:szCs w:val="26"/>
                                    </w:rPr>
                                    <w:t xml:space="preserve"> </w:t>
                                  </w:r>
                                </w:ins>
                                <w:r>
                                  <w:rPr>
                                    <w:szCs w:val="26"/>
                                  </w:rPr>
                                  <w:t>slow decay</w:t>
                                </w:r>
                              </w:p>
                              <w:p w14:paraId="732BA6E4" w14:textId="77777777" w:rsidR="0056499D" w:rsidRPr="00B108D6" w:rsidRDefault="0056499D">
                                <w:pPr>
                                  <w:spacing w:line="240" w:lineRule="auto"/>
                                  <w:rPr>
                                    <w:szCs w:val="26"/>
                                  </w:rPr>
                                  <w:pPrChange w:id="4428" w:author="The Si Tran" w:date="2012-12-07T21:32:00Z">
                                    <w:pPr/>
                                  </w:pPrChange>
                                </w:pPr>
                                <w:ins w:id="4429" w:author="The Si Tran" w:date="2012-12-07T21:32:00Z">
                                  <w:r>
                                    <w:rPr>
                                      <w:szCs w:val="26"/>
                                    </w:rPr>
                                    <w:t>e</w:t>
                                  </w:r>
                                </w:ins>
                                <w:del w:id="4430"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B4373B8" id="Canvas 95" o:spid="_x0000_s1065"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">
                  <v:shape id="_x0000_s1066" type="#_x0000_t75" style="position:absolute;width:41719;height:10972;visibility:visible;mso-wrap-style:square">
                    <v:fill o:detectmouseclick="t"/>
                    <v:path o:connecttype="none"/>
                  </v:shape>
                  <v:shape id="Text Box 94" o:spid="_x0000_s1067" type="#_x0000_t202" style="position:absolute;left:359;top:381;width:36788;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14:paraId="2A46D615" w14:textId="77777777" w:rsidR="0056499D" w:rsidRDefault="0056499D">
                          <w:pPr>
                            <w:spacing w:line="240" w:lineRule="auto"/>
                            <w:rPr>
                              <w:szCs w:val="26"/>
                            </w:rPr>
                            <w:pPrChange w:id="4431" w:author="The Si Tran" w:date="2012-12-07T21:32:00Z">
                              <w:pPr/>
                            </w:pPrChange>
                          </w:pPr>
                          <w:ins w:id="4432" w:author="The Si Tran" w:date="2012-12-07T21:32:00Z">
                            <w:r>
                              <w:rPr>
                                <w:szCs w:val="26"/>
                              </w:rPr>
                              <w:t>i</w:t>
                            </w:r>
                          </w:ins>
                          <w:del w:id="4433" w:author="The Si Tran" w:date="2012-12-07T21:32:00Z">
                            <w:r w:rsidDel="00DB3CD0">
                              <w:rPr>
                                <w:szCs w:val="26"/>
                              </w:rPr>
                              <w:delText>I</w:delText>
                            </w:r>
                          </w:del>
                          <w:r>
                            <w:rPr>
                              <w:szCs w:val="26"/>
                            </w:rPr>
                            <w:t>f(</w:t>
                          </w:r>
                          <w:r w:rsidRPr="00B108D6">
                            <w:rPr>
                              <w:position w:val="-4"/>
                              <w:szCs w:val="26"/>
                            </w:rPr>
                            <w:object w:dxaOrig="220" w:dyaOrig="260" w14:anchorId="3E64BE1F">
                              <v:shape id="_x0000_i1195" type="#_x0000_t75" style="width:10.05pt;height:13.4pt" o:ole="">
                                <v:imagedata r:id="rId174" o:title=""/>
                              </v:shape>
                              <o:OLEObject Type="Embed" ProgID="Equation.DSMT4" ShapeID="_x0000_i1195" DrawAspect="Content" ObjectID="_1416977727" r:id="rId178"/>
                            </w:object>
                          </w:r>
                          <w:r>
                            <w:rPr>
                              <w:szCs w:val="26"/>
                            </w:rPr>
                            <w:t xml:space="preserve"> &gt; 65%) </w:t>
                          </w:r>
                          <w:r>
                            <w:rPr>
                              <w:szCs w:val="26"/>
                            </w:rPr>
                            <w:tab/>
                          </w:r>
                          <w:r>
                            <w:rPr>
                              <w:szCs w:val="26"/>
                            </w:rPr>
                            <w:tab/>
                            <w:t>then  pattern = abrupt cutoff</w:t>
                          </w:r>
                        </w:p>
                        <w:p w14:paraId="7A8FA14B" w14:textId="77777777" w:rsidR="0056499D" w:rsidRDefault="0056499D">
                          <w:pPr>
                            <w:spacing w:line="240" w:lineRule="auto"/>
                            <w:rPr>
                              <w:szCs w:val="26"/>
                            </w:rPr>
                            <w:pPrChange w:id="4434" w:author="The Si Tran" w:date="2012-12-07T21:32:00Z">
                              <w:pPr/>
                            </w:pPrChange>
                          </w:pPr>
                          <w:ins w:id="4435" w:author="The Si Tran" w:date="2012-12-07T21:32:00Z">
                            <w:r>
                              <w:rPr>
                                <w:szCs w:val="26"/>
                              </w:rPr>
                              <w:t>e</w:t>
                            </w:r>
                          </w:ins>
                          <w:del w:id="4436" w:author="The Si Tran" w:date="2012-12-07T21:32:00Z">
                            <w:r w:rsidDel="00DB3CD0">
                              <w:rPr>
                                <w:szCs w:val="26"/>
                              </w:rPr>
                              <w:delText>E</w:delText>
                            </w:r>
                          </w:del>
                          <w:r>
                            <w:rPr>
                              <w:szCs w:val="26"/>
                            </w:rPr>
                            <w:t>lse if (</w:t>
                          </w:r>
                          <w:r w:rsidRPr="00B108D6">
                            <w:rPr>
                              <w:position w:val="-4"/>
                              <w:szCs w:val="26"/>
                            </w:rPr>
                            <w:object w:dxaOrig="220" w:dyaOrig="260" w14:anchorId="39DE701F">
                              <v:shape id="_x0000_i1196" type="#_x0000_t75" style="width:10.05pt;height:13.4pt" o:ole="">
                                <v:imagedata r:id="rId176" o:title=""/>
                              </v:shape>
                              <o:OLEObject Type="Embed" ProgID="Equation.DSMT4" ShapeID="_x0000_i1196" DrawAspect="Content" ObjectID="_1416977728" r:id="rId179"/>
                            </w:object>
                          </w:r>
                          <w:r>
                            <w:rPr>
                              <w:szCs w:val="26"/>
                            </w:rPr>
                            <w:t xml:space="preserve"> &lt; 10%)</w:t>
                          </w:r>
                          <w:r>
                            <w:rPr>
                              <w:szCs w:val="26"/>
                            </w:rPr>
                            <w:tab/>
                            <w:t>then  pattern =</w:t>
                          </w:r>
                          <w:ins w:id="4437" w:author="The Si Tran" w:date="2012-12-07T21:32:00Z">
                            <w:r>
                              <w:rPr>
                                <w:szCs w:val="26"/>
                              </w:rPr>
                              <w:t xml:space="preserve"> </w:t>
                            </w:r>
                          </w:ins>
                          <w:r>
                            <w:rPr>
                              <w:szCs w:val="26"/>
                            </w:rPr>
                            <w:t>slow decay</w:t>
                          </w:r>
                        </w:p>
                        <w:p w14:paraId="732BA6E4" w14:textId="77777777" w:rsidR="0056499D" w:rsidRPr="00B108D6" w:rsidRDefault="0056499D">
                          <w:pPr>
                            <w:spacing w:line="240" w:lineRule="auto"/>
                            <w:rPr>
                              <w:szCs w:val="26"/>
                            </w:rPr>
                            <w:pPrChange w:id="4438" w:author="The Si Tran" w:date="2012-12-07T21:32:00Z">
                              <w:pPr/>
                            </w:pPrChange>
                          </w:pPr>
                          <w:ins w:id="4439" w:author="The Si Tran" w:date="2012-12-07T21:32:00Z">
                            <w:r>
                              <w:rPr>
                                <w:szCs w:val="26"/>
                              </w:rPr>
                              <w:t>e</w:t>
                            </w:r>
                          </w:ins>
                          <w:del w:id="4440"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v:textbox>
                  </v:shape>
                  <w10:anchorlock/>
                </v:group>
              </w:pict>
            </mc:Fallback>
          </mc:AlternateContent>
        </w:r>
      </w:ins>
    </w:p>
    <w:p w14:paraId="1930C985" w14:textId="77777777" w:rsidR="00EC5752" w:rsidRPr="0086448F" w:rsidRDefault="00EC5752">
      <w:pPr>
        <w:pStyle w:val="ListParagraph"/>
        <w:rPr>
          <w:ins w:id="4441" w:author="The Si Tran" w:date="2012-12-07T21:54:00Z"/>
          <w:rFonts w:ascii="Times New Roman" w:hAnsi="Times New Roman"/>
          <w:sz w:val="26"/>
          <w:szCs w:val="26"/>
        </w:rPr>
        <w:pPrChange w:id="4442" w:author="The Si Tran" w:date="2012-12-07T21:54:00Z">
          <w:pPr>
            <w:pStyle w:val="ListParagraph"/>
            <w:ind w:left="1224"/>
          </w:pPr>
        </w:pPrChange>
      </w:pPr>
      <w:ins w:id="4443" w:author="The Si Tran" w:date="2012-12-07T21:54:00Z">
        <w:r>
          <w:rPr>
            <w:rFonts w:ascii="Times New Roman" w:hAnsi="Times New Roman"/>
            <w:sz w:val="26"/>
            <w:szCs w:val="26"/>
          </w:rPr>
          <w:t>Sau khi xác định tính chất của hệ số tương quan ACF và PACF, ta xác định mô hình ARIMA phù hợp theo giải thuật sau:</w:t>
        </w:r>
      </w:ins>
    </w:p>
    <w:p w14:paraId="7FAFA969" w14:textId="77777777" w:rsidR="00FC6FFD" w:rsidRDefault="00EC5752">
      <w:pPr>
        <w:pStyle w:val="ListParagraph"/>
        <w:rPr>
          <w:ins w:id="4444" w:author="The Si Tran" w:date="2012-12-07T19:19:00Z"/>
          <w:rFonts w:ascii="Times New Roman" w:hAnsi="Times New Roman"/>
          <w:sz w:val="26"/>
          <w:szCs w:val="26"/>
        </w:rPr>
        <w:pPrChange w:id="4445" w:author="The Si Tran" w:date="2012-12-07T21:34:00Z">
          <w:pPr>
            <w:pStyle w:val="ListParagraph"/>
            <w:numPr>
              <w:numId w:val="18"/>
            </w:numPr>
            <w:ind w:hanging="360"/>
          </w:pPr>
        </w:pPrChange>
      </w:pPr>
      <w:ins w:id="4446" w:author="The Si Tran" w:date="2012-12-07T21:54:00Z">
        <w:r>
          <w:rPr>
            <w:rFonts w:ascii="Times New Roman" w:hAnsi="Times New Roman"/>
            <w:noProof/>
            <w:sz w:val="26"/>
            <w:szCs w:val="26"/>
            <w:rPrChange w:id="4447" w:author="Unknown">
              <w:rPr>
                <w:noProof/>
              </w:rPr>
            </w:rPrChange>
          </w:rPr>
          <mc:AlternateContent>
            <mc:Choice Requires="wpc">
              <w:drawing>
                <wp:inline distT="0" distB="0" distL="0" distR="0" wp14:anchorId="17C388E2" wp14:editId="53E57037">
                  <wp:extent cx="5486400" cy="3165895"/>
                  <wp:effectExtent l="0" t="0" r="0" b="0"/>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96" name="Text Box 96"/>
                          <wps:cNvSpPr txBox="1"/>
                          <wps:spPr>
                            <a:xfrm>
                              <a:off x="77638" y="86224"/>
                              <a:ext cx="5305245" cy="301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D9A284" w14:textId="77777777" w:rsidR="0056499D" w:rsidDel="00EC5752" w:rsidRDefault="0056499D">
                                <w:pPr>
                                  <w:spacing w:line="240" w:lineRule="auto"/>
                                  <w:jc w:val="left"/>
                                  <w:rPr>
                                    <w:del w:id="4448" w:author="The Si Tran" w:date="2012-12-07T21:54:00Z"/>
                                    <w:szCs w:val="26"/>
                                  </w:rPr>
                                  <w:pPrChange w:id="4449" w:author="The Si Tran" w:date="2012-12-07T21:55:00Z">
                                    <w:pPr/>
                                  </w:pPrChange>
                                </w:pPr>
                                <w:ins w:id="4450" w:author="The Si Tran" w:date="2012-12-07T21:55:00Z">
                                  <w:r>
                                    <w:rPr>
                                      <w:szCs w:val="26"/>
                                    </w:rPr>
                                    <w:t>i</w:t>
                                  </w:r>
                                </w:ins>
                                <w:del w:id="4451" w:author="The Si Tran" w:date="2012-12-07T21:55:00Z">
                                  <w:r w:rsidDel="00EC5752">
                                    <w:rPr>
                                      <w:szCs w:val="26"/>
                                    </w:rPr>
                                    <w:delText>I</w:delText>
                                  </w:r>
                                </w:del>
                                <w:r>
                                  <w:rPr>
                                    <w:szCs w:val="26"/>
                                  </w:rPr>
                                  <w:t>f (high frequencies exist in ACF or PACF)</w:t>
                                </w:r>
                                <w:ins w:id="4452" w:author="The Si Tran" w:date="2012-12-07T21:55:00Z">
                                  <w:r>
                                    <w:rPr>
                                      <w:szCs w:val="26"/>
                                    </w:rPr>
                                    <w:t xml:space="preserve"> {</w:t>
                                  </w:r>
                                </w:ins>
                              </w:p>
                              <w:p w14:paraId="503CA6A7" w14:textId="77777777" w:rsidR="0056499D" w:rsidRDefault="0056499D">
                                <w:pPr>
                                  <w:spacing w:line="240" w:lineRule="auto"/>
                                  <w:jc w:val="left"/>
                                  <w:rPr>
                                    <w:szCs w:val="26"/>
                                  </w:rPr>
                                  <w:pPrChange w:id="4453" w:author="The Si Tran" w:date="2012-12-07T21:55:00Z">
                                    <w:pPr/>
                                  </w:pPrChange>
                                </w:pPr>
                                <w:del w:id="4454" w:author="The Si Tran" w:date="2012-12-07T21:54:00Z">
                                  <w:r w:rsidDel="00EC5752">
                                    <w:rPr>
                                      <w:szCs w:val="26"/>
                                    </w:rPr>
                                    <w:delText>{</w:delText>
                                  </w:r>
                                </w:del>
                              </w:p>
                              <w:p w14:paraId="41D22285" w14:textId="77777777" w:rsidR="0056499D" w:rsidRDefault="0056499D">
                                <w:pPr>
                                  <w:spacing w:line="240" w:lineRule="auto"/>
                                  <w:jc w:val="left"/>
                                  <w:rPr>
                                    <w:szCs w:val="26"/>
                                  </w:rPr>
                                  <w:pPrChange w:id="4455" w:author="The Si Tran" w:date="2012-12-07T21:55:00Z">
                                    <w:pPr/>
                                  </w:pPrChange>
                                </w:pPr>
                                <w:r>
                                  <w:rPr>
                                    <w:szCs w:val="26"/>
                                  </w:rPr>
                                  <w:tab/>
                                </w:r>
                                <w:ins w:id="4456" w:author="The Si Tran" w:date="2012-12-08T15:47:00Z">
                                  <w:r>
                                    <w:rPr>
                                      <w:szCs w:val="26"/>
                                    </w:rPr>
                                    <w:t>i</w:t>
                                  </w:r>
                                </w:ins>
                                <w:del w:id="4457"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56499D" w:rsidRDefault="0056499D">
                                <w:pPr>
                                  <w:spacing w:line="240" w:lineRule="auto"/>
                                  <w:jc w:val="left"/>
                                  <w:rPr>
                                    <w:szCs w:val="26"/>
                                  </w:rPr>
                                  <w:pPrChange w:id="4458" w:author="The Si Tran" w:date="2012-12-07T21:55:00Z">
                                    <w:pPr/>
                                  </w:pPrChange>
                                </w:pPr>
                                <w:r>
                                  <w:rPr>
                                    <w:szCs w:val="26"/>
                                  </w:rPr>
                                  <w:tab/>
                                </w:r>
                                <w:r>
                                  <w:rPr>
                                    <w:szCs w:val="26"/>
                                  </w:rPr>
                                  <w:tab/>
                                  <w:t>Model = pure MA(q)</w:t>
                                </w:r>
                                <w:r>
                                  <w:rPr>
                                    <w:szCs w:val="26"/>
                                  </w:rPr>
                                  <w:tab/>
                                </w:r>
                              </w:p>
                              <w:p w14:paraId="012CDC71" w14:textId="77777777" w:rsidR="0056499D" w:rsidRDefault="0056499D">
                                <w:pPr>
                                  <w:spacing w:line="240" w:lineRule="auto"/>
                                  <w:jc w:val="left"/>
                                  <w:rPr>
                                    <w:szCs w:val="26"/>
                                  </w:rPr>
                                  <w:pPrChange w:id="4459" w:author="The Si Tran" w:date="2012-12-07T21:55:00Z">
                                    <w:pPr/>
                                  </w:pPrChange>
                                </w:pPr>
                                <w:r>
                                  <w:rPr>
                                    <w:szCs w:val="26"/>
                                  </w:rPr>
                                  <w:tab/>
                                </w:r>
                                <w:ins w:id="4460" w:author="The Si Tran" w:date="2012-12-08T15:47:00Z">
                                  <w:r>
                                    <w:rPr>
                                      <w:szCs w:val="26"/>
                                    </w:rPr>
                                    <w:t>e</w:t>
                                  </w:r>
                                </w:ins>
                                <w:del w:id="4461"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56499D" w:rsidRDefault="0056499D">
                                <w:pPr>
                                  <w:spacing w:line="240" w:lineRule="auto"/>
                                  <w:jc w:val="left"/>
                                  <w:rPr>
                                    <w:szCs w:val="26"/>
                                  </w:rPr>
                                  <w:pPrChange w:id="4462" w:author="The Si Tran" w:date="2012-12-07T21:55:00Z">
                                    <w:pPr/>
                                  </w:pPrChange>
                                </w:pPr>
                                <w:r>
                                  <w:rPr>
                                    <w:szCs w:val="26"/>
                                  </w:rPr>
                                  <w:tab/>
                                </w:r>
                                <w:r>
                                  <w:rPr>
                                    <w:szCs w:val="26"/>
                                  </w:rPr>
                                  <w:tab/>
                                  <w:t>Model = pure AR(p)</w:t>
                                </w:r>
                              </w:p>
                              <w:p w14:paraId="0A5BF9CC" w14:textId="77777777" w:rsidR="0056499D" w:rsidRDefault="0056499D">
                                <w:pPr>
                                  <w:spacing w:line="240" w:lineRule="auto"/>
                                  <w:jc w:val="left"/>
                                  <w:rPr>
                                    <w:szCs w:val="26"/>
                                  </w:rPr>
                                  <w:pPrChange w:id="4463" w:author="The Si Tran" w:date="2012-12-07T21:55:00Z">
                                    <w:pPr/>
                                  </w:pPrChange>
                                </w:pPr>
                                <w:r>
                                  <w:rPr>
                                    <w:szCs w:val="26"/>
                                  </w:rPr>
                                  <w:tab/>
                                </w:r>
                                <w:ins w:id="4464" w:author="The Si Tran" w:date="2012-12-08T15:47:00Z">
                                  <w:r>
                                    <w:rPr>
                                      <w:szCs w:val="26"/>
                                    </w:rPr>
                                    <w:t>e</w:t>
                                  </w:r>
                                </w:ins>
                                <w:del w:id="4465"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56499D" w:rsidDel="00EC5752" w:rsidRDefault="0056499D">
                                <w:pPr>
                                  <w:spacing w:line="240" w:lineRule="auto"/>
                                  <w:jc w:val="left"/>
                                  <w:rPr>
                                    <w:del w:id="4466" w:author="The Si Tran" w:date="2012-12-07T21:54:00Z"/>
                                    <w:szCs w:val="26"/>
                                  </w:rPr>
                                  <w:pPrChange w:id="4467" w:author="The Si Tran" w:date="2012-12-07T21:55:00Z">
                                    <w:pPr/>
                                  </w:pPrChange>
                                </w:pPr>
                                <w:r>
                                  <w:rPr>
                                    <w:szCs w:val="26"/>
                                  </w:rPr>
                                  <w:tab/>
                                </w:r>
                                <w:r>
                                  <w:rPr>
                                    <w:szCs w:val="26"/>
                                  </w:rPr>
                                  <w:tab/>
                                  <w:t>Model = ARMA(p,q)</w:t>
                                </w:r>
                              </w:p>
                              <w:p w14:paraId="356E5661" w14:textId="77777777" w:rsidR="0056499D" w:rsidRDefault="0056499D">
                                <w:pPr>
                                  <w:spacing w:line="240" w:lineRule="auto"/>
                                  <w:jc w:val="left"/>
                                  <w:rPr>
                                    <w:ins w:id="4468" w:author="The Si Tran" w:date="2012-12-07T21:55:00Z"/>
                                    <w:szCs w:val="26"/>
                                  </w:rPr>
                                  <w:pPrChange w:id="4469" w:author="The Si Tran" w:date="2012-12-07T21:55:00Z">
                                    <w:pPr/>
                                  </w:pPrChange>
                                </w:pPr>
                              </w:p>
                              <w:p w14:paraId="64F48697" w14:textId="77777777" w:rsidR="0056499D" w:rsidRDefault="0056499D">
                                <w:pPr>
                                  <w:spacing w:line="240" w:lineRule="auto"/>
                                  <w:jc w:val="left"/>
                                  <w:rPr>
                                    <w:szCs w:val="26"/>
                                  </w:rPr>
                                  <w:pPrChange w:id="4470" w:author="The Si Tran" w:date="2012-12-07T21:55:00Z">
                                    <w:pPr/>
                                  </w:pPrChange>
                                </w:pPr>
                                <w:ins w:id="4471" w:author="The Si Tran" w:date="2012-12-07T21:55:00Z">
                                  <w:r>
                                    <w:rPr>
                                      <w:szCs w:val="26"/>
                                    </w:rPr>
                                    <w:t>}</w:t>
                                  </w:r>
                                </w:ins>
                                <w:del w:id="4472" w:author="The Si Tran" w:date="2012-12-07T21:54:00Z">
                                  <w:r w:rsidDel="00EC5752">
                                    <w:rPr>
                                      <w:szCs w:val="26"/>
                                    </w:rPr>
                                    <w:delText>}</w:delText>
                                  </w:r>
                                </w:del>
                              </w:p>
                              <w:p w14:paraId="13DC2B9F" w14:textId="77777777" w:rsidR="0056499D" w:rsidDel="00EC5752" w:rsidRDefault="0056499D">
                                <w:pPr>
                                  <w:spacing w:before="0" w:line="240" w:lineRule="auto"/>
                                  <w:jc w:val="left"/>
                                  <w:rPr>
                                    <w:del w:id="4473" w:author="The Si Tran" w:date="2012-12-07T21:55:00Z"/>
                                    <w:szCs w:val="26"/>
                                  </w:rPr>
                                  <w:pPrChange w:id="4474" w:author="The Si Tran" w:date="2012-12-07T21:55:00Z">
                                    <w:pPr/>
                                  </w:pPrChange>
                                </w:pPr>
                                <w:ins w:id="4475" w:author="The Si Tran" w:date="2012-12-07T21:55:00Z">
                                  <w:r>
                                    <w:rPr>
                                      <w:szCs w:val="26"/>
                                    </w:rPr>
                                    <w:t>e</w:t>
                                  </w:r>
                                </w:ins>
                                <w:del w:id="4476" w:author="The Si Tran" w:date="2012-12-07T21:55:00Z">
                                  <w:r w:rsidDel="00EC5752">
                                    <w:rPr>
                                      <w:szCs w:val="26"/>
                                    </w:rPr>
                                    <w:delText>E</w:delText>
                                  </w:r>
                                </w:del>
                                <w:r>
                                  <w:rPr>
                                    <w:szCs w:val="26"/>
                                  </w:rPr>
                                  <w:t>lse</w:t>
                                </w:r>
                              </w:p>
                              <w:p w14:paraId="0082214C" w14:textId="77777777" w:rsidR="0056499D" w:rsidRDefault="0056499D">
                                <w:pPr>
                                  <w:spacing w:before="0" w:line="240" w:lineRule="auto"/>
                                  <w:jc w:val="left"/>
                                  <w:rPr>
                                    <w:szCs w:val="26"/>
                                  </w:rPr>
                                  <w:pPrChange w:id="4477" w:author="The Si Tran" w:date="2012-12-07T21:55:00Z">
                                    <w:pPr/>
                                  </w:pPrChange>
                                </w:pPr>
                                <w:ins w:id="4478" w:author="The Si Tran" w:date="2012-12-07T21:55:00Z">
                                  <w:r>
                                    <w:rPr>
                                      <w:szCs w:val="26"/>
                                    </w:rPr>
                                    <w:t xml:space="preserve"> </w:t>
                                  </w:r>
                                </w:ins>
                                <w:r>
                                  <w:rPr>
                                    <w:szCs w:val="26"/>
                                  </w:rPr>
                                  <w:t>{</w:t>
                                </w:r>
                              </w:p>
                              <w:p w14:paraId="1B440C5F" w14:textId="77777777" w:rsidR="0056499D" w:rsidRDefault="0056499D">
                                <w:pPr>
                                  <w:spacing w:before="0" w:line="240" w:lineRule="auto"/>
                                  <w:ind w:firstLine="720"/>
                                  <w:jc w:val="left"/>
                                  <w:rPr>
                                    <w:ins w:id="4479" w:author="The Si Tran" w:date="2012-12-10T20:34:00Z"/>
                                    <w:szCs w:val="26"/>
                                  </w:rPr>
                                  <w:pPrChange w:id="4480" w:author="The Si Tran" w:date="2012-12-07T21:55:00Z">
                                    <w:pPr>
                                      <w:ind w:firstLine="720"/>
                                    </w:pPr>
                                  </w:pPrChange>
                                </w:pPr>
                                <w:r>
                                  <w:rPr>
                                    <w:szCs w:val="26"/>
                                  </w:rPr>
                                  <w:t>p = q =0;</w:t>
                                </w:r>
                              </w:p>
                              <w:p w14:paraId="1C9B4EFD" w14:textId="77777777" w:rsidR="0056499D" w:rsidRPr="00E15D38" w:rsidRDefault="0056499D">
                                <w:pPr>
                                  <w:spacing w:before="0" w:line="240" w:lineRule="auto"/>
                                  <w:ind w:firstLine="720"/>
                                  <w:jc w:val="left"/>
                                  <w:rPr>
                                    <w:szCs w:val="26"/>
                                  </w:rPr>
                                  <w:pPrChange w:id="4481" w:author="The Si Tran" w:date="2012-12-07T21:55:00Z">
                                    <w:pPr>
                                      <w:ind w:firstLine="720"/>
                                    </w:pPr>
                                  </w:pPrChange>
                                </w:pPr>
                                <w:ins w:id="4482" w:author="The Si Tran" w:date="2012-12-10T20:34:00Z">
                                  <w:r>
                                    <w:rPr>
                                      <w:szCs w:val="26"/>
                                    </w:rPr>
                                    <w:t>Model = ARMA(0,0)</w:t>
                                  </w:r>
                                </w:ins>
                                <w:r>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7C388E2" id="Canvas 97" o:spid="_x0000_s1068" editas="canvas" style="width:6in;height:249.3pt;mso-position-horizontal-relative:char;mso-position-vertical-relative:line" coordsize="54864,3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">
                  <v:shape id="_x0000_s1069" type="#_x0000_t75" style="position:absolute;width:54864;height:31654;visibility:visible;mso-wrap-style:square">
                    <v:fill o:detectmouseclick="t"/>
                    <v:path o:connecttype="none"/>
                  </v:shape>
                  <v:shape id="Text Box 96" o:spid="_x0000_s1070" type="#_x0000_t202" style="position:absolute;left:776;top:862;width:53052;height:3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14:paraId="78D9A284" w14:textId="77777777" w:rsidR="0056499D" w:rsidDel="00EC5752" w:rsidRDefault="0056499D">
                          <w:pPr>
                            <w:spacing w:line="240" w:lineRule="auto"/>
                            <w:jc w:val="left"/>
                            <w:rPr>
                              <w:del w:id="4483" w:author="The Si Tran" w:date="2012-12-07T21:54:00Z"/>
                              <w:szCs w:val="26"/>
                            </w:rPr>
                            <w:pPrChange w:id="4484" w:author="The Si Tran" w:date="2012-12-07T21:55:00Z">
                              <w:pPr/>
                            </w:pPrChange>
                          </w:pPr>
                          <w:ins w:id="4485" w:author="The Si Tran" w:date="2012-12-07T21:55:00Z">
                            <w:r>
                              <w:rPr>
                                <w:szCs w:val="26"/>
                              </w:rPr>
                              <w:t>i</w:t>
                            </w:r>
                          </w:ins>
                          <w:del w:id="4486" w:author="The Si Tran" w:date="2012-12-07T21:55:00Z">
                            <w:r w:rsidDel="00EC5752">
                              <w:rPr>
                                <w:szCs w:val="26"/>
                              </w:rPr>
                              <w:delText>I</w:delText>
                            </w:r>
                          </w:del>
                          <w:r>
                            <w:rPr>
                              <w:szCs w:val="26"/>
                            </w:rPr>
                            <w:t>f (high frequencies exist in ACF or PACF)</w:t>
                          </w:r>
                          <w:ins w:id="4487" w:author="The Si Tran" w:date="2012-12-07T21:55:00Z">
                            <w:r>
                              <w:rPr>
                                <w:szCs w:val="26"/>
                              </w:rPr>
                              <w:t xml:space="preserve"> {</w:t>
                            </w:r>
                          </w:ins>
                        </w:p>
                        <w:p w14:paraId="503CA6A7" w14:textId="77777777" w:rsidR="0056499D" w:rsidRDefault="0056499D">
                          <w:pPr>
                            <w:spacing w:line="240" w:lineRule="auto"/>
                            <w:jc w:val="left"/>
                            <w:rPr>
                              <w:szCs w:val="26"/>
                            </w:rPr>
                            <w:pPrChange w:id="4488" w:author="The Si Tran" w:date="2012-12-07T21:55:00Z">
                              <w:pPr/>
                            </w:pPrChange>
                          </w:pPr>
                          <w:del w:id="4489" w:author="The Si Tran" w:date="2012-12-07T21:54:00Z">
                            <w:r w:rsidDel="00EC5752">
                              <w:rPr>
                                <w:szCs w:val="26"/>
                              </w:rPr>
                              <w:delText>{</w:delText>
                            </w:r>
                          </w:del>
                        </w:p>
                        <w:p w14:paraId="41D22285" w14:textId="77777777" w:rsidR="0056499D" w:rsidRDefault="0056499D">
                          <w:pPr>
                            <w:spacing w:line="240" w:lineRule="auto"/>
                            <w:jc w:val="left"/>
                            <w:rPr>
                              <w:szCs w:val="26"/>
                            </w:rPr>
                            <w:pPrChange w:id="4490" w:author="The Si Tran" w:date="2012-12-07T21:55:00Z">
                              <w:pPr/>
                            </w:pPrChange>
                          </w:pPr>
                          <w:r>
                            <w:rPr>
                              <w:szCs w:val="26"/>
                            </w:rPr>
                            <w:tab/>
                          </w:r>
                          <w:ins w:id="4491" w:author="The Si Tran" w:date="2012-12-08T15:47:00Z">
                            <w:r>
                              <w:rPr>
                                <w:szCs w:val="26"/>
                              </w:rPr>
                              <w:t>i</w:t>
                            </w:r>
                          </w:ins>
                          <w:del w:id="4492"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56499D" w:rsidRDefault="0056499D">
                          <w:pPr>
                            <w:spacing w:line="240" w:lineRule="auto"/>
                            <w:jc w:val="left"/>
                            <w:rPr>
                              <w:szCs w:val="26"/>
                            </w:rPr>
                            <w:pPrChange w:id="4493" w:author="The Si Tran" w:date="2012-12-07T21:55:00Z">
                              <w:pPr/>
                            </w:pPrChange>
                          </w:pPr>
                          <w:r>
                            <w:rPr>
                              <w:szCs w:val="26"/>
                            </w:rPr>
                            <w:tab/>
                          </w:r>
                          <w:r>
                            <w:rPr>
                              <w:szCs w:val="26"/>
                            </w:rPr>
                            <w:tab/>
                            <w:t>Model = pure MA(q)</w:t>
                          </w:r>
                          <w:r>
                            <w:rPr>
                              <w:szCs w:val="26"/>
                            </w:rPr>
                            <w:tab/>
                          </w:r>
                        </w:p>
                        <w:p w14:paraId="012CDC71" w14:textId="77777777" w:rsidR="0056499D" w:rsidRDefault="0056499D">
                          <w:pPr>
                            <w:spacing w:line="240" w:lineRule="auto"/>
                            <w:jc w:val="left"/>
                            <w:rPr>
                              <w:szCs w:val="26"/>
                            </w:rPr>
                            <w:pPrChange w:id="4494" w:author="The Si Tran" w:date="2012-12-07T21:55:00Z">
                              <w:pPr/>
                            </w:pPrChange>
                          </w:pPr>
                          <w:r>
                            <w:rPr>
                              <w:szCs w:val="26"/>
                            </w:rPr>
                            <w:tab/>
                          </w:r>
                          <w:ins w:id="4495" w:author="The Si Tran" w:date="2012-12-08T15:47:00Z">
                            <w:r>
                              <w:rPr>
                                <w:szCs w:val="26"/>
                              </w:rPr>
                              <w:t>e</w:t>
                            </w:r>
                          </w:ins>
                          <w:del w:id="4496"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56499D" w:rsidRDefault="0056499D">
                          <w:pPr>
                            <w:spacing w:line="240" w:lineRule="auto"/>
                            <w:jc w:val="left"/>
                            <w:rPr>
                              <w:szCs w:val="26"/>
                            </w:rPr>
                            <w:pPrChange w:id="4497" w:author="The Si Tran" w:date="2012-12-07T21:55:00Z">
                              <w:pPr/>
                            </w:pPrChange>
                          </w:pPr>
                          <w:r>
                            <w:rPr>
                              <w:szCs w:val="26"/>
                            </w:rPr>
                            <w:tab/>
                          </w:r>
                          <w:r>
                            <w:rPr>
                              <w:szCs w:val="26"/>
                            </w:rPr>
                            <w:tab/>
                            <w:t>Model = pure AR(p)</w:t>
                          </w:r>
                        </w:p>
                        <w:p w14:paraId="0A5BF9CC" w14:textId="77777777" w:rsidR="0056499D" w:rsidRDefault="0056499D">
                          <w:pPr>
                            <w:spacing w:line="240" w:lineRule="auto"/>
                            <w:jc w:val="left"/>
                            <w:rPr>
                              <w:szCs w:val="26"/>
                            </w:rPr>
                            <w:pPrChange w:id="4498" w:author="The Si Tran" w:date="2012-12-07T21:55:00Z">
                              <w:pPr/>
                            </w:pPrChange>
                          </w:pPr>
                          <w:r>
                            <w:rPr>
                              <w:szCs w:val="26"/>
                            </w:rPr>
                            <w:tab/>
                          </w:r>
                          <w:ins w:id="4499" w:author="The Si Tran" w:date="2012-12-08T15:47:00Z">
                            <w:r>
                              <w:rPr>
                                <w:szCs w:val="26"/>
                              </w:rPr>
                              <w:t>e</w:t>
                            </w:r>
                          </w:ins>
                          <w:del w:id="4500"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56499D" w:rsidDel="00EC5752" w:rsidRDefault="0056499D">
                          <w:pPr>
                            <w:spacing w:line="240" w:lineRule="auto"/>
                            <w:jc w:val="left"/>
                            <w:rPr>
                              <w:del w:id="4501" w:author="The Si Tran" w:date="2012-12-07T21:54:00Z"/>
                              <w:szCs w:val="26"/>
                            </w:rPr>
                            <w:pPrChange w:id="4502" w:author="The Si Tran" w:date="2012-12-07T21:55:00Z">
                              <w:pPr/>
                            </w:pPrChange>
                          </w:pPr>
                          <w:r>
                            <w:rPr>
                              <w:szCs w:val="26"/>
                            </w:rPr>
                            <w:tab/>
                          </w:r>
                          <w:r>
                            <w:rPr>
                              <w:szCs w:val="26"/>
                            </w:rPr>
                            <w:tab/>
                            <w:t>Model = ARMA(p,q)</w:t>
                          </w:r>
                        </w:p>
                        <w:p w14:paraId="356E5661" w14:textId="77777777" w:rsidR="0056499D" w:rsidRDefault="0056499D">
                          <w:pPr>
                            <w:spacing w:line="240" w:lineRule="auto"/>
                            <w:jc w:val="left"/>
                            <w:rPr>
                              <w:ins w:id="4503" w:author="The Si Tran" w:date="2012-12-07T21:55:00Z"/>
                              <w:szCs w:val="26"/>
                            </w:rPr>
                            <w:pPrChange w:id="4504" w:author="The Si Tran" w:date="2012-12-07T21:55:00Z">
                              <w:pPr/>
                            </w:pPrChange>
                          </w:pPr>
                        </w:p>
                        <w:p w14:paraId="64F48697" w14:textId="77777777" w:rsidR="0056499D" w:rsidRDefault="0056499D">
                          <w:pPr>
                            <w:spacing w:line="240" w:lineRule="auto"/>
                            <w:jc w:val="left"/>
                            <w:rPr>
                              <w:szCs w:val="26"/>
                            </w:rPr>
                            <w:pPrChange w:id="4505" w:author="The Si Tran" w:date="2012-12-07T21:55:00Z">
                              <w:pPr/>
                            </w:pPrChange>
                          </w:pPr>
                          <w:ins w:id="4506" w:author="The Si Tran" w:date="2012-12-07T21:55:00Z">
                            <w:r>
                              <w:rPr>
                                <w:szCs w:val="26"/>
                              </w:rPr>
                              <w:t>}</w:t>
                            </w:r>
                          </w:ins>
                          <w:del w:id="4507" w:author="The Si Tran" w:date="2012-12-07T21:54:00Z">
                            <w:r w:rsidDel="00EC5752">
                              <w:rPr>
                                <w:szCs w:val="26"/>
                              </w:rPr>
                              <w:delText>}</w:delText>
                            </w:r>
                          </w:del>
                        </w:p>
                        <w:p w14:paraId="13DC2B9F" w14:textId="77777777" w:rsidR="0056499D" w:rsidDel="00EC5752" w:rsidRDefault="0056499D">
                          <w:pPr>
                            <w:spacing w:before="0" w:line="240" w:lineRule="auto"/>
                            <w:jc w:val="left"/>
                            <w:rPr>
                              <w:del w:id="4508" w:author="The Si Tran" w:date="2012-12-07T21:55:00Z"/>
                              <w:szCs w:val="26"/>
                            </w:rPr>
                            <w:pPrChange w:id="4509" w:author="The Si Tran" w:date="2012-12-07T21:55:00Z">
                              <w:pPr/>
                            </w:pPrChange>
                          </w:pPr>
                          <w:ins w:id="4510" w:author="The Si Tran" w:date="2012-12-07T21:55:00Z">
                            <w:r>
                              <w:rPr>
                                <w:szCs w:val="26"/>
                              </w:rPr>
                              <w:t>e</w:t>
                            </w:r>
                          </w:ins>
                          <w:del w:id="4511" w:author="The Si Tran" w:date="2012-12-07T21:55:00Z">
                            <w:r w:rsidDel="00EC5752">
                              <w:rPr>
                                <w:szCs w:val="26"/>
                              </w:rPr>
                              <w:delText>E</w:delText>
                            </w:r>
                          </w:del>
                          <w:r>
                            <w:rPr>
                              <w:szCs w:val="26"/>
                            </w:rPr>
                            <w:t>lse</w:t>
                          </w:r>
                        </w:p>
                        <w:p w14:paraId="0082214C" w14:textId="77777777" w:rsidR="0056499D" w:rsidRDefault="0056499D">
                          <w:pPr>
                            <w:spacing w:before="0" w:line="240" w:lineRule="auto"/>
                            <w:jc w:val="left"/>
                            <w:rPr>
                              <w:szCs w:val="26"/>
                            </w:rPr>
                            <w:pPrChange w:id="4512" w:author="The Si Tran" w:date="2012-12-07T21:55:00Z">
                              <w:pPr/>
                            </w:pPrChange>
                          </w:pPr>
                          <w:ins w:id="4513" w:author="The Si Tran" w:date="2012-12-07T21:55:00Z">
                            <w:r>
                              <w:rPr>
                                <w:szCs w:val="26"/>
                              </w:rPr>
                              <w:t xml:space="preserve"> </w:t>
                            </w:r>
                          </w:ins>
                          <w:r>
                            <w:rPr>
                              <w:szCs w:val="26"/>
                            </w:rPr>
                            <w:t>{</w:t>
                          </w:r>
                        </w:p>
                        <w:p w14:paraId="1B440C5F" w14:textId="77777777" w:rsidR="0056499D" w:rsidRDefault="0056499D">
                          <w:pPr>
                            <w:spacing w:before="0" w:line="240" w:lineRule="auto"/>
                            <w:ind w:firstLine="720"/>
                            <w:jc w:val="left"/>
                            <w:rPr>
                              <w:ins w:id="4514" w:author="The Si Tran" w:date="2012-12-10T20:34:00Z"/>
                              <w:szCs w:val="26"/>
                            </w:rPr>
                            <w:pPrChange w:id="4515" w:author="The Si Tran" w:date="2012-12-07T21:55:00Z">
                              <w:pPr>
                                <w:ind w:firstLine="720"/>
                              </w:pPr>
                            </w:pPrChange>
                          </w:pPr>
                          <w:r>
                            <w:rPr>
                              <w:szCs w:val="26"/>
                            </w:rPr>
                            <w:t>p = q =0;</w:t>
                          </w:r>
                        </w:p>
                        <w:p w14:paraId="1C9B4EFD" w14:textId="77777777" w:rsidR="0056499D" w:rsidRPr="00E15D38" w:rsidRDefault="0056499D">
                          <w:pPr>
                            <w:spacing w:before="0" w:line="240" w:lineRule="auto"/>
                            <w:ind w:firstLine="720"/>
                            <w:jc w:val="left"/>
                            <w:rPr>
                              <w:szCs w:val="26"/>
                            </w:rPr>
                            <w:pPrChange w:id="4516" w:author="The Si Tran" w:date="2012-12-07T21:55:00Z">
                              <w:pPr>
                                <w:ind w:firstLine="720"/>
                              </w:pPr>
                            </w:pPrChange>
                          </w:pPr>
                          <w:ins w:id="4517" w:author="The Si Tran" w:date="2012-12-10T20:34:00Z">
                            <w:r>
                              <w:rPr>
                                <w:szCs w:val="26"/>
                              </w:rPr>
                              <w:t>Model = ARMA(0,0)</w:t>
                            </w:r>
                          </w:ins>
                          <w:r>
                            <w:rPr>
                              <w:szCs w:val="26"/>
                            </w:rPr>
                            <w:br/>
                            <w:t>}</w:t>
                          </w:r>
                        </w:p>
                      </w:txbxContent>
                    </v:textbox>
                  </v:shape>
                  <w10:anchorlock/>
                </v:group>
              </w:pict>
            </mc:Fallback>
          </mc:AlternateContent>
        </w:r>
      </w:ins>
    </w:p>
    <w:p w14:paraId="110326E5" w14:textId="77777777" w:rsidR="00035531" w:rsidRDefault="00821D0F">
      <w:pPr>
        <w:pStyle w:val="ListParagraph"/>
        <w:numPr>
          <w:ilvl w:val="0"/>
          <w:numId w:val="24"/>
        </w:numPr>
        <w:rPr>
          <w:ins w:id="4518" w:author="The Si Tran" w:date="2012-12-07T21:59:00Z"/>
        </w:rPr>
        <w:pPrChange w:id="4519" w:author="The Si Tran" w:date="2012-12-07T21:59:00Z">
          <w:pPr>
            <w:pStyle w:val="Heading3"/>
          </w:pPr>
        </w:pPrChange>
      </w:pPr>
      <w:ins w:id="4520" w:author="The Si Tran" w:date="2012-12-07T21:21:00Z">
        <w:r>
          <w:rPr>
            <w:rFonts w:ascii="Times New Roman" w:hAnsi="Times New Roman"/>
            <w:sz w:val="26"/>
            <w:szCs w:val="26"/>
          </w:rPr>
          <w:t xml:space="preserve">Xác định mô hình cho thành phần mùa: </w:t>
        </w:r>
      </w:ins>
      <w:ins w:id="4521" w:author="The Si Tran" w:date="2012-12-07T21:57:00Z">
        <w:r w:rsidR="00556D65">
          <w:rPr>
            <w:rFonts w:ascii="Times New Roman" w:hAnsi="Times New Roman"/>
            <w:sz w:val="26"/>
            <w:szCs w:val="26"/>
          </w:rPr>
          <w:t xml:space="preserve">tương tự như xây dựng mô hình </w:t>
        </w:r>
      </w:ins>
      <w:ins w:id="4522" w:author="The Si Tran" w:date="2012-12-07T21:58:00Z">
        <w:r w:rsidR="00556D65">
          <w:rPr>
            <w:rFonts w:ascii="Times New Roman" w:hAnsi="Times New Roman"/>
            <w:sz w:val="26"/>
            <w:szCs w:val="26"/>
          </w:rPr>
          <w:t>cho thành phần thường nhưng ta phân</w:t>
        </w:r>
      </w:ins>
      <w:ins w:id="4523" w:author="The Si Tran" w:date="2012-12-07T21:21:00Z">
        <w:r>
          <w:rPr>
            <w:rFonts w:ascii="Times New Roman" w:hAnsi="Times New Roman"/>
            <w:sz w:val="26"/>
            <w:szCs w:val="26"/>
          </w:rPr>
          <w:t xml:space="preserve"> tích ACF</w:t>
        </w:r>
      </w:ins>
      <w:ins w:id="4524" w:author="The Si Tran" w:date="2012-12-07T21:59:00Z">
        <w:r w:rsidR="00556D65">
          <w:rPr>
            <w:rFonts w:ascii="Times New Roman" w:hAnsi="Times New Roman"/>
            <w:sz w:val="26"/>
            <w:szCs w:val="26"/>
          </w:rPr>
          <w:t>s</w:t>
        </w:r>
      </w:ins>
      <w:ins w:id="4525" w:author="The Si Tran" w:date="2012-12-07T21:21:00Z">
        <w:r>
          <w:rPr>
            <w:rFonts w:ascii="Times New Roman" w:hAnsi="Times New Roman"/>
            <w:sz w:val="26"/>
            <w:szCs w:val="26"/>
          </w:rPr>
          <w:t xml:space="preserve"> và PACF</w:t>
        </w:r>
      </w:ins>
      <w:ins w:id="4526" w:author="The Si Tran" w:date="2012-12-07T21:59:00Z">
        <w:r w:rsidR="00556D65">
          <w:rPr>
            <w:rFonts w:ascii="Times New Roman" w:hAnsi="Times New Roman"/>
            <w:sz w:val="26"/>
            <w:szCs w:val="26"/>
          </w:rPr>
          <w:t>s</w:t>
        </w:r>
      </w:ins>
      <w:ins w:id="4527" w:author="The Si Tran" w:date="2012-12-07T21:21:00Z">
        <w:r>
          <w:rPr>
            <w:rFonts w:ascii="Times New Roman" w:hAnsi="Times New Roman"/>
            <w:sz w:val="26"/>
            <w:szCs w:val="26"/>
          </w:rPr>
          <w:t xml:space="preserve"> tại các cận mùa để xác định P, Q.</w:t>
        </w:r>
      </w:ins>
    </w:p>
    <w:p w14:paraId="40F7DB82" w14:textId="77777777" w:rsidR="00155591" w:rsidRDefault="00290F01" w:rsidP="00155591">
      <w:pPr>
        <w:pStyle w:val="Heading3"/>
        <w:rPr>
          <w:ins w:id="4528" w:author="The Si Tran" w:date="2012-12-07T22:07:00Z"/>
        </w:rPr>
      </w:pPr>
      <w:bookmarkStart w:id="4529" w:name="_Toc343220809"/>
      <w:ins w:id="4530" w:author="The Si Tran" w:date="2012-12-10T20:35:00Z">
        <w:r w:rsidRPr="00EB0E04">
          <w:rPr>
            <w:rFonts w:eastAsia="Calibri"/>
          </w:rPr>
          <w:t xml:space="preserve">Thành phần </w:t>
        </w:r>
        <w:r>
          <w:t>khử mùa và xu hướng</w:t>
        </w:r>
      </w:ins>
      <w:bookmarkEnd w:id="4529"/>
    </w:p>
    <w:p w14:paraId="7FACEC87" w14:textId="77777777" w:rsidR="00E12518" w:rsidRDefault="00E12518" w:rsidP="0025143A">
      <w:pPr>
        <w:pStyle w:val="ListParagraph"/>
        <w:spacing w:line="360" w:lineRule="auto"/>
        <w:rPr>
          <w:ins w:id="4531" w:author="The Si Tran" w:date="2012-12-07T22:07:00Z"/>
          <w:rFonts w:ascii="Times New Roman" w:hAnsi="Times New Roman"/>
          <w:sz w:val="26"/>
          <w:szCs w:val="26"/>
        </w:rPr>
        <w:pPrChange w:id="4532" w:author="The Si Tran" w:date="2012-12-14T05:27:00Z">
          <w:pPr>
            <w:pStyle w:val="ListParagraph"/>
          </w:pPr>
        </w:pPrChange>
      </w:pPr>
      <w:ins w:id="4533" w:author="The Si Tran" w:date="2012-12-07T22:07:00Z">
        <w:r w:rsidRPr="00CF7B77">
          <w:rPr>
            <w:rFonts w:ascii="Times New Roman" w:hAnsi="Times New Roman"/>
            <w:sz w:val="26"/>
            <w:szCs w:val="26"/>
          </w:rPr>
          <w:t>Trong thực tế, các chuỗi dữ liệu rất phức tạp và thường mang tính xu hướng hoặc tính mùa. Do đó, các chuỗi dữ liệu cần được biến đổi thành các quá trình tĩnh trước khi đưa vào thành phần nhận dạng mô hình. Lấy hiệu là kĩ thuật được sử dụng phổ biến nhất.</w:t>
        </w:r>
      </w:ins>
    </w:p>
    <w:p w14:paraId="27FB033C" w14:textId="77777777" w:rsidR="00E12518" w:rsidRDefault="00E12518" w:rsidP="0025143A">
      <w:pPr>
        <w:pStyle w:val="ListParagraph"/>
        <w:spacing w:line="360" w:lineRule="auto"/>
        <w:rPr>
          <w:ins w:id="4534" w:author="The Si Tran" w:date="2012-12-07T22:07:00Z"/>
          <w:rFonts w:ascii="Times New Roman" w:hAnsi="Times New Roman"/>
          <w:sz w:val="26"/>
          <w:szCs w:val="26"/>
        </w:rPr>
        <w:pPrChange w:id="4535" w:author="The Si Tran" w:date="2012-12-14T05:27:00Z">
          <w:pPr>
            <w:pStyle w:val="ListParagraph"/>
          </w:pPr>
        </w:pPrChange>
      </w:pPr>
      <w:ins w:id="4536" w:author="The Si Tran" w:date="2012-12-07T22:07:00Z">
        <w:r>
          <w:rPr>
            <w:rFonts w:ascii="Times New Roman" w:hAnsi="Times New Roman"/>
            <w:sz w:val="26"/>
            <w:szCs w:val="26"/>
          </w:rPr>
          <w:t>Các chuỗi dữ liệu sau khi quá trình lấy hiệu sẽ được chuỗi dữ liệu tĩnh mới để xây dựng mô hình. Khi dùng mô hình này để dự báo, ta cần chuyển đổi lại dữ liệu như ban đầu.</w:t>
        </w:r>
      </w:ins>
    </w:p>
    <w:p w14:paraId="63B7E8F1" w14:textId="77777777" w:rsidR="00E12518" w:rsidRDefault="00E12518" w:rsidP="00E12518">
      <w:pPr>
        <w:pStyle w:val="ListParagraph"/>
        <w:rPr>
          <w:ins w:id="4537" w:author="The Si Tran" w:date="2012-12-11T23:26:00Z"/>
          <w:rFonts w:ascii="Times New Roman" w:hAnsi="Times New Roman"/>
          <w:sz w:val="26"/>
          <w:szCs w:val="26"/>
        </w:rPr>
      </w:pPr>
      <w:ins w:id="4538" w:author="The Si Tran" w:date="2012-12-07T22:07:00Z">
        <w:r>
          <w:rPr>
            <w:rFonts w:ascii="Times New Roman" w:hAnsi="Times New Roman"/>
            <w:noProof/>
            <w:sz w:val="26"/>
            <w:szCs w:val="26"/>
            <w:rPrChange w:id="4539" w:author="Unknown">
              <w:rPr>
                <w:rFonts w:ascii="Times New Roman" w:eastAsiaTheme="minorHAnsi" w:hAnsi="Times New Roman" w:cs="Arial"/>
                <w:b/>
                <w:bCs/>
                <w:noProof/>
                <w:sz w:val="26"/>
                <w:szCs w:val="26"/>
              </w:rPr>
            </w:rPrChange>
          </w:rPr>
          <w:lastRenderedPageBreak/>
          <mc:AlternateContent>
            <mc:Choice Requires="wpc">
              <w:drawing>
                <wp:inline distT="0" distB="0" distL="0" distR="0" wp14:anchorId="5F482288" wp14:editId="240EDDDA">
                  <wp:extent cx="5486400" cy="2342318"/>
                  <wp:effectExtent l="0" t="0" r="0" b="1270"/>
                  <wp:docPr id="104" name="Canvas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8" name="Text Box 98"/>
                          <wps:cNvSpPr txBox="1"/>
                          <wps:spPr>
                            <a:xfrm>
                              <a:off x="3338623" y="1003848"/>
                              <a:ext cx="1695878"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59C74B" w14:textId="77777777" w:rsidR="0056499D" w:rsidRPr="00BA0846" w:rsidRDefault="0056499D" w:rsidP="00E12518">
                                <w:pPr>
                                  <w:rPr>
                                    <w:szCs w:val="26"/>
                                  </w:rPr>
                                </w:pPr>
                                <w:r>
                                  <w:rPr>
                                    <w:szCs w:val="26"/>
                                  </w:rPr>
                                  <w:t>Stationary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276447" y="876253"/>
                              <a:ext cx="1695878" cy="5741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33E118" w14:textId="77777777" w:rsidR="0056499D" w:rsidRPr="00BA0846" w:rsidRDefault="0056499D" w:rsidP="00E12518">
                                <w:pPr>
                                  <w:spacing w:line="240" w:lineRule="auto"/>
                                  <w:rPr>
                                    <w:szCs w:val="26"/>
                                  </w:rPr>
                                </w:pPr>
                                <w:r>
                                  <w:rPr>
                                    <w:szCs w:val="26"/>
                                  </w:rPr>
                                  <w:t>Non-Stationary Series Seasonal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Curved Connector 100"/>
                          <wps:cNvCnPr/>
                          <wps:spPr>
                            <a:xfrm rot="16200000" flipH="1">
                              <a:off x="2591676" y="-591038"/>
                              <a:ext cx="127595" cy="3062176"/>
                            </a:xfrm>
                            <a:prstGeom prst="curvedConnector3">
                              <a:avLst>
                                <a:gd name="adj1" fmla="val -30415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1" name="Curved Connector 101"/>
                          <wps:cNvCnPr/>
                          <wps:spPr>
                            <a:xfrm rot="5400000" flipH="1" flipV="1">
                              <a:off x="2612946" y="-123205"/>
                              <a:ext cx="85056" cy="3062176"/>
                            </a:xfrm>
                            <a:prstGeom prst="curvedConnector3">
                              <a:avLst>
                                <a:gd name="adj1" fmla="val -406271"/>
                              </a:avLst>
                            </a:prstGeom>
                            <a:ln>
                              <a:solidFill>
                                <a:schemeClr val="tx1"/>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102" name="Text Box 102"/>
                          <wps:cNvSpPr txBox="1"/>
                          <wps:spPr>
                            <a:xfrm>
                              <a:off x="1828800" y="36282"/>
                              <a:ext cx="1754372"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97F367" w14:textId="77777777" w:rsidR="0056499D" w:rsidRPr="00CF76F8" w:rsidRDefault="0056499D" w:rsidP="00E12518">
                                <w:pPr>
                                  <w:rPr>
                                    <w:szCs w:val="26"/>
                                  </w:rPr>
                                </w:pPr>
                                <w:r w:rsidRPr="00CF76F8">
                                  <w:rPr>
                                    <w:szCs w:val="26"/>
                                  </w:rPr>
                                  <w:t>differenced d+D times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58"/>
                          <wps:cNvSpPr txBox="1"/>
                          <wps:spPr>
                            <a:xfrm>
                              <a:off x="1829228" y="1981286"/>
                              <a:ext cx="1668884" cy="361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281C5A" w14:textId="77777777" w:rsidR="0056499D" w:rsidRPr="00CF76F8" w:rsidRDefault="0056499D" w:rsidP="00E12518">
                                <w:pPr>
                                  <w:pStyle w:val="NormalWeb"/>
                                  <w:spacing w:before="0" w:beforeAutospacing="0" w:after="200" w:afterAutospacing="0" w:line="276" w:lineRule="auto"/>
                                  <w:rPr>
                                    <w:sz w:val="26"/>
                                    <w:szCs w:val="26"/>
                                  </w:rPr>
                                </w:pPr>
                                <w:r w:rsidRPr="00CF76F8">
                                  <w:rPr>
                                    <w:rFonts w:eastAsia="Calibri"/>
                                    <w:sz w:val="26"/>
                                    <w:szCs w:val="26"/>
                                  </w:rPr>
                                  <w:t>integrated d+D times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F482288" id="Canvas 104" o:spid="_x0000_s1071" editas="canvas" style="width:6in;height:184.45pt;mso-position-horizontal-relative:char;mso-position-vertical-relative:line" coordsize="54864,23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">
                  <v:shape id="_x0000_s1072" type="#_x0000_t75" style="position:absolute;width:54864;height:23418;visibility:visible;mso-wrap-style:square">
                    <v:fill o:detectmouseclick="t"/>
                    <v:path o:connecttype="none"/>
                  </v:shape>
                  <v:shape id="Text Box 98" o:spid="_x0000_s1073" type="#_x0000_t202" style="position:absolute;left:33386;top:10038;width:16959;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14:paraId="5259C74B" w14:textId="77777777" w:rsidR="0056499D" w:rsidRPr="00BA0846" w:rsidRDefault="0056499D" w:rsidP="00E12518">
                          <w:pPr>
                            <w:rPr>
                              <w:szCs w:val="26"/>
                            </w:rPr>
                          </w:pPr>
                          <w:r>
                            <w:rPr>
                              <w:szCs w:val="26"/>
                            </w:rPr>
                            <w:t>Stationary Series</w:t>
                          </w:r>
                        </w:p>
                      </w:txbxContent>
                    </v:textbox>
                  </v:shape>
                  <v:shape id="Text Box 99" o:spid="_x0000_s1074" type="#_x0000_t202" style="position:absolute;left:2764;top:8762;width:16959;height:5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rtH8YA&#10;AADbAAAADwAAAGRycy9kb3ducmV2LnhtbESPT2vCQBTE74LfYXmCF9FNK/1jdJVStJXeaqzi7ZF9&#10;JsHs25Bdk/TbdwuCx2FmfsMsVp0pRUO1KywreJhEIIhTqwvOFOyTzfgVhPPIGkvLpOCXHKyW/d4C&#10;Y21b/qZm5zMRIOxiVJB7X8VSujQng25iK+LgnW1t0AdZZ1LX2Aa4KeVjFD1LgwWHhRwres8pveyu&#10;RsFplB2/XPfx006fptX6s0leDjpRajjo3uYgPHX+Hr61t1rBbAb/X8IP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rtH8YAAADbAAAADwAAAAAAAAAAAAAAAACYAgAAZHJz&#10;L2Rvd25yZXYueG1sUEsFBgAAAAAEAAQA9QAAAIsDAAAAAA==&#10;" fillcolor="white [3201]" stroked="f" strokeweight=".5pt">
                    <v:textbox>
                      <w:txbxContent>
                        <w:p w14:paraId="7033E118" w14:textId="77777777" w:rsidR="0056499D" w:rsidRPr="00BA0846" w:rsidRDefault="0056499D" w:rsidP="00E12518">
                          <w:pPr>
                            <w:spacing w:line="240" w:lineRule="auto"/>
                            <w:rPr>
                              <w:szCs w:val="26"/>
                            </w:rPr>
                          </w:pPr>
                          <w:r>
                            <w:rPr>
                              <w:szCs w:val="26"/>
                            </w:rPr>
                            <w:t>Non-Stationary Series Seasonal Series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0" o:spid="_x0000_s1075" type="#_x0000_t38" style="position:absolute;left:25916;top:-5911;width:1276;height:30622;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A86sUAAADcAAAADwAAAGRycy9kb3ducmV2LnhtbESPQWvCQBCF74X+h2UKvdWNHqREVxGh&#10;RVooVMXgbcyOSTAzG7JbTf9951DwNsN789438+XArblSH5sgDsajDAxJGXwjlYP97u3lFUxMKB7b&#10;IOTglyIsF48Pc8x9uMk3XbepMhoiMUcHdUpdbm0sa2KMo9CRqHYOPWPSta+s7/Gm4dzaSZZNLWMj&#10;2lBjR+uaysv2hx18Horhq/ko8Dw9tWNORy5W7+zc89OwmoFJNKS7+f964xU/U3x9Riew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A86sUAAADcAAAADwAAAAAAAAAA&#10;AAAAAAChAgAAZHJzL2Rvd25yZXYueG1sUEsFBgAAAAAEAAQA+QAAAJMDAAAAAA==&#10;" adj="-65697" strokecolor="black [3213]">
                    <v:stroke endarrow="open"/>
                  </v:shape>
                  <v:shape id="Curved Connector 101" o:spid="_x0000_s1076" type="#_x0000_t38" style="position:absolute;left:26128;top:-1232;width:851;height:30622;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hCg8QAAADcAAAADwAAAGRycy9kb3ducmV2LnhtbERPTWsCMRC9F/wPYQQvRbMrYsvWKCJo&#10;exFa24u36Wa62bqZLJuspv31piD0No/3OYtVtI04U+drxwrySQaCuHS65krBx/t2/AjCB2SNjWNS&#10;8EMeVsvB3QIL7S78RudDqEQKYV+gAhNCW0jpS0MW/cS1xIn7cp3FkGBXSd3hJYXbRk6zbC4t1pwa&#10;DLa0MVSeDr1V8N0/n8yMPnevD/G+3+ezeMTfqNRoGNdPIALF8C++uV90mp/l8PdMuk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EKDxAAAANwAAAAPAAAAAAAAAAAA&#10;AAAAAKECAABkcnMvZG93bnJldi54bWxQSwUGAAAAAAQABAD5AAAAkgMAAAAA&#10;" adj="-87755" strokecolor="black [3213]">
                    <v:stroke startarrow="open"/>
                  </v:shape>
                  <v:shape id="Text Box 102" o:spid="_x0000_s1077" type="#_x0000_t202" style="position:absolute;left:18288;top:362;width:17543;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14:paraId="2897F367" w14:textId="77777777" w:rsidR="0056499D" w:rsidRPr="00CF76F8" w:rsidRDefault="0056499D" w:rsidP="00E12518">
                          <w:pPr>
                            <w:rPr>
                              <w:szCs w:val="26"/>
                            </w:rPr>
                          </w:pPr>
                          <w:r w:rsidRPr="00CF76F8">
                            <w:rPr>
                              <w:szCs w:val="26"/>
                            </w:rPr>
                            <w:t>differenced d+D times</w:t>
                          </w:r>
                        </w:p>
                      </w:txbxContent>
                    </v:textbox>
                  </v:shape>
                  <v:shape id="_x0000_s1078" type="#_x0000_t202" style="position:absolute;left:18292;top:19812;width:16689;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14:paraId="7D281C5A" w14:textId="77777777" w:rsidR="0056499D" w:rsidRPr="00CF76F8" w:rsidRDefault="0056499D" w:rsidP="00E12518">
                          <w:pPr>
                            <w:pStyle w:val="NormalWeb"/>
                            <w:spacing w:before="0" w:beforeAutospacing="0" w:after="200" w:afterAutospacing="0" w:line="276" w:lineRule="auto"/>
                            <w:rPr>
                              <w:sz w:val="26"/>
                              <w:szCs w:val="26"/>
                            </w:rPr>
                          </w:pPr>
                          <w:r w:rsidRPr="00CF76F8">
                            <w:rPr>
                              <w:rFonts w:eastAsia="Calibri"/>
                              <w:sz w:val="26"/>
                              <w:szCs w:val="26"/>
                            </w:rPr>
                            <w:t>integrated d+D times</w:t>
                          </w:r>
                        </w:p>
                      </w:txbxContent>
                    </v:textbox>
                  </v:shape>
                  <w10:anchorlock/>
                </v:group>
              </w:pict>
            </mc:Fallback>
          </mc:AlternateContent>
        </w:r>
      </w:ins>
    </w:p>
    <w:p w14:paraId="21703EB8" w14:textId="77777777" w:rsidR="00AB5A1A" w:rsidRPr="006068E1" w:rsidRDefault="00AB5A1A" w:rsidP="00AB5A1A">
      <w:pPr>
        <w:pStyle w:val="Hinh"/>
        <w:rPr>
          <w:ins w:id="4540" w:author="The Si Tran" w:date="2012-12-11T23:26:00Z"/>
          <w:lang w:val="pt-BR"/>
        </w:rPr>
      </w:pPr>
      <w:bookmarkStart w:id="4541" w:name="_Toc343220893"/>
      <w:ins w:id="4542" w:author="The Si Tran" w:date="2012-12-11T23:26:00Z">
        <w:r w:rsidRPr="006068E1">
          <w:rPr>
            <w:lang w:val="pt-BR"/>
          </w:rPr>
          <w:t xml:space="preserve">Hình </w:t>
        </w:r>
        <w:r>
          <w:t>3</w:t>
        </w:r>
        <w:r w:rsidR="00187200">
          <w:t>.5</w:t>
        </w:r>
        <w:r w:rsidRPr="006068E1">
          <w:rPr>
            <w:lang w:val="pt-BR"/>
          </w:rPr>
          <w:t xml:space="preserve"> </w:t>
        </w:r>
        <w:r>
          <w:rPr>
            <w:b w:val="0"/>
            <w:lang w:val="pt-BR"/>
          </w:rPr>
          <w:t>Thành phần khử mùa và xu hướng trong mô hình SARIMA</w:t>
        </w:r>
        <w:bookmarkEnd w:id="4541"/>
      </w:ins>
    </w:p>
    <w:p w14:paraId="6A22D229" w14:textId="77777777" w:rsidR="00AB5A1A" w:rsidRDefault="00AB5A1A" w:rsidP="00E12518">
      <w:pPr>
        <w:pStyle w:val="ListParagraph"/>
        <w:rPr>
          <w:ins w:id="4543" w:author="The Si Tran" w:date="2012-12-07T22:07:00Z"/>
          <w:rFonts w:ascii="Times New Roman" w:hAnsi="Times New Roman"/>
          <w:sz w:val="26"/>
          <w:szCs w:val="26"/>
        </w:rPr>
      </w:pPr>
    </w:p>
    <w:p w14:paraId="54E56D5F" w14:textId="77777777" w:rsidR="00E12518" w:rsidRPr="00805B17" w:rsidRDefault="00E12518">
      <w:pPr>
        <w:ind w:left="720"/>
        <w:rPr>
          <w:ins w:id="4544" w:author="The Si Tran" w:date="2012-12-06T22:15:00Z"/>
        </w:rPr>
        <w:pPrChange w:id="4545" w:author="The Si Tran" w:date="2012-12-07T22:07:00Z">
          <w:pPr>
            <w:pStyle w:val="Heading3"/>
          </w:pPr>
        </w:pPrChange>
      </w:pPr>
      <w:ins w:id="4546" w:author="The Si Tran" w:date="2012-12-07T22:07:00Z">
        <w:r>
          <w:rPr>
            <w:szCs w:val="26"/>
          </w:rPr>
          <w:t>Với một số chuỗi dữ liệu chỉ với một lần lấy hiệu ta có thể lấy được chuỗi dữ liệu tĩnh. Nhưng đối với một số chuỗi dữ liệu, ta phải lấy liệu nhiều lần và kết hợp cả hai phương pháp mới có được chuỗi dữ liệu tĩnh.</w:t>
        </w:r>
      </w:ins>
    </w:p>
    <w:p w14:paraId="00A1C6BC" w14:textId="77777777" w:rsidR="00155591" w:rsidRDefault="00155591" w:rsidP="00155591">
      <w:pPr>
        <w:pStyle w:val="Heading3"/>
        <w:rPr>
          <w:ins w:id="4547" w:author="The Si Tran" w:date="2012-12-08T10:03:00Z"/>
        </w:rPr>
      </w:pPr>
      <w:bookmarkStart w:id="4548" w:name="_Toc343220810"/>
      <w:ins w:id="4549" w:author="The Si Tran" w:date="2012-12-06T22:16:00Z">
        <w:r w:rsidRPr="00155591">
          <w:t>Thành phần ước lượng tham số</w:t>
        </w:r>
      </w:ins>
      <w:bookmarkEnd w:id="4548"/>
    </w:p>
    <w:p w14:paraId="5951B904" w14:textId="51696797" w:rsidR="00285630" w:rsidRDefault="00285630">
      <w:pPr>
        <w:pStyle w:val="ListParagraph"/>
        <w:ind w:left="360"/>
        <w:rPr>
          <w:ins w:id="4550" w:author="The Si Tran" w:date="2012-12-08T10:18:00Z"/>
          <w:rFonts w:ascii="Times New Roman" w:hAnsi="Times New Roman"/>
          <w:sz w:val="26"/>
          <w:szCs w:val="26"/>
        </w:rPr>
        <w:pPrChange w:id="4551" w:author="The Si Tran" w:date="2012-12-08T10:18:00Z">
          <w:pPr>
            <w:pStyle w:val="ListParagraph"/>
            <w:ind w:left="1224"/>
          </w:pPr>
        </w:pPrChange>
      </w:pPr>
      <w:ins w:id="4552" w:author="The Si Tran" w:date="2012-12-08T10:18:00Z">
        <w:r>
          <w:rPr>
            <w:rFonts w:ascii="Times New Roman" w:hAnsi="Times New Roman"/>
            <w:sz w:val="26"/>
            <w:szCs w:val="26"/>
          </w:rPr>
          <w:t>Quá trình ước lượng tham số gồm 3 giai đoạn</w:t>
        </w:r>
      </w:ins>
      <w:ins w:id="4553" w:author="The Si Tran" w:date="2012-12-10T20:36:00Z">
        <w:r w:rsidR="00DE04C3">
          <w:rPr>
            <w:rFonts w:ascii="Times New Roman" w:hAnsi="Times New Roman"/>
            <w:sz w:val="26"/>
            <w:szCs w:val="26"/>
          </w:rPr>
          <w:t>:</w:t>
        </w:r>
      </w:ins>
      <w:ins w:id="4554" w:author="The Si Tran" w:date="2012-12-14T05:28:00Z">
        <w:r w:rsidR="0025143A">
          <w:rPr>
            <w:rFonts w:ascii="Times New Roman" w:hAnsi="Times New Roman"/>
            <w:sz w:val="26"/>
            <w:szCs w:val="26"/>
          </w:rPr>
          <w:t xml:space="preserve"> </w:t>
        </w:r>
      </w:ins>
    </w:p>
    <w:p w14:paraId="2F33BA6D" w14:textId="77777777" w:rsidR="00805B17" w:rsidRDefault="006D00FE">
      <w:pPr>
        <w:rPr>
          <w:ins w:id="4555" w:author="The Si Tran" w:date="2012-12-11T23:29:00Z"/>
        </w:rPr>
        <w:pPrChange w:id="4556" w:author="The Si Tran" w:date="2012-12-08T10:03:00Z">
          <w:pPr>
            <w:pStyle w:val="Heading3"/>
          </w:pPr>
        </w:pPrChange>
      </w:pPr>
      <w:ins w:id="4557" w:author="The Si Tran" w:date="2012-12-08T10:18:00Z">
        <w:r w:rsidRPr="00E078AF">
          <w:rPr>
            <w:noProof/>
            <w:szCs w:val="26"/>
            <w:rPrChange w:id="4558" w:author="Unknown">
              <w:rPr>
                <w:b w:val="0"/>
                <w:bCs w:val="0"/>
                <w:noProof/>
              </w:rPr>
            </w:rPrChange>
          </w:rPr>
          <mc:AlternateContent>
            <mc:Choice Requires="wpc">
              <w:drawing>
                <wp:inline distT="0" distB="0" distL="0" distR="0" wp14:anchorId="57A99563" wp14:editId="6961AEF0">
                  <wp:extent cx="5582064" cy="3816350"/>
                  <wp:effectExtent l="0" t="0" r="19050" b="12700"/>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105" name="Text Box 105"/>
                          <wps:cNvSpPr txBox="1"/>
                          <wps:spPr>
                            <a:xfrm>
                              <a:off x="659219" y="170139"/>
                              <a:ext cx="2073349" cy="4678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161745" w14:textId="77777777" w:rsidR="0056499D" w:rsidRPr="00DA2298" w:rsidRDefault="0056499D" w:rsidP="006D00FE">
                                <w:pPr>
                                  <w:jc w:val="center"/>
                                  <w:rPr>
                                    <w:szCs w:val="26"/>
                                  </w:rPr>
                                </w:pPr>
                                <w:r>
                                  <w:rPr>
                                    <w:szCs w:val="26"/>
                                  </w:rPr>
                                  <w:t>SET                         INITIAL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40"/>
                          <wps:cNvSpPr txBox="1"/>
                          <wps:spPr>
                            <a:xfrm>
                              <a:off x="659219" y="1572883"/>
                              <a:ext cx="207327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00F4077" w14:textId="77777777" w:rsidR="0056499D" w:rsidRDefault="0056499D" w:rsidP="006D00FE">
                                <w:pPr>
                                  <w:pStyle w:val="NormalWeb"/>
                                  <w:spacing w:before="0" w:beforeAutospacing="0" w:after="200" w:afterAutospacing="0" w:line="276" w:lineRule="auto"/>
                                  <w:jc w:val="center"/>
                                  <w:rPr>
                                    <w:rFonts w:eastAsia="Calibri"/>
                                    <w:sz w:val="26"/>
                                    <w:szCs w:val="26"/>
                                  </w:rPr>
                                </w:pPr>
                                <w:r>
                                  <w:rPr>
                                    <w:rFonts w:eastAsia="Calibri"/>
                                    <w:sz w:val="26"/>
                                    <w:szCs w:val="26"/>
                                  </w:rPr>
                                  <w:t>ESTIMATE PARAME</w:t>
                                </w:r>
                              </w:p>
                              <w:p w14:paraId="5428DDD6" w14:textId="77777777" w:rsidR="0056499D" w:rsidRDefault="0056499D" w:rsidP="006D00FE">
                                <w:pPr>
                                  <w:pStyle w:val="NormalWeb"/>
                                  <w:spacing w:before="0" w:beforeAutospacing="0" w:after="200" w:afterAutospacing="0" w:line="276" w:lineRule="auto"/>
                                  <w:jc w:val="center"/>
                                </w:pPr>
                                <w:r>
                                  <w:rPr>
                                    <w:rFonts w:eastAsia="Calibri"/>
                                    <w:sz w:val="26"/>
                                    <w:szCs w:val="26"/>
                                  </w:rPr>
                                  <w:t>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Text Box 40"/>
                          <wps:cNvSpPr txBox="1"/>
                          <wps:spPr>
                            <a:xfrm>
                              <a:off x="659222" y="2912581"/>
                              <a:ext cx="207327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A36927" w14:textId="77777777" w:rsidR="0056499D" w:rsidRDefault="0056499D" w:rsidP="006D00FE">
                                <w:pPr>
                                  <w:pStyle w:val="NormalWeb"/>
                                  <w:spacing w:before="0" w:beforeAutospacing="0" w:after="200" w:afterAutospacing="0" w:line="276" w:lineRule="auto"/>
                                  <w:jc w:val="center"/>
                                </w:pPr>
                                <w:r>
                                  <w:rPr>
                                    <w:rFonts w:eastAsia="Calibri"/>
                                    <w:sz w:val="26"/>
                                    <w:szCs w:val="26"/>
                                  </w:rPr>
                                  <w:t>PREPARE FOR NEXT ESTIMATION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Straight Arrow Connector 108"/>
                          <wps:cNvCnPr/>
                          <wps:spPr>
                            <a:xfrm flipH="1">
                              <a:off x="1695857" y="637972"/>
                              <a:ext cx="37" cy="93491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9" name="Straight Arrow Connector 109"/>
                          <wps:cNvCnPr/>
                          <wps:spPr>
                            <a:xfrm>
                              <a:off x="1695857" y="2040243"/>
                              <a:ext cx="3" cy="8723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0" name="Text Box 110"/>
                          <wps:cNvSpPr txBox="1"/>
                          <wps:spPr>
                            <a:xfrm>
                              <a:off x="2562233" y="1083594"/>
                              <a:ext cx="2839086" cy="13937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AE3B85" w14:textId="25724888" w:rsidR="0056499D" w:rsidRDefault="0056499D" w:rsidP="006D00FE">
                                <w:pPr>
                                  <w:rPr>
                                    <w:szCs w:val="26"/>
                                  </w:rPr>
                                </w:pPr>
                                <w:r>
                                  <w:rPr>
                                    <w:szCs w:val="26"/>
                                  </w:rPr>
                                  <w:t xml:space="preserve">Compute_AprioriPredictionError Compute_GainFactor </w:t>
                                </w:r>
                                <w:del w:id="4559" w:author="The Si Tran" w:date="2012-12-14T05:30:00Z">
                                  <w:r w:rsidR="0025143A" w:rsidRPr="00BA0846" w:rsidDel="0025143A">
                                    <w:rPr>
                                      <w:position w:val="-28"/>
                                      <w:szCs w:val="26"/>
                                    </w:rPr>
                                    <w:object w:dxaOrig="3660" w:dyaOrig="680" w14:anchorId="25802C55">
                                      <v:shape id="_x0000_i1197" type="#_x0000_t75" style="width:3in;height:48.55pt" o:ole="">
                                        <v:imagedata r:id="rId180" o:title=""/>
                                      </v:shape>
                                      <o:OLEObject Type="Embed" ProgID="Equation.DSMT4" ShapeID="_x0000_i1197" DrawAspect="Content" ObjectID="_1416977729" r:id="rId181"/>
                                    </w:object>
                                  </w:r>
                                </w:del>
                              </w:p>
                              <w:p w14:paraId="29BC80F1" w14:textId="77777777" w:rsidR="0025143A" w:rsidRDefault="0025143A" w:rsidP="0025143A">
                                <w:pPr>
                                  <w:pStyle w:val="ListParagraph"/>
                                  <w:ind w:left="-360"/>
                                  <w:rPr>
                                    <w:ins w:id="4560" w:author="The Si Tran" w:date="2012-12-14T05:30:00Z"/>
                                    <w:rFonts w:ascii="Times New Roman" w:hAnsi="Times New Roman"/>
                                    <w:sz w:val="26"/>
                                    <w:szCs w:val="26"/>
                                  </w:rPr>
                                </w:pPr>
                                <w:ins w:id="4561" w:author="The Si Tran" w:date="2012-12-14T05:30:00Z">
                                  <m:oMathPara>
                                    <m:oMath>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+(GainFactor×AprioriPreditionError)</m:t>
                                      </m:r>
                                    </m:oMath>
                                  </m:oMathPara>
                                </w:ins>
                              </w:p>
                              <w:p w14:paraId="5B2E6430" w14:textId="77777777" w:rsidR="0056499D" w:rsidRPr="00DA2298" w:rsidRDefault="0056499D"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1"/>
                          <wps:cNvSpPr txBox="1"/>
                          <wps:spPr>
                            <a:xfrm>
                              <a:off x="2626133" y="360365"/>
                              <a:ext cx="2243557" cy="3803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FCFB91" w14:textId="77777777" w:rsidR="0056499D" w:rsidRDefault="0056499D" w:rsidP="006D00FE">
                                <w:pPr>
                                  <w:rPr>
                                    <w:szCs w:val="26"/>
                                  </w:rPr>
                                </w:pPr>
                                <w:r>
                                  <w:rPr>
                                    <w:szCs w:val="26"/>
                                  </w:rPr>
                                  <w:t>Set_DefaultInitialConditions</w:t>
                                </w:r>
                              </w:p>
                              <w:p w14:paraId="4D4BD93E" w14:textId="77777777" w:rsidR="0056499D" w:rsidRPr="00DA2298" w:rsidRDefault="0056499D"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2626133" y="2711091"/>
                              <a:ext cx="2775055" cy="10097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E977CE" w14:textId="77777777" w:rsidR="0056499D" w:rsidRDefault="0056499D" w:rsidP="006D00FE">
                                <w:pPr>
                                  <w:rPr>
                                    <w:szCs w:val="26"/>
                                  </w:rPr>
                                </w:pPr>
                                <w:r>
                                  <w:rPr>
                                    <w:szCs w:val="26"/>
                                  </w:rPr>
                                  <w:t>Compute_AposteriorPredictionError Update_ArpartOfObservationVector Update_MapartOfObservationVector Update_RinverseMatrix</w:t>
                                </w:r>
                              </w:p>
                              <w:p w14:paraId="1BA6080F" w14:textId="77777777" w:rsidR="0056499D" w:rsidRPr="00DA2298" w:rsidRDefault="0056499D"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Elbow Connector 113"/>
                          <wps:cNvCnPr/>
                          <wps:spPr>
                            <a:xfrm rot="10800000">
                              <a:off x="659220" y="1806563"/>
                              <a:ext cx="3" cy="1339698"/>
                            </a:xfrm>
                            <a:prstGeom prst="bentConnector3">
                              <a:avLst>
                                <a:gd name="adj1" fmla="val 762010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7A99563" id="Canvas 114" o:spid="_x0000_s1079" editas="canvas" style="width:439.55pt;height:300.5pt;mso-position-horizontal-relative:char;mso-position-vertical-relative:line" coordsize="55816,38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">
                  <v:shape id="_x0000_s1080" type="#_x0000_t75" style="position:absolute;width:55816;height:38163;visibility:visible;mso-wrap-style:square" stroked="t" strokecolor="gray [1629]" strokeweight=".5pt">
                    <v:fill o:detectmouseclick="t"/>
                    <v:path o:connecttype="none"/>
                  </v:shape>
                  <v:shape id="Text Box 105" o:spid="_x0000_s1081" type="#_x0000_t202" style="position:absolute;left:6592;top:1701;width:20733;height:4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14:paraId="24161745" w14:textId="77777777" w:rsidR="0056499D" w:rsidRPr="00DA2298" w:rsidRDefault="0056499D" w:rsidP="006D00FE">
                          <w:pPr>
                            <w:jc w:val="center"/>
                            <w:rPr>
                              <w:szCs w:val="26"/>
                            </w:rPr>
                          </w:pPr>
                          <w:r>
                            <w:rPr>
                              <w:szCs w:val="26"/>
                            </w:rPr>
                            <w:t>SET                         INITIAL CONDITIONS</w:t>
                          </w:r>
                        </w:p>
                      </w:txbxContent>
                    </v:textbox>
                  </v:shape>
                  <v:shape id="Text Box 40" o:spid="_x0000_s1082" type="#_x0000_t202" style="position:absolute;left:6592;top:15728;width:20732;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14:paraId="300F4077" w14:textId="77777777" w:rsidR="0056499D" w:rsidRDefault="0056499D" w:rsidP="006D00FE">
                          <w:pPr>
                            <w:pStyle w:val="NormalWeb"/>
                            <w:spacing w:before="0" w:beforeAutospacing="0" w:after="200" w:afterAutospacing="0" w:line="276" w:lineRule="auto"/>
                            <w:jc w:val="center"/>
                            <w:rPr>
                              <w:rFonts w:eastAsia="Calibri"/>
                              <w:sz w:val="26"/>
                              <w:szCs w:val="26"/>
                            </w:rPr>
                          </w:pPr>
                          <w:r>
                            <w:rPr>
                              <w:rFonts w:eastAsia="Calibri"/>
                              <w:sz w:val="26"/>
                              <w:szCs w:val="26"/>
                            </w:rPr>
                            <w:t>ESTIMATE PARAME</w:t>
                          </w:r>
                        </w:p>
                        <w:p w14:paraId="5428DDD6" w14:textId="77777777" w:rsidR="0056499D" w:rsidRDefault="0056499D" w:rsidP="006D00FE">
                          <w:pPr>
                            <w:pStyle w:val="NormalWeb"/>
                            <w:spacing w:before="0" w:beforeAutospacing="0" w:after="200" w:afterAutospacing="0" w:line="276" w:lineRule="auto"/>
                            <w:jc w:val="center"/>
                          </w:pPr>
                          <w:r>
                            <w:rPr>
                              <w:rFonts w:eastAsia="Calibri"/>
                              <w:sz w:val="26"/>
                              <w:szCs w:val="26"/>
                            </w:rPr>
                            <w:t>TERS</w:t>
                          </w:r>
                        </w:p>
                      </w:txbxContent>
                    </v:textbox>
                  </v:shape>
                  <v:shape id="Text Box 40" o:spid="_x0000_s1083" type="#_x0000_t202" style="position:absolute;left:6592;top:29125;width:20732;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mnisQA&#10;AADcAAAADwAAAGRycy9kb3ducmV2LnhtbERPS2vCQBC+F/wPywi9iG6qVCW6ihT7oLcmPvA2ZMck&#10;mJ0N2W2S/vtuQehtPr7nrLe9qURLjSstK3iaRCCIM6tLzhUc0tfxEoTzyBory6TghxxsN4OHNcba&#10;dvxFbeJzEULYxaig8L6OpXRZQQbdxNbEgbvaxqAPsMmlbrAL4aaS0yiaS4Mlh4YCa3opKLsl30bB&#10;ZZSfP13/duxmz7N6/96mi5NOlXoc9rsVCE+9/xff3R86zI8W8PdMuE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Zp4rEAAAA3AAAAA8AAAAAAAAAAAAAAAAAmAIAAGRycy9k&#10;b3ducmV2LnhtbFBLBQYAAAAABAAEAPUAAACJAwAAAAA=&#10;" fillcolor="white [3201]" stroked="f" strokeweight=".5pt">
                    <v:textbox>
                      <w:txbxContent>
                        <w:p w14:paraId="47A36927" w14:textId="77777777" w:rsidR="0056499D" w:rsidRDefault="0056499D" w:rsidP="006D00FE">
                          <w:pPr>
                            <w:pStyle w:val="NormalWeb"/>
                            <w:spacing w:before="0" w:beforeAutospacing="0" w:after="200" w:afterAutospacing="0" w:line="276" w:lineRule="auto"/>
                            <w:jc w:val="center"/>
                          </w:pPr>
                          <w:r>
                            <w:rPr>
                              <w:rFonts w:eastAsia="Calibri"/>
                              <w:sz w:val="26"/>
                              <w:szCs w:val="26"/>
                            </w:rPr>
                            <w:t>PREPARE FOR NEXT ESTIMATION</w:t>
                          </w:r>
                        </w:p>
                      </w:txbxContent>
                    </v:textbox>
                  </v:shape>
                  <v:shape id="Straight Arrow Connector 108" o:spid="_x0000_s1084" type="#_x0000_t32" style="position:absolute;left:16958;top:6379;width:0;height:93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xOlcEAAADcAAAADwAAAGRycy9kb3ducmV2LnhtbESPzWoCMRDH7wXfIYzQW81asJStUaS2&#10;4M1WfYDpZtzEbiZLkur27Z2D4G2G+X/8Zr4cQqfOlLKPbGA6qUARN9F6bg0c9p9Pr6ByQbbYRSYD&#10;/5RhuRg9zLG28cLfdN6VVkkI5xoNuFL6WuvcOAqYJ7EnltsxpoBF1tRqm/Ai4aHTz1X1ogN6lgaH&#10;Pb07an53f0F6V/40WyfLzcfPyX8lh9tjh8Y8jofVG6hCQ7mLb+6NFfxKaOUZmUAv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jE6VwQAAANwAAAAPAAAAAAAAAAAAAAAA&#10;AKECAABkcnMvZG93bnJldi54bWxQSwUGAAAAAAQABAD5AAAAjwMAAAAA&#10;" strokecolor="black [3213]">
                    <v:stroke endarrow="open"/>
                  </v:shape>
                  <v:shape id="Straight Arrow Connector 109" o:spid="_x0000_s1085" type="#_x0000_t32" style="position:absolute;left:16958;top:20402;width:0;height:87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AzwsEAAADcAAAADwAAAGRycy9kb3ducmV2LnhtbERPyWrDMBC9B/oPYgq9xXJiSFrXsilt&#10;AyG3LPQ8WBPb2BoZSXXcv68Khdzm8dYpqtkMYiLnO8sKVkkKgri2uuNGweW8Wz6D8AFZ42CZFPyQ&#10;h6p8WBSYa3vjI02n0IgYwj5HBW0IYy6lr1sy6BM7Ekfuap3BEKFrpHZ4i+FmkOs03UiDHceGFkd6&#10;b6nuT99GQcdZ4PVHtqPDZ++2zVc/2eyi1NPj/PYKItAc7uJ/917H+ekL/D0TL5D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wDPCwQAAANwAAAAPAAAAAAAAAAAAAAAA&#10;AKECAABkcnMvZG93bnJldi54bWxQSwUGAAAAAAQABAD5AAAAjwMAAAAA&#10;" strokecolor="black [3213]">
                    <v:stroke endarrow="open"/>
                  </v:shape>
                  <v:shape id="Text Box 110" o:spid="_x0000_s1086" type="#_x0000_t202" style="position:absolute;left:25622;top:10835;width:28391;height:139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mpI8cA&#10;AADcAAAADwAAAGRycy9kb3ducmV2LnhtbESPzUvDQBDF70L/h2UKXsRualFLzKaI+EVvNv2gtyE7&#10;JsHsbMiuSfzvnYPgbYb35r3fZJvJtWqgPjSeDSwXCSji0tuGKwP74uV6DSpEZIutZzLwQwE2+ewi&#10;w9T6kT9o2MVKSQiHFA3UMXap1qGsyWFY+I5YtE/fO4yy9pW2PY4S7lp9kyR32mHD0lBjR081lV+7&#10;b2fgfFWdtmF6PYyr21X3/DYU90dbGHM5nx4fQEWa4r/57/rdCv5S8OUZmU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pqSPHAAAA3AAAAA8AAAAAAAAAAAAAAAAAmAIAAGRy&#10;cy9kb3ducmV2LnhtbFBLBQYAAAAABAAEAPUAAACMAwAAAAA=&#10;" fillcolor="white [3201]" stroked="f" strokeweight=".5pt">
                    <v:textbox>
                      <w:txbxContent>
                        <w:p w14:paraId="74AE3B85" w14:textId="25724888" w:rsidR="0056499D" w:rsidRDefault="0056499D" w:rsidP="006D00FE">
                          <w:pPr>
                            <w:rPr>
                              <w:szCs w:val="26"/>
                            </w:rPr>
                          </w:pPr>
                          <w:r>
                            <w:rPr>
                              <w:szCs w:val="26"/>
                            </w:rPr>
                            <w:t xml:space="preserve">Compute_AprioriPredictionError Compute_GainFactor </w:t>
                          </w:r>
                          <w:del w:id="4562" w:author="The Si Tran" w:date="2012-12-14T05:30:00Z">
                            <w:r w:rsidR="0025143A" w:rsidRPr="00BA0846" w:rsidDel="0025143A">
                              <w:rPr>
                                <w:position w:val="-28"/>
                                <w:szCs w:val="26"/>
                              </w:rPr>
                              <w:object w:dxaOrig="3660" w:dyaOrig="680" w14:anchorId="25802C55">
                                <v:shape id="_x0000_i1197" type="#_x0000_t75" style="width:3in;height:48.55pt" o:ole="">
                                  <v:imagedata r:id="rId180" o:title=""/>
                                </v:shape>
                                <o:OLEObject Type="Embed" ProgID="Equation.DSMT4" ShapeID="_x0000_i1197" DrawAspect="Content" ObjectID="_1416977729" r:id="rId182"/>
                              </w:object>
                            </w:r>
                          </w:del>
                        </w:p>
                        <w:p w14:paraId="29BC80F1" w14:textId="77777777" w:rsidR="0025143A" w:rsidRDefault="0025143A" w:rsidP="0025143A">
                          <w:pPr>
                            <w:pStyle w:val="ListParagraph"/>
                            <w:ind w:left="-360"/>
                            <w:rPr>
                              <w:ins w:id="4563" w:author="The Si Tran" w:date="2012-12-14T05:30:00Z"/>
                              <w:rFonts w:ascii="Times New Roman" w:hAnsi="Times New Roman"/>
                              <w:sz w:val="26"/>
                              <w:szCs w:val="26"/>
                            </w:rPr>
                          </w:pPr>
                          <w:ins w:id="4564" w:author="The Si Tran" w:date="2012-12-14T05:30:00Z">
                            <m:oMathPara>
                              <m:oMath>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+(GainFactor×AprioriPreditionError)</m:t>
                                </m:r>
                              </m:oMath>
                            </m:oMathPara>
                          </w:ins>
                        </w:p>
                        <w:p w14:paraId="5B2E6430" w14:textId="77777777" w:rsidR="0056499D" w:rsidRPr="00DA2298" w:rsidRDefault="0056499D" w:rsidP="006D00FE">
                          <w:pPr>
                            <w:rPr>
                              <w:szCs w:val="26"/>
                            </w:rPr>
                          </w:pPr>
                        </w:p>
                      </w:txbxContent>
                    </v:textbox>
                  </v:shape>
                  <v:shape id="Text Box 111" o:spid="_x0000_s1087" type="#_x0000_t202" style="position:absolute;left:26261;top:3603;width:22435;height:3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UMuMQA&#10;AADcAAAADwAAAGRycy9kb3ducmV2LnhtbERPS2vCQBC+F/wPywheSt1EaSupq5TiC2+a2tLbkB2T&#10;YHY2ZNck/nu3UOhtPr7nzJe9qURLjSstK4jHEQjizOqScwWf6fppBsJ5ZI2VZVJwIwfLxeBhjom2&#10;HR+oPfpchBB2CSoovK8TKV1WkEE3tjVx4M62MegDbHKpG+xCuKnkJIpepMGSQ0OBNX0UlF2OV6Pg&#10;5zH/3rt+c+qmz9N6tW3T1y+dKjUa9u9vIDz1/l/8597pMD+O4feZcIF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DLjEAAAA3AAAAA8AAAAAAAAAAAAAAAAAmAIAAGRycy9k&#10;b3ducmV2LnhtbFBLBQYAAAAABAAEAPUAAACJAwAAAAA=&#10;" fillcolor="white [3201]" stroked="f" strokeweight=".5pt">
                    <v:textbox>
                      <w:txbxContent>
                        <w:p w14:paraId="5DFCFB91" w14:textId="77777777" w:rsidR="0056499D" w:rsidRDefault="0056499D" w:rsidP="006D00FE">
                          <w:pPr>
                            <w:rPr>
                              <w:szCs w:val="26"/>
                            </w:rPr>
                          </w:pPr>
                          <w:r>
                            <w:rPr>
                              <w:szCs w:val="26"/>
                            </w:rPr>
                            <w:t>Set_DefaultInitialConditions</w:t>
                          </w:r>
                        </w:p>
                        <w:p w14:paraId="4D4BD93E" w14:textId="77777777" w:rsidR="0056499D" w:rsidRPr="00DA2298" w:rsidRDefault="0056499D" w:rsidP="006D00FE">
                          <w:pPr>
                            <w:rPr>
                              <w:szCs w:val="26"/>
                            </w:rPr>
                          </w:pPr>
                        </w:p>
                      </w:txbxContent>
                    </v:textbox>
                  </v:shape>
                  <v:shape id="Text Box 112" o:spid="_x0000_s1088" type="#_x0000_t202" style="position:absolute;left:26261;top:27110;width:27750;height:10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Sz8QA&#10;AADcAAAADwAAAGRycy9kb3ducmV2LnhtbERPTWvCQBC9C/0PyxS8lLpRsS3RVaTUKt5qtOJtyI5J&#10;MDsbstsk/ntXKHibx/uc2aIzpWiodoVlBcNBBII4tbrgTME+Wb1+gHAeWWNpmRRcycFi/tSbYaxt&#10;yz/U7HwmQgi7GBXk3lexlC7NyaAb2Io4cGdbG/QB1pnUNbYh3JRyFEVv0mDBoSHHij5zSi+7P6Pg&#10;9JIdt677PrTjybj6WjfJ+69OlOo/d8spCE+df4j/3Rsd5g9HcH8mXC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3ks/EAAAA3AAAAA8AAAAAAAAAAAAAAAAAmAIAAGRycy9k&#10;b3ducmV2LnhtbFBLBQYAAAAABAAEAPUAAACJAwAAAAA=&#10;" fillcolor="white [3201]" stroked="f" strokeweight=".5pt">
                    <v:textbox>
                      <w:txbxContent>
                        <w:p w14:paraId="54E977CE" w14:textId="77777777" w:rsidR="0056499D" w:rsidRDefault="0056499D" w:rsidP="006D00FE">
                          <w:pPr>
                            <w:rPr>
                              <w:szCs w:val="26"/>
                            </w:rPr>
                          </w:pPr>
                          <w:r>
                            <w:rPr>
                              <w:szCs w:val="26"/>
                            </w:rPr>
                            <w:t>Compute_AposteriorPredictionError Update_ArpartOfObservationVector Update_MapartOfObservationVector Update_RinverseMatrix</w:t>
                          </w:r>
                        </w:p>
                        <w:p w14:paraId="1BA6080F" w14:textId="77777777" w:rsidR="0056499D" w:rsidRPr="00DA2298" w:rsidRDefault="0056499D" w:rsidP="006D00FE">
                          <w:pPr>
                            <w:rPr>
                              <w:szCs w:val="26"/>
                            </w:rPr>
                          </w:pP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3" o:spid="_x0000_s1089" type="#_x0000_t34" style="position:absolute;left:6592;top:18065;width:0;height:1339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8fD8QAAADcAAAADwAAAGRycy9kb3ducmV2LnhtbERPTWvCQBC9C/6HZYTedBMLRaKrtKYF&#10;eygS24Pehuw0SZOdDdk1if/eLRR6m8f7nM1uNI3oqXOVZQXxIgJBnFtdcaHg6/NtvgLhPLLGxjIp&#10;uJGD3XY62WCi7cAZ9SdfiBDCLkEFpfdtIqXLSzLoFrYlDty37Qz6ALtC6g6HEG4auYyiJ2mw4tBQ&#10;Ykv7kvL6dDUKzu3Pe5oe++il5rO7FK+m/siMUg+z8XkNwtPo/8V/7oMO8+NH+H0mXCC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fx8PxAAAANwAAAAPAAAAAAAAAAAA&#10;AAAAAKECAABkcnMvZG93bnJldi54bWxQSwUGAAAAAAQABAD5AAAAkgMAAAAA&#10;" adj="1645941600" strokecolor="black [3213]">
                    <v:stroke endarrow="open"/>
                  </v:shape>
                  <w10:anchorlock/>
                </v:group>
              </w:pict>
            </mc:Fallback>
          </mc:AlternateContent>
        </w:r>
      </w:ins>
    </w:p>
    <w:p w14:paraId="6E83C315" w14:textId="77777777" w:rsidR="009944BF" w:rsidRPr="006068E1" w:rsidRDefault="009944BF" w:rsidP="009944BF">
      <w:pPr>
        <w:pStyle w:val="Hinh"/>
        <w:rPr>
          <w:ins w:id="4565" w:author="The Si Tran" w:date="2012-12-11T23:29:00Z"/>
          <w:lang w:val="pt-BR"/>
        </w:rPr>
      </w:pPr>
      <w:bookmarkStart w:id="4566" w:name="_Toc343220894"/>
      <w:ins w:id="4567" w:author="The Si Tran" w:date="2012-12-11T23:29:00Z">
        <w:r w:rsidRPr="006068E1">
          <w:rPr>
            <w:lang w:val="pt-BR"/>
          </w:rPr>
          <w:t xml:space="preserve">Hình </w:t>
        </w:r>
        <w:r>
          <w:t>3.6</w:t>
        </w:r>
        <w:r w:rsidRPr="006068E1">
          <w:rPr>
            <w:lang w:val="pt-BR"/>
          </w:rPr>
          <w:t xml:space="preserve"> </w:t>
        </w:r>
        <w:r>
          <w:rPr>
            <w:b w:val="0"/>
            <w:lang w:val="pt-BR"/>
          </w:rPr>
          <w:t>Thành phần khử mùa và xu hướng trong mô hình SARIMA</w:t>
        </w:r>
        <w:bookmarkEnd w:id="4566"/>
      </w:ins>
    </w:p>
    <w:p w14:paraId="4FDFF483" w14:textId="77777777" w:rsidR="009944BF" w:rsidRDefault="009944BF">
      <w:pPr>
        <w:rPr>
          <w:ins w:id="4568" w:author="The Si Tran" w:date="2012-12-08T10:19:00Z"/>
        </w:rPr>
        <w:pPrChange w:id="4569" w:author="The Si Tran" w:date="2012-12-08T10:03:00Z">
          <w:pPr>
            <w:pStyle w:val="Heading3"/>
          </w:pPr>
        </w:pPrChange>
      </w:pPr>
    </w:p>
    <w:p w14:paraId="5DB43768" w14:textId="77777777" w:rsidR="006D00FE" w:rsidRDefault="006D00FE" w:rsidP="0025143A">
      <w:pPr>
        <w:pStyle w:val="ListParagraph"/>
        <w:numPr>
          <w:ilvl w:val="0"/>
          <w:numId w:val="27"/>
        </w:numPr>
        <w:spacing w:line="360" w:lineRule="auto"/>
        <w:ind w:left="1080"/>
        <w:rPr>
          <w:ins w:id="4570" w:author="The Si Tran" w:date="2012-12-08T10:19:00Z"/>
          <w:rFonts w:ascii="Times New Roman" w:hAnsi="Times New Roman"/>
          <w:sz w:val="26"/>
          <w:szCs w:val="26"/>
        </w:rPr>
        <w:pPrChange w:id="4571" w:author="The Si Tran" w:date="2012-12-14T05:31:00Z">
          <w:pPr>
            <w:pStyle w:val="ListParagraph"/>
            <w:numPr>
              <w:numId w:val="27"/>
            </w:numPr>
            <w:ind w:left="1944" w:hanging="360"/>
          </w:pPr>
        </w:pPrChange>
      </w:pPr>
      <w:ins w:id="4572" w:author="The Si Tran" w:date="2012-12-08T10:19:00Z">
        <w:r>
          <w:rPr>
            <w:rFonts w:ascii="Times New Roman" w:hAnsi="Times New Roman"/>
            <w:sz w:val="26"/>
            <w:szCs w:val="26"/>
          </w:rPr>
          <w:t xml:space="preserve">Giai đoạn 1: khởi tạo điều kiện cho quá trình hồi quy. Véc tơ tham số được khởi tạo bằng 0, </w:t>
        </w:r>
        <m:oMath>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0</m:t>
              </m:r>
            </m:e>
          </m:d>
          <m:r>
            <w:rPr>
              <w:rFonts w:ascii="Cambria Math" w:hAnsi="Cambria Math"/>
              <w:sz w:val="26"/>
              <w:szCs w:val="26"/>
            </w:rPr>
            <m:t>=</m:t>
          </m:r>
        </m:oMath>
      </w:ins>
      <w:ins w:id="4573" w:author="The Si Tran" w:date="2012-12-08T14:46:00Z">
        <m:oMath>
          <m:r>
            <w:rPr>
              <w:rFonts w:ascii="Cambria Math" w:hAnsi="Cambria Math"/>
              <w:sz w:val="26"/>
              <w:szCs w:val="26"/>
            </w:rPr>
            <m:t>0</m:t>
          </m:r>
        </m:oMath>
      </w:ins>
      <w:ins w:id="4574" w:author="The Si Tran" w:date="2012-12-08T10:19:00Z">
        <w:r>
          <w:rPr>
            <w:rFonts w:ascii="Times New Roman" w:eastAsiaTheme="minorEastAsia" w:hAnsi="Times New Roman"/>
            <w:sz w:val="26"/>
            <w:szCs w:val="26"/>
          </w:rPr>
          <w:t xml:space="preserve">. Nghịch đảo của ma trận phướng sai với giá trị </w:t>
        </w:r>
        <m:oMath>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-1</m:t>
              </m:r>
            </m:sup>
          </m:sSup>
          <m:d>
            <m:dPr>
              <m:ctrlPr>
                <w:rPr>
                  <w:rFonts w:ascii="Cambria Math" w:eastAsiaTheme="minorEastAsia" w:hAnsi="Cambria Math"/>
                  <w:i/>
                  <w:sz w:val="26"/>
                  <w:szCs w:val="26"/>
                </w:rPr>
              </m:ctrlPr>
            </m:dPr>
            <m:e>
              <m:r>
                <w:rPr>
                  <w:rFonts w:ascii="Cambria Math" w:eastAsiaTheme="minorEastAsia" w:hAnsi="Cambria Math"/>
                  <w:sz w:val="26"/>
                  <w:szCs w:val="26"/>
                </w:rPr>
                <m:t>0</m:t>
              </m:r>
            </m:e>
          </m:d>
          <m:r>
            <w:rPr>
              <w:rFonts w:ascii="Cambria Math" w:eastAsiaTheme="minorEastAsia" w:hAnsi="Cambria Math"/>
              <w:sz w:val="26"/>
              <w:szCs w:val="26"/>
            </w:rPr>
            <m:t>=Identity matrix×</m:t>
          </m:r>
          <m:sSup>
            <m:sSupPr>
              <m:ctrlPr>
                <w:rPr>
                  <w:rFonts w:ascii="Cambria Math" w:eastAsiaTheme="minorEastAsia" w:hAnsi="Cambria Math"/>
                  <w:i/>
                  <w:sz w:val="26"/>
                  <w:szCs w:val="26"/>
                </w:rPr>
              </m:ctrlPr>
            </m:sSupPr>
            <m:e>
              <m:r>
                <w:rPr>
                  <w:rFonts w:ascii="Cambria Math" w:eastAsiaTheme="minorEastAsia" w:hAnsi="Cambria Math"/>
                  <w:sz w:val="26"/>
                  <w:szCs w:val="26"/>
                </w:rPr>
                <m:t>10</m:t>
              </m:r>
            </m:e>
            <m:sup>
              <m:r>
                <w:rPr>
                  <w:rFonts w:ascii="Cambria Math" w:eastAsiaTheme="minorEastAsia" w:hAnsi="Cambria Math"/>
                  <w:sz w:val="26"/>
                  <w:szCs w:val="26"/>
                </w:rPr>
                <m:t>6</m:t>
              </m:r>
            </m:sup>
          </m:sSup>
        </m:oMath>
        <w:r>
          <w:rPr>
            <w:rFonts w:ascii="Times New Roman" w:eastAsiaTheme="minorEastAsia" w:hAnsi="Times New Roman"/>
            <w:sz w:val="26"/>
            <w:szCs w:val="26"/>
          </w:rPr>
          <w:t>.</w:t>
        </w:r>
      </w:ins>
    </w:p>
    <w:p w14:paraId="65BE673F" w14:textId="77777777" w:rsidR="006D00FE" w:rsidRDefault="006D00FE" w:rsidP="0025143A">
      <w:pPr>
        <w:pStyle w:val="ListParagraph"/>
        <w:numPr>
          <w:ilvl w:val="0"/>
          <w:numId w:val="27"/>
        </w:numPr>
        <w:spacing w:line="360" w:lineRule="auto"/>
        <w:ind w:left="1080"/>
        <w:rPr>
          <w:ins w:id="4575" w:author="The Si Tran" w:date="2012-12-08T10:19:00Z"/>
          <w:rFonts w:ascii="Times New Roman" w:hAnsi="Times New Roman"/>
          <w:sz w:val="26"/>
          <w:szCs w:val="26"/>
        </w:rPr>
        <w:pPrChange w:id="4576" w:author="The Si Tran" w:date="2012-12-14T05:31:00Z">
          <w:pPr>
            <w:pStyle w:val="ListParagraph"/>
            <w:numPr>
              <w:numId w:val="27"/>
            </w:numPr>
            <w:ind w:left="1944" w:hanging="360"/>
          </w:pPr>
        </w:pPrChange>
      </w:pPr>
      <w:ins w:id="4577" w:author="The Si Tran" w:date="2012-12-08T10:19:00Z">
        <w:r>
          <w:rPr>
            <w:rFonts w:ascii="Times New Roman" w:hAnsi="Times New Roman"/>
            <w:sz w:val="26"/>
            <w:szCs w:val="26"/>
          </w:rPr>
          <w:t>Giai đoạn 2: giá trị mới của véc tơ tham số được ước lượng dựa vào lỗi trước dự đoán và hệ số khuyếch đại.</w:t>
        </w:r>
      </w:ins>
    </w:p>
    <w:p w14:paraId="548BCD41" w14:textId="77777777" w:rsidR="006D00FE" w:rsidRDefault="006D00FE" w:rsidP="0025143A">
      <w:pPr>
        <w:pStyle w:val="ListParagraph"/>
        <w:spacing w:line="360" w:lineRule="auto"/>
        <w:ind w:left="1080" w:hanging="360"/>
        <w:rPr>
          <w:ins w:id="4578" w:author="The Si Tran" w:date="2012-12-08T10:19:00Z"/>
          <w:rFonts w:ascii="Times New Roman" w:eastAsiaTheme="minorEastAsia" w:hAnsi="Times New Roman"/>
          <w:sz w:val="26"/>
          <w:szCs w:val="26"/>
        </w:rPr>
        <w:pPrChange w:id="4579" w:author="The Si Tran" w:date="2012-12-14T05:31:00Z">
          <w:pPr>
            <w:pStyle w:val="ListParagraph"/>
            <w:ind w:left="1944"/>
          </w:pPr>
        </w:pPrChange>
      </w:pPr>
      <w:ins w:id="4580" w:author="The Si Tran" w:date="2012-12-08T10:20:00Z">
        <w:r>
          <w:rPr>
            <w:rFonts w:ascii="Times New Roman" w:hAnsi="Times New Roman"/>
            <w:sz w:val="26"/>
            <w:szCs w:val="26"/>
          </w:rPr>
          <w:tab/>
        </w:r>
      </w:ins>
      <w:ins w:id="4581" w:author="The Si Tran" w:date="2012-12-08T10:19:00Z">
        <w:r>
          <w:rPr>
            <w:rFonts w:ascii="Times New Roman" w:hAnsi="Times New Roman"/>
            <w:sz w:val="26"/>
            <w:szCs w:val="26"/>
          </w:rPr>
          <w:t xml:space="preserve">Hệ số khuyếch đại được tính hồi quy dựa vào giá trị cũ, véc 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và nghịch đảo ma trận phương sai</w:t>
        </w:r>
        <w:r>
          <w:rPr>
            <w:rFonts w:ascii="Times New Roman" w:hAnsi="Times New Roman"/>
            <w:sz w:val="26"/>
            <w:szCs w:val="26"/>
          </w:rPr>
          <w:t xml:space="preserve"> </w:t>
        </w:r>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ins>
    </w:p>
    <w:p w14:paraId="124E09A3" w14:textId="77777777" w:rsidR="006D00FE" w:rsidRDefault="006D00FE" w:rsidP="0025143A">
      <w:pPr>
        <w:pStyle w:val="ListParagraph"/>
        <w:spacing w:line="360" w:lineRule="auto"/>
        <w:ind w:left="1080" w:hanging="360"/>
        <w:rPr>
          <w:ins w:id="4582" w:author="The Si Tran" w:date="2012-12-08T10:19:00Z"/>
          <w:rFonts w:ascii="Times New Roman" w:eastAsiaTheme="minorEastAsia" w:hAnsi="Times New Roman"/>
          <w:sz w:val="26"/>
          <w:szCs w:val="26"/>
        </w:rPr>
        <w:pPrChange w:id="4583" w:author="The Si Tran" w:date="2012-12-14T05:31:00Z">
          <w:pPr>
            <w:pStyle w:val="ListParagraph"/>
            <w:ind w:left="1944"/>
          </w:pPr>
        </w:pPrChange>
      </w:pPr>
      <w:ins w:id="4584" w:author="The Si Tran" w:date="2012-12-08T10:20:00Z">
        <w:r>
          <w:rPr>
            <w:rFonts w:ascii="Times New Roman" w:hAnsi="Times New Roman"/>
            <w:sz w:val="26"/>
            <w:szCs w:val="26"/>
          </w:rPr>
          <w:tab/>
        </w:r>
      </w:ins>
      <w:ins w:id="4585" w:author="The Si Tran" w:date="2012-12-08T10:19:00Z">
        <w:r>
          <w:rPr>
            <w:rFonts w:ascii="Times New Roman" w:hAnsi="Times New Roman"/>
            <w:sz w:val="26"/>
            <w:szCs w:val="26"/>
          </w:rPr>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ins>
    </w:p>
    <w:p w14:paraId="56D46F94" w14:textId="77777777" w:rsidR="006D00FE" w:rsidRPr="008A152A" w:rsidRDefault="006D00FE" w:rsidP="0025143A">
      <w:pPr>
        <w:pStyle w:val="ListParagraph"/>
        <w:spacing w:line="360" w:lineRule="auto"/>
        <w:ind w:left="1080" w:hanging="360"/>
        <w:rPr>
          <w:ins w:id="4586" w:author="The Si Tran" w:date="2012-12-08T10:19:00Z"/>
          <w:rFonts w:ascii="Times New Roman" w:eastAsiaTheme="minorEastAsia" w:hAnsi="Times New Roman"/>
          <w:sz w:val="26"/>
          <w:szCs w:val="26"/>
        </w:rPr>
        <w:pPrChange w:id="4587" w:author="The Si Tran" w:date="2012-12-14T05:31:00Z">
          <w:pPr>
            <w:pStyle w:val="ListParagraph"/>
            <w:ind w:left="1944"/>
          </w:pPr>
        </w:pPrChange>
      </w:pPr>
      <w:ins w:id="4588" w:author="The Si Tran" w:date="2012-12-08T10:21:00Z">
        <w:r>
          <w:rPr>
            <w:rFonts w:ascii="Times New Roman" w:eastAsiaTheme="minorEastAsia" w:hAnsi="Times New Roman"/>
            <w:sz w:val="26"/>
            <w:szCs w:val="26"/>
          </w:rPr>
          <w:tab/>
        </w:r>
        <w:r>
          <w:rPr>
            <w:rFonts w:ascii="Times New Roman" w:eastAsiaTheme="minorEastAsia" w:hAnsi="Times New Roman"/>
            <w:sz w:val="26"/>
            <w:szCs w:val="26"/>
          </w:rPr>
          <w:tab/>
        </w:r>
      </w:ins>
      <w:ins w:id="4589" w:author="The Si Tran" w:date="2012-12-08T10:19:00Z">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factor*A priori Prediction Error</m:t>
          </m:r>
        </m:oMath>
      </w:ins>
      <w:ins w:id="4590" w:author="The Si Tran" w:date="2012-12-08T10:21:00Z">
        <m:oMath>
          <m:r>
            <w:rPr>
              <w:rFonts w:ascii="Cambria Math" w:eastAsiaTheme="minorEastAsia" w:hAnsi="Cambria Math"/>
              <w:sz w:val="26"/>
              <w:szCs w:val="26"/>
            </w:rPr>
            <m:t>)</m:t>
          </m:r>
        </m:oMath>
      </w:ins>
    </w:p>
    <w:p w14:paraId="2EC977E7" w14:textId="77777777" w:rsidR="006D00FE" w:rsidRDefault="006D00FE" w:rsidP="0025143A">
      <w:pPr>
        <w:pStyle w:val="ListParagraph"/>
        <w:numPr>
          <w:ilvl w:val="0"/>
          <w:numId w:val="27"/>
        </w:numPr>
        <w:spacing w:line="360" w:lineRule="auto"/>
        <w:ind w:left="1080"/>
        <w:rPr>
          <w:ins w:id="4591" w:author="The Si Tran" w:date="2012-12-08T10:19:00Z"/>
          <w:rFonts w:ascii="Times New Roman" w:hAnsi="Times New Roman"/>
          <w:sz w:val="26"/>
          <w:szCs w:val="26"/>
        </w:rPr>
        <w:pPrChange w:id="4592" w:author="The Si Tran" w:date="2012-12-14T05:31:00Z">
          <w:pPr>
            <w:pStyle w:val="ListParagraph"/>
            <w:numPr>
              <w:numId w:val="27"/>
            </w:numPr>
            <w:ind w:left="1944" w:hanging="360"/>
          </w:pPr>
        </w:pPrChange>
      </w:pPr>
      <w:ins w:id="4593" w:author="The Si Tran" w:date="2012-12-08T10:19:00Z">
        <w:r>
          <w:rPr>
            <w:rFonts w:ascii="Times New Roman" w:hAnsi="Times New Roman"/>
            <w:sz w:val="26"/>
            <w:szCs w:val="26"/>
          </w:rPr>
          <w:t>Giai đoạn 3: cập nhật giá trị cho các biến liên quan để chuẩn bị cho vòng tiếp theo.</w:t>
        </w:r>
      </w:ins>
    </w:p>
    <w:p w14:paraId="2B437753" w14:textId="77777777" w:rsidR="0025143A" w:rsidRDefault="006D00FE" w:rsidP="0025143A">
      <w:pPr>
        <w:pStyle w:val="ListParagraph"/>
        <w:spacing w:line="360" w:lineRule="auto"/>
        <w:ind w:left="1080" w:hanging="360"/>
        <w:rPr>
          <w:ins w:id="4594" w:author="The Si Tran" w:date="2012-12-14T05:31:00Z"/>
          <w:rFonts w:ascii="Times New Roman" w:hAnsi="Times New Roman"/>
          <w:sz w:val="26"/>
          <w:szCs w:val="26"/>
        </w:rPr>
        <w:pPrChange w:id="4595" w:author="The Si Tran" w:date="2012-12-14T05:31:00Z">
          <w:pPr>
            <w:pStyle w:val="ListParagraph"/>
            <w:ind w:left="1944"/>
          </w:pPr>
        </w:pPrChange>
      </w:pPr>
      <w:ins w:id="4596" w:author="The Si Tran" w:date="2012-12-08T10:21:00Z">
        <w:r>
          <w:rPr>
            <w:rFonts w:ascii="Times New Roman" w:hAnsi="Times New Roman"/>
            <w:sz w:val="26"/>
            <w:szCs w:val="26"/>
          </w:rPr>
          <w:tab/>
        </w:r>
      </w:ins>
      <w:ins w:id="4597" w:author="The Si Tran" w:date="2012-12-08T10:19:00Z">
        <w:r>
          <w:rPr>
            <w:rFonts w:ascii="Times New Roman" w:hAnsi="Times New Roman"/>
            <w:sz w:val="26"/>
            <w:szCs w:val="26"/>
          </w:rPr>
          <w:t>Giá trị lỗi sau dự đoán được tính toán dựa vào giá trị quan sát hiện tại và véc tơ tham số mới nhất</w:t>
        </w:r>
      </w:ins>
    </w:p>
    <w:p w14:paraId="0209AB6B" w14:textId="7DA229F2" w:rsidR="006D00FE" w:rsidRDefault="006D00FE" w:rsidP="0025143A">
      <w:pPr>
        <w:pStyle w:val="ListParagraph"/>
        <w:spacing w:line="360" w:lineRule="auto"/>
        <w:ind w:left="1080" w:hanging="360"/>
        <w:rPr>
          <w:ins w:id="4598" w:author="The Si Tran" w:date="2012-12-08T10:19:00Z"/>
          <w:rFonts w:ascii="Times New Roman" w:eastAsiaTheme="minorEastAsia" w:hAnsi="Times New Roman"/>
          <w:sz w:val="26"/>
          <w:szCs w:val="26"/>
        </w:rPr>
        <w:pPrChange w:id="4599" w:author="The Si Tran" w:date="2012-12-14T05:31:00Z">
          <w:pPr>
            <w:pStyle w:val="ListParagraph"/>
            <w:ind w:left="1944"/>
          </w:pPr>
        </w:pPrChange>
      </w:pPr>
      <w:ins w:id="4600" w:author="The Si Tran" w:date="2012-12-08T10:19:00Z">
        <w:r>
          <w:rPr>
            <w:rFonts w:ascii="Times New Roman" w:hAnsi="Times New Roman"/>
            <w:sz w:val="26"/>
            <w:szCs w:val="26"/>
          </w:rPr>
          <w:t xml:space="preserve"> </w:t>
        </w:r>
      </w:ins>
      <w:ins w:id="4601" w:author="The Si Tran" w:date="2012-12-14T05:31:00Z">
        <w:r w:rsidR="0025143A">
          <w:rPr>
            <w:rFonts w:ascii="Times New Roman" w:hAnsi="Times New Roman"/>
            <w:sz w:val="26"/>
            <w:szCs w:val="26"/>
          </w:rPr>
          <w:tab/>
        </w:r>
        <w:r w:rsidR="0025143A">
          <w:rPr>
            <w:rFonts w:ascii="Times New Roman" w:hAnsi="Times New Roman"/>
            <w:sz w:val="26"/>
            <w:szCs w:val="26"/>
          </w:rPr>
          <w:tab/>
        </w:r>
      </w:ins>
      <w:ins w:id="4602" w:author="The Si Tran" w:date="2012-12-08T10:19:00Z">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ins>
    </w:p>
    <w:p w14:paraId="4801DAD2" w14:textId="77777777" w:rsidR="006D00FE" w:rsidRDefault="006D00FE" w:rsidP="0025143A">
      <w:pPr>
        <w:pStyle w:val="ListParagraph"/>
        <w:spacing w:line="360" w:lineRule="auto"/>
        <w:ind w:left="1080" w:hanging="360"/>
        <w:rPr>
          <w:ins w:id="4603" w:author="The Si Tran" w:date="2012-12-08T10:19:00Z"/>
          <w:rFonts w:ascii="Times New Roman" w:hAnsi="Times New Roman"/>
          <w:sz w:val="26"/>
          <w:szCs w:val="26"/>
        </w:rPr>
        <w:pPrChange w:id="4604" w:author="The Si Tran" w:date="2012-12-14T05:31:00Z">
          <w:pPr>
            <w:pStyle w:val="ListParagraph"/>
            <w:ind w:left="1944"/>
          </w:pPr>
        </w:pPrChange>
      </w:pPr>
      <w:ins w:id="4605" w:author="The Si Tran" w:date="2012-12-08T10:21:00Z">
        <w:r>
          <w:rPr>
            <w:rFonts w:ascii="Times New Roman" w:hAnsi="Times New Roman"/>
            <w:sz w:val="26"/>
            <w:szCs w:val="26"/>
          </w:rPr>
          <w:tab/>
        </w:r>
      </w:ins>
      <w:ins w:id="4606" w:author="The Si Tran" w:date="2012-12-08T10:19:00Z">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ins>
    </w:p>
    <w:p w14:paraId="0A3497EA" w14:textId="536A2CBF" w:rsidR="006D00FE" w:rsidRPr="00916159" w:rsidRDefault="0025143A" w:rsidP="0025143A">
      <w:pPr>
        <w:pStyle w:val="ListParagraph"/>
        <w:spacing w:line="360" w:lineRule="auto"/>
        <w:ind w:left="1080" w:hanging="360"/>
        <w:rPr>
          <w:ins w:id="4607" w:author="The Si Tran" w:date="2012-12-08T10:19:00Z"/>
          <w:rFonts w:ascii="Times New Roman" w:eastAsiaTheme="minorEastAsia" w:hAnsi="Times New Roman"/>
          <w:sz w:val="26"/>
          <w:szCs w:val="26"/>
        </w:rPr>
        <w:pPrChange w:id="4608" w:author="The Si Tran" w:date="2012-12-14T05:31:00Z">
          <w:pPr>
            <w:pStyle w:val="ListParagraph"/>
            <w:ind w:left="1944"/>
          </w:pPr>
        </w:pPrChange>
      </w:pPr>
      <w:ins w:id="4609" w:author="The Si Tran" w:date="2012-12-08T10:21:00Z">
        <w:r>
          <w:rPr>
            <w:rFonts w:ascii="Times New Roman" w:hAnsi="Times New Roman"/>
            <w:sz w:val="26"/>
            <w:szCs w:val="26"/>
          </w:rPr>
          <w:tab/>
        </w:r>
        <w:r>
          <w:rPr>
            <w:rFonts w:ascii="Times New Roman" w:hAnsi="Times New Roman"/>
            <w:sz w:val="26"/>
            <w:szCs w:val="26"/>
          </w:rPr>
          <w:tab/>
        </w:r>
      </w:ins>
      <m:oMath>
        <m:sSup>
          <m:sSupPr>
            <m:ctrlPr>
              <w:ins w:id="4610" w:author="The Si Tran" w:date="2012-12-08T10:19:00Z">
                <w:rPr>
                  <w:rFonts w:ascii="Cambria Math" w:eastAsiaTheme="minorEastAsia" w:hAnsi="Cambria Math"/>
                  <w:i/>
                  <w:sz w:val="26"/>
                  <w:szCs w:val="26"/>
                </w:rPr>
              </w:ins>
            </m:ctrlPr>
          </m:sSupPr>
          <m:e>
            <w:ins w:id="4611" w:author="The Si Tran" w:date="2012-12-08T10:19:00Z">
              <m:r>
                <w:rPr>
                  <w:rFonts w:ascii="Cambria Math" w:eastAsiaTheme="minorEastAsia" w:hAnsi="Cambria Math"/>
                  <w:sz w:val="26"/>
                  <w:szCs w:val="26"/>
                </w:rPr>
                <m:t>R</m:t>
              </m:r>
            </w:ins>
          </m:e>
          <m:sup>
            <w:ins w:id="4612" w:author="The Si Tran" w:date="2012-12-08T10:19:00Z">
              <m:r>
                <w:rPr>
                  <w:rFonts w:ascii="Cambria Math" w:eastAsiaTheme="minorEastAsia" w:hAnsi="Cambria Math"/>
                  <w:sz w:val="26"/>
                  <w:szCs w:val="26"/>
                </w:rPr>
                <m:t>-1</m:t>
              </m:r>
            </w:ins>
          </m:sup>
        </m:sSup>
        <m:d>
          <m:dPr>
            <m:ctrlPr>
              <w:ins w:id="4613" w:author="The Si Tran" w:date="2012-12-08T10:19:00Z">
                <w:rPr>
                  <w:rFonts w:ascii="Cambria Math" w:eastAsiaTheme="minorEastAsia" w:hAnsi="Cambria Math"/>
                  <w:i/>
                  <w:sz w:val="26"/>
                  <w:szCs w:val="26"/>
                </w:rPr>
              </w:ins>
            </m:ctrlPr>
          </m:dPr>
          <m:e>
            <w:ins w:id="4614" w:author="The Si Tran" w:date="2012-12-08T10:19:00Z">
              <m:r>
                <w:rPr>
                  <w:rFonts w:ascii="Cambria Math" w:eastAsiaTheme="minorEastAsia" w:hAnsi="Cambria Math"/>
                  <w:sz w:val="26"/>
                  <w:szCs w:val="26"/>
                </w:rPr>
                <m:t>t-1</m:t>
              </m:r>
            </w:ins>
          </m:e>
        </m:d>
        <w:ins w:id="4615" w:author="The Si Tran" w:date="2012-12-08T10:19:00Z">
          <m:r>
            <w:rPr>
              <w:rFonts w:ascii="Cambria Math" w:eastAsiaTheme="minorEastAsia" w:hAnsi="Cambria Math"/>
              <w:sz w:val="26"/>
              <w:szCs w:val="26"/>
            </w:rPr>
            <m:t>=</m:t>
          </m:r>
        </w:ins>
        <m:sSup>
          <m:sSupPr>
            <m:ctrlPr>
              <w:ins w:id="4616" w:author="The Si Tran" w:date="2012-12-08T10:19:00Z">
                <w:rPr>
                  <w:rFonts w:ascii="Cambria Math" w:eastAsiaTheme="minorEastAsia" w:hAnsi="Cambria Math"/>
                  <w:i/>
                  <w:sz w:val="26"/>
                  <w:szCs w:val="26"/>
                </w:rPr>
              </w:ins>
            </m:ctrlPr>
          </m:sSupPr>
          <m:e>
            <w:ins w:id="4617" w:author="The Si Tran" w:date="2012-12-08T10:19:00Z">
              <m:r>
                <w:rPr>
                  <w:rFonts w:ascii="Cambria Math" w:eastAsiaTheme="minorEastAsia" w:hAnsi="Cambria Math"/>
                  <w:sz w:val="26"/>
                  <w:szCs w:val="26"/>
                </w:rPr>
                <m:t>R</m:t>
              </m:r>
            </w:ins>
          </m:e>
          <m:sup>
            <w:ins w:id="4618" w:author="The Si Tran" w:date="2012-12-08T10:19:00Z">
              <m:r>
                <w:rPr>
                  <w:rFonts w:ascii="Cambria Math" w:eastAsiaTheme="minorEastAsia" w:hAnsi="Cambria Math"/>
                  <w:sz w:val="26"/>
                  <w:szCs w:val="26"/>
                </w:rPr>
                <m:t>-1</m:t>
              </m:r>
            </w:ins>
          </m:sup>
        </m:sSup>
        <m:d>
          <m:dPr>
            <m:ctrlPr>
              <w:ins w:id="4619" w:author="The Si Tran" w:date="2012-12-08T10:19:00Z">
                <w:rPr>
                  <w:rFonts w:ascii="Cambria Math" w:eastAsiaTheme="minorEastAsia" w:hAnsi="Cambria Math"/>
                  <w:i/>
                  <w:sz w:val="26"/>
                  <w:szCs w:val="26"/>
                </w:rPr>
              </w:ins>
            </m:ctrlPr>
          </m:dPr>
          <m:e>
            <w:ins w:id="4620" w:author="The Si Tran" w:date="2012-12-08T10:19:00Z">
              <m:r>
                <w:rPr>
                  <w:rFonts w:ascii="Cambria Math" w:eastAsiaTheme="minorEastAsia" w:hAnsi="Cambria Math"/>
                  <w:sz w:val="26"/>
                  <w:szCs w:val="26"/>
                </w:rPr>
                <m:t>t-2</m:t>
              </m:r>
            </w:ins>
          </m:e>
        </m:d>
        <w:ins w:id="4621" w:author="The Si Tran" w:date="2012-12-08T10:19:00Z">
          <m:r>
            <w:rPr>
              <w:rFonts w:ascii="Cambria Math" w:eastAsiaTheme="minorEastAsia" w:hAnsi="Cambria Math"/>
              <w:sz w:val="26"/>
              <w:szCs w:val="26"/>
            </w:rPr>
            <m:t>-Gain factor×</m:t>
          </m:r>
        </w:ins>
        <m:sSup>
          <m:sSupPr>
            <m:ctrlPr>
              <w:ins w:id="4622" w:author="The Si Tran" w:date="2012-12-08T10:19:00Z">
                <w:rPr>
                  <w:rFonts w:ascii="Cambria Math" w:eastAsiaTheme="minorEastAsia" w:hAnsi="Cambria Math"/>
                  <w:i/>
                  <w:sz w:val="26"/>
                  <w:szCs w:val="26"/>
                </w:rPr>
              </w:ins>
            </m:ctrlPr>
          </m:sSupPr>
          <m:e>
            <w:ins w:id="4623" w:author="The Si Tran" w:date="2012-12-08T10:19:00Z">
              <m:r>
                <w:rPr>
                  <w:rFonts w:ascii="Cambria Math" w:eastAsiaTheme="minorEastAsia" w:hAnsi="Cambria Math"/>
                  <w:sz w:val="26"/>
                  <w:szCs w:val="26"/>
                </w:rPr>
                <m:t>φ</m:t>
              </m:r>
            </w:ins>
          </m:e>
          <m:sup>
            <w:ins w:id="4624" w:author="The Si Tran" w:date="2012-12-08T10:19:00Z">
              <m:r>
                <w:rPr>
                  <w:rFonts w:ascii="Cambria Math" w:eastAsiaTheme="minorEastAsia" w:hAnsi="Cambria Math"/>
                  <w:sz w:val="26"/>
                  <w:szCs w:val="26"/>
                </w:rPr>
                <m:t>T</m:t>
              </m:r>
            </w:ins>
          </m:sup>
        </m:sSup>
        <w:ins w:id="4625" w:author="The Si Tran" w:date="2012-12-08T10:19:00Z">
          <m:r>
            <w:rPr>
              <w:rFonts w:ascii="Cambria Math" w:eastAsiaTheme="minorEastAsia" w:hAnsi="Cambria Math"/>
              <w:sz w:val="26"/>
              <w:szCs w:val="26"/>
            </w:rPr>
            <m:t>(t-1)</m:t>
          </m:r>
        </w:ins>
        <m:sSup>
          <m:sSupPr>
            <m:ctrlPr>
              <w:ins w:id="4626" w:author="The Si Tran" w:date="2012-12-08T10:19:00Z">
                <w:rPr>
                  <w:rFonts w:ascii="Cambria Math" w:eastAsiaTheme="minorEastAsia" w:hAnsi="Cambria Math"/>
                  <w:i/>
                  <w:sz w:val="26"/>
                  <w:szCs w:val="26"/>
                </w:rPr>
              </w:ins>
            </m:ctrlPr>
          </m:sSupPr>
          <m:e>
            <w:ins w:id="4627" w:author="The Si Tran" w:date="2012-12-08T10:19:00Z">
              <m:r>
                <w:rPr>
                  <w:rFonts w:ascii="Cambria Math" w:eastAsiaTheme="minorEastAsia" w:hAnsi="Cambria Math"/>
                  <w:sz w:val="26"/>
                  <w:szCs w:val="26"/>
                </w:rPr>
                <m:t>R</m:t>
              </m:r>
            </w:ins>
          </m:e>
          <m:sup>
            <w:ins w:id="4628" w:author="The Si Tran" w:date="2012-12-08T10:19:00Z">
              <m:r>
                <w:rPr>
                  <w:rFonts w:ascii="Cambria Math" w:eastAsiaTheme="minorEastAsia" w:hAnsi="Cambria Math"/>
                  <w:sz w:val="26"/>
                  <w:szCs w:val="26"/>
                </w:rPr>
                <m:t>-1</m:t>
              </m:r>
            </w:ins>
          </m:sup>
        </m:sSup>
        <w:ins w:id="4629" w:author="The Si Tran" w:date="2012-12-08T10:19:00Z">
          <m:r>
            <w:rPr>
              <w:rFonts w:ascii="Cambria Math" w:eastAsiaTheme="minorEastAsia" w:hAnsi="Cambria Math"/>
              <w:sz w:val="26"/>
              <w:szCs w:val="26"/>
            </w:rPr>
            <m:t>(t-2)</m:t>
          </m:r>
        </w:ins>
      </m:oMath>
    </w:p>
    <w:p w14:paraId="1EB4AC86" w14:textId="77777777" w:rsidR="006D00FE" w:rsidRDefault="006D00FE" w:rsidP="0025143A">
      <w:pPr>
        <w:pStyle w:val="ListParagraph"/>
        <w:spacing w:line="360" w:lineRule="auto"/>
        <w:ind w:left="1080" w:hanging="360"/>
        <w:rPr>
          <w:ins w:id="4630" w:author="The Si Tran" w:date="2012-12-08T14:48:00Z"/>
        </w:rPr>
        <w:pPrChange w:id="4631" w:author="The Si Tran" w:date="2012-12-14T05:31:00Z">
          <w:pPr>
            <w:pStyle w:val="Heading3"/>
          </w:pPr>
        </w:pPrChange>
      </w:pPr>
      <w:ins w:id="4632" w:author="The Si Tran" w:date="2012-12-08T10:21:00Z">
        <w:r>
          <w:rPr>
            <w:rFonts w:ascii="Times New Roman" w:hAnsi="Times New Roman"/>
            <w:sz w:val="26"/>
            <w:szCs w:val="26"/>
          </w:rPr>
          <w:tab/>
        </w:r>
      </w:ins>
      <w:ins w:id="4633" w:author="The Si Tran" w:date="2012-12-08T10:19:00Z">
        <w:r>
          <w:rPr>
            <w:rFonts w:ascii="Times New Roman" w:hAnsi="Times New Roman"/>
            <w:sz w:val="26"/>
            <w:szCs w:val="26"/>
          </w:rPr>
          <w:t>Véc tơ giá trị quan sát và lỗi được cập nhật lại.</w:t>
        </w:r>
      </w:ins>
    </w:p>
    <w:p w14:paraId="144B5338" w14:textId="77777777" w:rsidR="003B5A9E" w:rsidRPr="00DD48FF" w:rsidRDefault="003B5A9E" w:rsidP="0025143A">
      <w:pPr>
        <w:pStyle w:val="ListParagraph"/>
        <w:spacing w:line="360" w:lineRule="auto"/>
        <w:rPr>
          <w:ins w:id="4634" w:author="The Si Tran" w:date="2012-12-06T22:16:00Z"/>
        </w:rPr>
        <w:pPrChange w:id="4635" w:author="The Si Tran" w:date="2012-12-14T05:31:00Z">
          <w:pPr>
            <w:pStyle w:val="Heading3"/>
          </w:pPr>
        </w:pPrChange>
      </w:pPr>
      <w:ins w:id="4636" w:author="The Si Tran" w:date="2012-12-08T14:48:00Z">
        <w:r w:rsidRPr="003B5A9E">
          <w:rPr>
            <w:rFonts w:ascii="Times New Roman" w:hAnsi="Times New Roman"/>
            <w:sz w:val="26"/>
            <w:szCs w:val="26"/>
            <w:rPrChange w:id="4637" w:author="The Si Tran" w:date="2012-12-08T14:48:00Z">
              <w:rPr/>
            </w:rPrChange>
          </w:rPr>
          <w:t>Giai đoạn 2 và 3 được lặp lại cho mỗi mẫu dữ liệu quan sát, qua mỗi lần ước lượng như vậy véc tơ tham số sẽ được cập nhật chính xác hơn.</w:t>
        </w:r>
      </w:ins>
    </w:p>
    <w:p w14:paraId="28C44A36" w14:textId="77777777" w:rsidR="00155591" w:rsidRDefault="00155591">
      <w:pPr>
        <w:pStyle w:val="Heading3"/>
        <w:rPr>
          <w:ins w:id="4638" w:author="The Si Tran" w:date="2012-12-07T22:07:00Z"/>
        </w:rPr>
        <w:pPrChange w:id="4639" w:author="The Si Tran" w:date="2012-12-06T22:16:00Z">
          <w:pPr/>
        </w:pPrChange>
      </w:pPr>
      <w:bookmarkStart w:id="4640" w:name="_Toc343220811"/>
      <w:ins w:id="4641" w:author="The Si Tran" w:date="2012-12-06T22:16:00Z">
        <w:r w:rsidRPr="00155591">
          <w:t>Thành phần dự đoán</w:t>
        </w:r>
      </w:ins>
      <w:bookmarkEnd w:id="4640"/>
    </w:p>
    <w:p w14:paraId="0D5FBC4F" w14:textId="77777777" w:rsidR="003F6E52" w:rsidRDefault="003F6E52" w:rsidP="00843CA1">
      <w:pPr>
        <w:pStyle w:val="ListParagraph"/>
        <w:spacing w:line="360" w:lineRule="auto"/>
        <w:ind w:left="360"/>
        <w:rPr>
          <w:ins w:id="4642" w:author="The Si Tran" w:date="2012-12-07T22:07:00Z"/>
          <w:rFonts w:ascii="Times New Roman" w:hAnsi="Times New Roman"/>
          <w:sz w:val="26"/>
          <w:szCs w:val="26"/>
        </w:rPr>
        <w:pPrChange w:id="4643" w:author="The Si Tran" w:date="2012-12-14T05:31:00Z">
          <w:pPr>
            <w:pStyle w:val="ListParagraph"/>
            <w:ind w:left="360"/>
          </w:pPr>
        </w:pPrChange>
      </w:pPr>
      <w:ins w:id="4644" w:author="The Si Tran" w:date="2012-12-07T22:07:00Z">
        <w:r>
          <w:rPr>
            <w:rFonts w:ascii="Times New Roman" w:hAnsi="Times New Roman"/>
            <w:sz w:val="26"/>
            <w:szCs w:val="26"/>
          </w:rPr>
          <w:t>Sau khi xác định được mô hình dự đoán và ước lượng tham số cho mô hình, ta sẽ dùng kết quả đó để dự</w:t>
        </w:r>
        <w:r w:rsidR="00F464A5">
          <w:rPr>
            <w:rFonts w:ascii="Times New Roman" w:hAnsi="Times New Roman"/>
            <w:sz w:val="26"/>
            <w:szCs w:val="26"/>
          </w:rPr>
          <w:t xml:space="preserve"> đoán cho các</w:t>
        </w:r>
        <w:r>
          <w:rPr>
            <w:rFonts w:ascii="Times New Roman" w:hAnsi="Times New Roman"/>
            <w:sz w:val="26"/>
            <w:szCs w:val="26"/>
          </w:rPr>
          <w:t xml:space="preserve"> thời đoạn tiếp theo.</w:t>
        </w:r>
      </w:ins>
    </w:p>
    <w:p w14:paraId="2CC7C924" w14:textId="77777777" w:rsidR="003F6E52" w:rsidRDefault="003F6E52" w:rsidP="00843CA1">
      <w:pPr>
        <w:pStyle w:val="ListParagraph"/>
        <w:numPr>
          <w:ilvl w:val="0"/>
          <w:numId w:val="23"/>
        </w:numPr>
        <w:spacing w:line="360" w:lineRule="auto"/>
        <w:rPr>
          <w:ins w:id="4645" w:author="The Si Tran" w:date="2012-12-07T22:14:00Z"/>
          <w:rFonts w:ascii="Times New Roman" w:hAnsi="Times New Roman"/>
          <w:sz w:val="26"/>
          <w:szCs w:val="26"/>
        </w:rPr>
        <w:pPrChange w:id="4646" w:author="The Si Tran" w:date="2012-12-14T05:31:00Z">
          <w:pPr>
            <w:pStyle w:val="ListParagraph"/>
            <w:numPr>
              <w:numId w:val="23"/>
            </w:numPr>
            <w:ind w:left="1080" w:hanging="360"/>
          </w:pPr>
        </w:pPrChange>
      </w:pPr>
      <w:ins w:id="4647" w:author="The Si Tran" w:date="2012-12-07T22:08:00Z">
        <w:r w:rsidRPr="00A625DC">
          <w:rPr>
            <w:rFonts w:ascii="Times New Roman" w:hAnsi="Times New Roman"/>
            <w:sz w:val="26"/>
            <w:szCs w:val="26"/>
            <w:rPrChange w:id="4648" w:author="The Si Tran" w:date="2012-12-07T22:08:00Z">
              <w:rPr>
                <w:rFonts w:ascii="Times New Roman" w:eastAsiaTheme="minorHAnsi" w:hAnsi="Times New Roman"/>
                <w:sz w:val="26"/>
              </w:rPr>
            </w:rPrChange>
          </w:rPr>
          <w:t>Dự đoán 1 thời đoạn cho chuỗi dữ liệu tĩnh</w:t>
        </w:r>
      </w:ins>
    </w:p>
    <w:p w14:paraId="077C2487" w14:textId="77777777" w:rsidR="00B61FF6" w:rsidRDefault="00B61FF6" w:rsidP="00843CA1">
      <w:pPr>
        <w:pStyle w:val="ListParagraph"/>
        <w:spacing w:line="360" w:lineRule="auto"/>
        <w:ind w:left="1080"/>
        <w:rPr>
          <w:ins w:id="4649" w:author="The Si Tran" w:date="2012-12-07T22:14:00Z"/>
          <w:rFonts w:ascii="Times New Roman" w:hAnsi="Times New Roman"/>
          <w:sz w:val="26"/>
          <w:szCs w:val="26"/>
        </w:rPr>
        <w:pPrChange w:id="4650" w:author="The Si Tran" w:date="2012-12-14T05:31:00Z">
          <w:pPr>
            <w:pStyle w:val="ListParagraph"/>
            <w:numPr>
              <w:numId w:val="23"/>
            </w:numPr>
            <w:ind w:left="1080" w:hanging="360"/>
          </w:pPr>
        </w:pPrChange>
      </w:pPr>
      <w:ins w:id="4651" w:author="The Si Tran" w:date="2012-12-07T22:14:00Z">
        <w:r>
          <w:rPr>
            <w:rFonts w:ascii="Times New Roman" w:hAnsi="Times New Roman"/>
            <w:sz w:val="26"/>
            <w:szCs w:val="26"/>
          </w:rPr>
          <w:t>Theo phương pháp tối thiểu bình phương lỗi, giá trị dự đoán của mô hình chính là giá trị của mô hình tại thời điểm tiếp theo (t+1)</w:t>
        </w:r>
      </w:ins>
    </w:p>
    <w:p w14:paraId="4091F63B" w14:textId="77777777" w:rsidR="00B61FF6" w:rsidRPr="00B61FF6" w:rsidRDefault="00B61FF6" w:rsidP="00843CA1">
      <w:pPr>
        <w:pStyle w:val="ListParagraph"/>
        <w:spacing w:line="360" w:lineRule="auto"/>
        <w:ind w:left="1080"/>
        <w:rPr>
          <w:ins w:id="4652" w:author="The Si Tran" w:date="2012-12-07T22:14:00Z"/>
          <w:rFonts w:ascii="Times New Roman" w:hAnsi="Times New Roman"/>
          <w:sz w:val="26"/>
          <w:szCs w:val="26"/>
        </w:rPr>
        <w:pPrChange w:id="4653" w:author="The Si Tran" w:date="2012-12-14T05:31:00Z">
          <w:pPr>
            <w:pStyle w:val="ListParagraph"/>
            <w:numPr>
              <w:numId w:val="23"/>
            </w:numPr>
            <w:ind w:left="1080" w:hanging="360"/>
          </w:pPr>
        </w:pPrChange>
      </w:pPr>
      <w:ins w:id="4654" w:author="The Si Tran" w:date="2012-12-07T22:14:00Z">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ins>
    </w:p>
    <w:p w14:paraId="3AA00F33" w14:textId="77777777" w:rsidR="00B61FF6" w:rsidRPr="00B61FF6" w:rsidRDefault="0056499D" w:rsidP="00843CA1">
      <w:pPr>
        <w:pStyle w:val="ListParagraph"/>
        <w:spacing w:line="360" w:lineRule="auto"/>
        <w:ind w:left="1080"/>
        <w:rPr>
          <w:ins w:id="4655" w:author="The Si Tran" w:date="2012-12-07T22:14:00Z"/>
          <w:rFonts w:ascii="Times New Roman" w:hAnsi="Times New Roman"/>
          <w:sz w:val="26"/>
          <w:szCs w:val="26"/>
        </w:rPr>
        <w:pPrChange w:id="4656" w:author="The Si Tran" w:date="2012-12-14T05:31:00Z">
          <w:pPr>
            <w:pStyle w:val="ListParagraph"/>
            <w:numPr>
              <w:numId w:val="23"/>
            </w:numPr>
            <w:ind w:left="1080" w:hanging="360"/>
          </w:pPr>
        </w:pPrChange>
      </w:pPr>
      <m:oMathPara>
        <m:oMathParaPr>
          <m:jc m:val="left"/>
        </m:oMathParaPr>
        <m:oMath>
          <m:acc>
            <m:accPr>
              <m:ctrlPr>
                <w:ins w:id="4657" w:author="The Si Tran" w:date="2012-12-07T22:14:00Z">
                  <w:rPr>
                    <w:rFonts w:ascii="Cambria Math" w:hAnsi="Cambria Math"/>
                    <w:i/>
                    <w:sz w:val="26"/>
                    <w:szCs w:val="26"/>
                  </w:rPr>
                </w:ins>
              </m:ctrlPr>
            </m:accPr>
            <m:e>
              <w:ins w:id="4658" w:author="The Si Tran" w:date="2012-12-07T22:14:00Z">
                <m:r>
                  <w:rPr>
                    <w:rFonts w:ascii="Cambria Math" w:hAnsi="Cambria Math"/>
                    <w:sz w:val="26"/>
                    <w:szCs w:val="26"/>
                  </w:rPr>
                  <m:t>y</m:t>
                </m:r>
              </w:ins>
            </m:e>
          </m:acc>
          <m:d>
            <m:dPr>
              <m:ctrlPr>
                <w:ins w:id="4659" w:author="The Si Tran" w:date="2012-12-07T22:14:00Z">
                  <w:rPr>
                    <w:rFonts w:ascii="Cambria Math" w:hAnsi="Cambria Math"/>
                    <w:i/>
                    <w:sz w:val="26"/>
                    <w:szCs w:val="26"/>
                  </w:rPr>
                </w:ins>
              </m:ctrlPr>
            </m:dPr>
            <m:e>
              <w:ins w:id="4660" w:author="The Si Tran" w:date="2012-12-07T22:14:00Z">
                <m:r>
                  <w:rPr>
                    <w:rFonts w:ascii="Cambria Math" w:hAnsi="Cambria Math"/>
                    <w:sz w:val="26"/>
                    <w:szCs w:val="26"/>
                  </w:rPr>
                  <m:t>t+1</m:t>
                </m:r>
              </w:ins>
            </m:e>
          </m:d>
          <w:ins w:id="4661" w:author="The Si Tran" w:date="2012-12-07T22:14:00Z">
            <m:r>
              <w:rPr>
                <w:rFonts w:ascii="Cambria Math" w:hAnsi="Cambria Math"/>
                <w:sz w:val="26"/>
                <w:szCs w:val="26"/>
              </w:rPr>
              <m:t>=E[y(t+1)|y</m:t>
            </m:r>
          </w:ins>
          <m:d>
            <m:dPr>
              <m:ctrlPr>
                <w:ins w:id="4662" w:author="The Si Tran" w:date="2012-12-07T22:14:00Z">
                  <w:rPr>
                    <w:rFonts w:ascii="Cambria Math" w:hAnsi="Cambria Math"/>
                    <w:i/>
                    <w:sz w:val="26"/>
                    <w:szCs w:val="26"/>
                  </w:rPr>
                </w:ins>
              </m:ctrlPr>
            </m:dPr>
            <m:e>
              <w:ins w:id="4663" w:author="The Si Tran" w:date="2012-12-07T22:14:00Z">
                <m:r>
                  <w:rPr>
                    <w:rFonts w:ascii="Cambria Math" w:hAnsi="Cambria Math"/>
                    <w:sz w:val="26"/>
                    <w:szCs w:val="26"/>
                  </w:rPr>
                  <m:t>t</m:t>
                </m:r>
              </w:ins>
            </m:e>
          </m:d>
          <w:ins w:id="4664" w:author="The Si Tran" w:date="2012-12-07T22:14:00Z">
            <m:r>
              <w:rPr>
                <w:rFonts w:ascii="Cambria Math" w:hAnsi="Cambria Math"/>
                <w:sz w:val="26"/>
                <w:szCs w:val="26"/>
              </w:rPr>
              <m:t>,y</m:t>
            </m:r>
          </w:ins>
          <m:d>
            <m:dPr>
              <m:ctrlPr>
                <w:ins w:id="4665" w:author="The Si Tran" w:date="2012-12-07T22:14:00Z">
                  <w:rPr>
                    <w:rFonts w:ascii="Cambria Math" w:hAnsi="Cambria Math"/>
                    <w:i/>
                    <w:sz w:val="26"/>
                    <w:szCs w:val="26"/>
                  </w:rPr>
                </w:ins>
              </m:ctrlPr>
            </m:dPr>
            <m:e>
              <w:ins w:id="4666" w:author="The Si Tran" w:date="2012-12-07T22:14:00Z">
                <m:r>
                  <w:rPr>
                    <w:rFonts w:ascii="Cambria Math" w:hAnsi="Cambria Math"/>
                    <w:sz w:val="26"/>
                    <w:szCs w:val="26"/>
                  </w:rPr>
                  <m:t>t-1</m:t>
                </m:r>
              </w:ins>
            </m:e>
          </m:d>
          <w:ins w:id="4667" w:author="The Si Tran" w:date="2012-12-07T22:14:00Z">
            <m:r>
              <w:rPr>
                <w:rFonts w:ascii="Cambria Math" w:hAnsi="Cambria Math"/>
                <w:sz w:val="26"/>
                <w:szCs w:val="26"/>
              </w:rPr>
              <m:t>,…]</m:t>
            </m:r>
          </w:ins>
        </m:oMath>
      </m:oMathPara>
    </w:p>
    <w:p w14:paraId="2973E23C" w14:textId="77777777" w:rsidR="00B61FF6" w:rsidRDefault="00B61FF6" w:rsidP="00843CA1">
      <w:pPr>
        <w:pStyle w:val="ListParagraph"/>
        <w:spacing w:line="360" w:lineRule="auto"/>
        <w:ind w:left="1080"/>
        <w:rPr>
          <w:ins w:id="4668" w:author="The Si Tran" w:date="2012-12-07T22:15:00Z"/>
          <w:rFonts w:ascii="Times New Roman" w:hAnsi="Times New Roman"/>
          <w:sz w:val="26"/>
          <w:szCs w:val="26"/>
        </w:rPr>
        <w:pPrChange w:id="4669" w:author="The Si Tran" w:date="2012-12-14T05:31:00Z">
          <w:pPr>
            <w:pStyle w:val="ListParagraph"/>
            <w:numPr>
              <w:numId w:val="23"/>
            </w:numPr>
            <w:ind w:left="1080" w:hanging="360"/>
          </w:pPr>
        </w:pPrChange>
      </w:pPr>
      <w:ins w:id="4670" w:author="The Si Tran" w:date="2012-12-07T22:15:00Z">
        <w:r w:rsidRPr="00B61FF6">
          <w:rPr>
            <w:rFonts w:ascii="Times New Roman" w:hAnsi="Times New Roman"/>
            <w:sz w:val="26"/>
            <w:szCs w:val="26"/>
          </w:rPr>
          <w:lastRenderedPageBreak/>
          <w:t>Bời vì tất cả các tham số trong mô hình ngoại trừ e(t+1), thành phần lỗi Gausian được giả thuyết là phân phối tự nhiên N(0,σ^2), chúng ta có thể ước lượng nó với giá trị kỳ vọng 0.</w:t>
        </w:r>
      </w:ins>
    </w:p>
    <w:p w14:paraId="5DBACEF1" w14:textId="77777777" w:rsidR="00CD1726" w:rsidRDefault="00B61FF6" w:rsidP="00843CA1">
      <w:pPr>
        <w:pStyle w:val="ListParagraph"/>
        <w:spacing w:line="360" w:lineRule="auto"/>
        <w:ind w:left="1080"/>
        <w:rPr>
          <w:ins w:id="4671" w:author="The Si Tran" w:date="2012-12-07T22:17:00Z"/>
          <w:rFonts w:ascii="Times New Roman" w:hAnsi="Times New Roman"/>
          <w:sz w:val="26"/>
          <w:szCs w:val="26"/>
        </w:rPr>
        <w:pPrChange w:id="4672" w:author="The Si Tran" w:date="2012-12-14T05:31:00Z">
          <w:pPr>
            <w:pStyle w:val="ListParagraph"/>
            <w:ind w:left="1080"/>
          </w:pPr>
        </w:pPrChange>
      </w:pPr>
      <w:ins w:id="4673" w:author="The Si Tran" w:date="2012-12-07T22:16:00Z">
        <w:r w:rsidRPr="00B61FF6">
          <w:rPr>
            <w:rFonts w:ascii="Times New Roman" w:hAnsi="Times New Roman"/>
            <w:sz w:val="26"/>
            <w:szCs w:val="26"/>
            <w:rPrChange w:id="4674" w:author="The Si Tran" w:date="2012-12-07T22:17:00Z">
              <w:rPr>
                <w:szCs w:val="26"/>
              </w:rPr>
            </w:rPrChange>
          </w:rPr>
          <w:t>Do đó</w:t>
        </w:r>
      </w:ins>
      <w:ins w:id="4675" w:author="The Si Tran" w:date="2012-12-07T22:17:00Z">
        <w:r w:rsidR="00CD1726">
          <w:rPr>
            <w:rFonts w:ascii="Times New Roman" w:hAnsi="Times New Roman"/>
            <w:sz w:val="26"/>
            <w:szCs w:val="26"/>
          </w:rPr>
          <w:t xml:space="preserve"> giá trị dự đoán là</w:t>
        </w:r>
      </w:ins>
    </w:p>
    <w:p w14:paraId="62A1E7C3" w14:textId="77777777" w:rsidR="00B61FF6" w:rsidRPr="00CD1726" w:rsidRDefault="0056499D" w:rsidP="00843CA1">
      <w:pPr>
        <w:pStyle w:val="ListParagraph"/>
        <w:spacing w:line="360" w:lineRule="auto"/>
        <w:ind w:left="1080"/>
        <w:rPr>
          <w:ins w:id="4676" w:author="The Si Tran" w:date="2012-12-07T22:08:00Z"/>
          <w:sz w:val="26"/>
          <w:szCs w:val="26"/>
          <w:rPrChange w:id="4677" w:author="The Si Tran" w:date="2012-12-07T22:18:00Z">
            <w:rPr>
              <w:ins w:id="4678" w:author="The Si Tran" w:date="2012-12-07T22:08:00Z"/>
            </w:rPr>
          </w:rPrChange>
        </w:rPr>
        <w:pPrChange w:id="4679" w:author="The Si Tran" w:date="2012-12-14T05:31:00Z">
          <w:pPr>
            <w:pStyle w:val="ListParagraph"/>
            <w:numPr>
              <w:numId w:val="23"/>
            </w:numPr>
            <w:ind w:left="1080" w:hanging="360"/>
          </w:pPr>
        </w:pPrChange>
      </w:pPr>
      <m:oMathPara>
        <m:oMath>
          <m:acc>
            <m:accPr>
              <m:ctrlPr>
                <w:ins w:id="4680" w:author="The Si Tran" w:date="2012-12-07T22:16:00Z">
                  <w:rPr>
                    <w:rFonts w:ascii="Cambria Math" w:hAnsi="Cambria Math"/>
                    <w:i/>
                    <w:sz w:val="26"/>
                    <w:szCs w:val="26"/>
                  </w:rPr>
                </w:ins>
              </m:ctrlPr>
            </m:accPr>
            <m:e>
              <w:ins w:id="4681" w:author="The Si Tran" w:date="2012-12-07T22:16:00Z">
                <m:r>
                  <w:rPr>
                    <w:rFonts w:ascii="Cambria Math" w:hAnsi="Cambria Math"/>
                    <w:sz w:val="26"/>
                    <w:szCs w:val="26"/>
                    <w:rPrChange w:id="4682" w:author="The Si Tran" w:date="2012-12-07T22:17:00Z">
                      <w:rPr>
                        <w:rFonts w:ascii="Cambria Math" w:hAnsi="Cambria Math"/>
                        <w:szCs w:val="26"/>
                      </w:rPr>
                    </w:rPrChange>
                  </w:rPr>
                  <m:t>y</m:t>
                </m:r>
              </w:ins>
            </m:e>
          </m:acc>
          <m:d>
            <m:dPr>
              <m:ctrlPr>
                <w:ins w:id="4683" w:author="The Si Tran" w:date="2012-12-07T22:16:00Z">
                  <w:rPr>
                    <w:rFonts w:ascii="Cambria Math" w:hAnsi="Cambria Math"/>
                    <w:i/>
                    <w:sz w:val="26"/>
                    <w:szCs w:val="26"/>
                  </w:rPr>
                </w:ins>
              </m:ctrlPr>
            </m:dPr>
            <m:e>
              <w:ins w:id="4684" w:author="The Si Tran" w:date="2012-12-07T22:16:00Z">
                <m:r>
                  <w:rPr>
                    <w:rFonts w:ascii="Cambria Math" w:hAnsi="Cambria Math"/>
                    <w:sz w:val="26"/>
                    <w:szCs w:val="26"/>
                    <w:rPrChange w:id="4685" w:author="The Si Tran" w:date="2012-12-07T22:17:00Z">
                      <w:rPr>
                        <w:rFonts w:ascii="Cambria Math" w:hAnsi="Cambria Math"/>
                        <w:szCs w:val="26"/>
                      </w:rPr>
                    </w:rPrChange>
                  </w:rPr>
                  <m:t>t+1</m:t>
                </m:r>
              </w:ins>
            </m:e>
          </m:d>
          <w:ins w:id="4686" w:author="The Si Tran" w:date="2012-12-07T22:16:00Z">
            <m:r>
              <w:rPr>
                <w:rFonts w:ascii="Cambria Math" w:hAnsi="Cambria Math"/>
                <w:sz w:val="26"/>
                <w:szCs w:val="26"/>
                <w:rPrChange w:id="4687" w:author="The Si Tran" w:date="2012-12-07T22:17:00Z">
                  <w:rPr>
                    <w:rFonts w:ascii="Cambria Math" w:hAnsi="Cambria Math"/>
                    <w:szCs w:val="26"/>
                  </w:rPr>
                </w:rPrChange>
              </w:rPr>
              <m:t>=</m:t>
            </m:r>
          </w:ins>
          <m:sSub>
            <m:sSubPr>
              <m:ctrlPr>
                <w:ins w:id="4688" w:author="The Si Tran" w:date="2012-12-07T22:16:00Z">
                  <w:rPr>
                    <w:rFonts w:ascii="Cambria Math" w:hAnsi="Cambria Math"/>
                    <w:i/>
                    <w:sz w:val="26"/>
                    <w:szCs w:val="26"/>
                  </w:rPr>
                </w:ins>
              </m:ctrlPr>
            </m:sSubPr>
            <m:e>
              <w:ins w:id="4689" w:author="The Si Tran" w:date="2012-12-07T22:16:00Z">
                <m:r>
                  <w:rPr>
                    <w:rFonts w:ascii="Cambria Math" w:hAnsi="Cambria Math"/>
                    <w:sz w:val="26"/>
                    <w:szCs w:val="26"/>
                    <w:rPrChange w:id="4690" w:author="The Si Tran" w:date="2012-12-07T22:17:00Z">
                      <w:rPr>
                        <w:rFonts w:ascii="Cambria Math" w:hAnsi="Cambria Math"/>
                        <w:szCs w:val="26"/>
                      </w:rPr>
                    </w:rPrChange>
                  </w:rPr>
                  <m:t>a</m:t>
                </m:r>
              </w:ins>
            </m:e>
            <m:sub>
              <w:ins w:id="4691" w:author="The Si Tran" w:date="2012-12-07T22:16:00Z">
                <m:r>
                  <w:rPr>
                    <w:rFonts w:ascii="Cambria Math" w:hAnsi="Cambria Math"/>
                    <w:sz w:val="26"/>
                    <w:szCs w:val="26"/>
                    <w:rPrChange w:id="4692" w:author="The Si Tran" w:date="2012-12-07T22:17:00Z">
                      <w:rPr>
                        <w:rFonts w:ascii="Cambria Math" w:hAnsi="Cambria Math"/>
                        <w:szCs w:val="26"/>
                      </w:rPr>
                    </w:rPrChange>
                  </w:rPr>
                  <m:t>0</m:t>
                </m:r>
              </w:ins>
            </m:sub>
          </m:sSub>
          <w:ins w:id="4693" w:author="The Si Tran" w:date="2012-12-07T22:16:00Z">
            <m:r>
              <w:rPr>
                <w:rFonts w:ascii="Cambria Math" w:hAnsi="Cambria Math"/>
                <w:sz w:val="26"/>
                <w:szCs w:val="26"/>
                <w:rPrChange w:id="4694" w:author="The Si Tran" w:date="2012-12-07T22:17:00Z">
                  <w:rPr>
                    <w:rFonts w:ascii="Cambria Math" w:hAnsi="Cambria Math"/>
                    <w:szCs w:val="26"/>
                  </w:rPr>
                </w:rPrChange>
              </w:rPr>
              <m:t>+</m:t>
            </m:r>
          </w:ins>
          <m:sSub>
            <m:sSubPr>
              <m:ctrlPr>
                <w:ins w:id="4695" w:author="The Si Tran" w:date="2012-12-07T22:16:00Z">
                  <w:rPr>
                    <w:rFonts w:ascii="Cambria Math" w:hAnsi="Cambria Math"/>
                    <w:i/>
                    <w:sz w:val="26"/>
                    <w:szCs w:val="26"/>
                  </w:rPr>
                </w:ins>
              </m:ctrlPr>
            </m:sSubPr>
            <m:e>
              <w:ins w:id="4696" w:author="The Si Tran" w:date="2012-12-07T22:16:00Z">
                <m:r>
                  <w:rPr>
                    <w:rFonts w:ascii="Cambria Math" w:hAnsi="Cambria Math"/>
                    <w:sz w:val="26"/>
                    <w:szCs w:val="26"/>
                    <w:rPrChange w:id="4697" w:author="The Si Tran" w:date="2012-12-07T22:17:00Z">
                      <w:rPr>
                        <w:rFonts w:ascii="Cambria Math" w:hAnsi="Cambria Math"/>
                        <w:szCs w:val="26"/>
                      </w:rPr>
                    </w:rPrChange>
                  </w:rPr>
                  <m:t>a</m:t>
                </m:r>
              </w:ins>
            </m:e>
            <m:sub>
              <w:ins w:id="4698" w:author="The Si Tran" w:date="2012-12-07T22:16:00Z">
                <m:r>
                  <w:rPr>
                    <w:rFonts w:ascii="Cambria Math" w:hAnsi="Cambria Math"/>
                    <w:sz w:val="26"/>
                    <w:szCs w:val="26"/>
                    <w:rPrChange w:id="4699" w:author="The Si Tran" w:date="2012-12-07T22:17:00Z">
                      <w:rPr>
                        <w:rFonts w:ascii="Cambria Math" w:hAnsi="Cambria Math"/>
                        <w:szCs w:val="26"/>
                      </w:rPr>
                    </w:rPrChange>
                  </w:rPr>
                  <m:t>1</m:t>
                </m:r>
              </w:ins>
            </m:sub>
          </m:sSub>
          <w:ins w:id="4700" w:author="The Si Tran" w:date="2012-12-07T22:16:00Z">
            <m:r>
              <w:rPr>
                <w:rFonts w:ascii="Cambria Math" w:hAnsi="Cambria Math"/>
                <w:sz w:val="26"/>
                <w:szCs w:val="26"/>
                <w:rPrChange w:id="4701" w:author="The Si Tran" w:date="2012-12-07T22:17:00Z">
                  <w:rPr>
                    <w:rFonts w:ascii="Cambria Math" w:hAnsi="Cambria Math"/>
                    <w:szCs w:val="26"/>
                  </w:rPr>
                </w:rPrChange>
              </w:rPr>
              <m:t>y</m:t>
            </m:r>
          </w:ins>
          <m:d>
            <m:dPr>
              <m:ctrlPr>
                <w:ins w:id="4702" w:author="The Si Tran" w:date="2012-12-07T22:16:00Z">
                  <w:rPr>
                    <w:rFonts w:ascii="Cambria Math" w:hAnsi="Cambria Math"/>
                    <w:i/>
                    <w:sz w:val="26"/>
                    <w:szCs w:val="26"/>
                  </w:rPr>
                </w:ins>
              </m:ctrlPr>
            </m:dPr>
            <m:e>
              <w:ins w:id="4703" w:author="The Si Tran" w:date="2012-12-07T22:16:00Z">
                <m:r>
                  <w:rPr>
                    <w:rFonts w:ascii="Cambria Math" w:hAnsi="Cambria Math"/>
                    <w:sz w:val="26"/>
                    <w:szCs w:val="26"/>
                    <w:rPrChange w:id="4704" w:author="The Si Tran" w:date="2012-12-07T22:17:00Z">
                      <w:rPr>
                        <w:rFonts w:ascii="Cambria Math" w:hAnsi="Cambria Math"/>
                        <w:szCs w:val="26"/>
                      </w:rPr>
                    </w:rPrChange>
                  </w:rPr>
                  <m:t>t</m:t>
                </m:r>
              </w:ins>
            </m:e>
          </m:d>
          <w:ins w:id="4705" w:author="The Si Tran" w:date="2012-12-07T22:16:00Z">
            <m:r>
              <w:rPr>
                <w:rFonts w:ascii="Cambria Math" w:hAnsi="Cambria Math"/>
                <w:sz w:val="26"/>
                <w:szCs w:val="26"/>
                <w:rPrChange w:id="4706" w:author="The Si Tran" w:date="2012-12-07T22:17:00Z">
                  <w:rPr>
                    <w:rFonts w:ascii="Cambria Math" w:hAnsi="Cambria Math"/>
                    <w:szCs w:val="26"/>
                  </w:rPr>
                </w:rPrChange>
              </w:rPr>
              <m:t>+</m:t>
            </m:r>
            <m:r>
              <w:rPr>
                <w:rFonts w:ascii="Cambria Math" w:hAnsi="Cambria Math" w:hint="eastAsia"/>
                <w:sz w:val="26"/>
                <w:szCs w:val="26"/>
                <w:rPrChange w:id="4707" w:author="The Si Tran" w:date="2012-12-07T22:17:00Z">
                  <w:rPr>
                    <w:rFonts w:ascii="Cambria Math" w:hAnsi="Cambria Math" w:hint="eastAsia"/>
                    <w:szCs w:val="26"/>
                  </w:rPr>
                </w:rPrChange>
              </w:rPr>
              <m:t>…</m:t>
            </m:r>
            <m:r>
              <w:rPr>
                <w:rFonts w:ascii="Cambria Math" w:hAnsi="Cambria Math"/>
                <w:sz w:val="26"/>
                <w:szCs w:val="26"/>
                <w:rPrChange w:id="4708" w:author="The Si Tran" w:date="2012-12-07T22:17:00Z">
                  <w:rPr>
                    <w:rFonts w:ascii="Cambria Math" w:hAnsi="Cambria Math"/>
                    <w:szCs w:val="26"/>
                  </w:rPr>
                </w:rPrChange>
              </w:rPr>
              <m:t>+</m:t>
            </m:r>
          </w:ins>
          <m:sSub>
            <m:sSubPr>
              <m:ctrlPr>
                <w:ins w:id="4709" w:author="The Si Tran" w:date="2012-12-07T22:16:00Z">
                  <w:rPr>
                    <w:rFonts w:ascii="Cambria Math" w:hAnsi="Cambria Math"/>
                    <w:i/>
                    <w:sz w:val="26"/>
                    <w:szCs w:val="26"/>
                  </w:rPr>
                </w:ins>
              </m:ctrlPr>
            </m:sSubPr>
            <m:e>
              <w:ins w:id="4710" w:author="The Si Tran" w:date="2012-12-07T22:16:00Z">
                <m:r>
                  <w:rPr>
                    <w:rFonts w:ascii="Cambria Math" w:hAnsi="Cambria Math"/>
                    <w:sz w:val="26"/>
                    <w:szCs w:val="26"/>
                    <w:rPrChange w:id="4711" w:author="The Si Tran" w:date="2012-12-07T22:17:00Z">
                      <w:rPr>
                        <w:rFonts w:ascii="Cambria Math" w:hAnsi="Cambria Math"/>
                        <w:szCs w:val="26"/>
                      </w:rPr>
                    </w:rPrChange>
                  </w:rPr>
                  <m:t>a</m:t>
                </m:r>
              </w:ins>
            </m:e>
            <m:sub>
              <w:ins w:id="4712" w:author="The Si Tran" w:date="2012-12-07T22:16:00Z">
                <m:r>
                  <w:rPr>
                    <w:rFonts w:ascii="Cambria Math" w:hAnsi="Cambria Math"/>
                    <w:sz w:val="26"/>
                    <w:szCs w:val="26"/>
                    <w:rPrChange w:id="4713" w:author="The Si Tran" w:date="2012-12-07T22:17:00Z">
                      <w:rPr>
                        <w:rFonts w:ascii="Cambria Math" w:hAnsi="Cambria Math"/>
                        <w:szCs w:val="26"/>
                      </w:rPr>
                    </w:rPrChange>
                  </w:rPr>
                  <m:t>p</m:t>
                </m:r>
              </w:ins>
            </m:sub>
          </m:sSub>
          <w:ins w:id="4714" w:author="The Si Tran" w:date="2012-12-07T22:16:00Z">
            <m:r>
              <w:rPr>
                <w:rFonts w:ascii="Cambria Math" w:hAnsi="Cambria Math"/>
                <w:sz w:val="26"/>
                <w:szCs w:val="26"/>
                <w:rPrChange w:id="4715" w:author="The Si Tran" w:date="2012-12-07T22:17:00Z">
                  <w:rPr>
                    <w:rFonts w:ascii="Cambria Math" w:hAnsi="Cambria Math"/>
                    <w:szCs w:val="26"/>
                  </w:rPr>
                </w:rPrChange>
              </w:rPr>
              <m:t>y</m:t>
            </m:r>
          </w:ins>
          <m:d>
            <m:dPr>
              <m:ctrlPr>
                <w:ins w:id="4716" w:author="The Si Tran" w:date="2012-12-07T22:16:00Z">
                  <w:rPr>
                    <w:rFonts w:ascii="Cambria Math" w:hAnsi="Cambria Math"/>
                    <w:i/>
                    <w:sz w:val="26"/>
                    <w:szCs w:val="26"/>
                  </w:rPr>
                </w:ins>
              </m:ctrlPr>
            </m:dPr>
            <m:e>
              <w:ins w:id="4717" w:author="The Si Tran" w:date="2012-12-07T22:16:00Z">
                <m:r>
                  <w:rPr>
                    <w:rFonts w:ascii="Cambria Math" w:hAnsi="Cambria Math"/>
                    <w:sz w:val="26"/>
                    <w:szCs w:val="26"/>
                    <w:rPrChange w:id="4718" w:author="The Si Tran" w:date="2012-12-07T22:17:00Z">
                      <w:rPr>
                        <w:rFonts w:ascii="Cambria Math" w:hAnsi="Cambria Math"/>
                        <w:szCs w:val="26"/>
                      </w:rPr>
                    </w:rPrChange>
                  </w:rPr>
                  <m:t>t-p+1</m:t>
                </m:r>
              </w:ins>
            </m:e>
          </m:d>
          <w:ins w:id="4719" w:author="The Si Tran" w:date="2012-12-07T22:16:00Z">
            <m:r>
              <w:rPr>
                <w:rFonts w:ascii="Cambria Math" w:hAnsi="Cambria Math"/>
                <w:sz w:val="26"/>
                <w:szCs w:val="26"/>
                <w:rPrChange w:id="4720" w:author="The Si Tran" w:date="2012-12-07T22:17:00Z">
                  <w:rPr>
                    <w:rFonts w:ascii="Cambria Math" w:hAnsi="Cambria Math"/>
                    <w:szCs w:val="26"/>
                  </w:rPr>
                </w:rPrChange>
              </w:rPr>
              <m:t>+</m:t>
            </m:r>
          </w:ins>
          <m:sSub>
            <m:sSubPr>
              <m:ctrlPr>
                <w:ins w:id="4721" w:author="The Si Tran" w:date="2012-12-07T22:16:00Z">
                  <w:rPr>
                    <w:rFonts w:ascii="Cambria Math" w:hAnsi="Cambria Math"/>
                    <w:i/>
                    <w:sz w:val="26"/>
                    <w:szCs w:val="26"/>
                  </w:rPr>
                </w:ins>
              </m:ctrlPr>
            </m:sSubPr>
            <m:e>
              <w:ins w:id="4722" w:author="The Si Tran" w:date="2012-12-07T22:16:00Z">
                <m:r>
                  <w:rPr>
                    <w:rFonts w:ascii="Cambria Math" w:hAnsi="Cambria Math"/>
                    <w:sz w:val="26"/>
                    <w:szCs w:val="26"/>
                    <w:rPrChange w:id="4723" w:author="The Si Tran" w:date="2012-12-07T22:17:00Z">
                      <w:rPr>
                        <w:rFonts w:ascii="Cambria Math" w:hAnsi="Cambria Math"/>
                        <w:szCs w:val="26"/>
                      </w:rPr>
                    </w:rPrChange>
                  </w:rPr>
                  <m:t>b</m:t>
                </m:r>
              </w:ins>
            </m:e>
            <m:sub>
              <w:ins w:id="4724" w:author="The Si Tran" w:date="2012-12-07T22:16:00Z">
                <m:r>
                  <w:rPr>
                    <w:rFonts w:ascii="Cambria Math" w:hAnsi="Cambria Math"/>
                    <w:sz w:val="26"/>
                    <w:szCs w:val="26"/>
                    <w:rPrChange w:id="4725" w:author="The Si Tran" w:date="2012-12-07T22:17:00Z">
                      <w:rPr>
                        <w:rFonts w:ascii="Cambria Math" w:hAnsi="Cambria Math"/>
                        <w:szCs w:val="26"/>
                      </w:rPr>
                    </w:rPrChange>
                  </w:rPr>
                  <m:t>1</m:t>
                </m:r>
              </w:ins>
            </m:sub>
          </m:sSub>
          <w:ins w:id="4726" w:author="The Si Tran" w:date="2012-12-07T22:16:00Z">
            <m:r>
              <w:rPr>
                <w:rFonts w:ascii="Cambria Math" w:hAnsi="Cambria Math"/>
                <w:sz w:val="26"/>
                <w:szCs w:val="26"/>
                <w:rPrChange w:id="4727" w:author="The Si Tran" w:date="2012-12-07T22:17:00Z">
                  <w:rPr>
                    <w:rFonts w:ascii="Cambria Math" w:hAnsi="Cambria Math"/>
                    <w:szCs w:val="26"/>
                  </w:rPr>
                </w:rPrChange>
              </w:rPr>
              <m:t>e</m:t>
            </m:r>
          </w:ins>
          <m:d>
            <m:dPr>
              <m:ctrlPr>
                <w:ins w:id="4728" w:author="The Si Tran" w:date="2012-12-07T22:16:00Z">
                  <w:rPr>
                    <w:rFonts w:ascii="Cambria Math" w:hAnsi="Cambria Math"/>
                    <w:i/>
                    <w:sz w:val="26"/>
                    <w:szCs w:val="26"/>
                  </w:rPr>
                </w:ins>
              </m:ctrlPr>
            </m:dPr>
            <m:e>
              <w:ins w:id="4729" w:author="The Si Tran" w:date="2012-12-07T22:16:00Z">
                <m:r>
                  <w:rPr>
                    <w:rFonts w:ascii="Cambria Math" w:hAnsi="Cambria Math"/>
                    <w:sz w:val="26"/>
                    <w:szCs w:val="26"/>
                    <w:rPrChange w:id="4730" w:author="The Si Tran" w:date="2012-12-07T22:17:00Z">
                      <w:rPr>
                        <w:rFonts w:ascii="Cambria Math" w:hAnsi="Cambria Math"/>
                        <w:szCs w:val="26"/>
                      </w:rPr>
                    </w:rPrChange>
                  </w:rPr>
                  <m:t>t</m:t>
                </m:r>
              </w:ins>
            </m:e>
          </m:d>
          <w:ins w:id="4731" w:author="The Si Tran" w:date="2012-12-07T22:16:00Z">
            <m:r>
              <w:rPr>
                <w:rFonts w:ascii="Cambria Math" w:hAnsi="Cambria Math"/>
                <w:sz w:val="26"/>
                <w:szCs w:val="26"/>
                <w:rPrChange w:id="4732" w:author="The Si Tran" w:date="2012-12-07T22:17:00Z">
                  <w:rPr>
                    <w:rFonts w:ascii="Cambria Math" w:hAnsi="Cambria Math"/>
                    <w:szCs w:val="26"/>
                  </w:rPr>
                </w:rPrChange>
              </w:rPr>
              <m:t>+</m:t>
            </m:r>
            <m:r>
              <w:rPr>
                <w:rFonts w:ascii="Cambria Math" w:hAnsi="Cambria Math" w:hint="eastAsia"/>
                <w:sz w:val="26"/>
                <w:szCs w:val="26"/>
                <w:rPrChange w:id="4733" w:author="The Si Tran" w:date="2012-12-07T22:17:00Z">
                  <w:rPr>
                    <w:rFonts w:ascii="Cambria Math" w:hAnsi="Cambria Math" w:hint="eastAsia"/>
                    <w:szCs w:val="26"/>
                  </w:rPr>
                </w:rPrChange>
              </w:rPr>
              <m:t>…</m:t>
            </m:r>
            <m:r>
              <w:rPr>
                <w:rFonts w:ascii="Cambria Math" w:hAnsi="Cambria Math"/>
                <w:sz w:val="26"/>
                <w:szCs w:val="26"/>
                <w:rPrChange w:id="4734" w:author="The Si Tran" w:date="2012-12-07T22:17:00Z">
                  <w:rPr>
                    <w:rFonts w:ascii="Cambria Math" w:hAnsi="Cambria Math"/>
                    <w:szCs w:val="26"/>
                  </w:rPr>
                </w:rPrChange>
              </w:rPr>
              <m:t>+</m:t>
            </m:r>
          </w:ins>
          <m:sSub>
            <m:sSubPr>
              <m:ctrlPr>
                <w:ins w:id="4735" w:author="The Si Tran" w:date="2012-12-07T22:16:00Z">
                  <w:rPr>
                    <w:rFonts w:ascii="Cambria Math" w:hAnsi="Cambria Math"/>
                    <w:i/>
                    <w:sz w:val="26"/>
                    <w:szCs w:val="26"/>
                  </w:rPr>
                </w:ins>
              </m:ctrlPr>
            </m:sSubPr>
            <m:e>
              <w:ins w:id="4736" w:author="The Si Tran" w:date="2012-12-07T22:16:00Z">
                <m:r>
                  <w:rPr>
                    <w:rFonts w:ascii="Cambria Math" w:hAnsi="Cambria Math"/>
                    <w:sz w:val="26"/>
                    <w:szCs w:val="26"/>
                    <w:rPrChange w:id="4737" w:author="The Si Tran" w:date="2012-12-07T22:17:00Z">
                      <w:rPr>
                        <w:rFonts w:ascii="Cambria Math" w:hAnsi="Cambria Math"/>
                        <w:szCs w:val="26"/>
                      </w:rPr>
                    </w:rPrChange>
                  </w:rPr>
                  <m:t>b</m:t>
                </m:r>
              </w:ins>
            </m:e>
            <m:sub>
              <w:ins w:id="4738" w:author="The Si Tran" w:date="2012-12-07T22:16:00Z">
                <m:r>
                  <w:rPr>
                    <w:rFonts w:ascii="Cambria Math" w:hAnsi="Cambria Math"/>
                    <w:sz w:val="26"/>
                    <w:szCs w:val="26"/>
                    <w:rPrChange w:id="4739" w:author="The Si Tran" w:date="2012-12-07T22:17:00Z">
                      <w:rPr>
                        <w:rFonts w:ascii="Cambria Math" w:hAnsi="Cambria Math"/>
                        <w:szCs w:val="26"/>
                      </w:rPr>
                    </w:rPrChange>
                  </w:rPr>
                  <m:t>q</m:t>
                </m:r>
              </w:ins>
            </m:sub>
          </m:sSub>
          <w:ins w:id="4740" w:author="The Si Tran" w:date="2012-12-07T22:16:00Z">
            <m:r>
              <w:rPr>
                <w:rFonts w:ascii="Cambria Math" w:hAnsi="Cambria Math"/>
                <w:sz w:val="26"/>
                <w:szCs w:val="26"/>
                <w:rPrChange w:id="4741" w:author="The Si Tran" w:date="2012-12-07T22:17:00Z">
                  <w:rPr>
                    <w:rFonts w:ascii="Cambria Math" w:hAnsi="Cambria Math"/>
                    <w:szCs w:val="26"/>
                  </w:rPr>
                </w:rPrChange>
              </w:rPr>
              <m:t>e(1-q+1)</m:t>
            </m:r>
          </w:ins>
        </m:oMath>
      </m:oMathPara>
    </w:p>
    <w:p w14:paraId="78451979" w14:textId="77777777" w:rsidR="003F6E52" w:rsidRDefault="00A625DC" w:rsidP="00843CA1">
      <w:pPr>
        <w:pStyle w:val="ListParagraph"/>
        <w:numPr>
          <w:ilvl w:val="0"/>
          <w:numId w:val="23"/>
        </w:numPr>
        <w:spacing w:line="360" w:lineRule="auto"/>
        <w:rPr>
          <w:ins w:id="4742" w:author="The Si Tran" w:date="2012-12-07T22:18:00Z"/>
          <w:szCs w:val="26"/>
        </w:rPr>
        <w:pPrChange w:id="4743" w:author="The Si Tran" w:date="2012-12-14T05:31:00Z">
          <w:pPr/>
        </w:pPrChange>
      </w:pPr>
      <w:ins w:id="4744" w:author="The Si Tran" w:date="2012-12-07T22:12:00Z">
        <w:r w:rsidRPr="00A625DC">
          <w:rPr>
            <w:rFonts w:ascii="Times New Roman" w:hAnsi="Times New Roman"/>
            <w:sz w:val="26"/>
            <w:szCs w:val="26"/>
            <w:rPrChange w:id="4745" w:author="The Si Tran" w:date="2012-12-07T22:13:00Z">
              <w:rPr/>
            </w:rPrChange>
          </w:rPr>
          <w:t>Dự đoán nhiều thời đoạn cho chuỗi dữ liệu tĩnh</w:t>
        </w:r>
      </w:ins>
    </w:p>
    <w:p w14:paraId="0DEF3DE8" w14:textId="77777777" w:rsidR="00CD1726" w:rsidRDefault="00CD1726" w:rsidP="00843CA1">
      <w:pPr>
        <w:pStyle w:val="ListParagraph"/>
        <w:spacing w:line="360" w:lineRule="auto"/>
        <w:ind w:left="1080"/>
        <w:rPr>
          <w:ins w:id="4746" w:author="The Si Tran" w:date="2012-12-07T22:18:00Z"/>
          <w:rFonts w:ascii="Times New Roman" w:hAnsi="Times New Roman"/>
          <w:sz w:val="26"/>
          <w:szCs w:val="26"/>
        </w:rPr>
        <w:pPrChange w:id="4747" w:author="The Si Tran" w:date="2012-12-14T05:31:00Z">
          <w:pPr>
            <w:pStyle w:val="ListParagraph"/>
            <w:numPr>
              <w:numId w:val="23"/>
            </w:numPr>
            <w:ind w:left="1080" w:hanging="360"/>
          </w:pPr>
        </w:pPrChange>
      </w:pPr>
      <w:ins w:id="4748" w:author="The Si Tran" w:date="2012-12-07T22:18:00Z">
        <w:r>
          <w:rPr>
            <w:rFonts w:ascii="Times New Roman" w:hAnsi="Times New Roman"/>
            <w:sz w:val="26"/>
            <w:szCs w:val="26"/>
          </w:rPr>
          <w:t xml:space="preserve">Dựa vào dự đoán cho 1 giai đoạn, ta có thể </w:t>
        </w:r>
      </w:ins>
      <w:ins w:id="4749" w:author="The Si Tran" w:date="2012-12-07T22:19:00Z">
        <w:r>
          <w:rPr>
            <w:rFonts w:ascii="Times New Roman" w:hAnsi="Times New Roman"/>
            <w:sz w:val="26"/>
            <w:szCs w:val="26"/>
          </w:rPr>
          <w:t>mở rộng</w:t>
        </w:r>
      </w:ins>
      <w:ins w:id="4750" w:author="The Si Tran" w:date="2012-12-07T22:18:00Z">
        <w:r>
          <w:rPr>
            <w:rFonts w:ascii="Times New Roman" w:hAnsi="Times New Roman"/>
            <w:sz w:val="26"/>
            <w:szCs w:val="26"/>
          </w:rPr>
          <w:t xml:space="preserve"> quá trình dự đoán n giai đoạn dựa vào các giá trị đã tính toán được, các</w:t>
        </w:r>
      </w:ins>
      <w:ins w:id="4751" w:author="The Si Tran" w:date="2012-12-07T22:19:00Z">
        <w:r>
          <w:rPr>
            <w:rFonts w:ascii="Times New Roman" w:hAnsi="Times New Roman"/>
            <w:sz w:val="26"/>
            <w:szCs w:val="26"/>
          </w:rPr>
          <w:t xml:space="preserve"> giá trị lỗi tại mỗi thời đoạn được ước lượng với giá trị kỳ vọng 0.</w:t>
        </w:r>
      </w:ins>
    </w:p>
    <w:p w14:paraId="2E26A601" w14:textId="77777777" w:rsidR="00C74575" w:rsidRPr="00C74575" w:rsidRDefault="0056499D" w:rsidP="00843CA1">
      <w:pPr>
        <w:pStyle w:val="ListParagraph"/>
        <w:spacing w:line="360" w:lineRule="auto"/>
        <w:ind w:left="1080"/>
        <w:rPr>
          <w:ins w:id="4752" w:author="The Si Tran" w:date="2012-12-07T22:21:00Z"/>
          <w:rFonts w:ascii="Times New Roman" w:eastAsiaTheme="minorEastAsia" w:hAnsi="Times New Roman"/>
          <w:sz w:val="26"/>
          <w:szCs w:val="26"/>
        </w:rPr>
        <w:pPrChange w:id="4753" w:author="The Si Tran" w:date="2012-12-14T05:31:00Z">
          <w:pPr>
            <w:pStyle w:val="ListParagraph"/>
            <w:ind w:left="792"/>
          </w:pPr>
        </w:pPrChange>
      </w:pPr>
      <m:oMathPara>
        <m:oMathParaPr>
          <m:jc m:val="left"/>
        </m:oMathParaPr>
        <m:oMath>
          <m:acc>
            <m:accPr>
              <m:ctrlPr>
                <w:ins w:id="4754" w:author="The Si Tran" w:date="2012-12-07T22:21:00Z">
                  <w:rPr>
                    <w:rFonts w:ascii="Cambria Math" w:hAnsi="Cambria Math"/>
                    <w:i/>
                    <w:sz w:val="26"/>
                    <w:szCs w:val="26"/>
                  </w:rPr>
                </w:ins>
              </m:ctrlPr>
            </m:accPr>
            <m:e>
              <w:ins w:id="4755" w:author="The Si Tran" w:date="2012-12-07T22:21:00Z">
                <m:r>
                  <w:rPr>
                    <w:rFonts w:ascii="Cambria Math" w:hAnsi="Cambria Math"/>
                    <w:sz w:val="26"/>
                    <w:szCs w:val="26"/>
                  </w:rPr>
                  <m:t>y</m:t>
                </m:r>
              </w:ins>
            </m:e>
          </m:acc>
          <m:d>
            <m:dPr>
              <m:ctrlPr>
                <w:ins w:id="4756" w:author="The Si Tran" w:date="2012-12-07T22:21:00Z">
                  <w:rPr>
                    <w:rFonts w:ascii="Cambria Math" w:hAnsi="Cambria Math"/>
                    <w:i/>
                    <w:sz w:val="26"/>
                    <w:szCs w:val="26"/>
                  </w:rPr>
                </w:ins>
              </m:ctrlPr>
            </m:dPr>
            <m:e>
              <w:ins w:id="4757" w:author="The Si Tran" w:date="2012-12-07T22:21:00Z">
                <m:r>
                  <w:rPr>
                    <w:rFonts w:ascii="Cambria Math" w:hAnsi="Cambria Math"/>
                    <w:sz w:val="26"/>
                    <w:szCs w:val="26"/>
                  </w:rPr>
                  <m:t>t+1</m:t>
                </m:r>
              </w:ins>
            </m:e>
          </m:d>
          <w:ins w:id="4758" w:author="The Si Tran" w:date="2012-12-07T22:21:00Z">
            <m:r>
              <w:rPr>
                <w:rFonts w:ascii="Cambria Math" w:hAnsi="Cambria Math"/>
                <w:sz w:val="26"/>
                <w:szCs w:val="26"/>
              </w:rPr>
              <m:t>=</m:t>
            </m:r>
          </w:ins>
          <m:sSub>
            <m:sSubPr>
              <m:ctrlPr>
                <w:ins w:id="4759" w:author="The Si Tran" w:date="2012-12-07T22:21:00Z">
                  <w:rPr>
                    <w:rFonts w:ascii="Cambria Math" w:hAnsi="Cambria Math"/>
                    <w:i/>
                    <w:sz w:val="26"/>
                    <w:szCs w:val="26"/>
                  </w:rPr>
                </w:ins>
              </m:ctrlPr>
            </m:sSubPr>
            <m:e>
              <w:ins w:id="4760" w:author="The Si Tran" w:date="2012-12-07T22:21:00Z">
                <m:r>
                  <w:rPr>
                    <w:rFonts w:ascii="Cambria Math" w:hAnsi="Cambria Math"/>
                    <w:sz w:val="26"/>
                    <w:szCs w:val="26"/>
                  </w:rPr>
                  <m:t>a</m:t>
                </m:r>
              </w:ins>
            </m:e>
            <m:sub>
              <w:ins w:id="4761" w:author="The Si Tran" w:date="2012-12-07T22:21:00Z">
                <m:r>
                  <w:rPr>
                    <w:rFonts w:ascii="Cambria Math" w:hAnsi="Cambria Math"/>
                    <w:sz w:val="26"/>
                    <w:szCs w:val="26"/>
                  </w:rPr>
                  <m:t>0</m:t>
                </m:r>
              </w:ins>
            </m:sub>
          </m:sSub>
          <w:ins w:id="4762" w:author="The Si Tran" w:date="2012-12-07T22:21:00Z">
            <m:r>
              <w:rPr>
                <w:rFonts w:ascii="Cambria Math" w:hAnsi="Cambria Math"/>
                <w:sz w:val="26"/>
                <w:szCs w:val="26"/>
              </w:rPr>
              <m:t>+</m:t>
            </m:r>
          </w:ins>
          <m:sSub>
            <m:sSubPr>
              <m:ctrlPr>
                <w:ins w:id="4763" w:author="The Si Tran" w:date="2012-12-07T22:21:00Z">
                  <w:rPr>
                    <w:rFonts w:ascii="Cambria Math" w:hAnsi="Cambria Math"/>
                    <w:i/>
                    <w:sz w:val="26"/>
                    <w:szCs w:val="26"/>
                  </w:rPr>
                </w:ins>
              </m:ctrlPr>
            </m:sSubPr>
            <m:e>
              <w:ins w:id="4764" w:author="The Si Tran" w:date="2012-12-07T22:21:00Z">
                <m:r>
                  <w:rPr>
                    <w:rFonts w:ascii="Cambria Math" w:hAnsi="Cambria Math"/>
                    <w:sz w:val="26"/>
                    <w:szCs w:val="26"/>
                  </w:rPr>
                  <m:t>a</m:t>
                </m:r>
              </w:ins>
            </m:e>
            <m:sub>
              <w:ins w:id="4765" w:author="The Si Tran" w:date="2012-12-07T22:21:00Z">
                <m:r>
                  <w:rPr>
                    <w:rFonts w:ascii="Cambria Math" w:hAnsi="Cambria Math"/>
                    <w:sz w:val="26"/>
                    <w:szCs w:val="26"/>
                  </w:rPr>
                  <m:t>1</m:t>
                </m:r>
              </w:ins>
            </m:sub>
          </m:sSub>
          <w:ins w:id="4766" w:author="The Si Tran" w:date="2012-12-07T22:21:00Z">
            <m:r>
              <w:rPr>
                <w:rFonts w:ascii="Cambria Math" w:hAnsi="Cambria Math"/>
                <w:sz w:val="26"/>
                <w:szCs w:val="26"/>
              </w:rPr>
              <m:t>y</m:t>
            </m:r>
          </w:ins>
          <m:d>
            <m:dPr>
              <m:ctrlPr>
                <w:ins w:id="4767" w:author="The Si Tran" w:date="2012-12-07T22:21:00Z">
                  <w:rPr>
                    <w:rFonts w:ascii="Cambria Math" w:hAnsi="Cambria Math"/>
                    <w:i/>
                    <w:sz w:val="26"/>
                    <w:szCs w:val="26"/>
                  </w:rPr>
                </w:ins>
              </m:ctrlPr>
            </m:dPr>
            <m:e>
              <w:ins w:id="4768" w:author="The Si Tran" w:date="2012-12-07T22:21:00Z">
                <m:r>
                  <w:rPr>
                    <w:rFonts w:ascii="Cambria Math" w:hAnsi="Cambria Math"/>
                    <w:sz w:val="26"/>
                    <w:szCs w:val="26"/>
                  </w:rPr>
                  <m:t>t</m:t>
                </m:r>
              </w:ins>
            </m:e>
          </m:d>
          <w:ins w:id="4769" w:author="The Si Tran" w:date="2012-12-07T22:21:00Z">
            <m:r>
              <w:rPr>
                <w:rFonts w:ascii="Cambria Math" w:hAnsi="Cambria Math"/>
                <w:sz w:val="26"/>
                <w:szCs w:val="26"/>
              </w:rPr>
              <m:t>+…+</m:t>
            </m:r>
          </w:ins>
          <m:sSub>
            <m:sSubPr>
              <m:ctrlPr>
                <w:ins w:id="4770" w:author="The Si Tran" w:date="2012-12-07T22:21:00Z">
                  <w:rPr>
                    <w:rFonts w:ascii="Cambria Math" w:hAnsi="Cambria Math"/>
                    <w:i/>
                    <w:sz w:val="26"/>
                    <w:szCs w:val="26"/>
                  </w:rPr>
                </w:ins>
              </m:ctrlPr>
            </m:sSubPr>
            <m:e>
              <w:ins w:id="4771" w:author="The Si Tran" w:date="2012-12-07T22:21:00Z">
                <m:r>
                  <w:rPr>
                    <w:rFonts w:ascii="Cambria Math" w:hAnsi="Cambria Math"/>
                    <w:sz w:val="26"/>
                    <w:szCs w:val="26"/>
                  </w:rPr>
                  <m:t>a</m:t>
                </m:r>
              </w:ins>
            </m:e>
            <m:sub>
              <w:ins w:id="4772" w:author="The Si Tran" w:date="2012-12-07T22:21:00Z">
                <m:r>
                  <w:rPr>
                    <w:rFonts w:ascii="Cambria Math" w:hAnsi="Cambria Math"/>
                    <w:sz w:val="26"/>
                    <w:szCs w:val="26"/>
                  </w:rPr>
                  <m:t>p</m:t>
                </m:r>
              </w:ins>
            </m:sub>
          </m:sSub>
          <w:ins w:id="4773" w:author="The Si Tran" w:date="2012-12-07T22:21:00Z">
            <m:r>
              <w:rPr>
                <w:rFonts w:ascii="Cambria Math" w:hAnsi="Cambria Math"/>
                <w:sz w:val="26"/>
                <w:szCs w:val="26"/>
              </w:rPr>
              <m:t>y</m:t>
            </m:r>
          </w:ins>
          <m:d>
            <m:dPr>
              <m:ctrlPr>
                <w:ins w:id="4774" w:author="The Si Tran" w:date="2012-12-07T22:21:00Z">
                  <w:rPr>
                    <w:rFonts w:ascii="Cambria Math" w:hAnsi="Cambria Math"/>
                    <w:i/>
                    <w:sz w:val="26"/>
                    <w:szCs w:val="26"/>
                  </w:rPr>
                </w:ins>
              </m:ctrlPr>
            </m:dPr>
            <m:e>
              <w:ins w:id="4775" w:author="The Si Tran" w:date="2012-12-07T22:21:00Z">
                <m:r>
                  <w:rPr>
                    <w:rFonts w:ascii="Cambria Math" w:hAnsi="Cambria Math"/>
                    <w:sz w:val="26"/>
                    <w:szCs w:val="26"/>
                  </w:rPr>
                  <m:t>t-p+1</m:t>
                </m:r>
              </w:ins>
            </m:e>
          </m:d>
          <w:ins w:id="4776" w:author="The Si Tran" w:date="2012-12-07T22:21:00Z">
            <m:r>
              <w:rPr>
                <w:rFonts w:ascii="Cambria Math" w:hAnsi="Cambria Math"/>
                <w:sz w:val="26"/>
                <w:szCs w:val="26"/>
              </w:rPr>
              <m:t>+0+</m:t>
            </m:r>
          </w:ins>
          <m:sSub>
            <m:sSubPr>
              <m:ctrlPr>
                <w:ins w:id="4777" w:author="The Si Tran" w:date="2012-12-07T22:21:00Z">
                  <w:rPr>
                    <w:rFonts w:ascii="Cambria Math" w:hAnsi="Cambria Math"/>
                    <w:i/>
                    <w:sz w:val="26"/>
                    <w:szCs w:val="26"/>
                  </w:rPr>
                </w:ins>
              </m:ctrlPr>
            </m:sSubPr>
            <m:e>
              <w:ins w:id="4778" w:author="The Si Tran" w:date="2012-12-07T22:21:00Z">
                <m:r>
                  <w:rPr>
                    <w:rFonts w:ascii="Cambria Math" w:hAnsi="Cambria Math"/>
                    <w:sz w:val="26"/>
                    <w:szCs w:val="26"/>
                  </w:rPr>
                  <m:t>b</m:t>
                </m:r>
              </w:ins>
            </m:e>
            <m:sub>
              <w:ins w:id="4779" w:author="The Si Tran" w:date="2012-12-07T22:21:00Z">
                <m:r>
                  <w:rPr>
                    <w:rFonts w:ascii="Cambria Math" w:hAnsi="Cambria Math"/>
                    <w:sz w:val="26"/>
                    <w:szCs w:val="26"/>
                  </w:rPr>
                  <m:t>1</m:t>
                </m:r>
              </w:ins>
            </m:sub>
          </m:sSub>
          <w:ins w:id="4780" w:author="The Si Tran" w:date="2012-12-07T22:21:00Z">
            <m:r>
              <w:rPr>
                <w:rFonts w:ascii="Cambria Math" w:hAnsi="Cambria Math"/>
                <w:sz w:val="26"/>
                <w:szCs w:val="26"/>
              </w:rPr>
              <m:t>e</m:t>
            </m:r>
          </w:ins>
          <m:d>
            <m:dPr>
              <m:ctrlPr>
                <w:ins w:id="4781" w:author="The Si Tran" w:date="2012-12-07T22:21:00Z">
                  <w:rPr>
                    <w:rFonts w:ascii="Cambria Math" w:hAnsi="Cambria Math"/>
                    <w:i/>
                    <w:sz w:val="26"/>
                    <w:szCs w:val="26"/>
                  </w:rPr>
                </w:ins>
              </m:ctrlPr>
            </m:dPr>
            <m:e>
              <w:ins w:id="4782" w:author="The Si Tran" w:date="2012-12-07T22:21:00Z">
                <m:r>
                  <w:rPr>
                    <w:rFonts w:ascii="Cambria Math" w:hAnsi="Cambria Math"/>
                    <w:sz w:val="26"/>
                    <w:szCs w:val="26"/>
                  </w:rPr>
                  <m:t>t</m:t>
                </m:r>
              </w:ins>
            </m:e>
          </m:d>
          <w:ins w:id="4783" w:author="The Si Tran" w:date="2012-12-07T22:21:00Z">
            <m:r>
              <w:rPr>
                <w:rFonts w:ascii="Cambria Math" w:hAnsi="Cambria Math"/>
                <w:sz w:val="26"/>
                <w:szCs w:val="26"/>
              </w:rPr>
              <m:t>+…+</m:t>
            </m:r>
          </w:ins>
          <m:sSub>
            <m:sSubPr>
              <m:ctrlPr>
                <w:ins w:id="4784" w:author="The Si Tran" w:date="2012-12-07T22:21:00Z">
                  <w:rPr>
                    <w:rFonts w:ascii="Cambria Math" w:hAnsi="Cambria Math"/>
                    <w:i/>
                    <w:sz w:val="26"/>
                    <w:szCs w:val="26"/>
                  </w:rPr>
                </w:ins>
              </m:ctrlPr>
            </m:sSubPr>
            <m:e>
              <w:ins w:id="4785" w:author="The Si Tran" w:date="2012-12-07T22:21:00Z">
                <m:r>
                  <w:rPr>
                    <w:rFonts w:ascii="Cambria Math" w:hAnsi="Cambria Math"/>
                    <w:sz w:val="26"/>
                    <w:szCs w:val="26"/>
                  </w:rPr>
                  <m:t>b</m:t>
                </m:r>
              </w:ins>
            </m:e>
            <m:sub>
              <w:ins w:id="4786" w:author="The Si Tran" w:date="2012-12-07T22:21:00Z">
                <m:r>
                  <w:rPr>
                    <w:rFonts w:ascii="Cambria Math" w:hAnsi="Cambria Math"/>
                    <w:sz w:val="26"/>
                    <w:szCs w:val="26"/>
                  </w:rPr>
                  <m:t>q</m:t>
                </m:r>
              </w:ins>
            </m:sub>
          </m:sSub>
          <w:ins w:id="4787" w:author="The Si Tran" w:date="2012-12-07T22:21:00Z">
            <m:r>
              <w:rPr>
                <w:rFonts w:ascii="Cambria Math" w:hAnsi="Cambria Math"/>
                <w:sz w:val="26"/>
                <w:szCs w:val="26"/>
              </w:rPr>
              <m:t>e(1-q+1)</m:t>
            </m:r>
          </w:ins>
        </m:oMath>
      </m:oMathPara>
    </w:p>
    <w:p w14:paraId="1BBB3B19" w14:textId="77777777" w:rsidR="00C74575" w:rsidRPr="001C47AE" w:rsidRDefault="0056499D" w:rsidP="00843CA1">
      <w:pPr>
        <w:pStyle w:val="ListParagraph"/>
        <w:spacing w:line="360" w:lineRule="auto"/>
        <w:ind w:left="1080"/>
        <w:rPr>
          <w:ins w:id="4788" w:author="The Si Tran" w:date="2012-12-07T22:21:00Z"/>
          <w:rFonts w:ascii="Times New Roman" w:eastAsiaTheme="minorEastAsia" w:hAnsi="Times New Roman"/>
          <w:sz w:val="26"/>
          <w:szCs w:val="26"/>
        </w:rPr>
        <w:pPrChange w:id="4789" w:author="The Si Tran" w:date="2012-12-14T05:31:00Z">
          <w:pPr>
            <w:pStyle w:val="ListParagraph"/>
            <w:ind w:left="792"/>
          </w:pPr>
        </w:pPrChange>
      </w:pPr>
      <m:oMathPara>
        <m:oMathParaPr>
          <m:jc m:val="left"/>
        </m:oMathParaPr>
        <m:oMath>
          <m:acc>
            <m:accPr>
              <m:ctrlPr>
                <w:ins w:id="4790" w:author="The Si Tran" w:date="2012-12-07T22:21:00Z">
                  <w:rPr>
                    <w:rFonts w:ascii="Cambria Math" w:hAnsi="Cambria Math"/>
                    <w:i/>
                    <w:sz w:val="26"/>
                    <w:szCs w:val="26"/>
                  </w:rPr>
                </w:ins>
              </m:ctrlPr>
            </m:accPr>
            <m:e>
              <w:ins w:id="4791" w:author="The Si Tran" w:date="2012-12-07T22:21:00Z">
                <m:r>
                  <w:rPr>
                    <w:rFonts w:ascii="Cambria Math" w:hAnsi="Cambria Math"/>
                    <w:sz w:val="26"/>
                    <w:szCs w:val="26"/>
                  </w:rPr>
                  <m:t>y</m:t>
                </m:r>
              </w:ins>
            </m:e>
          </m:acc>
          <m:d>
            <m:dPr>
              <m:ctrlPr>
                <w:ins w:id="4792" w:author="The Si Tran" w:date="2012-12-07T22:21:00Z">
                  <w:rPr>
                    <w:rFonts w:ascii="Cambria Math" w:hAnsi="Cambria Math"/>
                    <w:i/>
                    <w:sz w:val="26"/>
                    <w:szCs w:val="26"/>
                  </w:rPr>
                </w:ins>
              </m:ctrlPr>
            </m:dPr>
            <m:e>
              <w:ins w:id="4793" w:author="The Si Tran" w:date="2012-12-07T22:21:00Z">
                <m:r>
                  <w:rPr>
                    <w:rFonts w:ascii="Cambria Math" w:hAnsi="Cambria Math"/>
                    <w:sz w:val="26"/>
                    <w:szCs w:val="26"/>
                  </w:rPr>
                  <m:t>t+2</m:t>
                </m:r>
              </w:ins>
            </m:e>
          </m:d>
          <w:ins w:id="4794" w:author="The Si Tran" w:date="2012-12-07T22:21:00Z">
            <m:r>
              <w:rPr>
                <w:rFonts w:ascii="Cambria Math" w:hAnsi="Cambria Math"/>
                <w:sz w:val="26"/>
                <w:szCs w:val="26"/>
              </w:rPr>
              <m:t>=</m:t>
            </m:r>
          </w:ins>
          <m:sSub>
            <m:sSubPr>
              <m:ctrlPr>
                <w:ins w:id="4795" w:author="The Si Tran" w:date="2012-12-07T22:21:00Z">
                  <w:rPr>
                    <w:rFonts w:ascii="Cambria Math" w:hAnsi="Cambria Math"/>
                    <w:i/>
                    <w:sz w:val="26"/>
                    <w:szCs w:val="26"/>
                  </w:rPr>
                </w:ins>
              </m:ctrlPr>
            </m:sSubPr>
            <m:e>
              <w:ins w:id="4796" w:author="The Si Tran" w:date="2012-12-07T22:21:00Z">
                <m:r>
                  <w:rPr>
                    <w:rFonts w:ascii="Cambria Math" w:hAnsi="Cambria Math"/>
                    <w:sz w:val="26"/>
                    <w:szCs w:val="26"/>
                  </w:rPr>
                  <m:t>a</m:t>
                </m:r>
              </w:ins>
            </m:e>
            <m:sub>
              <w:ins w:id="4797" w:author="The Si Tran" w:date="2012-12-07T22:21:00Z">
                <m:r>
                  <w:rPr>
                    <w:rFonts w:ascii="Cambria Math" w:hAnsi="Cambria Math"/>
                    <w:sz w:val="26"/>
                    <w:szCs w:val="26"/>
                  </w:rPr>
                  <m:t>0</m:t>
                </m:r>
              </w:ins>
            </m:sub>
          </m:sSub>
          <w:ins w:id="4798" w:author="The Si Tran" w:date="2012-12-07T22:21:00Z">
            <m:r>
              <w:rPr>
                <w:rFonts w:ascii="Cambria Math" w:hAnsi="Cambria Math"/>
                <w:sz w:val="26"/>
                <w:szCs w:val="26"/>
              </w:rPr>
              <m:t>+</m:t>
            </m:r>
          </w:ins>
          <m:sSub>
            <m:sSubPr>
              <m:ctrlPr>
                <w:ins w:id="4799" w:author="The Si Tran" w:date="2012-12-07T22:21:00Z">
                  <w:rPr>
                    <w:rFonts w:ascii="Cambria Math" w:hAnsi="Cambria Math"/>
                    <w:i/>
                    <w:sz w:val="26"/>
                    <w:szCs w:val="26"/>
                  </w:rPr>
                </w:ins>
              </m:ctrlPr>
            </m:sSubPr>
            <m:e>
              <w:ins w:id="4800" w:author="The Si Tran" w:date="2012-12-07T22:21:00Z">
                <m:r>
                  <w:rPr>
                    <w:rFonts w:ascii="Cambria Math" w:hAnsi="Cambria Math"/>
                    <w:sz w:val="26"/>
                    <w:szCs w:val="26"/>
                  </w:rPr>
                  <m:t>a</m:t>
                </m:r>
              </w:ins>
            </m:e>
            <m:sub>
              <w:ins w:id="4801" w:author="The Si Tran" w:date="2012-12-07T22:21:00Z">
                <m:r>
                  <w:rPr>
                    <w:rFonts w:ascii="Cambria Math" w:hAnsi="Cambria Math"/>
                    <w:sz w:val="26"/>
                    <w:szCs w:val="26"/>
                  </w:rPr>
                  <m:t>1</m:t>
                </m:r>
              </w:ins>
            </m:sub>
          </m:sSub>
          <w:ins w:id="4802" w:author="The Si Tran" w:date="2012-12-07T22:21:00Z">
            <m:r>
              <w:rPr>
                <w:rFonts w:ascii="Cambria Math" w:hAnsi="Cambria Math"/>
                <w:sz w:val="26"/>
                <w:szCs w:val="26"/>
              </w:rPr>
              <m:t>y</m:t>
            </m:r>
          </w:ins>
          <m:d>
            <m:dPr>
              <m:ctrlPr>
                <w:ins w:id="4803" w:author="The Si Tran" w:date="2012-12-07T22:21:00Z">
                  <w:rPr>
                    <w:rFonts w:ascii="Cambria Math" w:hAnsi="Cambria Math"/>
                    <w:i/>
                    <w:sz w:val="26"/>
                    <w:szCs w:val="26"/>
                  </w:rPr>
                </w:ins>
              </m:ctrlPr>
            </m:dPr>
            <m:e>
              <w:ins w:id="4804" w:author="The Si Tran" w:date="2012-12-07T22:21:00Z">
                <m:r>
                  <w:rPr>
                    <w:rFonts w:ascii="Cambria Math" w:hAnsi="Cambria Math"/>
                    <w:sz w:val="26"/>
                    <w:szCs w:val="26"/>
                  </w:rPr>
                  <m:t>t+1</m:t>
                </m:r>
              </w:ins>
            </m:e>
          </m:d>
          <w:ins w:id="4805" w:author="The Si Tran" w:date="2012-12-07T22:21:00Z">
            <m:r>
              <w:rPr>
                <w:rFonts w:ascii="Cambria Math" w:hAnsi="Cambria Math"/>
                <w:sz w:val="26"/>
                <w:szCs w:val="26"/>
              </w:rPr>
              <m:t>+…+</m:t>
            </m:r>
          </w:ins>
          <m:sSub>
            <m:sSubPr>
              <m:ctrlPr>
                <w:ins w:id="4806" w:author="The Si Tran" w:date="2012-12-07T22:21:00Z">
                  <w:rPr>
                    <w:rFonts w:ascii="Cambria Math" w:hAnsi="Cambria Math"/>
                    <w:i/>
                    <w:sz w:val="26"/>
                    <w:szCs w:val="26"/>
                  </w:rPr>
                </w:ins>
              </m:ctrlPr>
            </m:sSubPr>
            <m:e>
              <w:ins w:id="4807" w:author="The Si Tran" w:date="2012-12-07T22:21:00Z">
                <m:r>
                  <w:rPr>
                    <w:rFonts w:ascii="Cambria Math" w:hAnsi="Cambria Math"/>
                    <w:sz w:val="26"/>
                    <w:szCs w:val="26"/>
                  </w:rPr>
                  <m:t>a</m:t>
                </m:r>
              </w:ins>
            </m:e>
            <m:sub>
              <w:ins w:id="4808" w:author="The Si Tran" w:date="2012-12-07T22:21:00Z">
                <m:r>
                  <w:rPr>
                    <w:rFonts w:ascii="Cambria Math" w:hAnsi="Cambria Math"/>
                    <w:sz w:val="26"/>
                    <w:szCs w:val="26"/>
                  </w:rPr>
                  <m:t>p</m:t>
                </m:r>
              </w:ins>
            </m:sub>
          </m:sSub>
          <w:ins w:id="4809" w:author="The Si Tran" w:date="2012-12-07T22:21:00Z">
            <m:r>
              <w:rPr>
                <w:rFonts w:ascii="Cambria Math" w:hAnsi="Cambria Math"/>
                <w:sz w:val="26"/>
                <w:szCs w:val="26"/>
              </w:rPr>
              <m:t>y</m:t>
            </m:r>
          </w:ins>
          <m:d>
            <m:dPr>
              <m:ctrlPr>
                <w:ins w:id="4810" w:author="The Si Tran" w:date="2012-12-07T22:21:00Z">
                  <w:rPr>
                    <w:rFonts w:ascii="Cambria Math" w:hAnsi="Cambria Math"/>
                    <w:i/>
                    <w:sz w:val="26"/>
                    <w:szCs w:val="26"/>
                  </w:rPr>
                </w:ins>
              </m:ctrlPr>
            </m:dPr>
            <m:e>
              <w:ins w:id="4811" w:author="The Si Tran" w:date="2012-12-07T22:21:00Z">
                <m:r>
                  <w:rPr>
                    <w:rFonts w:ascii="Cambria Math" w:hAnsi="Cambria Math"/>
                    <w:sz w:val="26"/>
                    <w:szCs w:val="26"/>
                  </w:rPr>
                  <m:t>t-p+2</m:t>
                </m:r>
              </w:ins>
            </m:e>
          </m:d>
          <w:ins w:id="4812" w:author="The Si Tran" w:date="2012-12-07T22:21:00Z">
            <m:r>
              <w:rPr>
                <w:rFonts w:ascii="Cambria Math" w:hAnsi="Cambria Math"/>
                <w:sz w:val="26"/>
                <w:szCs w:val="26"/>
              </w:rPr>
              <m:t>+0+</m:t>
            </m:r>
          </w:ins>
          <m:sSub>
            <m:sSubPr>
              <m:ctrlPr>
                <w:ins w:id="4813" w:author="The Si Tran" w:date="2012-12-07T22:21:00Z">
                  <w:rPr>
                    <w:rFonts w:ascii="Cambria Math" w:hAnsi="Cambria Math"/>
                    <w:i/>
                    <w:sz w:val="26"/>
                    <w:szCs w:val="26"/>
                  </w:rPr>
                </w:ins>
              </m:ctrlPr>
            </m:sSubPr>
            <m:e>
              <w:ins w:id="4814" w:author="The Si Tran" w:date="2012-12-07T22:21:00Z">
                <m:r>
                  <w:rPr>
                    <w:rFonts w:ascii="Cambria Math" w:hAnsi="Cambria Math"/>
                    <w:sz w:val="26"/>
                    <w:szCs w:val="26"/>
                  </w:rPr>
                  <m:t>b</m:t>
                </m:r>
              </w:ins>
            </m:e>
            <m:sub>
              <w:ins w:id="4815" w:author="The Si Tran" w:date="2012-12-07T22:21:00Z">
                <m:r>
                  <w:rPr>
                    <w:rFonts w:ascii="Cambria Math" w:hAnsi="Cambria Math"/>
                    <w:sz w:val="26"/>
                    <w:szCs w:val="26"/>
                  </w:rPr>
                  <m:t>1</m:t>
                </m:r>
              </w:ins>
            </m:sub>
          </m:sSub>
          <w:ins w:id="4816" w:author="The Si Tran" w:date="2012-12-07T22:21:00Z">
            <m:r>
              <w:rPr>
                <w:rFonts w:ascii="Cambria Math" w:hAnsi="Cambria Math"/>
                <w:sz w:val="26"/>
                <w:szCs w:val="26"/>
              </w:rPr>
              <m:t>0+…+</m:t>
            </m:r>
          </w:ins>
          <m:sSub>
            <m:sSubPr>
              <m:ctrlPr>
                <w:ins w:id="4817" w:author="The Si Tran" w:date="2012-12-07T22:21:00Z">
                  <w:rPr>
                    <w:rFonts w:ascii="Cambria Math" w:hAnsi="Cambria Math"/>
                    <w:i/>
                    <w:sz w:val="26"/>
                    <w:szCs w:val="26"/>
                  </w:rPr>
                </w:ins>
              </m:ctrlPr>
            </m:sSubPr>
            <m:e>
              <w:ins w:id="4818" w:author="The Si Tran" w:date="2012-12-07T22:21:00Z">
                <m:r>
                  <w:rPr>
                    <w:rFonts w:ascii="Cambria Math" w:hAnsi="Cambria Math"/>
                    <w:sz w:val="26"/>
                    <w:szCs w:val="26"/>
                  </w:rPr>
                  <m:t>b</m:t>
                </m:r>
              </w:ins>
            </m:e>
            <m:sub>
              <w:ins w:id="4819" w:author="The Si Tran" w:date="2012-12-07T22:21:00Z">
                <m:r>
                  <w:rPr>
                    <w:rFonts w:ascii="Cambria Math" w:hAnsi="Cambria Math"/>
                    <w:sz w:val="26"/>
                    <w:szCs w:val="26"/>
                  </w:rPr>
                  <m:t>q</m:t>
                </m:r>
              </w:ins>
            </m:sub>
          </m:sSub>
          <w:ins w:id="4820" w:author="The Si Tran" w:date="2012-12-07T22:21:00Z">
            <m:r>
              <w:rPr>
                <w:rFonts w:ascii="Cambria Math" w:hAnsi="Cambria Math"/>
                <w:sz w:val="26"/>
                <w:szCs w:val="26"/>
              </w:rPr>
              <m:t>e(1-q+2)</m:t>
            </m:r>
          </w:ins>
        </m:oMath>
      </m:oMathPara>
    </w:p>
    <w:p w14:paraId="78D6F38A" w14:textId="77777777" w:rsidR="00C74575" w:rsidRPr="001C47AE" w:rsidRDefault="0056499D" w:rsidP="00843CA1">
      <w:pPr>
        <w:pStyle w:val="ListParagraph"/>
        <w:spacing w:line="360" w:lineRule="auto"/>
        <w:ind w:left="1080"/>
        <w:rPr>
          <w:ins w:id="4821" w:author="The Si Tran" w:date="2012-12-07T22:21:00Z"/>
          <w:rFonts w:ascii="Times New Roman" w:eastAsiaTheme="minorEastAsia" w:hAnsi="Times New Roman"/>
          <w:sz w:val="26"/>
          <w:szCs w:val="26"/>
        </w:rPr>
        <w:pPrChange w:id="4822" w:author="The Si Tran" w:date="2012-12-14T05:31:00Z">
          <w:pPr>
            <w:pStyle w:val="ListParagraph"/>
            <w:ind w:left="792"/>
          </w:pPr>
        </w:pPrChange>
      </w:pPr>
      <m:oMathPara>
        <m:oMathParaPr>
          <m:jc m:val="left"/>
        </m:oMathParaPr>
        <m:oMath>
          <m:acc>
            <m:accPr>
              <m:ctrlPr>
                <w:ins w:id="4823" w:author="The Si Tran" w:date="2012-12-07T22:21:00Z">
                  <w:rPr>
                    <w:rFonts w:ascii="Cambria Math" w:hAnsi="Cambria Math"/>
                    <w:i/>
                    <w:sz w:val="26"/>
                    <w:szCs w:val="26"/>
                  </w:rPr>
                </w:ins>
              </m:ctrlPr>
            </m:accPr>
            <m:e>
              <w:ins w:id="4824" w:author="The Si Tran" w:date="2012-12-07T22:21:00Z">
                <m:r>
                  <w:rPr>
                    <w:rFonts w:ascii="Cambria Math" w:hAnsi="Cambria Math"/>
                    <w:sz w:val="26"/>
                    <w:szCs w:val="26"/>
                  </w:rPr>
                  <m:t>y</m:t>
                </m:r>
              </w:ins>
            </m:e>
          </m:acc>
          <m:d>
            <m:dPr>
              <m:ctrlPr>
                <w:ins w:id="4825" w:author="The Si Tran" w:date="2012-12-07T22:21:00Z">
                  <w:rPr>
                    <w:rFonts w:ascii="Cambria Math" w:hAnsi="Cambria Math"/>
                    <w:i/>
                    <w:sz w:val="26"/>
                    <w:szCs w:val="26"/>
                  </w:rPr>
                </w:ins>
              </m:ctrlPr>
            </m:dPr>
            <m:e>
              <w:ins w:id="4826" w:author="The Si Tran" w:date="2012-12-07T22:21:00Z">
                <m:r>
                  <w:rPr>
                    <w:rFonts w:ascii="Cambria Math" w:hAnsi="Cambria Math"/>
                    <w:sz w:val="26"/>
                    <w:szCs w:val="26"/>
                  </w:rPr>
                  <m:t>t+3</m:t>
                </m:r>
              </w:ins>
            </m:e>
          </m:d>
          <w:ins w:id="4827" w:author="The Si Tran" w:date="2012-12-07T22:21:00Z">
            <m:r>
              <w:rPr>
                <w:rFonts w:ascii="Cambria Math" w:hAnsi="Cambria Math"/>
                <w:sz w:val="26"/>
                <w:szCs w:val="26"/>
              </w:rPr>
              <m:t>=</m:t>
            </m:r>
          </w:ins>
          <m:sSub>
            <m:sSubPr>
              <m:ctrlPr>
                <w:ins w:id="4828" w:author="The Si Tran" w:date="2012-12-07T22:21:00Z">
                  <w:rPr>
                    <w:rFonts w:ascii="Cambria Math" w:hAnsi="Cambria Math"/>
                    <w:i/>
                    <w:sz w:val="26"/>
                    <w:szCs w:val="26"/>
                  </w:rPr>
                </w:ins>
              </m:ctrlPr>
            </m:sSubPr>
            <m:e>
              <w:ins w:id="4829" w:author="The Si Tran" w:date="2012-12-07T22:21:00Z">
                <m:r>
                  <w:rPr>
                    <w:rFonts w:ascii="Cambria Math" w:hAnsi="Cambria Math"/>
                    <w:sz w:val="26"/>
                    <w:szCs w:val="26"/>
                  </w:rPr>
                  <m:t>a</m:t>
                </m:r>
              </w:ins>
            </m:e>
            <m:sub>
              <w:ins w:id="4830" w:author="The Si Tran" w:date="2012-12-07T22:21:00Z">
                <m:r>
                  <w:rPr>
                    <w:rFonts w:ascii="Cambria Math" w:hAnsi="Cambria Math"/>
                    <w:sz w:val="26"/>
                    <w:szCs w:val="26"/>
                  </w:rPr>
                  <m:t>0</m:t>
                </m:r>
              </w:ins>
            </m:sub>
          </m:sSub>
          <w:ins w:id="4831" w:author="The Si Tran" w:date="2012-12-07T22:21:00Z">
            <m:r>
              <w:rPr>
                <w:rFonts w:ascii="Cambria Math" w:hAnsi="Cambria Math"/>
                <w:sz w:val="26"/>
                <w:szCs w:val="26"/>
              </w:rPr>
              <m:t>+</m:t>
            </m:r>
          </w:ins>
          <m:sSub>
            <m:sSubPr>
              <m:ctrlPr>
                <w:ins w:id="4832" w:author="The Si Tran" w:date="2012-12-07T22:21:00Z">
                  <w:rPr>
                    <w:rFonts w:ascii="Cambria Math" w:hAnsi="Cambria Math"/>
                    <w:i/>
                    <w:sz w:val="26"/>
                    <w:szCs w:val="26"/>
                  </w:rPr>
                </w:ins>
              </m:ctrlPr>
            </m:sSubPr>
            <m:e>
              <w:ins w:id="4833" w:author="The Si Tran" w:date="2012-12-07T22:21:00Z">
                <m:r>
                  <w:rPr>
                    <w:rFonts w:ascii="Cambria Math" w:hAnsi="Cambria Math"/>
                    <w:sz w:val="26"/>
                    <w:szCs w:val="26"/>
                  </w:rPr>
                  <m:t>a</m:t>
                </m:r>
              </w:ins>
            </m:e>
            <m:sub>
              <w:ins w:id="4834" w:author="The Si Tran" w:date="2012-12-07T22:21:00Z">
                <m:r>
                  <w:rPr>
                    <w:rFonts w:ascii="Cambria Math" w:hAnsi="Cambria Math"/>
                    <w:sz w:val="26"/>
                    <w:szCs w:val="26"/>
                  </w:rPr>
                  <m:t>1</m:t>
                </m:r>
              </w:ins>
            </m:sub>
          </m:sSub>
          <w:ins w:id="4835" w:author="The Si Tran" w:date="2012-12-07T22:21:00Z">
            <m:r>
              <w:rPr>
                <w:rFonts w:ascii="Cambria Math" w:hAnsi="Cambria Math"/>
                <w:sz w:val="26"/>
                <w:szCs w:val="26"/>
              </w:rPr>
              <m:t>y</m:t>
            </m:r>
          </w:ins>
          <m:d>
            <m:dPr>
              <m:ctrlPr>
                <w:ins w:id="4836" w:author="The Si Tran" w:date="2012-12-07T22:21:00Z">
                  <w:rPr>
                    <w:rFonts w:ascii="Cambria Math" w:hAnsi="Cambria Math"/>
                    <w:i/>
                    <w:sz w:val="26"/>
                    <w:szCs w:val="26"/>
                  </w:rPr>
                </w:ins>
              </m:ctrlPr>
            </m:dPr>
            <m:e>
              <w:ins w:id="4837" w:author="The Si Tran" w:date="2012-12-07T22:21:00Z">
                <m:r>
                  <w:rPr>
                    <w:rFonts w:ascii="Cambria Math" w:hAnsi="Cambria Math"/>
                    <w:sz w:val="26"/>
                    <w:szCs w:val="26"/>
                  </w:rPr>
                  <m:t>t+2</m:t>
                </m:r>
              </w:ins>
            </m:e>
          </m:d>
          <w:ins w:id="4838" w:author="The Si Tran" w:date="2012-12-07T22:21:00Z">
            <m:r>
              <w:rPr>
                <w:rFonts w:ascii="Cambria Math" w:hAnsi="Cambria Math"/>
                <w:sz w:val="26"/>
                <w:szCs w:val="26"/>
              </w:rPr>
              <m:t>+…+</m:t>
            </m:r>
          </w:ins>
          <m:sSub>
            <m:sSubPr>
              <m:ctrlPr>
                <w:ins w:id="4839" w:author="The Si Tran" w:date="2012-12-07T22:21:00Z">
                  <w:rPr>
                    <w:rFonts w:ascii="Cambria Math" w:hAnsi="Cambria Math"/>
                    <w:i/>
                    <w:sz w:val="26"/>
                    <w:szCs w:val="26"/>
                  </w:rPr>
                </w:ins>
              </m:ctrlPr>
            </m:sSubPr>
            <m:e>
              <w:ins w:id="4840" w:author="The Si Tran" w:date="2012-12-07T22:21:00Z">
                <m:r>
                  <w:rPr>
                    <w:rFonts w:ascii="Cambria Math" w:hAnsi="Cambria Math"/>
                    <w:sz w:val="26"/>
                    <w:szCs w:val="26"/>
                  </w:rPr>
                  <m:t>a</m:t>
                </m:r>
              </w:ins>
            </m:e>
            <m:sub>
              <w:ins w:id="4841" w:author="The Si Tran" w:date="2012-12-07T22:21:00Z">
                <m:r>
                  <w:rPr>
                    <w:rFonts w:ascii="Cambria Math" w:hAnsi="Cambria Math"/>
                    <w:sz w:val="26"/>
                    <w:szCs w:val="26"/>
                  </w:rPr>
                  <m:t>p</m:t>
                </m:r>
              </w:ins>
            </m:sub>
          </m:sSub>
          <w:ins w:id="4842" w:author="The Si Tran" w:date="2012-12-07T22:21:00Z">
            <m:r>
              <w:rPr>
                <w:rFonts w:ascii="Cambria Math" w:hAnsi="Cambria Math"/>
                <w:sz w:val="26"/>
                <w:szCs w:val="26"/>
              </w:rPr>
              <m:t>y</m:t>
            </m:r>
          </w:ins>
          <m:d>
            <m:dPr>
              <m:ctrlPr>
                <w:ins w:id="4843" w:author="The Si Tran" w:date="2012-12-07T22:21:00Z">
                  <w:rPr>
                    <w:rFonts w:ascii="Cambria Math" w:hAnsi="Cambria Math"/>
                    <w:i/>
                    <w:sz w:val="26"/>
                    <w:szCs w:val="26"/>
                  </w:rPr>
                </w:ins>
              </m:ctrlPr>
            </m:dPr>
            <m:e>
              <w:ins w:id="4844" w:author="The Si Tran" w:date="2012-12-07T22:21:00Z">
                <m:r>
                  <w:rPr>
                    <w:rFonts w:ascii="Cambria Math" w:hAnsi="Cambria Math"/>
                    <w:sz w:val="26"/>
                    <w:szCs w:val="26"/>
                  </w:rPr>
                  <m:t>t-p+3</m:t>
                </m:r>
              </w:ins>
            </m:e>
          </m:d>
          <w:ins w:id="4845" w:author="The Si Tran" w:date="2012-12-07T22:21:00Z">
            <m:r>
              <w:rPr>
                <w:rFonts w:ascii="Cambria Math" w:hAnsi="Cambria Math"/>
                <w:sz w:val="26"/>
                <w:szCs w:val="26"/>
              </w:rPr>
              <m:t>+0+</m:t>
            </m:r>
          </w:ins>
          <m:sSub>
            <m:sSubPr>
              <m:ctrlPr>
                <w:ins w:id="4846" w:author="The Si Tran" w:date="2012-12-07T22:21:00Z">
                  <w:rPr>
                    <w:rFonts w:ascii="Cambria Math" w:hAnsi="Cambria Math"/>
                    <w:i/>
                    <w:sz w:val="26"/>
                    <w:szCs w:val="26"/>
                  </w:rPr>
                </w:ins>
              </m:ctrlPr>
            </m:sSubPr>
            <m:e>
              <w:ins w:id="4847" w:author="The Si Tran" w:date="2012-12-07T22:21:00Z">
                <m:r>
                  <w:rPr>
                    <w:rFonts w:ascii="Cambria Math" w:hAnsi="Cambria Math"/>
                    <w:sz w:val="26"/>
                    <w:szCs w:val="26"/>
                  </w:rPr>
                  <m:t>b</m:t>
                </m:r>
              </w:ins>
            </m:e>
            <m:sub>
              <w:ins w:id="4848" w:author="The Si Tran" w:date="2012-12-07T22:21:00Z">
                <m:r>
                  <w:rPr>
                    <w:rFonts w:ascii="Cambria Math" w:hAnsi="Cambria Math"/>
                    <w:sz w:val="26"/>
                    <w:szCs w:val="26"/>
                  </w:rPr>
                  <m:t>1</m:t>
                </m:r>
              </w:ins>
            </m:sub>
          </m:sSub>
          <w:ins w:id="4849" w:author="The Si Tran" w:date="2012-12-07T22:21:00Z">
            <m:r>
              <w:rPr>
                <w:rFonts w:ascii="Cambria Math" w:hAnsi="Cambria Math"/>
                <w:sz w:val="26"/>
                <w:szCs w:val="26"/>
              </w:rPr>
              <m:t>0+</m:t>
            </m:r>
          </w:ins>
          <m:sSub>
            <m:sSubPr>
              <m:ctrlPr>
                <w:ins w:id="4850" w:author="The Si Tran" w:date="2012-12-07T22:21:00Z">
                  <w:rPr>
                    <w:rFonts w:ascii="Cambria Math" w:hAnsi="Cambria Math"/>
                    <w:i/>
                    <w:sz w:val="26"/>
                    <w:szCs w:val="26"/>
                  </w:rPr>
                </w:ins>
              </m:ctrlPr>
            </m:sSubPr>
            <m:e>
              <w:ins w:id="4851" w:author="The Si Tran" w:date="2012-12-07T22:21:00Z">
                <m:r>
                  <w:rPr>
                    <w:rFonts w:ascii="Cambria Math" w:hAnsi="Cambria Math"/>
                    <w:sz w:val="26"/>
                    <w:szCs w:val="26"/>
                  </w:rPr>
                  <m:t>b</m:t>
                </m:r>
              </w:ins>
            </m:e>
            <m:sub>
              <w:ins w:id="4852" w:author="The Si Tran" w:date="2012-12-07T22:21:00Z">
                <m:r>
                  <w:rPr>
                    <w:rFonts w:ascii="Cambria Math" w:hAnsi="Cambria Math"/>
                    <w:sz w:val="26"/>
                    <w:szCs w:val="26"/>
                  </w:rPr>
                  <m:t>2</m:t>
                </m:r>
              </w:ins>
            </m:sub>
          </m:sSub>
          <w:ins w:id="4853" w:author="The Si Tran" w:date="2012-12-07T22:21:00Z">
            <m:r>
              <w:rPr>
                <w:rFonts w:ascii="Cambria Math" w:hAnsi="Cambria Math"/>
                <w:sz w:val="26"/>
                <w:szCs w:val="26"/>
              </w:rPr>
              <m:t>0+…+</m:t>
            </m:r>
          </w:ins>
          <m:sSub>
            <m:sSubPr>
              <m:ctrlPr>
                <w:ins w:id="4854" w:author="The Si Tran" w:date="2012-12-07T22:21:00Z">
                  <w:rPr>
                    <w:rFonts w:ascii="Cambria Math" w:hAnsi="Cambria Math"/>
                    <w:i/>
                    <w:sz w:val="26"/>
                    <w:szCs w:val="26"/>
                  </w:rPr>
                </w:ins>
              </m:ctrlPr>
            </m:sSubPr>
            <m:e>
              <w:ins w:id="4855" w:author="The Si Tran" w:date="2012-12-07T22:21:00Z">
                <m:r>
                  <w:rPr>
                    <w:rFonts w:ascii="Cambria Math" w:hAnsi="Cambria Math"/>
                    <w:sz w:val="26"/>
                    <w:szCs w:val="26"/>
                  </w:rPr>
                  <m:t>b</m:t>
                </m:r>
              </w:ins>
            </m:e>
            <m:sub>
              <w:ins w:id="4856" w:author="The Si Tran" w:date="2012-12-07T22:21:00Z">
                <m:r>
                  <w:rPr>
                    <w:rFonts w:ascii="Cambria Math" w:hAnsi="Cambria Math"/>
                    <w:sz w:val="26"/>
                    <w:szCs w:val="26"/>
                  </w:rPr>
                  <m:t>q</m:t>
                </m:r>
              </w:ins>
            </m:sub>
          </m:sSub>
          <w:ins w:id="4857" w:author="The Si Tran" w:date="2012-12-07T22:21:00Z">
            <m:r>
              <w:rPr>
                <w:rFonts w:ascii="Cambria Math" w:hAnsi="Cambria Math"/>
                <w:sz w:val="26"/>
                <w:szCs w:val="26"/>
              </w:rPr>
              <m:t>e(1-q+3)</m:t>
            </m:r>
          </w:ins>
        </m:oMath>
      </m:oMathPara>
    </w:p>
    <w:p w14:paraId="6949DD95" w14:textId="77777777" w:rsidR="00C74575" w:rsidRPr="001C47AE" w:rsidRDefault="00C74575" w:rsidP="00843CA1">
      <w:pPr>
        <w:pStyle w:val="ListParagraph"/>
        <w:spacing w:line="360" w:lineRule="auto"/>
        <w:ind w:left="1080"/>
        <w:rPr>
          <w:ins w:id="4858" w:author="The Si Tran" w:date="2012-12-07T22:21:00Z"/>
          <w:rFonts w:ascii="Times New Roman" w:eastAsiaTheme="minorEastAsia" w:hAnsi="Times New Roman"/>
          <w:sz w:val="26"/>
          <w:szCs w:val="26"/>
        </w:rPr>
        <w:pPrChange w:id="4859" w:author="The Si Tran" w:date="2012-12-14T05:31:00Z">
          <w:pPr>
            <w:pStyle w:val="ListParagraph"/>
            <w:ind w:left="792"/>
          </w:pPr>
        </w:pPrChange>
      </w:pPr>
      <w:ins w:id="4860" w:author="The Si Tran" w:date="2012-12-07T22:21:00Z">
        <m:oMathPara>
          <m:oMathParaPr>
            <m:jc m:val="left"/>
          </m:oMathParaPr>
          <m:oMath>
            <m:r>
              <w:rPr>
                <w:rFonts w:ascii="Cambria Math" w:hAnsi="Cambria Math"/>
                <w:sz w:val="26"/>
                <w:szCs w:val="26"/>
              </w:rPr>
              <m:t>…</m:t>
            </m:r>
          </m:oMath>
        </m:oMathPara>
      </w:ins>
    </w:p>
    <w:p w14:paraId="51C67F0F" w14:textId="77777777" w:rsidR="00C74575" w:rsidRPr="001C47AE" w:rsidRDefault="0056499D" w:rsidP="00843CA1">
      <w:pPr>
        <w:pStyle w:val="ListParagraph"/>
        <w:spacing w:line="360" w:lineRule="auto"/>
        <w:ind w:left="1080"/>
        <w:rPr>
          <w:ins w:id="4861" w:author="The Si Tran" w:date="2012-12-07T22:21:00Z"/>
          <w:rFonts w:ascii="Times New Roman" w:hAnsi="Times New Roman"/>
          <w:sz w:val="26"/>
          <w:szCs w:val="26"/>
        </w:rPr>
        <w:pPrChange w:id="4862" w:author="The Si Tran" w:date="2012-12-14T05:31:00Z">
          <w:pPr>
            <w:pStyle w:val="ListParagraph"/>
            <w:ind w:left="792"/>
          </w:pPr>
        </w:pPrChange>
      </w:pPr>
      <m:oMathPara>
        <m:oMathParaPr>
          <m:jc m:val="left"/>
        </m:oMathParaPr>
        <m:oMath>
          <m:acc>
            <m:accPr>
              <m:ctrlPr>
                <w:ins w:id="4863" w:author="The Si Tran" w:date="2012-12-07T22:21:00Z">
                  <w:rPr>
                    <w:rFonts w:ascii="Cambria Math" w:hAnsi="Cambria Math"/>
                    <w:i/>
                    <w:sz w:val="26"/>
                    <w:szCs w:val="26"/>
                  </w:rPr>
                </w:ins>
              </m:ctrlPr>
            </m:accPr>
            <m:e>
              <w:ins w:id="4864" w:author="The Si Tran" w:date="2012-12-07T22:21:00Z">
                <m:r>
                  <w:rPr>
                    <w:rFonts w:ascii="Cambria Math" w:hAnsi="Cambria Math"/>
                    <w:sz w:val="26"/>
                    <w:szCs w:val="26"/>
                  </w:rPr>
                  <m:t>y</m:t>
                </m:r>
              </w:ins>
            </m:e>
          </m:acc>
          <m:d>
            <m:dPr>
              <m:ctrlPr>
                <w:ins w:id="4865" w:author="The Si Tran" w:date="2012-12-07T22:21:00Z">
                  <w:rPr>
                    <w:rFonts w:ascii="Cambria Math" w:hAnsi="Cambria Math"/>
                    <w:i/>
                    <w:sz w:val="26"/>
                    <w:szCs w:val="26"/>
                  </w:rPr>
                </w:ins>
              </m:ctrlPr>
            </m:dPr>
            <m:e>
              <w:ins w:id="4866" w:author="The Si Tran" w:date="2012-12-07T22:21:00Z">
                <m:r>
                  <w:rPr>
                    <w:rFonts w:ascii="Cambria Math" w:hAnsi="Cambria Math"/>
                    <w:sz w:val="26"/>
                    <w:szCs w:val="26"/>
                  </w:rPr>
                  <m:t>t+n</m:t>
                </m:r>
              </w:ins>
            </m:e>
          </m:d>
          <w:ins w:id="4867" w:author="The Si Tran" w:date="2012-12-07T22:21:00Z">
            <m:r>
              <w:rPr>
                <w:rFonts w:ascii="Cambria Math" w:hAnsi="Cambria Math"/>
                <w:sz w:val="26"/>
                <w:szCs w:val="26"/>
              </w:rPr>
              <m:t>=</m:t>
            </m:r>
          </w:ins>
          <m:sSub>
            <m:sSubPr>
              <m:ctrlPr>
                <w:ins w:id="4868" w:author="The Si Tran" w:date="2012-12-07T22:21:00Z">
                  <w:rPr>
                    <w:rFonts w:ascii="Cambria Math" w:hAnsi="Cambria Math"/>
                    <w:i/>
                    <w:sz w:val="26"/>
                    <w:szCs w:val="26"/>
                  </w:rPr>
                </w:ins>
              </m:ctrlPr>
            </m:sSubPr>
            <m:e>
              <w:ins w:id="4869" w:author="The Si Tran" w:date="2012-12-07T22:21:00Z">
                <m:r>
                  <w:rPr>
                    <w:rFonts w:ascii="Cambria Math" w:hAnsi="Cambria Math"/>
                    <w:sz w:val="26"/>
                    <w:szCs w:val="26"/>
                  </w:rPr>
                  <m:t>a</m:t>
                </m:r>
              </w:ins>
            </m:e>
            <m:sub>
              <w:ins w:id="4870" w:author="The Si Tran" w:date="2012-12-07T22:21:00Z">
                <m:r>
                  <w:rPr>
                    <w:rFonts w:ascii="Cambria Math" w:hAnsi="Cambria Math"/>
                    <w:sz w:val="26"/>
                    <w:szCs w:val="26"/>
                  </w:rPr>
                  <m:t>0</m:t>
                </m:r>
              </w:ins>
            </m:sub>
          </m:sSub>
          <w:ins w:id="4871" w:author="The Si Tran" w:date="2012-12-07T22:21:00Z">
            <m:r>
              <w:rPr>
                <w:rFonts w:ascii="Cambria Math" w:hAnsi="Cambria Math"/>
                <w:sz w:val="26"/>
                <w:szCs w:val="26"/>
              </w:rPr>
              <m:t>+</m:t>
            </m:r>
          </w:ins>
          <m:sSub>
            <m:sSubPr>
              <m:ctrlPr>
                <w:ins w:id="4872" w:author="The Si Tran" w:date="2012-12-07T22:21:00Z">
                  <w:rPr>
                    <w:rFonts w:ascii="Cambria Math" w:hAnsi="Cambria Math"/>
                    <w:i/>
                    <w:sz w:val="26"/>
                    <w:szCs w:val="26"/>
                  </w:rPr>
                </w:ins>
              </m:ctrlPr>
            </m:sSubPr>
            <m:e>
              <w:ins w:id="4873" w:author="The Si Tran" w:date="2012-12-07T22:21:00Z">
                <m:r>
                  <w:rPr>
                    <w:rFonts w:ascii="Cambria Math" w:hAnsi="Cambria Math"/>
                    <w:sz w:val="26"/>
                    <w:szCs w:val="26"/>
                  </w:rPr>
                  <m:t>a</m:t>
                </m:r>
              </w:ins>
            </m:e>
            <m:sub>
              <w:ins w:id="4874" w:author="The Si Tran" w:date="2012-12-07T22:21:00Z">
                <m:r>
                  <w:rPr>
                    <w:rFonts w:ascii="Cambria Math" w:hAnsi="Cambria Math"/>
                    <w:sz w:val="26"/>
                    <w:szCs w:val="26"/>
                  </w:rPr>
                  <m:t>1</m:t>
                </m:r>
              </w:ins>
            </m:sub>
          </m:sSub>
          <w:ins w:id="4875" w:author="The Si Tran" w:date="2012-12-07T22:21:00Z">
            <m:r>
              <w:rPr>
                <w:rFonts w:ascii="Cambria Math" w:hAnsi="Cambria Math"/>
                <w:sz w:val="26"/>
                <w:szCs w:val="26"/>
              </w:rPr>
              <m:t>y</m:t>
            </m:r>
          </w:ins>
          <m:d>
            <m:dPr>
              <m:ctrlPr>
                <w:ins w:id="4876" w:author="The Si Tran" w:date="2012-12-07T22:21:00Z">
                  <w:rPr>
                    <w:rFonts w:ascii="Cambria Math" w:hAnsi="Cambria Math"/>
                    <w:i/>
                    <w:sz w:val="26"/>
                    <w:szCs w:val="26"/>
                  </w:rPr>
                </w:ins>
              </m:ctrlPr>
            </m:dPr>
            <m:e>
              <w:ins w:id="4877" w:author="The Si Tran" w:date="2012-12-07T22:21:00Z">
                <m:r>
                  <w:rPr>
                    <w:rFonts w:ascii="Cambria Math" w:hAnsi="Cambria Math"/>
                    <w:sz w:val="26"/>
                    <w:szCs w:val="26"/>
                  </w:rPr>
                  <m:t>t+n-1</m:t>
                </m:r>
              </w:ins>
            </m:e>
          </m:d>
          <w:ins w:id="4878" w:author="The Si Tran" w:date="2012-12-07T22:21:00Z">
            <m:r>
              <w:rPr>
                <w:rFonts w:ascii="Cambria Math" w:hAnsi="Cambria Math"/>
                <w:sz w:val="26"/>
                <w:szCs w:val="26"/>
              </w:rPr>
              <m:t>+…+</m:t>
            </m:r>
          </w:ins>
          <m:sSub>
            <m:sSubPr>
              <m:ctrlPr>
                <w:ins w:id="4879" w:author="The Si Tran" w:date="2012-12-07T22:21:00Z">
                  <w:rPr>
                    <w:rFonts w:ascii="Cambria Math" w:hAnsi="Cambria Math"/>
                    <w:i/>
                    <w:sz w:val="26"/>
                    <w:szCs w:val="26"/>
                  </w:rPr>
                </w:ins>
              </m:ctrlPr>
            </m:sSubPr>
            <m:e>
              <w:ins w:id="4880" w:author="The Si Tran" w:date="2012-12-07T22:21:00Z">
                <m:r>
                  <w:rPr>
                    <w:rFonts w:ascii="Cambria Math" w:hAnsi="Cambria Math"/>
                    <w:sz w:val="26"/>
                    <w:szCs w:val="26"/>
                  </w:rPr>
                  <m:t>a</m:t>
                </m:r>
              </w:ins>
            </m:e>
            <m:sub>
              <w:ins w:id="4881" w:author="The Si Tran" w:date="2012-12-07T22:21:00Z">
                <m:r>
                  <w:rPr>
                    <w:rFonts w:ascii="Cambria Math" w:hAnsi="Cambria Math"/>
                    <w:sz w:val="26"/>
                    <w:szCs w:val="26"/>
                  </w:rPr>
                  <m:t>p</m:t>
                </m:r>
              </w:ins>
            </m:sub>
          </m:sSub>
          <w:ins w:id="4882" w:author="The Si Tran" w:date="2012-12-07T22:21:00Z">
            <m:r>
              <w:rPr>
                <w:rFonts w:ascii="Cambria Math" w:hAnsi="Cambria Math"/>
                <w:sz w:val="26"/>
                <w:szCs w:val="26"/>
              </w:rPr>
              <m:t>y</m:t>
            </m:r>
          </w:ins>
          <m:d>
            <m:dPr>
              <m:ctrlPr>
                <w:ins w:id="4883" w:author="The Si Tran" w:date="2012-12-07T22:21:00Z">
                  <w:rPr>
                    <w:rFonts w:ascii="Cambria Math" w:hAnsi="Cambria Math"/>
                    <w:i/>
                    <w:sz w:val="26"/>
                    <w:szCs w:val="26"/>
                  </w:rPr>
                </w:ins>
              </m:ctrlPr>
            </m:dPr>
            <m:e>
              <w:ins w:id="4884" w:author="The Si Tran" w:date="2012-12-07T22:21:00Z">
                <m:r>
                  <w:rPr>
                    <w:rFonts w:ascii="Cambria Math" w:hAnsi="Cambria Math"/>
                    <w:sz w:val="26"/>
                    <w:szCs w:val="26"/>
                  </w:rPr>
                  <m:t>t-p+n</m:t>
                </m:r>
              </w:ins>
            </m:e>
          </m:d>
          <w:ins w:id="4885" w:author="The Si Tran" w:date="2012-12-07T22:21:00Z">
            <m:r>
              <w:rPr>
                <w:rFonts w:ascii="Cambria Math" w:hAnsi="Cambria Math"/>
                <w:sz w:val="26"/>
                <w:szCs w:val="26"/>
              </w:rPr>
              <m:t>+0+</m:t>
            </m:r>
          </w:ins>
          <m:sSub>
            <m:sSubPr>
              <m:ctrlPr>
                <w:ins w:id="4886" w:author="The Si Tran" w:date="2012-12-07T22:21:00Z">
                  <w:rPr>
                    <w:rFonts w:ascii="Cambria Math" w:hAnsi="Cambria Math"/>
                    <w:i/>
                    <w:sz w:val="26"/>
                    <w:szCs w:val="26"/>
                  </w:rPr>
                </w:ins>
              </m:ctrlPr>
            </m:sSubPr>
            <m:e>
              <w:ins w:id="4887" w:author="The Si Tran" w:date="2012-12-07T22:21:00Z">
                <m:r>
                  <w:rPr>
                    <w:rFonts w:ascii="Cambria Math" w:hAnsi="Cambria Math"/>
                    <w:sz w:val="26"/>
                    <w:szCs w:val="26"/>
                  </w:rPr>
                  <m:t>b</m:t>
                </m:r>
              </w:ins>
            </m:e>
            <m:sub>
              <w:ins w:id="4888" w:author="The Si Tran" w:date="2012-12-07T22:21:00Z">
                <m:r>
                  <w:rPr>
                    <w:rFonts w:ascii="Cambria Math" w:hAnsi="Cambria Math"/>
                    <w:sz w:val="26"/>
                    <w:szCs w:val="26"/>
                  </w:rPr>
                  <m:t>1</m:t>
                </m:r>
              </w:ins>
            </m:sub>
          </m:sSub>
          <w:ins w:id="4889" w:author="The Si Tran" w:date="2012-12-07T22:21:00Z">
            <m:r>
              <w:rPr>
                <w:rFonts w:ascii="Cambria Math" w:hAnsi="Cambria Math"/>
                <w:sz w:val="26"/>
                <w:szCs w:val="26"/>
              </w:rPr>
              <m:t>0+</m:t>
            </m:r>
          </w:ins>
          <m:sSub>
            <m:sSubPr>
              <m:ctrlPr>
                <w:ins w:id="4890" w:author="The Si Tran" w:date="2012-12-07T22:21:00Z">
                  <w:rPr>
                    <w:rFonts w:ascii="Cambria Math" w:hAnsi="Cambria Math"/>
                    <w:i/>
                    <w:sz w:val="26"/>
                    <w:szCs w:val="26"/>
                  </w:rPr>
                </w:ins>
              </m:ctrlPr>
            </m:sSubPr>
            <m:e>
              <w:ins w:id="4891" w:author="The Si Tran" w:date="2012-12-07T22:21:00Z">
                <m:r>
                  <w:rPr>
                    <w:rFonts w:ascii="Cambria Math" w:hAnsi="Cambria Math"/>
                    <w:sz w:val="26"/>
                    <w:szCs w:val="26"/>
                  </w:rPr>
                  <m:t>b</m:t>
                </m:r>
              </w:ins>
            </m:e>
            <m:sub>
              <w:ins w:id="4892" w:author="The Si Tran" w:date="2012-12-07T22:21:00Z">
                <m:r>
                  <w:rPr>
                    <w:rFonts w:ascii="Cambria Math" w:hAnsi="Cambria Math"/>
                    <w:sz w:val="26"/>
                    <w:szCs w:val="26"/>
                  </w:rPr>
                  <m:t>2</m:t>
                </m:r>
              </w:ins>
            </m:sub>
          </m:sSub>
          <w:ins w:id="4893" w:author="The Si Tran" w:date="2012-12-07T22:21:00Z">
            <m:r>
              <w:rPr>
                <w:rFonts w:ascii="Cambria Math" w:hAnsi="Cambria Math"/>
                <w:sz w:val="26"/>
                <w:szCs w:val="26"/>
              </w:rPr>
              <m:t>0+…+</m:t>
            </m:r>
          </w:ins>
          <m:sSub>
            <m:sSubPr>
              <m:ctrlPr>
                <w:ins w:id="4894" w:author="The Si Tran" w:date="2012-12-07T22:21:00Z">
                  <w:rPr>
                    <w:rFonts w:ascii="Cambria Math" w:hAnsi="Cambria Math"/>
                    <w:i/>
                    <w:sz w:val="26"/>
                    <w:szCs w:val="26"/>
                  </w:rPr>
                </w:ins>
              </m:ctrlPr>
            </m:sSubPr>
            <m:e>
              <w:ins w:id="4895" w:author="The Si Tran" w:date="2012-12-07T22:21:00Z">
                <m:r>
                  <w:rPr>
                    <w:rFonts w:ascii="Cambria Math" w:hAnsi="Cambria Math"/>
                    <w:sz w:val="26"/>
                    <w:szCs w:val="26"/>
                  </w:rPr>
                  <m:t>b</m:t>
                </m:r>
              </w:ins>
            </m:e>
            <m:sub>
              <w:ins w:id="4896" w:author="The Si Tran" w:date="2012-12-07T22:21:00Z">
                <m:r>
                  <w:rPr>
                    <w:rFonts w:ascii="Cambria Math" w:hAnsi="Cambria Math"/>
                    <w:sz w:val="26"/>
                    <w:szCs w:val="26"/>
                  </w:rPr>
                  <m:t>q</m:t>
                </m:r>
              </w:ins>
            </m:sub>
          </m:sSub>
          <w:ins w:id="4897" w:author="The Si Tran" w:date="2012-12-07T22:21:00Z">
            <m:r>
              <w:rPr>
                <w:rFonts w:ascii="Cambria Math" w:hAnsi="Cambria Math"/>
                <w:sz w:val="26"/>
                <w:szCs w:val="26"/>
              </w:rPr>
              <m:t>e(1-q+n)</m:t>
            </m:r>
          </w:ins>
        </m:oMath>
      </m:oMathPara>
    </w:p>
    <w:p w14:paraId="47054BCC" w14:textId="77777777" w:rsidR="00CD1726" w:rsidRDefault="00CD1726" w:rsidP="00843CA1">
      <w:pPr>
        <w:pStyle w:val="ListParagraph"/>
        <w:spacing w:line="360" w:lineRule="auto"/>
        <w:ind w:left="1080"/>
        <w:rPr>
          <w:ins w:id="4898" w:author="The Si Tran" w:date="2012-12-07T22:13:00Z"/>
          <w:szCs w:val="26"/>
        </w:rPr>
        <w:pPrChange w:id="4899" w:author="The Si Tran" w:date="2012-12-14T05:31:00Z">
          <w:pPr/>
        </w:pPrChange>
      </w:pPr>
    </w:p>
    <w:p w14:paraId="3139B9C9" w14:textId="77777777" w:rsidR="00A625DC" w:rsidRDefault="00A625DC" w:rsidP="00843CA1">
      <w:pPr>
        <w:pStyle w:val="ListParagraph"/>
        <w:numPr>
          <w:ilvl w:val="0"/>
          <w:numId w:val="23"/>
        </w:numPr>
        <w:spacing w:line="360" w:lineRule="auto"/>
        <w:rPr>
          <w:ins w:id="4900" w:author="The Si Tran" w:date="2012-12-07T22:22:00Z"/>
          <w:szCs w:val="26"/>
        </w:rPr>
        <w:pPrChange w:id="4901" w:author="The Si Tran" w:date="2012-12-14T05:31:00Z">
          <w:pPr/>
        </w:pPrChange>
      </w:pPr>
      <w:ins w:id="4902" w:author="The Si Tran" w:date="2012-12-07T22:13:00Z">
        <w:r>
          <w:rPr>
            <w:rFonts w:ascii="Times New Roman" w:hAnsi="Times New Roman"/>
            <w:sz w:val="26"/>
            <w:szCs w:val="26"/>
          </w:rPr>
          <w:t>Dự đoán nhiều thời đoạn cho chuỗi dữ liệu không tĩnh hoặc có tính mùa</w:t>
        </w:r>
      </w:ins>
    </w:p>
    <w:p w14:paraId="0E992459" w14:textId="77777777" w:rsidR="004A1DFD" w:rsidRDefault="004A1DFD" w:rsidP="00843CA1">
      <w:pPr>
        <w:pStyle w:val="ListParagraph"/>
        <w:spacing w:line="360" w:lineRule="auto"/>
        <w:ind w:left="1080"/>
        <w:rPr>
          <w:ins w:id="4903" w:author="The Si Tran" w:date="2012-12-07T22:21:00Z"/>
          <w:szCs w:val="26"/>
        </w:rPr>
        <w:pPrChange w:id="4904" w:author="The Si Tran" w:date="2012-12-14T05:31:00Z">
          <w:pPr/>
        </w:pPrChange>
      </w:pPr>
      <w:ins w:id="4905" w:author="The Si Tran" w:date="2012-12-07T22:22:00Z">
        <w:r>
          <w:rPr>
            <w:rFonts w:ascii="Times New Roman" w:hAnsi="Times New Roman"/>
            <w:sz w:val="26"/>
            <w:szCs w:val="26"/>
          </w:rPr>
          <w:t>Quá trình này gồm hai công đoạn:</w:t>
        </w:r>
      </w:ins>
    </w:p>
    <w:p w14:paraId="24141305" w14:textId="77777777" w:rsidR="004A1DFD" w:rsidRPr="0001642C" w:rsidRDefault="004A1DFD" w:rsidP="00843CA1">
      <w:pPr>
        <w:pStyle w:val="ListParagraph"/>
        <w:numPr>
          <w:ilvl w:val="0"/>
          <w:numId w:val="28"/>
        </w:numPr>
        <w:spacing w:line="360" w:lineRule="auto"/>
        <w:rPr>
          <w:ins w:id="4906" w:author="The Si Tran" w:date="2012-12-07T22:21:00Z"/>
          <w:rFonts w:ascii="Times New Roman" w:hAnsi="Times New Roman"/>
          <w:sz w:val="26"/>
          <w:szCs w:val="26"/>
        </w:rPr>
        <w:pPrChange w:id="4907" w:author="The Si Tran" w:date="2012-12-14T05:31:00Z">
          <w:pPr>
            <w:pStyle w:val="ListParagraph"/>
            <w:numPr>
              <w:numId w:val="23"/>
            </w:numPr>
            <w:ind w:left="1080" w:hanging="360"/>
          </w:pPr>
        </w:pPrChange>
      </w:pPr>
      <w:ins w:id="4908" w:author="The Si Tran" w:date="2012-12-07T22:21:00Z">
        <w:r>
          <w:rPr>
            <w:rFonts w:ascii="Times New Roman" w:hAnsi="Times New Roman"/>
            <w:sz w:val="26"/>
            <w:szCs w:val="26"/>
          </w:rPr>
          <w:t xml:space="preserve">Tính toán n giai đoạn dự đoạn cho chuỗi dữ liệu đã được chuyển đổi </w:t>
        </w: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t+n</m:t>
              </m:r>
            </m:e>
          </m:d>
        </m:oMath>
      </w:ins>
    </w:p>
    <w:p w14:paraId="312A727F" w14:textId="77777777" w:rsidR="004A1DFD" w:rsidRPr="004F208A" w:rsidRDefault="004A1DFD" w:rsidP="00843CA1">
      <w:pPr>
        <w:pStyle w:val="ListParagraph"/>
        <w:numPr>
          <w:ilvl w:val="0"/>
          <w:numId w:val="28"/>
        </w:numPr>
        <w:spacing w:line="360" w:lineRule="auto"/>
        <w:rPr>
          <w:ins w:id="4909" w:author="The Si Tran" w:date="2012-12-07T22:21:00Z"/>
          <w:rFonts w:ascii="Times New Roman" w:hAnsi="Times New Roman"/>
          <w:sz w:val="26"/>
          <w:szCs w:val="26"/>
        </w:rPr>
        <w:pPrChange w:id="4910" w:author="The Si Tran" w:date="2012-12-14T05:31:00Z">
          <w:pPr>
            <w:pStyle w:val="ListParagraph"/>
            <w:numPr>
              <w:numId w:val="23"/>
            </w:numPr>
            <w:ind w:left="1080" w:hanging="360"/>
          </w:pPr>
        </w:pPrChange>
      </w:pPr>
      <w:ins w:id="4911" w:author="The Si Tran" w:date="2012-12-07T22:21:00Z">
        <w:r>
          <w:rPr>
            <w:rFonts w:ascii="Times New Roman" w:eastAsiaTheme="minorEastAsia" w:hAnsi="Times New Roman"/>
            <w:sz w:val="26"/>
            <w:szCs w:val="26"/>
          </w:rPr>
          <w:t>Khôi phục lại chuỗi dữ liệu gốc: thực hiện ngược lại quá trình lấy hiệu đã thực hiện khi khử đi tính không tĩnh và tính mùa của chuỗi dữ liệu gốc.</w:t>
        </w:r>
      </w:ins>
    </w:p>
    <w:p w14:paraId="44773725" w14:textId="77777777" w:rsidR="004A1DFD" w:rsidRPr="00805B17" w:rsidRDefault="004A1DFD" w:rsidP="00843CA1">
      <w:pPr>
        <w:pStyle w:val="ListParagraph"/>
        <w:spacing w:line="360" w:lineRule="auto"/>
        <w:ind w:left="1080"/>
        <w:rPr>
          <w:szCs w:val="26"/>
        </w:rPr>
        <w:pPrChange w:id="4912" w:author="The Si Tran" w:date="2012-12-14T05:31:00Z">
          <w:pPr/>
        </w:pPrChange>
      </w:pPr>
    </w:p>
    <w:p w14:paraId="2C8B6B72" w14:textId="77777777" w:rsidR="00826F68" w:rsidRPr="0049233F" w:rsidRDefault="00B80B3D" w:rsidP="00843CA1">
      <w:pPr>
        <w:pStyle w:val="Heading2"/>
        <w:rPr>
          <w:sz w:val="26"/>
          <w:szCs w:val="26"/>
          <w:rPrChange w:id="4913" w:author="The Si Tran" w:date="2012-12-05T23:02:00Z">
            <w:rPr/>
          </w:rPrChange>
        </w:rPr>
        <w:pPrChange w:id="4914" w:author="The Si Tran" w:date="2012-12-14T05:31:00Z">
          <w:pPr>
            <w:pStyle w:val="Heading2"/>
          </w:pPr>
        </w:pPrChange>
      </w:pPr>
      <w:bookmarkStart w:id="4915" w:name="_Toc343220812"/>
      <w:r w:rsidRPr="0049233F">
        <w:rPr>
          <w:sz w:val="26"/>
          <w:szCs w:val="26"/>
          <w:rPrChange w:id="4916" w:author="The Si Tran" w:date="2012-12-05T23:02:00Z">
            <w:rPr>
              <w:rFonts w:cs="Times New Roman"/>
              <w:b w:val="0"/>
              <w:bCs w:val="0"/>
              <w:iCs w:val="0"/>
              <w:sz w:val="26"/>
              <w:szCs w:val="22"/>
            </w:rPr>
          </w:rPrChange>
        </w:rPr>
        <w:lastRenderedPageBreak/>
        <w:t>Kết luận về mô hình ARIMA</w:t>
      </w:r>
      <w:bookmarkEnd w:id="4915"/>
    </w:p>
    <w:p w14:paraId="7BA5C88E" w14:textId="77777777" w:rsidR="00D969EA" w:rsidRPr="0049233F" w:rsidRDefault="00D969EA" w:rsidP="00843CA1">
      <w:pPr>
        <w:ind w:firstLine="540"/>
        <w:rPr>
          <w:szCs w:val="26"/>
          <w:rPrChange w:id="4917" w:author="The Si Tran" w:date="2012-12-05T23:02:00Z">
            <w:rPr>
              <w:sz w:val="28"/>
              <w:szCs w:val="28"/>
            </w:rPr>
          </w:rPrChange>
        </w:rPr>
        <w:pPrChange w:id="4918" w:author="The Si Tran" w:date="2012-12-14T05:31:00Z">
          <w:pPr>
            <w:ind w:firstLine="540"/>
          </w:pPr>
        </w:pPrChange>
      </w:pPr>
      <w:r w:rsidRPr="0049233F">
        <w:rPr>
          <w:szCs w:val="26"/>
          <w:rPrChange w:id="4919" w:author="The Si Tran" w:date="2012-12-05T23:02:00Z">
            <w:rPr>
              <w:sz w:val="28"/>
              <w:szCs w:val="28"/>
            </w:rPr>
          </w:rPrChange>
        </w:rPr>
        <w:t>Mô hình ARIMA là một mô hình tổng quát có thể sử dụng cho nhiều loại chuỗi thời gian trong thực tế, kể cả những chuỗi có thành phần xu hướng và thành phần mùa. Tuy nhiên mô hình ARIMA cũng có một số hạn chế.</w:t>
      </w:r>
    </w:p>
    <w:p w14:paraId="220BEF1E" w14:textId="77777777" w:rsidR="00D969EA" w:rsidRPr="0049233F" w:rsidRDefault="00D969EA" w:rsidP="00843CA1">
      <w:pPr>
        <w:numPr>
          <w:ilvl w:val="0"/>
          <w:numId w:val="60"/>
        </w:numPr>
        <w:spacing w:before="0"/>
        <w:jc w:val="left"/>
        <w:rPr>
          <w:szCs w:val="26"/>
          <w:rPrChange w:id="4920" w:author="The Si Tran" w:date="2012-12-05T23:02:00Z">
            <w:rPr>
              <w:sz w:val="28"/>
              <w:szCs w:val="28"/>
            </w:rPr>
          </w:rPrChange>
        </w:rPr>
        <w:pPrChange w:id="4921" w:author="The Si Tran" w:date="2012-12-14T05:32:00Z">
          <w:pPr>
            <w:numPr>
              <w:numId w:val="3"/>
            </w:numPr>
            <w:tabs>
              <w:tab w:val="num" w:pos="1365"/>
            </w:tabs>
            <w:spacing w:before="0" w:line="240" w:lineRule="auto"/>
            <w:ind w:left="1365" w:hanging="825"/>
            <w:jc w:val="left"/>
          </w:pPr>
        </w:pPrChange>
      </w:pPr>
      <w:r w:rsidRPr="0049233F">
        <w:rPr>
          <w:szCs w:val="26"/>
          <w:rPrChange w:id="4922" w:author="The Si Tran" w:date="2012-12-05T23:02:00Z">
            <w:rPr>
              <w:sz w:val="28"/>
              <w:szCs w:val="28"/>
            </w:rPr>
          </w:rPrChange>
        </w:rPr>
        <w:t>Để xây dựng mô hình ARIMA cần phải có nhiều dữ liệu. Với những chuỗi không có tính mùa cần có 40 quan sát trở lên, với chuỗi dữ liệu có tính mùa cần dữ liệu được thu thập trong khoảng 6 đến 10 năm [1].</w:t>
      </w:r>
    </w:p>
    <w:p w14:paraId="3EE10B5E" w14:textId="77777777" w:rsidR="00D969EA" w:rsidRPr="0049233F" w:rsidRDefault="00D969EA" w:rsidP="00843CA1">
      <w:pPr>
        <w:numPr>
          <w:ilvl w:val="0"/>
          <w:numId w:val="60"/>
        </w:numPr>
        <w:spacing w:before="0"/>
        <w:jc w:val="left"/>
        <w:rPr>
          <w:szCs w:val="26"/>
          <w:rPrChange w:id="4923" w:author="The Si Tran" w:date="2012-12-05T23:02:00Z">
            <w:rPr>
              <w:sz w:val="28"/>
              <w:szCs w:val="28"/>
            </w:rPr>
          </w:rPrChange>
        </w:rPr>
        <w:pPrChange w:id="4924" w:author="The Si Tran" w:date="2012-12-14T05:32:00Z">
          <w:pPr>
            <w:numPr>
              <w:numId w:val="3"/>
            </w:numPr>
            <w:tabs>
              <w:tab w:val="num" w:pos="1365"/>
            </w:tabs>
            <w:spacing w:before="0" w:line="240" w:lineRule="auto"/>
            <w:ind w:left="1365" w:hanging="825"/>
            <w:jc w:val="left"/>
          </w:pPr>
        </w:pPrChange>
      </w:pPr>
      <w:r w:rsidRPr="0049233F">
        <w:rPr>
          <w:szCs w:val="26"/>
          <w:rPrChange w:id="4925" w:author="The Si Tran" w:date="2012-12-05T23:02:00Z">
            <w:rPr>
              <w:sz w:val="28"/>
              <w:szCs w:val="28"/>
            </w:rPr>
          </w:rPrChange>
        </w:rPr>
        <w:t>Không dễ cập nhập mô hình khi có them dữ liệu mới, thường là mô hình mới  sẽ được xây dựng [1].</w:t>
      </w:r>
    </w:p>
    <w:p w14:paraId="5A7DFB33" w14:textId="77777777" w:rsidR="00D969EA" w:rsidRPr="0049233F" w:rsidRDefault="00D969EA" w:rsidP="00843CA1">
      <w:pPr>
        <w:numPr>
          <w:ilvl w:val="0"/>
          <w:numId w:val="60"/>
        </w:numPr>
        <w:spacing w:before="0"/>
        <w:jc w:val="left"/>
        <w:rPr>
          <w:szCs w:val="26"/>
          <w:rPrChange w:id="4926" w:author="The Si Tran" w:date="2012-12-05T23:02:00Z">
            <w:rPr>
              <w:sz w:val="28"/>
              <w:szCs w:val="28"/>
            </w:rPr>
          </w:rPrChange>
        </w:rPr>
        <w:pPrChange w:id="4927" w:author="The Si Tran" w:date="2012-12-14T05:32:00Z">
          <w:pPr>
            <w:numPr>
              <w:numId w:val="3"/>
            </w:numPr>
            <w:tabs>
              <w:tab w:val="num" w:pos="1365"/>
            </w:tabs>
            <w:spacing w:before="0" w:line="240" w:lineRule="auto"/>
            <w:ind w:left="1365" w:hanging="825"/>
            <w:jc w:val="left"/>
          </w:pPr>
        </w:pPrChange>
      </w:pPr>
      <w:r w:rsidRPr="0049233F">
        <w:rPr>
          <w:szCs w:val="26"/>
          <w:rPrChange w:id="4928" w:author="The Si Tran" w:date="2012-12-05T23:02:00Z">
            <w:rPr>
              <w:sz w:val="28"/>
              <w:szCs w:val="28"/>
            </w:rPr>
          </w:rPrChange>
        </w:rPr>
        <w:t>Việc xây dựng một mô hình ARIMA đầy đủ cần tốn nhiều thời gian và tài nguyên hơn các phương pháp truyền thống khác chẳng hạn như phương pháp làm trơn (smoothing) [1].</w:t>
      </w:r>
    </w:p>
    <w:p w14:paraId="2E1ABC81" w14:textId="77777777" w:rsidR="00D969EA" w:rsidRPr="002B1464" w:rsidRDefault="00D969EA" w:rsidP="00D969EA">
      <w:pPr>
        <w:rPr>
          <w:szCs w:val="26"/>
        </w:rPr>
      </w:pPr>
    </w:p>
    <w:p w14:paraId="52BE66B2" w14:textId="77777777" w:rsidR="006E3FE4" w:rsidRPr="00082976" w:rsidRDefault="006E3FE4" w:rsidP="00D969EA">
      <w:pPr>
        <w:rPr>
          <w:szCs w:val="26"/>
        </w:rPr>
      </w:pPr>
    </w:p>
    <w:p w14:paraId="6D769F97" w14:textId="77777777" w:rsidR="006E3FE4" w:rsidRPr="00E12D24" w:rsidRDefault="006E3FE4" w:rsidP="00D969EA">
      <w:pPr>
        <w:rPr>
          <w:szCs w:val="26"/>
        </w:rPr>
      </w:pPr>
    </w:p>
    <w:p w14:paraId="7AD55764" w14:textId="77777777" w:rsidR="006E3FE4" w:rsidRPr="00263465" w:rsidRDefault="006E3FE4" w:rsidP="00D969EA">
      <w:pPr>
        <w:rPr>
          <w:szCs w:val="26"/>
        </w:rPr>
      </w:pPr>
    </w:p>
    <w:p w14:paraId="65869B20" w14:textId="77777777" w:rsidR="006E3FE4" w:rsidRPr="00B312F5" w:rsidRDefault="006E3FE4" w:rsidP="00D969EA">
      <w:pPr>
        <w:rPr>
          <w:szCs w:val="26"/>
        </w:rPr>
      </w:pPr>
    </w:p>
    <w:p w14:paraId="77FA07F1" w14:textId="77777777" w:rsidR="00D139B5" w:rsidRDefault="00D139B5">
      <w:pPr>
        <w:spacing w:before="0" w:after="200" w:line="276" w:lineRule="auto"/>
        <w:jc w:val="left"/>
        <w:rPr>
          <w:ins w:id="4929" w:author="The Si Tran" w:date="2012-12-12T07:57:00Z"/>
          <w:szCs w:val="26"/>
        </w:rPr>
      </w:pPr>
      <w:ins w:id="4930" w:author="The Si Tran" w:date="2012-12-12T07:57:00Z">
        <w:r>
          <w:rPr>
            <w:szCs w:val="26"/>
          </w:rPr>
          <w:br w:type="page"/>
        </w:r>
      </w:ins>
    </w:p>
    <w:p w14:paraId="4E0FA947" w14:textId="77777777" w:rsidR="006E3FE4" w:rsidRPr="0050316D" w:rsidDel="00D139B5" w:rsidRDefault="006E3FE4" w:rsidP="00D969EA">
      <w:pPr>
        <w:rPr>
          <w:del w:id="4931" w:author="The Si Tran" w:date="2012-12-12T07:57:00Z"/>
          <w:sz w:val="32"/>
          <w:szCs w:val="32"/>
          <w:rPrChange w:id="4932" w:author="The Si Tran" w:date="2012-12-12T13:56:00Z">
            <w:rPr>
              <w:del w:id="4933" w:author="The Si Tran" w:date="2012-12-12T07:57:00Z"/>
              <w:szCs w:val="26"/>
            </w:rPr>
          </w:rPrChange>
        </w:rPr>
      </w:pPr>
      <w:bookmarkStart w:id="4934" w:name="_Toc343083629"/>
      <w:bookmarkStart w:id="4935" w:name="_Toc343083843"/>
      <w:bookmarkStart w:id="4936" w:name="_Toc343084054"/>
      <w:bookmarkStart w:id="4937" w:name="_Toc343220813"/>
      <w:bookmarkEnd w:id="4934"/>
      <w:bookmarkEnd w:id="4935"/>
      <w:bookmarkEnd w:id="4936"/>
      <w:bookmarkEnd w:id="4937"/>
    </w:p>
    <w:p w14:paraId="49DDE508" w14:textId="77777777" w:rsidR="006E3FE4" w:rsidRPr="0050316D" w:rsidRDefault="006E3FE4" w:rsidP="006E3FE4">
      <w:pPr>
        <w:pStyle w:val="Heading1"/>
        <w:jc w:val="left"/>
      </w:pPr>
      <w:del w:id="4938" w:author="The Si Tran" w:date="2012-12-12T13:56:00Z">
        <w:r w:rsidRPr="0050316D" w:rsidDel="0050316D">
          <w:rPr>
            <w:rPrChange w:id="4939" w:author="The Si Tran" w:date="2012-12-12T13:56:00Z">
              <w:rPr>
                <w:rFonts w:cs="Times New Roman"/>
                <w:b w:val="0"/>
                <w:bCs w:val="0"/>
                <w:kern w:val="0"/>
                <w:sz w:val="26"/>
                <w:szCs w:val="22"/>
              </w:rPr>
            </w:rPrChange>
          </w:rPr>
          <w:delText>Mô hình ANN</w:delText>
        </w:r>
      </w:del>
      <w:bookmarkStart w:id="4940" w:name="_Toc343220814"/>
      <w:ins w:id="4941" w:author="The Si Tran" w:date="2012-12-12T13:56:00Z">
        <w:r w:rsidR="0050316D" w:rsidRPr="00E078AF">
          <w:t>MÔ HÌNH ANN</w:t>
        </w:r>
      </w:ins>
      <w:bookmarkEnd w:id="4940"/>
    </w:p>
    <w:p w14:paraId="60A82E62" w14:textId="77777777" w:rsidR="0088753F" w:rsidRPr="0049233F" w:rsidRDefault="007038D9" w:rsidP="0088753F">
      <w:pPr>
        <w:pStyle w:val="Heading2"/>
        <w:rPr>
          <w:sz w:val="26"/>
          <w:szCs w:val="26"/>
          <w:rPrChange w:id="4942" w:author="The Si Tran" w:date="2012-12-05T23:02:00Z">
            <w:rPr/>
          </w:rPrChange>
        </w:rPr>
      </w:pPr>
      <w:bookmarkStart w:id="4943" w:name="_Toc343220815"/>
      <w:bookmarkStart w:id="4944" w:name="_Toc327348170"/>
      <w:ins w:id="4945" w:author="The Si Tran" w:date="2012-12-12T14:07:00Z">
        <w:r>
          <w:rPr>
            <w:sz w:val="26"/>
            <w:szCs w:val="26"/>
          </w:rPr>
          <w:t>Sơ lược về mạng nơron nhân tạo</w:t>
        </w:r>
      </w:ins>
      <w:bookmarkEnd w:id="4943"/>
      <w:del w:id="4946" w:author="The Si Tran" w:date="2012-12-12T14:07:00Z">
        <w:r w:rsidR="0088753F" w:rsidRPr="0049233F" w:rsidDel="007038D9">
          <w:rPr>
            <w:sz w:val="26"/>
            <w:szCs w:val="26"/>
            <w:rPrChange w:id="4947" w:author="The Si Tran" w:date="2012-12-05T23:02:00Z">
              <w:rPr>
                <w:rFonts w:cs="Times New Roman"/>
                <w:b w:val="0"/>
                <w:bCs w:val="0"/>
                <w:iCs w:val="0"/>
                <w:sz w:val="26"/>
                <w:szCs w:val="22"/>
              </w:rPr>
            </w:rPrChange>
          </w:rPr>
          <w:delText>SƠ LƯỢC VỀ MẠNG NEURON NHÂN TẠO</w:delText>
        </w:r>
      </w:del>
      <w:bookmarkEnd w:id="4944"/>
    </w:p>
    <w:p w14:paraId="2F085492" w14:textId="77777777" w:rsidR="0088753F" w:rsidRPr="0049233F" w:rsidRDefault="0088753F" w:rsidP="0088753F">
      <w:pPr>
        <w:spacing w:before="0"/>
        <w:ind w:firstLine="720"/>
        <w:rPr>
          <w:szCs w:val="26"/>
        </w:rPr>
      </w:pPr>
      <w:r w:rsidRPr="0049233F">
        <w:rPr>
          <w:i/>
          <w:szCs w:val="26"/>
        </w:rPr>
        <w:t>Mạng neuron nhân tạo</w:t>
      </w:r>
      <w:r w:rsidRPr="0049233F">
        <w:rPr>
          <w:szCs w:val="26"/>
        </w:rPr>
        <w:t xml:space="preserve"> (Artificial Neural Network) là một mô hình toán học định nghĩa một hàm số từ một tập đầu vào đến một tập đầu ra. Mạng neuron nhân tạo được mô phỏng theo mạng neuron sinh học trong bộ não người.</w:t>
      </w:r>
    </w:p>
    <w:p w14:paraId="6DA13F40" w14:textId="77777777" w:rsidR="0088753F" w:rsidRPr="0049233F" w:rsidRDefault="0088753F" w:rsidP="0088753F">
      <w:pPr>
        <w:spacing w:before="0"/>
        <w:ind w:firstLine="720"/>
        <w:rPr>
          <w:szCs w:val="26"/>
        </w:rPr>
      </w:pPr>
      <w:r w:rsidRPr="0049233F">
        <w:rPr>
          <w:szCs w:val="26"/>
        </w:rPr>
        <w:t>Theo các nhà sinh lý học thì bộ não con người chứa khoảng 10</w:t>
      </w:r>
      <w:r w:rsidRPr="0049233F">
        <w:rPr>
          <w:szCs w:val="26"/>
          <w:vertAlign w:val="superscript"/>
        </w:rPr>
        <w:t>11</w:t>
      </w:r>
      <w:r w:rsidRPr="0049233F">
        <w:rPr>
          <w:szCs w:val="26"/>
          <w:vertAlign w:val="subscript"/>
        </w:rPr>
        <w:t xml:space="preserve"> </w:t>
      </w:r>
      <w:r w:rsidRPr="0049233F">
        <w:rPr>
          <w:szCs w:val="26"/>
        </w:rPr>
        <w:t xml:space="preserve">các phần tử liên kết chặt chẽ với nhau gọi là các neuron. Mỗi neuron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szCs w:val="26"/>
        </w:rPr>
        <w:t>phân ngưỡng</w:t>
      </w:r>
      <w:r w:rsidRPr="0049233F">
        <w:rPr>
          <w:szCs w:val="26"/>
        </w:rPr>
        <w:t xml:space="preserve"> (thresholds) các tín hiệu đến. Sợi trục thần kinh có nhiệm vụ đưa tín hiệu từ tế bào thân ra ngoài. Điểm tiếp xúc giữa sợi trục thần kinh này với tế bào hình cây của neuron kia gọi là </w:t>
      </w:r>
      <w:r w:rsidRPr="0049233F">
        <w:rPr>
          <w:i/>
          <w:szCs w:val="26"/>
        </w:rPr>
        <w:t>khớp thần kinh</w:t>
      </w:r>
      <w:r w:rsidRPr="0049233F">
        <w:rPr>
          <w:szCs w:val="26"/>
        </w:rPr>
        <w:t xml:space="preserve"> (synapse). Sự sắp xếp của các neuron và độ mạnh yếu của các khớp thần kinh quyết định khả năng của mạng neuron. Cấu trúc của mạng neuron sinh học luôn luôn thay đổi và phát triển theo quá trình học tập và lao động của con người, các liên kết mới được tạo ra và các liên kết cũ bị loại bỏ, hay tang giảm độ mạnh yếu của các liên kết thông qua các khớp thần kinh.</w:t>
      </w:r>
    </w:p>
    <w:p w14:paraId="5E046EC3" w14:textId="77777777" w:rsidR="0088753F" w:rsidRPr="0049233F" w:rsidRDefault="0088753F" w:rsidP="0088753F">
      <w:pPr>
        <w:spacing w:before="0"/>
        <w:ind w:firstLine="720"/>
        <w:rPr>
          <w:szCs w:val="26"/>
        </w:rPr>
      </w:pPr>
      <w:r w:rsidRPr="0049233F">
        <w:rPr>
          <w:szCs w:val="26"/>
        </w:rPr>
        <w:t>Mạng neuron nhân tạo là một sự mô phỏng đơn giản mạng neuron sinh học. Cấu trúc của mạng bao gồm các đơn vị tính toán đơn giản (tượng trưng cho các neuron) được liên kết với nhau bằng các cạnh có trọng số (tượng trưng cho các khớp thần kinh). Khả năng xấp xỉ hàm số của mạng neuron nhân tạo phụ thuộc vào hình dạng và độ mạnh yếu của các liên kết (giá trị của các trọng số).</w:t>
      </w:r>
    </w:p>
    <w:p w14:paraId="6B1A1A0F" w14:textId="77777777" w:rsidR="0088753F" w:rsidRPr="0049233F" w:rsidRDefault="0088753F" w:rsidP="0088753F">
      <w:pPr>
        <w:spacing w:before="0"/>
        <w:ind w:firstLine="720"/>
        <w:rPr>
          <w:szCs w:val="26"/>
        </w:rPr>
      </w:pPr>
      <w:r w:rsidRPr="0049233F">
        <w:rPr>
          <w:szCs w:val="26"/>
        </w:rPr>
        <w:t>Trong quá trình phát triển của mình mạng neuron nhân tạo đã được ứng dụng thành công trong nhiều bài toán thực tế như nhận dạng chữ viết, nhận dạng tiếng nói, điều khiển tự động, dự báo chuỗi thời gian…</w:t>
      </w:r>
    </w:p>
    <w:p w14:paraId="6366AEE1" w14:textId="77777777" w:rsidR="0088753F" w:rsidRPr="0049233F" w:rsidRDefault="0088753F" w:rsidP="007038D9">
      <w:pPr>
        <w:pStyle w:val="Heading2"/>
      </w:pPr>
      <w:bookmarkStart w:id="4948" w:name="_Toc327348171"/>
      <w:del w:id="4949" w:author="The Si Tran" w:date="2012-12-12T14:07:00Z">
        <w:r w:rsidRPr="0049233F" w:rsidDel="007038D9">
          <w:rPr>
            <w:rPrChange w:id="4950" w:author="The Si Tran" w:date="2012-12-05T23:02:00Z">
              <w:rPr>
                <w:rFonts w:cs="Times New Roman"/>
                <w:b w:val="0"/>
                <w:bCs w:val="0"/>
                <w:iCs w:val="0"/>
                <w:sz w:val="26"/>
                <w:szCs w:val="22"/>
              </w:rPr>
            </w:rPrChange>
          </w:rPr>
          <w:delText>CẤU TRÚC VỀ MẠNG NEURON NHÂN TẠO</w:delText>
        </w:r>
      </w:del>
      <w:bookmarkStart w:id="4951" w:name="_Toc343220816"/>
      <w:bookmarkEnd w:id="4948"/>
      <w:ins w:id="4952" w:author="The Si Tran" w:date="2012-12-12T14:07:00Z">
        <w:r w:rsidR="007038D9">
          <w:t>Cấu trúc</w:t>
        </w:r>
        <w:r w:rsidR="007038D9" w:rsidRPr="007038D9">
          <w:rPr>
            <w:sz w:val="26"/>
            <w:szCs w:val="26"/>
          </w:rPr>
          <w:t xml:space="preserve"> về mạng nơron nhân tạo</w:t>
        </w:r>
      </w:ins>
      <w:bookmarkEnd w:id="4951"/>
    </w:p>
    <w:p w14:paraId="754FCA46" w14:textId="77777777" w:rsidR="0088753F" w:rsidRPr="0049233F" w:rsidRDefault="0088753F" w:rsidP="0088753F">
      <w:pPr>
        <w:spacing w:before="0"/>
        <w:ind w:firstLine="720"/>
        <w:rPr>
          <w:szCs w:val="26"/>
        </w:rPr>
      </w:pPr>
      <w:r w:rsidRPr="0049233F">
        <w:rPr>
          <w:szCs w:val="26"/>
        </w:rPr>
        <w:t xml:space="preserve">Mạng neuron nhân tạo là một mạng gồm một tập các </w:t>
      </w:r>
      <w:r w:rsidRPr="0049233F">
        <w:rPr>
          <w:i/>
          <w:szCs w:val="26"/>
        </w:rPr>
        <w:t>đơn vị</w:t>
      </w:r>
      <w:r w:rsidRPr="0049233F">
        <w:rPr>
          <w:szCs w:val="26"/>
        </w:rPr>
        <w:t xml:space="preserve"> (unit) được kết nối với nhau bằng các cạnh có trọng số.</w:t>
      </w:r>
    </w:p>
    <w:p w14:paraId="110FC5C9" w14:textId="7403E224" w:rsidR="0088753F" w:rsidRPr="0049233F" w:rsidRDefault="0088753F" w:rsidP="0088753F">
      <w:pPr>
        <w:spacing w:before="0"/>
        <w:ind w:firstLine="720"/>
        <w:rPr>
          <w:szCs w:val="26"/>
        </w:rPr>
      </w:pPr>
      <w:r w:rsidRPr="0049233F">
        <w:rPr>
          <w:szCs w:val="26"/>
        </w:rPr>
        <w:t xml:space="preserve">Một đơn vị (Hình </w:t>
      </w:r>
      <w:ins w:id="4953" w:author="The Si Tran" w:date="2012-12-14T05:34:00Z">
        <w:r w:rsidR="00843CA1">
          <w:rPr>
            <w:szCs w:val="26"/>
          </w:rPr>
          <w:t>4</w:t>
        </w:r>
      </w:ins>
      <w:del w:id="4954" w:author="The Si Tran" w:date="2012-12-14T05:34:00Z">
        <w:r w:rsidRPr="0049233F" w:rsidDel="00843CA1">
          <w:rPr>
            <w:szCs w:val="26"/>
          </w:rPr>
          <w:delText>2</w:delText>
        </w:r>
      </w:del>
      <w:r w:rsidRPr="0049233F">
        <w:rPr>
          <w:szCs w:val="26"/>
        </w:rPr>
        <w:t xml:space="preserve">.1) thực hiện một công việc rất đơn giản: nó nhận tín hiệu vào từ các đơn vị phía trước hay một nguồn bên ngoài và sử dụng chúng để tính tín </w:t>
      </w:r>
      <w:r w:rsidRPr="0049233F">
        <w:rPr>
          <w:szCs w:val="26"/>
        </w:rPr>
        <w:lastRenderedPageBreak/>
        <w:t xml:space="preserve">hiệu ra. Mỗi đơn vị có thể có nhiều tín hiệu đầu vào nhưng chỉ có một tín hiệu đầu ra duy nhất. Đôi khi các đơn vị còn có một giá trị gọi là </w:t>
      </w:r>
      <w:r w:rsidRPr="0049233F">
        <w:rPr>
          <w:i/>
          <w:szCs w:val="26"/>
        </w:rPr>
        <w:t>độ lệch</w:t>
      </w:r>
      <w:r w:rsidRPr="0049233F">
        <w:rPr>
          <w:szCs w:val="26"/>
        </w:rPr>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14:paraId="2523684B" w14:textId="77777777" w:rsidR="0088753F" w:rsidRPr="0049233F" w:rsidRDefault="0088753F" w:rsidP="0088753F">
      <w:pPr>
        <w:keepNext/>
        <w:spacing w:before="0"/>
        <w:ind w:left="1440" w:firstLine="720"/>
        <w:rPr>
          <w:szCs w:val="26"/>
        </w:rPr>
      </w:pPr>
      <w:r w:rsidRPr="002B1464">
        <w:rPr>
          <w:noProof/>
          <w:szCs w:val="26"/>
        </w:rPr>
        <w:drawing>
          <wp:inline distT="0" distB="0" distL="0" distR="0" wp14:anchorId="460A1617" wp14:editId="6381169C">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14:paraId="5A64C888" w14:textId="77777777" w:rsidR="006C1895" w:rsidRPr="006068E1" w:rsidRDefault="0088753F" w:rsidP="006C1895">
      <w:pPr>
        <w:pStyle w:val="Hinh"/>
        <w:rPr>
          <w:ins w:id="4955" w:author="The Si Tran" w:date="2012-12-11T23:29:00Z"/>
          <w:lang w:val="pt-BR"/>
        </w:rPr>
      </w:pPr>
      <w:r w:rsidRPr="0049233F">
        <w:t xml:space="preserve">                   </w:t>
      </w:r>
      <w:bookmarkStart w:id="4956" w:name="_Toc326299570"/>
      <w:r w:rsidRPr="0049233F">
        <w:t xml:space="preserve">       </w:t>
      </w:r>
      <w:bookmarkStart w:id="4957" w:name="_Toc343220895"/>
      <w:ins w:id="4958" w:author="The Si Tran" w:date="2012-12-11T23:29:00Z">
        <w:r w:rsidR="006C1895" w:rsidRPr="006068E1">
          <w:rPr>
            <w:lang w:val="pt-BR"/>
          </w:rPr>
          <w:t xml:space="preserve">Hình </w:t>
        </w:r>
        <w:r w:rsidR="006C1895">
          <w:t>4.1</w:t>
        </w:r>
        <w:r w:rsidR="006C1895" w:rsidRPr="006068E1">
          <w:rPr>
            <w:lang w:val="pt-BR"/>
          </w:rPr>
          <w:t xml:space="preserve"> </w:t>
        </w:r>
      </w:ins>
      <w:ins w:id="4959" w:author="The Si Tran" w:date="2012-12-11T23:30:00Z">
        <w:r w:rsidR="006C1895" w:rsidRPr="0049233F">
          <w:rPr>
            <w:b w:val="0"/>
          </w:rPr>
          <w:t>Đơn vị mạng neuron</w:t>
        </w:r>
      </w:ins>
      <w:bookmarkEnd w:id="4957"/>
    </w:p>
    <w:p w14:paraId="676DE797" w14:textId="77777777" w:rsidR="0088753F" w:rsidRPr="0049233F" w:rsidDel="006C1895" w:rsidRDefault="0088753F" w:rsidP="0088753F">
      <w:pPr>
        <w:pStyle w:val="Caption"/>
        <w:rPr>
          <w:del w:id="4960" w:author="The Si Tran" w:date="2012-12-11T23:30:00Z"/>
          <w:sz w:val="26"/>
          <w:szCs w:val="26"/>
        </w:rPr>
      </w:pPr>
    </w:p>
    <w:p w14:paraId="7E5A720E" w14:textId="77777777" w:rsidR="0088753F" w:rsidRPr="0049233F" w:rsidDel="006C1895" w:rsidRDefault="0088753F" w:rsidP="0088753F">
      <w:pPr>
        <w:pStyle w:val="Caption"/>
        <w:ind w:left="1440" w:firstLine="720"/>
        <w:rPr>
          <w:del w:id="4961" w:author="The Si Tran" w:date="2012-12-11T23:30:00Z"/>
          <w:b w:val="0"/>
          <w:sz w:val="26"/>
          <w:szCs w:val="26"/>
        </w:rPr>
      </w:pPr>
      <w:bookmarkStart w:id="4962" w:name="_Toc327348209"/>
      <w:bookmarkStart w:id="4963" w:name="_Toc343029959"/>
      <w:bookmarkEnd w:id="4956"/>
      <w:del w:id="4964" w:author="The Si Tran" w:date="2012-12-11T23:30:00Z">
        <w:r w:rsidRPr="0049233F" w:rsidDel="006C1895">
          <w:rPr>
            <w:b w:val="0"/>
            <w:sz w:val="26"/>
            <w:szCs w:val="26"/>
          </w:rPr>
          <w:delText xml:space="preserve">Hình </w:delText>
        </w:r>
        <w:r w:rsidRPr="00082976" w:rsidDel="006C1895">
          <w:rPr>
            <w:bCs w:val="0"/>
            <w:szCs w:val="26"/>
          </w:rPr>
          <w:fldChar w:fldCharType="begin"/>
        </w:r>
        <w:r w:rsidRPr="0049233F" w:rsidDel="006C1895">
          <w:rPr>
            <w:b w:val="0"/>
            <w:sz w:val="26"/>
            <w:szCs w:val="26"/>
          </w:rPr>
          <w:delInstrText xml:space="preserve"> STYLEREF 1 \s </w:delInstrText>
        </w:r>
        <w:r w:rsidRPr="00082976" w:rsidDel="006C1895">
          <w:rPr>
            <w:bCs w:val="0"/>
            <w:szCs w:val="26"/>
            <w:rPrChange w:id="4965" w:author="The Si Tran" w:date="2012-12-05T23:02:00Z">
              <w:rPr>
                <w:bCs w:val="0"/>
                <w:szCs w:val="26"/>
              </w:rPr>
            </w:rPrChange>
          </w:rPr>
          <w:fldChar w:fldCharType="separate"/>
        </w:r>
        <w:r w:rsidRPr="0049233F" w:rsidDel="006C1895">
          <w:rPr>
            <w:b w:val="0"/>
            <w:noProof/>
            <w:sz w:val="26"/>
            <w:szCs w:val="26"/>
          </w:rPr>
          <w:delText>2</w:delText>
        </w:r>
        <w:r w:rsidRPr="00082976" w:rsidDel="006C1895">
          <w:rPr>
            <w:bCs w:val="0"/>
            <w:szCs w:val="26"/>
          </w:rPr>
          <w:fldChar w:fldCharType="end"/>
        </w:r>
        <w:r w:rsidRPr="0049233F" w:rsidDel="006C1895">
          <w:rPr>
            <w:b w:val="0"/>
            <w:sz w:val="26"/>
            <w:szCs w:val="26"/>
          </w:rPr>
          <w:delText>.</w:delText>
        </w:r>
        <w:r w:rsidRPr="00082976" w:rsidDel="006C1895">
          <w:rPr>
            <w:bCs w:val="0"/>
            <w:szCs w:val="26"/>
          </w:rPr>
          <w:fldChar w:fldCharType="begin"/>
        </w:r>
        <w:r w:rsidRPr="0049233F" w:rsidDel="006C1895">
          <w:rPr>
            <w:b w:val="0"/>
            <w:sz w:val="26"/>
            <w:szCs w:val="26"/>
          </w:rPr>
          <w:delInstrText xml:space="preserve"> SEQ Hình \* ARABIC \s 1 </w:delInstrText>
        </w:r>
        <w:r w:rsidRPr="00082976" w:rsidDel="006C1895">
          <w:rPr>
            <w:bCs w:val="0"/>
            <w:szCs w:val="26"/>
            <w:rPrChange w:id="4966" w:author="The Si Tran" w:date="2012-12-05T23:02:00Z">
              <w:rPr>
                <w:bCs w:val="0"/>
                <w:szCs w:val="26"/>
              </w:rPr>
            </w:rPrChange>
          </w:rPr>
          <w:fldChar w:fldCharType="separate"/>
        </w:r>
        <w:r w:rsidRPr="0049233F" w:rsidDel="006C1895">
          <w:rPr>
            <w:b w:val="0"/>
            <w:noProof/>
            <w:sz w:val="26"/>
            <w:szCs w:val="26"/>
          </w:rPr>
          <w:delText>1</w:delText>
        </w:r>
        <w:r w:rsidRPr="00082976" w:rsidDel="006C1895">
          <w:rPr>
            <w:bCs w:val="0"/>
            <w:szCs w:val="26"/>
          </w:rPr>
          <w:fldChar w:fldCharType="end"/>
        </w:r>
        <w:r w:rsidRPr="0049233F" w:rsidDel="006C1895">
          <w:rPr>
            <w:b w:val="0"/>
            <w:sz w:val="26"/>
            <w:szCs w:val="26"/>
          </w:rPr>
          <w:delText>: Đơn vị mạng neuron</w:delText>
        </w:r>
        <w:bookmarkEnd w:id="4962"/>
        <w:bookmarkEnd w:id="4963"/>
      </w:del>
    </w:p>
    <w:p w14:paraId="6ED679FF" w14:textId="77777777" w:rsidR="0088753F" w:rsidRPr="002B1464" w:rsidRDefault="0088753F" w:rsidP="0088753F">
      <w:pPr>
        <w:rPr>
          <w:szCs w:val="26"/>
        </w:rPr>
      </w:pPr>
    </w:p>
    <w:p w14:paraId="35130FAB" w14:textId="77777777" w:rsidR="0088753F" w:rsidRPr="0049233F" w:rsidRDefault="0088753F" w:rsidP="0088753F">
      <w:pPr>
        <w:spacing w:before="0"/>
        <w:ind w:firstLine="720"/>
        <w:rPr>
          <w:szCs w:val="26"/>
        </w:rPr>
      </w:pPr>
      <w:r w:rsidRPr="0049233F">
        <w:rPr>
          <w:szCs w:val="26"/>
        </w:rPr>
        <w:t xml:space="preserve">Trong một mạng neuron có ba kiểu đơn vị: </w:t>
      </w:r>
    </w:p>
    <w:p w14:paraId="374CD97B" w14:textId="77777777"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14:paraId="1A400CAB" w14:textId="77777777"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14:paraId="2632AC74" w14:textId="77777777" w:rsidR="0088753F" w:rsidRPr="0049233F" w:rsidRDefault="0088753F" w:rsidP="0088753F">
      <w:pPr>
        <w:numPr>
          <w:ilvl w:val="0"/>
          <w:numId w:val="6"/>
        </w:numPr>
        <w:spacing w:before="0"/>
        <w:ind w:left="360"/>
        <w:rPr>
          <w:szCs w:val="26"/>
        </w:rPr>
      </w:pPr>
      <w:r w:rsidRPr="0049233F">
        <w:rPr>
          <w:szCs w:val="26"/>
        </w:rPr>
        <w:t>Các đơn vị ẩn, tín hiệu vào của nó được truyền từ các đơn vị trước nó và tín hiệu ra được truyền đến các đơn vị sau nó trong mạng.</w:t>
      </w:r>
    </w:p>
    <w:p w14:paraId="010E97B1" w14:textId="77777777" w:rsidR="0088753F" w:rsidRPr="0049233F" w:rsidRDefault="0088753F" w:rsidP="0088753F">
      <w:pPr>
        <w:spacing w:before="0"/>
        <w:ind w:left="360"/>
        <w:rPr>
          <w:szCs w:val="26"/>
        </w:rPr>
      </w:pPr>
    </w:p>
    <w:p w14:paraId="27DE0199" w14:textId="77777777" w:rsidR="0088753F" w:rsidRPr="0049233F" w:rsidRDefault="0088753F" w:rsidP="0088753F">
      <w:pPr>
        <w:spacing w:before="0"/>
        <w:ind w:firstLine="720"/>
        <w:rPr>
          <w:szCs w:val="26"/>
        </w:rPr>
      </w:pPr>
      <w:r w:rsidRPr="0049233F">
        <w:rPr>
          <w:szCs w:val="26"/>
        </w:rPr>
        <w:t xml:space="preserve">Khi nhận được các tín hiệu đầu vào, một đơn vị sẽ nhân mỗi tín hiệu với trọng số tương ứng rồi lấy tổng các giá trị vừa nhận được. Kết quả sẽ được đưa vào một hàm số gọi là </w:t>
      </w:r>
      <w:r w:rsidRPr="0049233F">
        <w:rPr>
          <w:i/>
          <w:szCs w:val="26"/>
        </w:rPr>
        <w:t>hàm kích hoạt</w:t>
      </w:r>
      <w:r w:rsidRPr="0049233F">
        <w:rPr>
          <w:szCs w:val="26"/>
        </w:rPr>
        <w:t xml:space="preserve"> (Activation function) để tính ra tín hiệu đầu ra. Các đơn vị khác nhau có thể có các hàm kích hoạt khác nhau.</w:t>
      </w:r>
    </w:p>
    <w:p w14:paraId="0AF00914" w14:textId="77777777" w:rsidR="0088753F" w:rsidRPr="0049233F" w:rsidRDefault="0088753F" w:rsidP="0088753F">
      <w:pPr>
        <w:spacing w:before="0"/>
        <w:ind w:firstLine="720"/>
        <w:rPr>
          <w:szCs w:val="26"/>
        </w:rPr>
      </w:pPr>
      <w:r w:rsidRPr="0049233F">
        <w:rPr>
          <w:szCs w:val="26"/>
        </w:rPr>
        <w:t>Có 4 loại hàm kích hoạt thường dùng:</w:t>
      </w:r>
    </w:p>
    <w:p w14:paraId="3598EF9D" w14:textId="77777777" w:rsidR="000B65E4" w:rsidRPr="000B65E4" w:rsidDel="000B65E4" w:rsidRDefault="0088753F">
      <w:pPr>
        <w:pStyle w:val="ListParagraph"/>
        <w:spacing w:after="0" w:line="360" w:lineRule="auto"/>
        <w:ind w:left="360"/>
        <w:rPr>
          <w:del w:id="4967" w:author="The Si Tran" w:date="2012-12-06T01:54:00Z"/>
          <w:rFonts w:ascii="Times New Roman" w:hAnsi="Times New Roman"/>
          <w:sz w:val="26"/>
          <w:szCs w:val="26"/>
        </w:rPr>
        <w:pPrChange w:id="4968" w:author="The Si Tran" w:date="2012-12-06T01:54:00Z">
          <w:pPr>
            <w:pStyle w:val="ListParagraph"/>
            <w:numPr>
              <w:numId w:val="7"/>
            </w:numPr>
            <w:spacing w:after="0" w:line="360" w:lineRule="auto"/>
            <w:ind w:left="360" w:hanging="360"/>
          </w:pPr>
        </w:pPrChange>
      </w:pPr>
      <w:del w:id="4969" w:author="The Si Tran" w:date="2012-12-06T02:03:00Z">
        <w:r w:rsidRPr="0049233F" w:rsidDel="00F86DC5">
          <w:rPr>
            <w:rFonts w:ascii="Times New Roman" w:hAnsi="Times New Roman"/>
            <w:sz w:val="26"/>
            <w:szCs w:val="26"/>
          </w:rPr>
          <w:delText>Hàm đồng nhất:</w:delText>
        </w:r>
      </w:del>
    </w:p>
    <w:p w14:paraId="472D23BA" w14:textId="77777777" w:rsidR="0088753F" w:rsidRPr="000B65E4" w:rsidDel="00F86DC5" w:rsidRDefault="0088753F">
      <w:pPr>
        <w:pStyle w:val="ListParagraph"/>
        <w:spacing w:after="0" w:line="360" w:lineRule="auto"/>
        <w:ind w:left="360"/>
        <w:rPr>
          <w:del w:id="4970" w:author="The Si Tran" w:date="2012-12-06T02:03:00Z"/>
          <w:rFonts w:ascii="Times New Roman" w:hAnsi="Times New Roman"/>
          <w:noProof/>
          <w:sz w:val="26"/>
          <w:rPrChange w:id="4971" w:author="The Si Tran" w:date="2012-12-06T01:54:00Z">
            <w:rPr>
              <w:del w:id="4972" w:author="The Si Tran" w:date="2012-12-06T02:03:00Z"/>
              <w:noProof/>
            </w:rPr>
          </w:rPrChange>
        </w:rPr>
        <w:pPrChange w:id="4973" w:author="The Si Tran" w:date="2012-12-06T01:54:00Z">
          <w:pPr>
            <w:pStyle w:val="ListParagraph"/>
            <w:spacing w:after="0" w:line="360" w:lineRule="auto"/>
            <w:ind w:left="0" w:firstLine="360"/>
          </w:pPr>
        </w:pPrChange>
      </w:pPr>
      <w:del w:id="4974" w:author="The Si Tran" w:date="2012-12-06T01:54:00Z">
        <w:r w:rsidRPr="002B1464" w:rsidDel="000B65E4">
          <w:rPr>
            <w:noProof/>
          </w:rPr>
          <w:drawing>
            <wp:inline distT="0" distB="0" distL="0" distR="0" wp14:anchorId="34070222" wp14:editId="6A4D4E50">
              <wp:extent cx="933450" cy="314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933450" cy="314325"/>
                      </a:xfrm>
                      <a:prstGeom prst="rect">
                        <a:avLst/>
                      </a:prstGeom>
                      <a:noFill/>
                      <a:ln>
                        <a:noFill/>
                      </a:ln>
                    </pic:spPr>
                  </pic:pic>
                </a:graphicData>
              </a:graphic>
            </wp:inline>
          </w:drawing>
        </w:r>
      </w:del>
    </w:p>
    <w:p w14:paraId="29C075E1" w14:textId="77777777" w:rsidR="000B65E4" w:rsidRPr="000B65E4" w:rsidDel="000B65E4" w:rsidRDefault="0088753F">
      <w:pPr>
        <w:pStyle w:val="ListParagraph"/>
        <w:spacing w:after="0" w:line="360" w:lineRule="auto"/>
        <w:ind w:left="360"/>
        <w:rPr>
          <w:del w:id="4975" w:author="The Si Tran" w:date="2012-12-06T01:56:00Z"/>
          <w:rFonts w:ascii="Times New Roman" w:hAnsi="Times New Roman"/>
          <w:sz w:val="26"/>
          <w:szCs w:val="26"/>
        </w:rPr>
        <w:pPrChange w:id="4976" w:author="The Si Tran" w:date="2012-12-06T01:54:00Z">
          <w:pPr>
            <w:pStyle w:val="ListParagraph"/>
            <w:numPr>
              <w:numId w:val="7"/>
            </w:numPr>
            <w:spacing w:after="0" w:line="360" w:lineRule="auto"/>
            <w:ind w:left="360" w:hanging="360"/>
          </w:pPr>
        </w:pPrChange>
      </w:pPr>
      <w:del w:id="4977" w:author="The Si Tran" w:date="2012-12-06T02:03:00Z">
        <w:r w:rsidRPr="0049233F" w:rsidDel="00F86DC5">
          <w:rPr>
            <w:rFonts w:ascii="Times New Roman" w:hAnsi="Times New Roman"/>
            <w:sz w:val="26"/>
            <w:szCs w:val="26"/>
          </w:rPr>
          <w:delText>Hàm ngưỡng:</w:delText>
        </w:r>
      </w:del>
    </w:p>
    <w:p w14:paraId="57771460" w14:textId="77777777" w:rsidR="0088753F" w:rsidRPr="000B65E4" w:rsidDel="00F86DC5" w:rsidRDefault="0088753F">
      <w:pPr>
        <w:pStyle w:val="ListParagraph"/>
        <w:spacing w:after="0" w:line="360" w:lineRule="auto"/>
        <w:ind w:left="360"/>
        <w:rPr>
          <w:del w:id="4978" w:author="The Si Tran" w:date="2012-12-06T02:03:00Z"/>
          <w:rFonts w:ascii="Times New Roman" w:hAnsi="Times New Roman"/>
          <w:sz w:val="26"/>
          <w:rPrChange w:id="4979" w:author="The Si Tran" w:date="2012-12-06T01:56:00Z">
            <w:rPr>
              <w:del w:id="4980" w:author="The Si Tran" w:date="2012-12-06T02:03:00Z"/>
            </w:rPr>
          </w:rPrChange>
        </w:rPr>
        <w:pPrChange w:id="4981" w:author="The Si Tran" w:date="2012-12-06T01:56:00Z">
          <w:pPr>
            <w:pStyle w:val="ListParagraph"/>
            <w:spacing w:after="0" w:line="360" w:lineRule="auto"/>
            <w:ind w:left="0" w:firstLine="360"/>
          </w:pPr>
        </w:pPrChange>
      </w:pPr>
      <w:del w:id="4982" w:author="The Si Tran" w:date="2012-12-06T01:56:00Z">
        <w:r w:rsidRPr="002B1464" w:rsidDel="000B65E4">
          <w:rPr>
            <w:noProof/>
          </w:rPr>
          <w:drawing>
            <wp:inline distT="0" distB="0" distL="0" distR="0" wp14:anchorId="1BC24508" wp14:editId="32C245A1">
              <wp:extent cx="1790700" cy="514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790700" cy="514350"/>
                      </a:xfrm>
                      <a:prstGeom prst="rect">
                        <a:avLst/>
                      </a:prstGeom>
                      <a:noFill/>
                      <a:ln>
                        <a:noFill/>
                      </a:ln>
                    </pic:spPr>
                  </pic:pic>
                </a:graphicData>
              </a:graphic>
            </wp:inline>
          </w:drawing>
        </w:r>
      </w:del>
    </w:p>
    <w:p w14:paraId="0E558656" w14:textId="77777777" w:rsidR="000B65E4" w:rsidRPr="000B65E4" w:rsidDel="000B65E4" w:rsidRDefault="0088753F">
      <w:pPr>
        <w:pStyle w:val="ListParagraph"/>
        <w:spacing w:after="0" w:line="360" w:lineRule="auto"/>
        <w:ind w:left="360"/>
        <w:rPr>
          <w:del w:id="4983" w:author="The Si Tran" w:date="2012-12-06T01:58:00Z"/>
          <w:rFonts w:ascii="Times New Roman" w:hAnsi="Times New Roman"/>
          <w:sz w:val="26"/>
          <w:szCs w:val="26"/>
        </w:rPr>
        <w:pPrChange w:id="4984" w:author="The Si Tran" w:date="2012-12-06T01:56:00Z">
          <w:pPr>
            <w:pStyle w:val="ListParagraph"/>
            <w:numPr>
              <w:numId w:val="7"/>
            </w:numPr>
            <w:spacing w:after="0" w:line="360" w:lineRule="auto"/>
            <w:ind w:left="360" w:hanging="360"/>
          </w:pPr>
        </w:pPrChange>
      </w:pPr>
      <w:del w:id="4985" w:author="The Si Tran" w:date="2012-12-06T02:03:00Z">
        <w:r w:rsidRPr="0049233F" w:rsidDel="00F86DC5">
          <w:rPr>
            <w:rFonts w:ascii="Times New Roman" w:hAnsi="Times New Roman"/>
            <w:sz w:val="26"/>
            <w:szCs w:val="26"/>
          </w:rPr>
          <w:delText>Hàm sigmoid:</w:delText>
        </w:r>
      </w:del>
    </w:p>
    <w:p w14:paraId="020F5475" w14:textId="77777777" w:rsidR="0088753F" w:rsidRPr="0049233F" w:rsidDel="00F86DC5" w:rsidRDefault="0088753F">
      <w:pPr>
        <w:pStyle w:val="ListParagraph"/>
        <w:spacing w:after="0" w:line="360" w:lineRule="auto"/>
        <w:ind w:left="360"/>
        <w:rPr>
          <w:del w:id="4986" w:author="The Si Tran" w:date="2012-12-06T02:03:00Z"/>
          <w:rFonts w:ascii="Times New Roman" w:hAnsi="Times New Roman"/>
          <w:sz w:val="26"/>
          <w:szCs w:val="26"/>
        </w:rPr>
        <w:pPrChange w:id="4987" w:author="The Si Tran" w:date="2012-12-06T01:58:00Z">
          <w:pPr>
            <w:pStyle w:val="ListParagraph"/>
            <w:spacing w:after="0" w:line="360" w:lineRule="auto"/>
            <w:ind w:left="0"/>
          </w:pPr>
        </w:pPrChange>
      </w:pPr>
      <w:del w:id="4988" w:author="The Si Tran" w:date="2012-12-06T01:58:00Z">
        <w:r w:rsidRPr="002B1464" w:rsidDel="000B65E4">
          <w:rPr>
            <w:rFonts w:ascii="Times New Roman" w:hAnsi="Times New Roman"/>
            <w:noProof/>
            <w:sz w:val="26"/>
            <w:szCs w:val="26"/>
            <w:rPrChange w:id="4989" w:author="Unknown">
              <w:rPr>
                <w:noProof/>
              </w:rPr>
            </w:rPrChange>
          </w:rPr>
          <w:drawing>
            <wp:inline distT="0" distB="0" distL="0" distR="0" wp14:anchorId="33EA6F15" wp14:editId="61F600E9">
              <wp:extent cx="1409700" cy="46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409700" cy="466725"/>
                      </a:xfrm>
                      <a:prstGeom prst="rect">
                        <a:avLst/>
                      </a:prstGeom>
                      <a:noFill/>
                      <a:ln>
                        <a:noFill/>
                      </a:ln>
                    </pic:spPr>
                  </pic:pic>
                </a:graphicData>
              </a:graphic>
            </wp:inline>
          </w:drawing>
        </w:r>
      </w:del>
    </w:p>
    <w:p w14:paraId="2127BD5C" w14:textId="77777777" w:rsidR="000B65E4" w:rsidRPr="000B65E4" w:rsidDel="000B65E4" w:rsidRDefault="0088753F">
      <w:pPr>
        <w:pStyle w:val="ListParagraph"/>
        <w:spacing w:after="0" w:line="360" w:lineRule="auto"/>
        <w:ind w:left="360"/>
        <w:rPr>
          <w:del w:id="4990" w:author="The Si Tran" w:date="2012-12-06T01:58:00Z"/>
          <w:rFonts w:ascii="Times New Roman" w:hAnsi="Times New Roman"/>
          <w:sz w:val="26"/>
          <w:szCs w:val="26"/>
        </w:rPr>
        <w:pPrChange w:id="4991" w:author="The Si Tran" w:date="2012-12-06T01:58:00Z">
          <w:pPr>
            <w:pStyle w:val="ListParagraph"/>
            <w:numPr>
              <w:numId w:val="7"/>
            </w:numPr>
            <w:spacing w:after="0" w:line="360" w:lineRule="auto"/>
            <w:ind w:left="360" w:hanging="360"/>
          </w:pPr>
        </w:pPrChange>
      </w:pPr>
      <w:del w:id="4992" w:author="The Si Tran" w:date="2012-12-06T02:03:00Z">
        <w:r w:rsidRPr="0049233F" w:rsidDel="00F86DC5">
          <w:rPr>
            <w:rFonts w:ascii="Times New Roman" w:hAnsi="Times New Roman"/>
            <w:sz w:val="26"/>
            <w:szCs w:val="26"/>
          </w:rPr>
          <w:delText>Hàm sigmoid lưỡng cực</w:delText>
        </w:r>
      </w:del>
    </w:p>
    <w:p w14:paraId="0C983663" w14:textId="77777777" w:rsidR="0088753F" w:rsidRPr="0049233F" w:rsidDel="00F86DC5" w:rsidRDefault="0088753F">
      <w:pPr>
        <w:pStyle w:val="ListParagraph"/>
        <w:spacing w:after="0" w:line="360" w:lineRule="auto"/>
        <w:ind w:left="360"/>
        <w:rPr>
          <w:del w:id="4993" w:author="The Si Tran" w:date="2012-12-06T02:03:00Z"/>
          <w:noProof/>
        </w:rPr>
        <w:pPrChange w:id="4994" w:author="The Si Tran" w:date="2012-12-06T01:58:00Z">
          <w:pPr>
            <w:spacing w:before="0"/>
          </w:pPr>
        </w:pPrChange>
      </w:pPr>
      <w:del w:id="4995" w:author="The Si Tran" w:date="2012-12-06T02:03:00Z">
        <w:r w:rsidRPr="0049233F" w:rsidDel="00F86DC5">
          <w:rPr>
            <w:noProof/>
          </w:rPr>
          <w:delText xml:space="preserve">     </w:delText>
        </w:r>
      </w:del>
      <w:del w:id="4996" w:author="The Si Tran" w:date="2012-12-06T01:58:00Z">
        <w:r w:rsidRPr="007C782C" w:rsidDel="000B65E4">
          <w:rPr>
            <w:noProof/>
            <w:rPrChange w:id="4997" w:author="Unknown">
              <w:rPr>
                <w:noProof/>
              </w:rPr>
            </w:rPrChange>
          </w:rPr>
          <w:drawing>
            <wp:inline distT="0" distB="0" distL="0" distR="0" wp14:anchorId="77FA9531" wp14:editId="358DD92A">
              <wp:extent cx="1476375" cy="552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476375" cy="552450"/>
                      </a:xfrm>
                      <a:prstGeom prst="rect">
                        <a:avLst/>
                      </a:prstGeom>
                      <a:noFill/>
                      <a:ln>
                        <a:noFill/>
                      </a:ln>
                    </pic:spPr>
                  </pic:pic>
                </a:graphicData>
              </a:graphic>
            </wp:inline>
          </w:drawing>
        </w:r>
      </w:del>
    </w:p>
    <w:p w14:paraId="466B34C7" w14:textId="77777777" w:rsidR="00F37C82" w:rsidRDefault="00F37C82" w:rsidP="00F37C82">
      <w:pPr>
        <w:pStyle w:val="ListParagraph"/>
        <w:numPr>
          <w:ilvl w:val="0"/>
          <w:numId w:val="7"/>
        </w:numPr>
        <w:spacing w:after="0" w:line="360" w:lineRule="auto"/>
        <w:ind w:left="360"/>
        <w:rPr>
          <w:ins w:id="4998" w:author="The Si Tran" w:date="2012-12-06T02:03:00Z"/>
          <w:rFonts w:ascii="Times New Roman" w:hAnsi="Times New Roman"/>
          <w:sz w:val="26"/>
          <w:szCs w:val="26"/>
        </w:rPr>
      </w:pPr>
      <w:ins w:id="4999" w:author="The Si Tran" w:date="2012-12-06T02:03:00Z">
        <w:r w:rsidRPr="0049233F">
          <w:rPr>
            <w:rFonts w:ascii="Times New Roman" w:hAnsi="Times New Roman"/>
            <w:sz w:val="26"/>
            <w:szCs w:val="26"/>
          </w:rPr>
          <w:t>Hàm đồng nhất:</w:t>
        </w:r>
      </w:ins>
    </w:p>
    <w:p w14:paraId="19D494B5" w14:textId="77777777" w:rsidR="00F37C82" w:rsidRPr="00EB57C1" w:rsidRDefault="00F37C82" w:rsidP="00F37C82">
      <w:pPr>
        <w:pStyle w:val="ListParagraph"/>
        <w:spacing w:after="0" w:line="360" w:lineRule="auto"/>
        <w:ind w:left="360"/>
        <w:rPr>
          <w:ins w:id="5000" w:author="The Si Tran" w:date="2012-12-06T02:03:00Z"/>
          <w:rFonts w:ascii="Times New Roman" w:hAnsi="Times New Roman"/>
          <w:noProof/>
          <w:sz w:val="26"/>
        </w:rPr>
      </w:pPr>
      <w:ins w:id="5001" w:author="The Si Tran" w:date="2012-12-06T02:03:00Z">
        <m:oMathPara>
          <m:oMathParaPr>
            <m:jc m:val="left"/>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=x</m:t>
            </m:r>
          </m:oMath>
        </m:oMathPara>
      </w:ins>
    </w:p>
    <w:p w14:paraId="0B599223" w14:textId="77777777" w:rsidR="00F37C82" w:rsidRDefault="00F37C82" w:rsidP="00F37C82">
      <w:pPr>
        <w:pStyle w:val="ListParagraph"/>
        <w:numPr>
          <w:ilvl w:val="0"/>
          <w:numId w:val="7"/>
        </w:numPr>
        <w:spacing w:after="0" w:line="360" w:lineRule="auto"/>
        <w:ind w:left="360"/>
        <w:rPr>
          <w:ins w:id="5002" w:author="The Si Tran" w:date="2012-12-06T02:03:00Z"/>
          <w:rFonts w:ascii="Times New Roman" w:hAnsi="Times New Roman"/>
          <w:sz w:val="26"/>
          <w:szCs w:val="26"/>
        </w:rPr>
      </w:pPr>
      <w:ins w:id="5003" w:author="The Si Tran" w:date="2012-12-06T02:03:00Z">
        <w:r w:rsidRPr="0049233F">
          <w:rPr>
            <w:rFonts w:ascii="Times New Roman" w:hAnsi="Times New Roman"/>
            <w:sz w:val="26"/>
            <w:szCs w:val="26"/>
          </w:rPr>
          <w:t>Hàm ngưỡng:</w:t>
        </w:r>
      </w:ins>
    </w:p>
    <w:p w14:paraId="06480CE7" w14:textId="77777777" w:rsidR="00F37C82" w:rsidRPr="00EB57C1" w:rsidRDefault="00F37C82" w:rsidP="00F37C82">
      <w:pPr>
        <w:pStyle w:val="ListParagraph"/>
        <w:spacing w:after="0" w:line="360" w:lineRule="auto"/>
        <w:ind w:left="360"/>
        <w:rPr>
          <w:ins w:id="5004" w:author="The Si Tran" w:date="2012-12-06T02:03:00Z"/>
          <w:rFonts w:ascii="Times New Roman" w:hAnsi="Times New Roman"/>
          <w:sz w:val="26"/>
        </w:rPr>
      </w:pPr>
      <w:ins w:id="5005" w:author="The Si Tran" w:date="2012-12-06T02:03:00Z">
        <m:oMathPara>
          <m:oMathParaPr>
            <m:jc m:val="left"/>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1,  &amp;x≥θ</m:t>
                    </m:r>
                  </m:e>
                  <m:e>
                    <m:r>
                      <w:rPr>
                        <w:rFonts w:ascii="Cambria Math" w:hAnsi="Cambria Math"/>
                        <w:sz w:val="26"/>
                        <w:szCs w:val="26"/>
                      </w:rPr>
                      <m:t>0,  &amp;x&lt;θ</m:t>
                    </m:r>
                  </m:e>
                </m:eqArr>
              </m:e>
            </m:d>
          </m:oMath>
        </m:oMathPara>
      </w:ins>
    </w:p>
    <w:p w14:paraId="1523B8A3" w14:textId="77777777" w:rsidR="00F37C82" w:rsidRDefault="00F37C82" w:rsidP="00F37C82">
      <w:pPr>
        <w:pStyle w:val="ListParagraph"/>
        <w:numPr>
          <w:ilvl w:val="0"/>
          <w:numId w:val="7"/>
        </w:numPr>
        <w:spacing w:after="0" w:line="360" w:lineRule="auto"/>
        <w:ind w:left="360"/>
        <w:rPr>
          <w:ins w:id="5006" w:author="The Si Tran" w:date="2012-12-06T02:03:00Z"/>
          <w:rFonts w:ascii="Times New Roman" w:hAnsi="Times New Roman"/>
          <w:sz w:val="26"/>
          <w:szCs w:val="26"/>
        </w:rPr>
      </w:pPr>
      <w:ins w:id="5007" w:author="The Si Tran" w:date="2012-12-06T02:03:00Z">
        <w:r w:rsidRPr="0049233F">
          <w:rPr>
            <w:rFonts w:ascii="Times New Roman" w:hAnsi="Times New Roman"/>
            <w:sz w:val="26"/>
            <w:szCs w:val="26"/>
          </w:rPr>
          <w:t>Hàm sigmoid:</w:t>
        </w:r>
      </w:ins>
    </w:p>
    <w:p w14:paraId="166EF9F8" w14:textId="77777777" w:rsidR="00F37C82" w:rsidRPr="00EB57C1" w:rsidRDefault="00F37C82" w:rsidP="00F37C82">
      <w:pPr>
        <w:pStyle w:val="ListParagraph"/>
        <w:spacing w:after="0" w:line="360" w:lineRule="auto"/>
        <w:ind w:left="360"/>
        <w:rPr>
          <w:ins w:id="5008" w:author="The Si Tran" w:date="2012-12-06T02:03:00Z"/>
          <w:rFonts w:ascii="Times New Roman" w:hAnsi="Times New Roman"/>
          <w:sz w:val="26"/>
          <w:szCs w:val="26"/>
        </w:rPr>
      </w:pPr>
      <w:ins w:id="5009" w:author="The Si Tran" w:date="2012-12-06T02:03:00Z">
        <m:oMathPara>
          <m:oMathParaPr>
            <m:jc m:val="left"/>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m:oMathPara>
      </w:ins>
    </w:p>
    <w:p w14:paraId="3A784DC6" w14:textId="77777777" w:rsidR="00F37C82" w:rsidRDefault="00F37C82" w:rsidP="00F37C82">
      <w:pPr>
        <w:pStyle w:val="ListParagraph"/>
        <w:numPr>
          <w:ilvl w:val="0"/>
          <w:numId w:val="7"/>
        </w:numPr>
        <w:spacing w:after="0" w:line="360" w:lineRule="auto"/>
        <w:ind w:left="360"/>
        <w:rPr>
          <w:ins w:id="5010" w:author="The Si Tran" w:date="2012-12-06T02:03:00Z"/>
          <w:rFonts w:ascii="Times New Roman" w:hAnsi="Times New Roman"/>
          <w:sz w:val="26"/>
          <w:szCs w:val="26"/>
        </w:rPr>
      </w:pPr>
      <w:ins w:id="5011" w:author="The Si Tran" w:date="2012-12-06T02:03:00Z">
        <w:r w:rsidRPr="0049233F">
          <w:rPr>
            <w:rFonts w:ascii="Times New Roman" w:hAnsi="Times New Roman"/>
            <w:sz w:val="26"/>
            <w:szCs w:val="26"/>
          </w:rPr>
          <w:t>Hàm sigmoid lưỡng cực</w:t>
        </w:r>
      </w:ins>
    </w:p>
    <w:p w14:paraId="344C84FD" w14:textId="77777777" w:rsidR="00F37C82" w:rsidRPr="0049233F" w:rsidRDefault="00F37C82" w:rsidP="00F37C82">
      <w:pPr>
        <w:pStyle w:val="ListParagraph"/>
        <w:spacing w:after="0" w:line="360" w:lineRule="auto"/>
        <w:ind w:left="360"/>
        <w:rPr>
          <w:ins w:id="5012" w:author="The Si Tran" w:date="2012-12-06T02:03:00Z"/>
          <w:noProof/>
        </w:rPr>
      </w:pPr>
      <w:ins w:id="5013" w:author="The Si Tran" w:date="2012-12-06T02:03:00Z">
        <m:oMath>
          <m:r>
            <w:rPr>
              <w:rFonts w:ascii="Cambria Math" w:hAnsi="Cambria Math"/>
              <w:sz w:val="26"/>
              <w:szCs w:val="26"/>
            </w:rPr>
            <w:lastRenderedPageBreak/>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w:r w:rsidRPr="0049233F">
          <w:rPr>
            <w:noProof/>
          </w:rPr>
          <w:t xml:space="preserve">     </w:t>
        </w:r>
      </w:ins>
    </w:p>
    <w:p w14:paraId="7696B280" w14:textId="77777777" w:rsidR="0088753F" w:rsidRPr="0049233F" w:rsidRDefault="0088753F" w:rsidP="0088753F">
      <w:pPr>
        <w:spacing w:before="0"/>
        <w:rPr>
          <w:szCs w:val="26"/>
        </w:rPr>
      </w:pPr>
    </w:p>
    <w:p w14:paraId="0E4ADB7A" w14:textId="77777777" w:rsidR="0088753F" w:rsidRPr="0049233F" w:rsidDel="00843CA1" w:rsidRDefault="0088753F" w:rsidP="0088753F">
      <w:pPr>
        <w:spacing w:before="0"/>
        <w:ind w:firstLine="720"/>
        <w:rPr>
          <w:del w:id="5014" w:author="The Si Tran" w:date="2012-12-14T05:34:00Z"/>
          <w:szCs w:val="26"/>
        </w:rPr>
      </w:pPr>
      <w:r w:rsidRPr="0049233F">
        <w:rPr>
          <w:szCs w:val="26"/>
        </w:rPr>
        <w:t>Các đơn vị liên kết với nhau qua các cạnh có trong số tạo thành mạng neuron nhân tạo. Tùy theo số lượng các đơn vị và cách thức liên kết của chúng mà tạo thành các mạng neuron khác nhau có khả năng khác nhau. Có hai loại hình dạng mạng neuron nhân tạo cơ bản là mạng truyền thẳng và mạng hồi quy:</w:t>
      </w:r>
    </w:p>
    <w:p w14:paraId="68D29E46" w14:textId="77777777" w:rsidR="0088753F" w:rsidRPr="0049233F" w:rsidRDefault="0088753F" w:rsidP="0088753F">
      <w:pPr>
        <w:spacing w:before="0"/>
        <w:ind w:firstLine="720"/>
        <w:rPr>
          <w:szCs w:val="26"/>
        </w:rPr>
      </w:pPr>
    </w:p>
    <w:p w14:paraId="730EE427" w14:textId="77777777" w:rsidR="0088753F" w:rsidRPr="0049233F" w:rsidRDefault="0088753F" w:rsidP="00843CA1">
      <w:pPr>
        <w:pStyle w:val="ListParagraph"/>
        <w:numPr>
          <w:ilvl w:val="0"/>
          <w:numId w:val="7"/>
        </w:numPr>
        <w:spacing w:before="240" w:after="0" w:line="360" w:lineRule="auto"/>
        <w:ind w:left="360"/>
        <w:rPr>
          <w:rFonts w:ascii="Times New Roman" w:hAnsi="Times New Roman"/>
          <w:sz w:val="26"/>
          <w:szCs w:val="26"/>
        </w:rPr>
        <w:pPrChange w:id="5015" w:author="The Si Tran" w:date="2012-12-14T05:34:00Z">
          <w:pPr>
            <w:pStyle w:val="ListParagraph"/>
            <w:numPr>
              <w:numId w:val="7"/>
            </w:numPr>
            <w:spacing w:after="0" w:line="360" w:lineRule="auto"/>
            <w:ind w:left="360" w:hanging="360"/>
          </w:pPr>
        </w:pPrChange>
      </w:pPr>
      <w:r w:rsidRPr="0049233F">
        <w:rPr>
          <w:rFonts w:ascii="Times New Roman" w:hAnsi="Times New Roman"/>
          <w:i/>
          <w:sz w:val="26"/>
          <w:szCs w:val="26"/>
        </w:rPr>
        <w:t xml:space="preserve">Mạng truyền thẳng </w:t>
      </w:r>
      <w:r w:rsidRPr="0049233F">
        <w:rPr>
          <w:rFonts w:ascii="Times New Roman" w:hAnsi="Times New Roman"/>
          <w:sz w:val="26"/>
          <w:szCs w:val="26"/>
        </w:rPr>
        <w:t>(Feed-forward neural network):  Một đơn vị ở lớp đứng trước sẽ kết nối với tất cả các đơn vị ở lớp đứng sau. Tín hiệu chỉ được truyền theo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p>
    <w:p w14:paraId="1D53AE9F" w14:textId="77777777" w:rsidR="006C1895" w:rsidRDefault="0088753F">
      <w:pPr>
        <w:pStyle w:val="ListParagraph"/>
        <w:keepNext/>
        <w:spacing w:after="0" w:line="360" w:lineRule="auto"/>
        <w:ind w:firstLine="720"/>
        <w:jc w:val="center"/>
        <w:rPr>
          <w:ins w:id="5016" w:author="The Si Tran" w:date="2012-12-11T23:31:00Z"/>
        </w:rPr>
        <w:pPrChange w:id="5017" w:author="The Si Tran" w:date="2012-12-11T23:31:00Z">
          <w:pPr>
            <w:pStyle w:val="ListParagraph"/>
            <w:keepNext/>
            <w:spacing w:after="0" w:line="360" w:lineRule="auto"/>
            <w:ind w:firstLine="720"/>
          </w:pPr>
        </w:pPrChange>
      </w:pPr>
      <w:r w:rsidRPr="002B1464">
        <w:rPr>
          <w:rFonts w:ascii="Times New Roman" w:hAnsi="Times New Roman"/>
          <w:noProof/>
          <w:sz w:val="26"/>
          <w:szCs w:val="26"/>
        </w:rPr>
        <w:drawing>
          <wp:inline distT="0" distB="0" distL="0" distR="0" wp14:anchorId="56CD9B43" wp14:editId="1DD0F707">
            <wp:extent cx="3762375" cy="23336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762375" cy="2333625"/>
                    </a:xfrm>
                    <a:prstGeom prst="rect">
                      <a:avLst/>
                    </a:prstGeom>
                    <a:noFill/>
                    <a:ln>
                      <a:noFill/>
                    </a:ln>
                  </pic:spPr>
                </pic:pic>
              </a:graphicData>
            </a:graphic>
          </wp:inline>
        </w:drawing>
      </w:r>
    </w:p>
    <w:p w14:paraId="2E5EC661" w14:textId="77777777" w:rsidR="006C1895" w:rsidRPr="007C782C" w:rsidDel="006C1895" w:rsidRDefault="006C1895">
      <w:pPr>
        <w:pStyle w:val="Hinh"/>
        <w:jc w:val="center"/>
        <w:rPr>
          <w:del w:id="5018" w:author="The Si Tran" w:date="2012-12-11T23:31:00Z"/>
        </w:rPr>
        <w:pPrChange w:id="5019" w:author="The Si Tran" w:date="2012-12-11T23:31:00Z">
          <w:pPr>
            <w:pStyle w:val="ListParagraph"/>
            <w:keepNext/>
            <w:spacing w:after="0" w:line="360" w:lineRule="auto"/>
            <w:ind w:firstLine="720"/>
          </w:pPr>
        </w:pPrChange>
      </w:pPr>
      <w:bookmarkStart w:id="5020" w:name="_Toc343220896"/>
      <w:ins w:id="5021" w:author="The Si Tran" w:date="2012-12-11T23:30:00Z">
        <w:r w:rsidRPr="006C1895">
          <w:t xml:space="preserve">Hình 4.1 </w:t>
        </w:r>
      </w:ins>
      <w:ins w:id="5022" w:author="The Si Tran" w:date="2012-12-11T23:31:00Z">
        <w:r w:rsidRPr="0049233F">
          <w:rPr>
            <w:b w:val="0"/>
          </w:rPr>
          <w:t>Mạng neuron truyền thẳng</w:t>
        </w:r>
      </w:ins>
      <w:bookmarkEnd w:id="5020"/>
    </w:p>
    <w:p w14:paraId="04ED4F0F" w14:textId="77777777" w:rsidR="0088753F" w:rsidRPr="0049233F" w:rsidDel="006C1895" w:rsidRDefault="0088753F">
      <w:pPr>
        <w:pStyle w:val="Hinh"/>
        <w:jc w:val="center"/>
        <w:rPr>
          <w:del w:id="5023" w:author="The Si Tran" w:date="2012-12-11T23:32:00Z"/>
        </w:rPr>
        <w:pPrChange w:id="5024" w:author="The Si Tran" w:date="2012-12-11T23:31:00Z">
          <w:pPr>
            <w:pStyle w:val="Caption"/>
          </w:pPr>
        </w:pPrChange>
      </w:pPr>
      <w:del w:id="5025" w:author="The Si Tran" w:date="2012-12-11T23:31:00Z">
        <w:r w:rsidRPr="0049233F" w:rsidDel="006C1895">
          <w:delText xml:space="preserve"> </w:delText>
        </w:r>
      </w:del>
      <w:r w:rsidRPr="0049233F">
        <w:t xml:space="preserve"> </w:t>
      </w:r>
      <w:del w:id="5026" w:author="The Si Tran" w:date="2012-12-11T23:32:00Z">
        <w:r w:rsidRPr="0049233F" w:rsidDel="006C1895">
          <w:delText xml:space="preserve">                           </w:delText>
        </w:r>
        <w:bookmarkStart w:id="5027" w:name="_Toc326299571"/>
        <w:r w:rsidRPr="0049233F" w:rsidDel="006C1895">
          <w:tab/>
        </w:r>
      </w:del>
      <w:bookmarkStart w:id="5028" w:name="_Toc327348210"/>
      <w:bookmarkStart w:id="5029" w:name="_Toc343029960"/>
      <w:del w:id="5030" w:author="The Si Tran" w:date="2012-12-11T23:31:00Z">
        <w:r w:rsidRPr="0049233F" w:rsidDel="006C1895">
          <w:delText xml:space="preserve">Hình </w:delText>
        </w:r>
        <w:r w:rsidRPr="00082976" w:rsidDel="006C1895">
          <w:rPr>
            <w:b w:val="0"/>
            <w:bCs w:val="0"/>
          </w:rPr>
          <w:fldChar w:fldCharType="begin"/>
        </w:r>
        <w:r w:rsidRPr="0049233F" w:rsidDel="006C1895">
          <w:delInstrText xml:space="preserve"> STYLEREF 1 \s </w:delInstrText>
        </w:r>
        <w:r w:rsidRPr="00082976" w:rsidDel="006C1895">
          <w:rPr>
            <w:b w:val="0"/>
            <w:bCs w:val="0"/>
            <w:rPrChange w:id="5031" w:author="The Si Tran" w:date="2012-12-05T23:02:00Z">
              <w:rPr>
                <w:b w:val="0"/>
                <w:bCs w:val="0"/>
                <w:szCs w:val="26"/>
              </w:rPr>
            </w:rPrChange>
          </w:rPr>
          <w:fldChar w:fldCharType="separate"/>
        </w:r>
        <w:r w:rsidRPr="0049233F" w:rsidDel="006C1895">
          <w:rPr>
            <w:noProof/>
          </w:rPr>
          <w:delText>2</w:delText>
        </w:r>
        <w:r w:rsidRPr="00082976" w:rsidDel="006C1895">
          <w:rPr>
            <w:b w:val="0"/>
            <w:bCs w:val="0"/>
          </w:rPr>
          <w:fldChar w:fldCharType="end"/>
        </w:r>
        <w:r w:rsidRPr="0049233F" w:rsidDel="006C1895">
          <w:delText>.</w:delText>
        </w:r>
        <w:r w:rsidRPr="00082976" w:rsidDel="006C1895">
          <w:rPr>
            <w:b w:val="0"/>
            <w:bCs w:val="0"/>
          </w:rPr>
          <w:fldChar w:fldCharType="begin"/>
        </w:r>
        <w:r w:rsidRPr="0049233F" w:rsidDel="006C1895">
          <w:delInstrText xml:space="preserve"> SEQ Hình \* ARABIC \s 1 </w:delInstrText>
        </w:r>
        <w:r w:rsidRPr="00082976" w:rsidDel="006C1895">
          <w:rPr>
            <w:b w:val="0"/>
            <w:bCs w:val="0"/>
            <w:rPrChange w:id="5032" w:author="The Si Tran" w:date="2012-12-05T23:02:00Z">
              <w:rPr>
                <w:b w:val="0"/>
                <w:bCs w:val="0"/>
                <w:szCs w:val="26"/>
              </w:rPr>
            </w:rPrChange>
          </w:rPr>
          <w:fldChar w:fldCharType="separate"/>
        </w:r>
        <w:r w:rsidRPr="0049233F" w:rsidDel="006C1895">
          <w:rPr>
            <w:noProof/>
          </w:rPr>
          <w:delText>2</w:delText>
        </w:r>
        <w:r w:rsidRPr="00082976" w:rsidDel="006C1895">
          <w:rPr>
            <w:b w:val="0"/>
            <w:bCs w:val="0"/>
          </w:rPr>
          <w:fldChar w:fldCharType="end"/>
        </w:r>
        <w:r w:rsidRPr="0049233F" w:rsidDel="006C1895">
          <w:delText>: Mạng neuron truyền thẳng</w:delText>
        </w:r>
      </w:del>
      <w:bookmarkEnd w:id="5027"/>
      <w:bookmarkEnd w:id="5028"/>
      <w:bookmarkEnd w:id="5029"/>
    </w:p>
    <w:p w14:paraId="1EFEA16E" w14:textId="77777777" w:rsidR="0088753F" w:rsidRDefault="0088753F">
      <w:pPr>
        <w:pStyle w:val="Hinh"/>
        <w:jc w:val="center"/>
        <w:rPr>
          <w:ins w:id="5033" w:author="The Si Tran" w:date="2012-12-11T23:32:00Z"/>
        </w:rPr>
        <w:pPrChange w:id="5034" w:author="The Si Tran" w:date="2012-12-11T23:32:00Z">
          <w:pPr/>
        </w:pPrChange>
      </w:pPr>
    </w:p>
    <w:p w14:paraId="2983CE88" w14:textId="77777777" w:rsidR="006C1895" w:rsidRPr="002B1464" w:rsidRDefault="006C1895">
      <w:pPr>
        <w:pStyle w:val="Hinh"/>
        <w:jc w:val="center"/>
        <w:pPrChange w:id="5035" w:author="The Si Tran" w:date="2012-12-11T23:32:00Z">
          <w:pPr/>
        </w:pPrChange>
      </w:pPr>
    </w:p>
    <w:p w14:paraId="4096FB84" w14:textId="77777777" w:rsidR="0088753F" w:rsidRPr="0049233F" w:rsidRDefault="0088753F" w:rsidP="0088753F">
      <w:pPr>
        <w:pStyle w:val="ListParagraph"/>
        <w:numPr>
          <w:ilvl w:val="0"/>
          <w:numId w:val="8"/>
        </w:numPr>
        <w:spacing w:after="0" w:line="360" w:lineRule="auto"/>
        <w:ind w:left="0"/>
        <w:rPr>
          <w:rFonts w:ascii="Times New Roman" w:hAnsi="Times New Roman"/>
          <w:sz w:val="26"/>
          <w:szCs w:val="26"/>
        </w:rPr>
      </w:pPr>
      <w:r w:rsidRPr="0049233F">
        <w:rPr>
          <w:rFonts w:ascii="Times New Roman" w:hAnsi="Times New Roman"/>
          <w:i/>
          <w:sz w:val="26"/>
          <w:szCs w:val="26"/>
        </w:rPr>
        <w:t xml:space="preserve">Mạng hồi quy </w:t>
      </w:r>
      <w:r w:rsidRPr="0049233F">
        <w:rPr>
          <w:rFonts w:ascii="Times New Roman" w:hAnsi="Times New Roman"/>
          <w:sz w:val="26"/>
          <w:szCs w:val="26"/>
        </w:rPr>
        <w:t>(Recurrent neural network): Khác với mạng truyền thẳng, mạng hồi quy có chứa các liên kết ngược từ một đơn vị đến các đơn vị ở lớp trước nó.</w:t>
      </w:r>
    </w:p>
    <w:p w14:paraId="7B3BD50F" w14:textId="77777777" w:rsidR="0088753F" w:rsidRPr="0049233F" w:rsidRDefault="0088753F" w:rsidP="0088753F">
      <w:pPr>
        <w:pStyle w:val="ListParagraph"/>
        <w:spacing w:after="0" w:line="360" w:lineRule="auto"/>
        <w:ind w:left="0"/>
        <w:rPr>
          <w:rFonts w:ascii="Times New Roman" w:hAnsi="Times New Roman"/>
          <w:sz w:val="26"/>
          <w:szCs w:val="26"/>
        </w:rPr>
      </w:pPr>
    </w:p>
    <w:p w14:paraId="4169A60C" w14:textId="77777777" w:rsidR="0088753F" w:rsidRPr="0049233F" w:rsidRDefault="0088753F">
      <w:pPr>
        <w:pStyle w:val="ListParagraph"/>
        <w:keepNext/>
        <w:spacing w:after="0" w:line="360" w:lineRule="auto"/>
        <w:ind w:left="1440"/>
        <w:jc w:val="center"/>
        <w:rPr>
          <w:rFonts w:ascii="Times New Roman" w:hAnsi="Times New Roman"/>
          <w:sz w:val="26"/>
          <w:szCs w:val="26"/>
        </w:rPr>
        <w:pPrChange w:id="5036" w:author="The Si Tran" w:date="2012-12-11T23:32:00Z">
          <w:pPr>
            <w:pStyle w:val="ListParagraph"/>
            <w:keepNext/>
            <w:spacing w:after="0" w:line="360" w:lineRule="auto"/>
            <w:ind w:left="1440"/>
          </w:pPr>
        </w:pPrChange>
      </w:pPr>
      <w:r w:rsidRPr="002B1464">
        <w:rPr>
          <w:rFonts w:ascii="Times New Roman" w:hAnsi="Times New Roman"/>
          <w:noProof/>
          <w:sz w:val="26"/>
          <w:szCs w:val="26"/>
        </w:rPr>
        <w:lastRenderedPageBreak/>
        <w:drawing>
          <wp:inline distT="0" distB="0" distL="0" distR="0" wp14:anchorId="7217067D" wp14:editId="74A1880E">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14:paraId="0D13EF1B" w14:textId="77777777" w:rsidR="0088753F" w:rsidRPr="0049233F" w:rsidRDefault="006C1895">
      <w:pPr>
        <w:pStyle w:val="Hinh"/>
        <w:jc w:val="center"/>
        <w:pPrChange w:id="5037" w:author="The Si Tran" w:date="2012-12-11T23:33:00Z">
          <w:pPr>
            <w:pStyle w:val="Caption"/>
          </w:pPr>
        </w:pPrChange>
      </w:pPr>
      <w:bookmarkStart w:id="5038" w:name="_Toc343220897"/>
      <w:bookmarkStart w:id="5039" w:name="_Toc326299572"/>
      <w:bookmarkStart w:id="5040" w:name="_Toc327348211"/>
      <w:bookmarkStart w:id="5041" w:name="_Toc343029961"/>
      <w:ins w:id="5042" w:author="The Si Tran" w:date="2012-12-11T23:32:00Z">
        <w:r>
          <w:t>Hình 4.2</w:t>
        </w:r>
        <w:r w:rsidRPr="006C1895">
          <w:t xml:space="preserve"> </w:t>
        </w:r>
        <w:r w:rsidRPr="006C1895">
          <w:rPr>
            <w:b w:val="0"/>
            <w:rPrChange w:id="5043" w:author="The Si Tran" w:date="2012-12-11T23:32:00Z">
              <w:rPr/>
            </w:rPrChange>
          </w:rPr>
          <w:t>Mạng neuron hồi quy</w:t>
        </w:r>
        <w:bookmarkEnd w:id="5038"/>
        <w:r w:rsidRPr="0049233F">
          <w:t xml:space="preserve"> </w:t>
        </w:r>
      </w:ins>
      <w:del w:id="5044" w:author="The Si Tran" w:date="2012-12-11T23:32:00Z">
        <w:r w:rsidR="0088753F" w:rsidRPr="0049233F" w:rsidDel="006C1895">
          <w:delText xml:space="preserve">Hình </w:delText>
        </w:r>
        <w:r w:rsidR="0088753F" w:rsidRPr="00082976" w:rsidDel="006C1895">
          <w:fldChar w:fldCharType="begin"/>
        </w:r>
        <w:r w:rsidR="0088753F" w:rsidRPr="0049233F" w:rsidDel="006C1895">
          <w:delInstrText xml:space="preserve"> STYLEREF 1 \s </w:delInstrText>
        </w:r>
        <w:r w:rsidR="0088753F" w:rsidRPr="00082976" w:rsidDel="006C1895">
          <w:rPr>
            <w:rPrChange w:id="5045" w:author="The Si Tran" w:date="2012-12-05T23:02:00Z">
              <w:rPr/>
            </w:rPrChange>
          </w:rPr>
          <w:fldChar w:fldCharType="separate"/>
        </w:r>
        <w:r w:rsidR="0088753F" w:rsidRPr="0049233F" w:rsidDel="006C1895">
          <w:rPr>
            <w:noProof/>
          </w:rPr>
          <w:delText>2</w:delText>
        </w:r>
        <w:r w:rsidR="0088753F" w:rsidRPr="00082976" w:rsidDel="006C1895">
          <w:fldChar w:fldCharType="end"/>
        </w:r>
        <w:r w:rsidR="0088753F" w:rsidRPr="0049233F" w:rsidDel="006C1895">
          <w:delText>.</w:delText>
        </w:r>
        <w:r w:rsidR="0088753F" w:rsidRPr="00082976" w:rsidDel="006C1895">
          <w:fldChar w:fldCharType="begin"/>
        </w:r>
        <w:r w:rsidR="0088753F" w:rsidRPr="0049233F" w:rsidDel="006C1895">
          <w:delInstrText xml:space="preserve"> SEQ Hình \* ARABIC \s 1 </w:delInstrText>
        </w:r>
        <w:r w:rsidR="0088753F" w:rsidRPr="00082976" w:rsidDel="006C1895">
          <w:rPr>
            <w:rPrChange w:id="5046" w:author="The Si Tran" w:date="2012-12-05T23:02:00Z">
              <w:rPr/>
            </w:rPrChange>
          </w:rPr>
          <w:fldChar w:fldCharType="separate"/>
        </w:r>
        <w:r w:rsidR="0088753F" w:rsidRPr="0049233F" w:rsidDel="006C1895">
          <w:rPr>
            <w:noProof/>
          </w:rPr>
          <w:delText>3</w:delText>
        </w:r>
        <w:r w:rsidR="0088753F" w:rsidRPr="00082976" w:rsidDel="006C1895">
          <w:fldChar w:fldCharType="end"/>
        </w:r>
        <w:r w:rsidR="0088753F" w:rsidRPr="0049233F" w:rsidDel="006C1895">
          <w:delText>: Mạng neuron hồi quy</w:delText>
        </w:r>
      </w:del>
      <w:bookmarkEnd w:id="5039"/>
      <w:bookmarkEnd w:id="5040"/>
      <w:bookmarkEnd w:id="5041"/>
    </w:p>
    <w:p w14:paraId="50C8A2FE" w14:textId="77777777" w:rsidR="0088753F" w:rsidRPr="0049233F" w:rsidRDefault="0088753F" w:rsidP="0088753F">
      <w:pPr>
        <w:spacing w:before="0"/>
        <w:ind w:firstLine="720"/>
        <w:rPr>
          <w:szCs w:val="26"/>
        </w:rPr>
      </w:pPr>
    </w:p>
    <w:p w14:paraId="3C21CF5A" w14:textId="77777777" w:rsidR="0088753F" w:rsidRPr="0049233F" w:rsidRDefault="0088753F" w:rsidP="00843CA1">
      <w:pPr>
        <w:tabs>
          <w:tab w:val="left" w:pos="0"/>
        </w:tabs>
        <w:ind w:firstLine="720"/>
        <w:rPr>
          <w:szCs w:val="26"/>
        </w:rPr>
        <w:pPrChange w:id="5047" w:author="The Si Tran" w:date="2012-12-14T05:33:00Z">
          <w:pPr>
            <w:tabs>
              <w:tab w:val="left" w:pos="0"/>
            </w:tabs>
            <w:spacing w:before="0"/>
            <w:ind w:firstLine="720"/>
          </w:pPr>
        </w:pPrChange>
      </w:pPr>
      <w:r w:rsidRPr="0049233F">
        <w:rPr>
          <w:szCs w:val="26"/>
        </w:rPr>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Hình dạng của mạng thường là cố định, và các trọng số được quyết định bởi một </w:t>
      </w:r>
      <w:r w:rsidRPr="0049233F">
        <w:rPr>
          <w:i/>
          <w:szCs w:val="26"/>
        </w:rPr>
        <w:t>thuật toán huấn luyện</w:t>
      </w:r>
      <w:r w:rsidRPr="0049233F">
        <w:rPr>
          <w:szCs w:val="26"/>
        </w:rPr>
        <w:t xml:space="preserve"> (training algorithm). Tiến trình điều chỉnh các trọng số để mạng “nhận biết” được quan hệ giữa đầu vào và đầu ra mong muốn được gọi là </w:t>
      </w:r>
      <w:r w:rsidRPr="0049233F">
        <w:rPr>
          <w:i/>
          <w:szCs w:val="26"/>
        </w:rPr>
        <w:t>học</w:t>
      </w:r>
      <w:r w:rsidRPr="0049233F">
        <w:rPr>
          <w:szCs w:val="26"/>
        </w:rPr>
        <w:t xml:space="preserve"> (learning) hay </w:t>
      </w:r>
      <w:r w:rsidRPr="0049233F">
        <w:rPr>
          <w:i/>
          <w:szCs w:val="26"/>
        </w:rPr>
        <w:t>huấn luyện</w:t>
      </w:r>
      <w:r w:rsidRPr="0049233F">
        <w:rPr>
          <w:szCs w:val="26"/>
        </w:rPr>
        <w:t xml:space="preserve"> (training). Rất nhiều thuật toán huấn luyện đã được phát minh để tìm ra tập trọng số tối ưu làm giải pháp cho các bài toán. Các thuật toán đó có thể chia làm hai nhóm chính:  </w:t>
      </w:r>
      <w:r w:rsidRPr="0049233F">
        <w:rPr>
          <w:i/>
          <w:szCs w:val="26"/>
        </w:rPr>
        <w:t>Học có giám sát</w:t>
      </w:r>
      <w:r w:rsidRPr="0049233F">
        <w:rPr>
          <w:szCs w:val="26"/>
        </w:rPr>
        <w:t xml:space="preserve"> (Supervised learning) và </w:t>
      </w:r>
      <w:r w:rsidRPr="0049233F">
        <w:rPr>
          <w:i/>
          <w:szCs w:val="26"/>
        </w:rPr>
        <w:t>Học không có giám sát</w:t>
      </w:r>
      <w:r w:rsidRPr="0049233F">
        <w:rPr>
          <w:szCs w:val="26"/>
        </w:rPr>
        <w:t xml:space="preserve"> (Unsupervised Learning) [3].</w:t>
      </w:r>
    </w:p>
    <w:p w14:paraId="781C8ACE" w14:textId="77777777" w:rsidR="0088753F" w:rsidRPr="0049233F" w:rsidRDefault="0088753F" w:rsidP="00843CA1">
      <w:pPr>
        <w:numPr>
          <w:ilvl w:val="0"/>
          <w:numId w:val="8"/>
        </w:numPr>
        <w:ind w:left="0"/>
        <w:rPr>
          <w:szCs w:val="26"/>
        </w:rPr>
        <w:pPrChange w:id="5048" w:author="The Si Tran" w:date="2012-12-14T05:33:00Z">
          <w:pPr>
            <w:numPr>
              <w:numId w:val="8"/>
            </w:numPr>
            <w:spacing w:before="0"/>
            <w:ind w:hanging="360"/>
          </w:pPr>
        </w:pPrChange>
      </w:pPr>
      <w:r w:rsidRPr="0049233F">
        <w:rPr>
          <w:b/>
          <w:i/>
          <w:szCs w:val="26"/>
        </w:rPr>
        <w:t>Học có giám sát:</w:t>
      </w:r>
      <w:r w:rsidRPr="0049233F">
        <w:rPr>
          <w:szCs w:val="26"/>
        </w:rPr>
        <w:t xml:space="preserve"> Mạng được huấn luyện bằng cách cung cấp cho nó các cặp mẫu đầu vào và các </w:t>
      </w:r>
      <w:r w:rsidRPr="0049233F">
        <w:rPr>
          <w:i/>
          <w:szCs w:val="26"/>
        </w:rPr>
        <w:t>đầu ra mong muốn</w:t>
      </w:r>
      <w:r w:rsidRPr="0049233F">
        <w:rPr>
          <w:szCs w:val="26"/>
        </w:rPr>
        <w:t xml:space="preserve"> (target values). Các cặp này có sẵn trong quá trình thu nhập dữ liệu. Sự khác biệt giữa các đầu ra theo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x, và một đích tương ứng t, mục đích là tìm ra hàm </w:t>
      </w:r>
      <w:r w:rsidRPr="0049233F">
        <w:rPr>
          <w:i/>
          <w:szCs w:val="26"/>
        </w:rPr>
        <w:t>f(x)</w:t>
      </w:r>
      <w:r w:rsidRPr="0049233F">
        <w:rPr>
          <w:szCs w:val="26"/>
        </w:rPr>
        <w:t xml:space="preserve"> thoả mãn tất cả các mẫu học đầu vào [3]. Đây là mô hình học rất phổ biến trong việc áp dụng mạng neuron vào bài toán dự báo dữ liệu chuỗi thời gian. Hai giả thuật được đề cập trong bài báo cáo này, lan truyền ngược và RPROP là hai giải thuật học thuộc mô hình này.</w:t>
      </w:r>
    </w:p>
    <w:p w14:paraId="7A05FC3D" w14:textId="77777777" w:rsidR="0088753F" w:rsidRPr="0049233F" w:rsidRDefault="0088753F">
      <w:pPr>
        <w:keepNext/>
        <w:spacing w:before="0"/>
        <w:ind w:left="1440" w:firstLine="720"/>
        <w:jc w:val="center"/>
        <w:rPr>
          <w:szCs w:val="26"/>
        </w:rPr>
        <w:pPrChange w:id="5049" w:author="The Si Tran" w:date="2012-12-11T23:33:00Z">
          <w:pPr>
            <w:keepNext/>
            <w:spacing w:before="0"/>
            <w:ind w:left="1440" w:firstLine="720"/>
          </w:pPr>
        </w:pPrChange>
      </w:pPr>
      <w:r w:rsidRPr="002B1464">
        <w:rPr>
          <w:noProof/>
          <w:szCs w:val="26"/>
        </w:rPr>
        <w:lastRenderedPageBreak/>
        <w:drawing>
          <wp:inline distT="0" distB="0" distL="0" distR="0" wp14:anchorId="38C99F8A" wp14:editId="73ED69FC">
            <wp:extent cx="3590925" cy="2343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590925" cy="2343150"/>
                    </a:xfrm>
                    <a:prstGeom prst="rect">
                      <a:avLst/>
                    </a:prstGeom>
                    <a:noFill/>
                    <a:ln>
                      <a:noFill/>
                    </a:ln>
                  </pic:spPr>
                </pic:pic>
              </a:graphicData>
            </a:graphic>
          </wp:inline>
        </w:drawing>
      </w:r>
    </w:p>
    <w:p w14:paraId="52AAB6A8" w14:textId="77777777" w:rsidR="0088753F" w:rsidRPr="0049233F" w:rsidRDefault="008E2AA9">
      <w:pPr>
        <w:pStyle w:val="Hinh"/>
        <w:jc w:val="center"/>
        <w:pPrChange w:id="5050" w:author="The Si Tran" w:date="2012-12-11T23:33:00Z">
          <w:pPr>
            <w:pStyle w:val="Caption"/>
          </w:pPr>
        </w:pPrChange>
      </w:pPr>
      <w:bookmarkStart w:id="5051" w:name="_Toc326299573"/>
      <w:bookmarkStart w:id="5052" w:name="_Toc327348212"/>
      <w:bookmarkStart w:id="5053" w:name="_Toc343029962"/>
      <w:bookmarkStart w:id="5054" w:name="_Toc343220898"/>
      <w:ins w:id="5055" w:author="The Si Tran" w:date="2012-12-11T23:33:00Z">
        <w:r>
          <w:t>Hình 4.3</w:t>
        </w:r>
        <w:r w:rsidR="002B62AC" w:rsidRPr="006C1895">
          <w:t xml:space="preserve"> </w:t>
        </w:r>
        <w:r w:rsidR="002B62AC">
          <w:t xml:space="preserve"> </w:t>
        </w:r>
      </w:ins>
      <w:del w:id="5056" w:author="The Si Tran" w:date="2012-12-11T23:33:00Z">
        <w:r w:rsidR="0088753F" w:rsidRPr="008E2AA9" w:rsidDel="002B62AC">
          <w:rPr>
            <w:b w:val="0"/>
            <w:rPrChange w:id="5057" w:author="The Si Tran" w:date="2012-12-11T23:33:00Z">
              <w:rPr/>
            </w:rPrChange>
          </w:rPr>
          <w:delText xml:space="preserve">Hình </w:delText>
        </w:r>
        <w:r w:rsidR="0088753F" w:rsidRPr="008E2AA9" w:rsidDel="002B62AC">
          <w:rPr>
            <w:b w:val="0"/>
            <w:rPrChange w:id="5058" w:author="The Si Tran" w:date="2012-12-11T23:33:00Z">
              <w:rPr/>
            </w:rPrChange>
          </w:rPr>
          <w:fldChar w:fldCharType="begin"/>
        </w:r>
        <w:r w:rsidR="0088753F" w:rsidRPr="008E2AA9" w:rsidDel="002B62AC">
          <w:rPr>
            <w:b w:val="0"/>
            <w:rPrChange w:id="5059" w:author="The Si Tran" w:date="2012-12-11T23:33:00Z">
              <w:rPr/>
            </w:rPrChange>
          </w:rPr>
          <w:delInstrText xml:space="preserve"> STYLEREF 1 \s </w:delInstrText>
        </w:r>
        <w:r w:rsidR="0088753F" w:rsidRPr="008E2AA9" w:rsidDel="002B62AC">
          <w:rPr>
            <w:b w:val="0"/>
            <w:rPrChange w:id="5060" w:author="The Si Tran" w:date="2012-12-11T23:33:00Z">
              <w:rPr/>
            </w:rPrChange>
          </w:rPr>
          <w:fldChar w:fldCharType="separate"/>
        </w:r>
        <w:r w:rsidR="0088753F" w:rsidRPr="008E2AA9" w:rsidDel="002B62AC">
          <w:rPr>
            <w:b w:val="0"/>
            <w:noProof/>
            <w:rPrChange w:id="5061" w:author="The Si Tran" w:date="2012-12-11T23:33:00Z">
              <w:rPr>
                <w:noProof/>
              </w:rPr>
            </w:rPrChange>
          </w:rPr>
          <w:delText>2</w:delText>
        </w:r>
        <w:r w:rsidR="0088753F" w:rsidRPr="008E2AA9" w:rsidDel="002B62AC">
          <w:rPr>
            <w:b w:val="0"/>
            <w:rPrChange w:id="5062" w:author="The Si Tran" w:date="2012-12-11T23:33:00Z">
              <w:rPr/>
            </w:rPrChange>
          </w:rPr>
          <w:fldChar w:fldCharType="end"/>
        </w:r>
        <w:r w:rsidR="0088753F" w:rsidRPr="008E2AA9" w:rsidDel="002B62AC">
          <w:rPr>
            <w:b w:val="0"/>
            <w:rPrChange w:id="5063" w:author="The Si Tran" w:date="2012-12-11T23:33:00Z">
              <w:rPr/>
            </w:rPrChange>
          </w:rPr>
          <w:delText>.</w:delText>
        </w:r>
        <w:r w:rsidR="0088753F" w:rsidRPr="008E2AA9" w:rsidDel="002B62AC">
          <w:rPr>
            <w:b w:val="0"/>
            <w:rPrChange w:id="5064" w:author="The Si Tran" w:date="2012-12-11T23:33:00Z">
              <w:rPr/>
            </w:rPrChange>
          </w:rPr>
          <w:fldChar w:fldCharType="begin"/>
        </w:r>
        <w:r w:rsidR="0088753F" w:rsidRPr="008E2AA9" w:rsidDel="002B62AC">
          <w:rPr>
            <w:b w:val="0"/>
            <w:rPrChange w:id="5065" w:author="The Si Tran" w:date="2012-12-11T23:33:00Z">
              <w:rPr/>
            </w:rPrChange>
          </w:rPr>
          <w:delInstrText xml:space="preserve"> SEQ Hình \* ARABIC \s 1 </w:delInstrText>
        </w:r>
        <w:r w:rsidR="0088753F" w:rsidRPr="008E2AA9" w:rsidDel="002B62AC">
          <w:rPr>
            <w:b w:val="0"/>
            <w:rPrChange w:id="5066" w:author="The Si Tran" w:date="2012-12-11T23:33:00Z">
              <w:rPr/>
            </w:rPrChange>
          </w:rPr>
          <w:fldChar w:fldCharType="separate"/>
        </w:r>
        <w:r w:rsidR="0088753F" w:rsidRPr="008E2AA9" w:rsidDel="002B62AC">
          <w:rPr>
            <w:b w:val="0"/>
            <w:noProof/>
            <w:rPrChange w:id="5067" w:author="The Si Tran" w:date="2012-12-11T23:33:00Z">
              <w:rPr>
                <w:noProof/>
              </w:rPr>
            </w:rPrChange>
          </w:rPr>
          <w:delText>4</w:delText>
        </w:r>
        <w:r w:rsidR="0088753F" w:rsidRPr="008E2AA9" w:rsidDel="002B62AC">
          <w:rPr>
            <w:b w:val="0"/>
            <w:rPrChange w:id="5068" w:author="The Si Tran" w:date="2012-12-11T23:33:00Z">
              <w:rPr/>
            </w:rPrChange>
          </w:rPr>
          <w:fldChar w:fldCharType="end"/>
        </w:r>
        <w:r w:rsidR="0088753F" w:rsidRPr="008E2AA9" w:rsidDel="002B62AC">
          <w:rPr>
            <w:b w:val="0"/>
            <w:rPrChange w:id="5069" w:author="The Si Tran" w:date="2012-12-11T23:33:00Z">
              <w:rPr/>
            </w:rPrChange>
          </w:rPr>
          <w:delText xml:space="preserve">: </w:delText>
        </w:r>
      </w:del>
      <w:r w:rsidR="0088753F" w:rsidRPr="008E2AA9">
        <w:rPr>
          <w:b w:val="0"/>
          <w:rPrChange w:id="5070" w:author="The Si Tran" w:date="2012-12-11T23:33:00Z">
            <w:rPr/>
          </w:rPrChange>
        </w:rPr>
        <w:t>Mô hình học có giám sát</w:t>
      </w:r>
      <w:bookmarkEnd w:id="5051"/>
      <w:bookmarkEnd w:id="5052"/>
      <w:bookmarkEnd w:id="5053"/>
      <w:bookmarkEnd w:id="5054"/>
    </w:p>
    <w:p w14:paraId="7A2E26AA" w14:textId="77777777" w:rsidR="0088753F" w:rsidRPr="0049233F" w:rsidRDefault="0088753F" w:rsidP="0088753F">
      <w:pPr>
        <w:spacing w:before="0"/>
        <w:rPr>
          <w:szCs w:val="26"/>
        </w:rPr>
      </w:pPr>
    </w:p>
    <w:p w14:paraId="578E4D94" w14:textId="77777777" w:rsidR="0088753F" w:rsidRPr="0049233F" w:rsidRDefault="0088753F" w:rsidP="0088753F">
      <w:pPr>
        <w:numPr>
          <w:ilvl w:val="0"/>
          <w:numId w:val="8"/>
        </w:numPr>
        <w:spacing w:before="0"/>
        <w:ind w:left="0"/>
        <w:rPr>
          <w:szCs w:val="26"/>
        </w:rPr>
      </w:pPr>
      <w:r w:rsidRPr="0049233F">
        <w:rPr>
          <w:b/>
          <w:i/>
          <w:szCs w:val="26"/>
        </w:rPr>
        <w:t>Học không có giám sát:</w:t>
      </w:r>
      <w:r w:rsidRPr="0049233F">
        <w:rPr>
          <w:szCs w:val="26"/>
        </w:rPr>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p>
    <w:p w14:paraId="0943107E" w14:textId="77777777" w:rsidR="0088753F" w:rsidRPr="0049233F" w:rsidRDefault="008E70A9" w:rsidP="0088753F">
      <w:pPr>
        <w:pStyle w:val="Heading2"/>
        <w:rPr>
          <w:sz w:val="26"/>
          <w:szCs w:val="26"/>
          <w:rPrChange w:id="5071" w:author="The Si Tran" w:date="2012-12-05T23:02:00Z">
            <w:rPr/>
          </w:rPrChange>
        </w:rPr>
      </w:pPr>
      <w:bookmarkStart w:id="5072" w:name="_Toc343220817"/>
      <w:bookmarkStart w:id="5073" w:name="_Toc327348172"/>
      <w:ins w:id="5074" w:author="The Si Tran" w:date="2012-12-12T14:08:00Z">
        <w:r>
          <w:rPr>
            <w:sz w:val="26"/>
            <w:szCs w:val="26"/>
          </w:rPr>
          <w:t>Nguyên tắc hoạt động và các giải thuật huấn luyện của mạng nơron nhân tạo</w:t>
        </w:r>
      </w:ins>
      <w:bookmarkEnd w:id="5072"/>
      <w:del w:id="5075" w:author="The Si Tran" w:date="2012-12-12T14:08:00Z">
        <w:r w:rsidR="0088753F" w:rsidRPr="0049233F" w:rsidDel="008E70A9">
          <w:rPr>
            <w:sz w:val="26"/>
            <w:szCs w:val="26"/>
            <w:rPrChange w:id="5076" w:author="The Si Tran" w:date="2012-12-05T23:02:00Z">
              <w:rPr>
                <w:rFonts w:cs="Times New Roman"/>
                <w:iCs w:val="0"/>
                <w:sz w:val="20"/>
                <w:szCs w:val="20"/>
              </w:rPr>
            </w:rPrChange>
          </w:rPr>
          <w:delText>NGUYÊN TẮC HOẠT ĐỘNG VÀ CÁC GIẢI THUẬT HUẤN LUYỆN CỦA MẠNG NEURON NHÂN TẠO</w:delText>
        </w:r>
      </w:del>
      <w:bookmarkEnd w:id="5073"/>
    </w:p>
    <w:p w14:paraId="6CDC7090" w14:textId="77777777" w:rsidR="0088753F" w:rsidRPr="0049233F" w:rsidRDefault="0088753F" w:rsidP="0088753F">
      <w:pPr>
        <w:pStyle w:val="Heading3"/>
        <w:rPr>
          <w:b w:val="0"/>
        </w:rPr>
      </w:pPr>
      <w:bookmarkStart w:id="5077" w:name="_Toc327348173"/>
      <w:bookmarkStart w:id="5078" w:name="_Toc343220818"/>
      <w:r w:rsidRPr="0049233F">
        <w:t>Perceptron</w:t>
      </w:r>
      <w:bookmarkEnd w:id="5077"/>
      <w:bookmarkEnd w:id="5078"/>
    </w:p>
    <w:p w14:paraId="5FD72664" w14:textId="77777777" w:rsidR="0088753F" w:rsidRPr="0049233F" w:rsidRDefault="0088753F" w:rsidP="0088753F">
      <w:pPr>
        <w:spacing w:before="0"/>
        <w:ind w:firstLine="720"/>
        <w:rPr>
          <w:szCs w:val="26"/>
        </w:rPr>
      </w:pPr>
      <w:r w:rsidRPr="0049233F">
        <w:rPr>
          <w:szCs w:val="26"/>
        </w:rPr>
        <w:t>Để hiểu rõ về nguyên tắc hoạt động và cách huấn luyện các mạng neuron nhân tạo trước hết ta khảo sát một mô hình mạng neuron đơn giản được xây dựng trên một đơn vị gọi là perceptron. Một perceptron nhận một vector các giá trị thực, tính tổ hợp tuyến tính của chúng và xuất ra 1 nếu kết quả lớn hơn một ngưỡng nào đó và xuất ra -1 trong các trường hợp còn lại.</w:t>
      </w:r>
    </w:p>
    <w:p w14:paraId="5BE8C1B0" w14:textId="77777777" w:rsidR="0088753F" w:rsidRPr="0049233F" w:rsidRDefault="0088753F" w:rsidP="0088753F">
      <w:pPr>
        <w:spacing w:before="0"/>
        <w:ind w:firstLine="720"/>
        <w:rPr>
          <w:szCs w:val="26"/>
        </w:rPr>
      </w:pPr>
    </w:p>
    <w:p w14:paraId="0B5B6458" w14:textId="77777777" w:rsidR="0088753F" w:rsidRPr="0049233F" w:rsidRDefault="0088753F" w:rsidP="0088753F">
      <w:pPr>
        <w:keepNext/>
        <w:spacing w:before="0"/>
        <w:ind w:firstLine="720"/>
        <w:rPr>
          <w:szCs w:val="26"/>
        </w:rPr>
      </w:pPr>
      <w:r w:rsidRPr="002B1464">
        <w:rPr>
          <w:noProof/>
          <w:szCs w:val="26"/>
        </w:rPr>
        <w:lastRenderedPageBreak/>
        <w:drawing>
          <wp:inline distT="0" distB="0" distL="0" distR="0" wp14:anchorId="00AB14B0" wp14:editId="7607CDC6">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14:paraId="4C252A8E" w14:textId="77777777" w:rsidR="0088753F" w:rsidRPr="0049233F" w:rsidRDefault="0088753F">
      <w:pPr>
        <w:pStyle w:val="Hinh"/>
        <w:pPrChange w:id="5079" w:author="The Si Tran" w:date="2012-12-11T23:34:00Z">
          <w:pPr>
            <w:pStyle w:val="Caption"/>
          </w:pPr>
        </w:pPrChange>
      </w:pPr>
      <w:r w:rsidRPr="0049233F">
        <w:t xml:space="preserve">                                        </w:t>
      </w:r>
      <w:bookmarkStart w:id="5080" w:name="_Toc327348213"/>
      <w:bookmarkStart w:id="5081" w:name="_Toc343029963"/>
      <w:bookmarkStart w:id="5082" w:name="_Toc343220899"/>
      <w:r w:rsidRPr="0049233F">
        <w:t xml:space="preserve">Hình </w:t>
      </w:r>
      <w:ins w:id="5083" w:author="The Si Tran" w:date="2012-12-11T23:34:00Z">
        <w:r w:rsidR="006D47A7">
          <w:t xml:space="preserve">4.4: </w:t>
        </w:r>
      </w:ins>
      <w:del w:id="5084" w:author="The Si Tran" w:date="2012-12-11T23:34:00Z">
        <w:r w:rsidRPr="006D47A7" w:rsidDel="006D47A7">
          <w:rPr>
            <w:b w:val="0"/>
            <w:rPrChange w:id="5085" w:author="The Si Tran" w:date="2012-12-11T23:34:00Z">
              <w:rPr/>
            </w:rPrChange>
          </w:rPr>
          <w:fldChar w:fldCharType="begin"/>
        </w:r>
        <w:r w:rsidRPr="006D47A7" w:rsidDel="006D47A7">
          <w:rPr>
            <w:b w:val="0"/>
            <w:rPrChange w:id="5086" w:author="The Si Tran" w:date="2012-12-11T23:34:00Z">
              <w:rPr/>
            </w:rPrChange>
          </w:rPr>
          <w:delInstrText xml:space="preserve"> STYLEREF 1 \s </w:delInstrText>
        </w:r>
        <w:r w:rsidRPr="006D47A7" w:rsidDel="006D47A7">
          <w:rPr>
            <w:b w:val="0"/>
            <w:rPrChange w:id="5087" w:author="The Si Tran" w:date="2012-12-11T23:34:00Z">
              <w:rPr/>
            </w:rPrChange>
          </w:rPr>
          <w:fldChar w:fldCharType="separate"/>
        </w:r>
        <w:r w:rsidRPr="006D47A7" w:rsidDel="006D47A7">
          <w:rPr>
            <w:b w:val="0"/>
            <w:noProof/>
            <w:rPrChange w:id="5088" w:author="The Si Tran" w:date="2012-12-11T23:34:00Z">
              <w:rPr>
                <w:noProof/>
              </w:rPr>
            </w:rPrChange>
          </w:rPr>
          <w:delText>2</w:delText>
        </w:r>
        <w:r w:rsidRPr="006D47A7" w:rsidDel="006D47A7">
          <w:rPr>
            <w:b w:val="0"/>
            <w:rPrChange w:id="5089" w:author="The Si Tran" w:date="2012-12-11T23:34:00Z">
              <w:rPr/>
            </w:rPrChange>
          </w:rPr>
          <w:fldChar w:fldCharType="end"/>
        </w:r>
        <w:r w:rsidRPr="006D47A7" w:rsidDel="006D47A7">
          <w:rPr>
            <w:b w:val="0"/>
            <w:rPrChange w:id="5090" w:author="The Si Tran" w:date="2012-12-11T23:34:00Z">
              <w:rPr/>
            </w:rPrChange>
          </w:rPr>
          <w:delText>.</w:delText>
        </w:r>
        <w:r w:rsidRPr="006D47A7" w:rsidDel="006D47A7">
          <w:rPr>
            <w:b w:val="0"/>
            <w:rPrChange w:id="5091" w:author="The Si Tran" w:date="2012-12-11T23:34:00Z">
              <w:rPr/>
            </w:rPrChange>
          </w:rPr>
          <w:fldChar w:fldCharType="begin"/>
        </w:r>
        <w:r w:rsidRPr="006D47A7" w:rsidDel="006D47A7">
          <w:rPr>
            <w:b w:val="0"/>
            <w:rPrChange w:id="5092" w:author="The Si Tran" w:date="2012-12-11T23:34:00Z">
              <w:rPr/>
            </w:rPrChange>
          </w:rPr>
          <w:delInstrText xml:space="preserve"> SEQ Hình \* ARABIC \s 1 </w:delInstrText>
        </w:r>
        <w:r w:rsidRPr="006D47A7" w:rsidDel="006D47A7">
          <w:rPr>
            <w:b w:val="0"/>
            <w:rPrChange w:id="5093" w:author="The Si Tran" w:date="2012-12-11T23:34:00Z">
              <w:rPr/>
            </w:rPrChange>
          </w:rPr>
          <w:fldChar w:fldCharType="separate"/>
        </w:r>
        <w:r w:rsidRPr="006D47A7" w:rsidDel="006D47A7">
          <w:rPr>
            <w:b w:val="0"/>
            <w:noProof/>
            <w:rPrChange w:id="5094" w:author="The Si Tran" w:date="2012-12-11T23:34:00Z">
              <w:rPr>
                <w:noProof/>
              </w:rPr>
            </w:rPrChange>
          </w:rPr>
          <w:delText>5</w:delText>
        </w:r>
        <w:r w:rsidRPr="006D47A7" w:rsidDel="006D47A7">
          <w:rPr>
            <w:b w:val="0"/>
            <w:rPrChange w:id="5095" w:author="The Si Tran" w:date="2012-12-11T23:34:00Z">
              <w:rPr/>
            </w:rPrChange>
          </w:rPr>
          <w:fldChar w:fldCharType="end"/>
        </w:r>
        <w:r w:rsidRPr="006D47A7" w:rsidDel="006D47A7">
          <w:rPr>
            <w:b w:val="0"/>
            <w:rPrChange w:id="5096" w:author="The Si Tran" w:date="2012-12-11T23:34:00Z">
              <w:rPr/>
            </w:rPrChange>
          </w:rPr>
          <w:delText xml:space="preserve">: </w:delText>
        </w:r>
      </w:del>
      <w:r w:rsidRPr="006D47A7">
        <w:rPr>
          <w:b w:val="0"/>
          <w:rPrChange w:id="5097" w:author="The Si Tran" w:date="2012-12-11T23:34:00Z">
            <w:rPr/>
          </w:rPrChange>
        </w:rPr>
        <w:t>Đơn vị mạng Neuron</w:t>
      </w:r>
      <w:bookmarkEnd w:id="5080"/>
      <w:bookmarkEnd w:id="5081"/>
      <w:bookmarkEnd w:id="5082"/>
    </w:p>
    <w:p w14:paraId="48DE7854" w14:textId="77777777" w:rsidR="0088753F" w:rsidRPr="0049233F" w:rsidRDefault="0088753F" w:rsidP="0088753F">
      <w:pPr>
        <w:spacing w:before="0"/>
        <w:ind w:firstLine="720"/>
        <w:rPr>
          <w:szCs w:val="26"/>
        </w:rPr>
      </w:pPr>
    </w:p>
    <w:p w14:paraId="19BB1A31" w14:textId="77777777" w:rsidR="0088753F" w:rsidRDefault="0088753F" w:rsidP="0088753F">
      <w:pPr>
        <w:spacing w:before="0"/>
        <w:ind w:firstLine="720"/>
        <w:rPr>
          <w:ins w:id="5098" w:author="The Si Tran" w:date="2012-12-06T02:05:00Z"/>
          <w:szCs w:val="26"/>
        </w:rPr>
      </w:pPr>
      <w:r w:rsidRPr="0049233F">
        <w:rPr>
          <w:szCs w:val="26"/>
        </w:rPr>
        <w:t xml:space="preserve">Một cách hình thức, khi nhận một vector đầu vào </w:t>
      </w:r>
      <w:r w:rsidRPr="0049233F">
        <w:rPr>
          <w:i/>
          <w:szCs w:val="26"/>
        </w:rPr>
        <w:t>n</w:t>
      </w:r>
      <w:r w:rsidRPr="0049233F">
        <w:rPr>
          <w:szCs w:val="26"/>
        </w:rPr>
        <w:t xml:space="preserve"> chiều gồm các giá trị </w:t>
      </w:r>
      <w:r w:rsidRPr="0049233F">
        <w:rPr>
          <w:i/>
          <w:szCs w:val="26"/>
        </w:rPr>
        <w:t>x</w:t>
      </w:r>
      <w:r w:rsidRPr="0049233F">
        <w:rPr>
          <w:i/>
          <w:szCs w:val="26"/>
          <w:vertAlign w:val="subscript"/>
        </w:rPr>
        <w:t>1</w:t>
      </w:r>
      <w:r w:rsidRPr="0049233F">
        <w:rPr>
          <w:szCs w:val="26"/>
        </w:rPr>
        <w:t xml:space="preserve"> đến </w:t>
      </w:r>
      <w:r w:rsidRPr="0049233F">
        <w:rPr>
          <w:i/>
          <w:szCs w:val="26"/>
        </w:rPr>
        <w:t>x</w:t>
      </w:r>
      <w:r w:rsidRPr="0049233F">
        <w:rPr>
          <w:i/>
          <w:szCs w:val="26"/>
          <w:vertAlign w:val="subscript"/>
        </w:rPr>
        <w:t>n</w:t>
      </w:r>
      <w:r w:rsidRPr="0049233F">
        <w:rPr>
          <w:szCs w:val="26"/>
        </w:rPr>
        <w:t>, giá trị xuất sẽ được tính như sau:</w:t>
      </w:r>
    </w:p>
    <w:p w14:paraId="39E87DF4" w14:textId="77777777" w:rsidR="00CD6D90" w:rsidRPr="0049233F" w:rsidDel="00CD6D90" w:rsidRDefault="009D3E13">
      <w:pPr>
        <w:spacing w:before="0"/>
        <w:ind w:firstLine="720"/>
        <w:rPr>
          <w:del w:id="5099" w:author="The Si Tran" w:date="2012-12-06T02:07:00Z"/>
          <w:szCs w:val="26"/>
        </w:rPr>
      </w:pPr>
      <w:ins w:id="5100" w:author="The Si Tran" w:date="2012-12-06T02:07: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ins>
    </w:p>
    <w:p w14:paraId="2734BD4D" w14:textId="77777777" w:rsidR="0088753F" w:rsidRPr="0049233F" w:rsidRDefault="0088753F">
      <w:pPr>
        <w:spacing w:before="0"/>
        <w:ind w:firstLine="720"/>
        <w:rPr>
          <w:szCs w:val="26"/>
        </w:rPr>
        <w:pPrChange w:id="5101" w:author="The Si Tran" w:date="2012-12-06T02:07:00Z">
          <w:pPr>
            <w:spacing w:before="0"/>
            <w:ind w:left="720" w:firstLine="720"/>
          </w:pPr>
        </w:pPrChange>
      </w:pPr>
      <w:del w:id="5102" w:author="The Si Tran" w:date="2012-12-06T02:07:00Z">
        <w:r w:rsidRPr="007C782C" w:rsidDel="00CD6D90">
          <w:rPr>
            <w:noProof/>
            <w:szCs w:val="26"/>
            <w:rPrChange w:id="5103" w:author="Unknown">
              <w:rPr>
                <w:noProof/>
              </w:rPr>
            </w:rPrChange>
          </w:rPr>
          <w:drawing>
            <wp:inline distT="0" distB="0" distL="0" distR="0" wp14:anchorId="03B62084" wp14:editId="246E0E0E">
              <wp:extent cx="3848100" cy="409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848100" cy="409575"/>
                      </a:xfrm>
                      <a:prstGeom prst="rect">
                        <a:avLst/>
                      </a:prstGeom>
                      <a:noFill/>
                      <a:ln>
                        <a:noFill/>
                      </a:ln>
                    </pic:spPr>
                  </pic:pic>
                </a:graphicData>
              </a:graphic>
            </wp:inline>
          </w:drawing>
        </w:r>
      </w:del>
    </w:p>
    <w:p w14:paraId="2D4F0DA3" w14:textId="77777777" w:rsidR="0088753F" w:rsidRDefault="0088753F" w:rsidP="0088753F">
      <w:pPr>
        <w:spacing w:before="0"/>
        <w:ind w:firstLine="720"/>
        <w:rPr>
          <w:ins w:id="5104" w:author="The Si Tran" w:date="2012-12-06T01:59:00Z"/>
          <w:szCs w:val="26"/>
        </w:rPr>
      </w:pPr>
      <w:r w:rsidRPr="0049233F">
        <w:rPr>
          <w:szCs w:val="26"/>
        </w:rPr>
        <w:t xml:space="preserve">Ở đây các số thực </w:t>
      </w:r>
      <m:oMath>
        <m:sSub>
          <m:sSubPr>
            <m:ctrlPr>
              <w:ins w:id="5105" w:author="The Si Tran" w:date="2012-12-06T02:07:00Z">
                <w:rPr>
                  <w:rFonts w:ascii="Cambria Math" w:hAnsi="Cambria Math"/>
                  <w:i/>
                  <w:szCs w:val="26"/>
                </w:rPr>
              </w:ins>
            </m:ctrlPr>
          </m:sSubPr>
          <m:e>
            <w:ins w:id="5106" w:author="The Si Tran" w:date="2012-12-06T02:07:00Z">
              <m:r>
                <w:rPr>
                  <w:rFonts w:ascii="Cambria Math" w:hAnsi="Cambria Math"/>
                  <w:szCs w:val="26"/>
                </w:rPr>
                <m:t>w</m:t>
              </m:r>
            </w:ins>
          </m:e>
          <m:sub>
            <w:ins w:id="5107" w:author="The Si Tran" w:date="2012-12-06T02:07:00Z">
              <m:r>
                <w:rPr>
                  <w:rFonts w:ascii="Cambria Math" w:hAnsi="Cambria Math"/>
                  <w:szCs w:val="26"/>
                </w:rPr>
                <m:t>i</m:t>
              </m:r>
            </w:ins>
          </m:sub>
        </m:sSub>
      </m:oMath>
      <w:ins w:id="5108" w:author="The Si Tran" w:date="2012-12-06T02:07:00Z">
        <w:r w:rsidR="00CD6D90">
          <w:rPr>
            <w:szCs w:val="26"/>
          </w:rPr>
          <w:t xml:space="preserve"> </w:t>
        </w:r>
      </w:ins>
      <w:del w:id="5109" w:author="The Si Tran" w:date="2012-12-06T02:07:00Z">
        <w:r w:rsidRPr="0049233F" w:rsidDel="00CD6D90">
          <w:rPr>
            <w:i/>
            <w:szCs w:val="26"/>
          </w:rPr>
          <w:delText>w</w:delText>
        </w:r>
        <w:r w:rsidRPr="0049233F" w:rsidDel="00CD6D90">
          <w:rPr>
            <w:i/>
            <w:szCs w:val="26"/>
            <w:vertAlign w:val="subscript"/>
          </w:rPr>
          <w:delText>i</w:delText>
        </w:r>
        <w:r w:rsidRPr="0049233F" w:rsidDel="00CD6D90">
          <w:rPr>
            <w:szCs w:val="26"/>
          </w:rPr>
          <w:delText xml:space="preserve"> </w:delText>
        </w:r>
      </w:del>
      <w:r w:rsidRPr="0049233F">
        <w:rPr>
          <w:szCs w:val="26"/>
        </w:rPr>
        <w:t xml:space="preserve">là các trọng số biểu diễn mức độ đóng góp của giá trị nhập </w:t>
      </w:r>
      <m:oMath>
        <m:sSub>
          <m:sSubPr>
            <m:ctrlPr>
              <w:ins w:id="5110" w:author="The Si Tran" w:date="2012-12-06T02:08:00Z">
                <w:rPr>
                  <w:rFonts w:ascii="Cambria Math" w:hAnsi="Cambria Math"/>
                  <w:i/>
                  <w:szCs w:val="26"/>
                </w:rPr>
              </w:ins>
            </m:ctrlPr>
          </m:sSubPr>
          <m:e>
            <w:ins w:id="5111" w:author="The Si Tran" w:date="2012-12-06T02:08:00Z">
              <m:r>
                <w:rPr>
                  <w:rFonts w:ascii="Cambria Math" w:hAnsi="Cambria Math"/>
                  <w:szCs w:val="26"/>
                </w:rPr>
                <m:t>x</m:t>
              </m:r>
            </w:ins>
          </m:e>
          <m:sub>
            <w:ins w:id="5112" w:author="The Si Tran" w:date="2012-12-06T02:08:00Z">
              <m:r>
                <w:rPr>
                  <w:rFonts w:ascii="Cambria Math" w:hAnsi="Cambria Math"/>
                  <w:szCs w:val="26"/>
                </w:rPr>
                <m:t>i</m:t>
              </m:r>
            </w:ins>
          </m:sub>
        </m:sSub>
      </m:oMath>
      <w:ins w:id="5113" w:author="The Si Tran" w:date="2012-12-06T02:08:00Z">
        <w:r w:rsidR="0001105D">
          <w:rPr>
            <w:szCs w:val="26"/>
          </w:rPr>
          <w:t xml:space="preserve"> </w:t>
        </w:r>
      </w:ins>
      <w:del w:id="5114" w:author="The Si Tran" w:date="2012-12-06T02:08:00Z">
        <w:r w:rsidRPr="0049233F" w:rsidDel="000B533B">
          <w:rPr>
            <w:i/>
            <w:szCs w:val="26"/>
          </w:rPr>
          <w:delText>x</w:delText>
        </w:r>
        <w:r w:rsidRPr="0049233F" w:rsidDel="000B533B">
          <w:rPr>
            <w:i/>
            <w:szCs w:val="26"/>
            <w:vertAlign w:val="subscript"/>
          </w:rPr>
          <w:delText>i</w:delText>
        </w:r>
        <w:r w:rsidRPr="0049233F" w:rsidDel="000B533B">
          <w:rPr>
            <w:i/>
            <w:szCs w:val="26"/>
          </w:rPr>
          <w:delText xml:space="preserve"> </w:delText>
        </w:r>
      </w:del>
      <w:r w:rsidRPr="0049233F">
        <w:rPr>
          <w:szCs w:val="26"/>
        </w:rPr>
        <w:t>vào giá trị xuất của perceptron. Đại lượng (</w:t>
      </w:r>
      <m:oMath>
        <m:sSub>
          <m:sSubPr>
            <m:ctrlPr>
              <w:ins w:id="5115" w:author="The Si Tran" w:date="2012-12-06T02:09:00Z">
                <w:rPr>
                  <w:rFonts w:ascii="Cambria Math" w:hAnsi="Cambria Math"/>
                  <w:i/>
                  <w:szCs w:val="26"/>
                </w:rPr>
              </w:ins>
            </m:ctrlPr>
          </m:sSubPr>
          <m:e>
            <w:ins w:id="5116" w:author="The Si Tran" w:date="2012-12-06T02:09:00Z">
              <m:r>
                <w:rPr>
                  <w:rFonts w:ascii="Cambria Math" w:hAnsi="Cambria Math"/>
                  <w:szCs w:val="26"/>
                </w:rPr>
                <m:t>-w</m:t>
              </m:r>
            </w:ins>
          </m:e>
          <m:sub>
            <w:ins w:id="5117" w:author="The Si Tran" w:date="2012-12-06T02:09:00Z">
              <m:r>
                <w:rPr>
                  <w:rFonts w:ascii="Cambria Math" w:hAnsi="Cambria Math"/>
                  <w:szCs w:val="26"/>
                </w:rPr>
                <m:t>0</m:t>
              </m:r>
            </w:ins>
          </m:sub>
        </m:sSub>
      </m:oMath>
      <w:del w:id="5118" w:author="The Si Tran" w:date="2012-12-06T02:09:00Z">
        <w:r w:rsidRPr="0049233F" w:rsidDel="0001105D">
          <w:rPr>
            <w:szCs w:val="26"/>
          </w:rPr>
          <w:delText>-</w:delText>
        </w:r>
        <w:r w:rsidRPr="0049233F" w:rsidDel="0001105D">
          <w:rPr>
            <w:i/>
            <w:szCs w:val="26"/>
          </w:rPr>
          <w:delText>w</w:delText>
        </w:r>
        <w:r w:rsidRPr="0049233F" w:rsidDel="0001105D">
          <w:rPr>
            <w:i/>
            <w:szCs w:val="26"/>
            <w:vertAlign w:val="subscript"/>
          </w:rPr>
          <w:delText>0</w:delText>
        </w:r>
      </w:del>
      <w:r w:rsidRPr="0049233F">
        <w:rPr>
          <w:i/>
          <w:szCs w:val="26"/>
          <w:vertAlign w:val="subscript"/>
        </w:rPr>
        <w:t xml:space="preserve"> </w:t>
      </w:r>
      <w:r w:rsidRPr="0049233F">
        <w:rPr>
          <w:szCs w:val="26"/>
        </w:rPr>
        <w:t>)</w:t>
      </w:r>
      <w:r w:rsidRPr="0049233F">
        <w:rPr>
          <w:i/>
          <w:szCs w:val="26"/>
        </w:rPr>
        <w:t xml:space="preserve"> </w:t>
      </w:r>
      <w:r w:rsidRPr="0049233F">
        <w:rPr>
          <w:szCs w:val="26"/>
        </w:rPr>
        <w:t>là ngưỡng mà tổ hợp tuyến các giá trị nhập phải vượt qua để kết quả xuất là 1. Đặt</w:t>
      </w:r>
      <w:ins w:id="5119" w:author="The Si Tran" w:date="2012-12-06T02:09:00Z">
        <w:r w:rsidR="00094614">
          <w:rPr>
            <w:szCs w:val="26"/>
          </w:rPr>
          <w:t xml:space="preserve">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0</m:t>
              </m:r>
            </m:sub>
          </m:sSub>
          <m:r>
            <w:rPr>
              <w:rFonts w:ascii="Cambria Math" w:hAnsi="Cambria Math"/>
              <w:szCs w:val="26"/>
            </w:rPr>
            <m:t>=1</m:t>
          </m:r>
        </m:oMath>
      </w:ins>
      <w:del w:id="5120" w:author="The Si Tran" w:date="2012-12-06T02:09:00Z">
        <w:r w:rsidRPr="0049233F" w:rsidDel="00094614">
          <w:rPr>
            <w:szCs w:val="26"/>
          </w:rPr>
          <w:delText xml:space="preserve"> </w:delText>
        </w:r>
        <w:r w:rsidRPr="0049233F" w:rsidDel="00094614">
          <w:rPr>
            <w:i/>
            <w:szCs w:val="26"/>
          </w:rPr>
          <w:delText>x</w:delText>
        </w:r>
        <w:r w:rsidRPr="0049233F" w:rsidDel="00094614">
          <w:rPr>
            <w:i/>
            <w:szCs w:val="26"/>
            <w:vertAlign w:val="subscript"/>
          </w:rPr>
          <w:delText xml:space="preserve">0 </w:delText>
        </w:r>
        <w:r w:rsidRPr="0049233F" w:rsidDel="00094614">
          <w:rPr>
            <w:i/>
            <w:szCs w:val="26"/>
          </w:rPr>
          <w:delText xml:space="preserve"> </w:delText>
        </w:r>
        <w:r w:rsidRPr="0049233F" w:rsidDel="00094614">
          <w:rPr>
            <w:szCs w:val="26"/>
          </w:rPr>
          <w:delText>= 1</w:delText>
        </w:r>
      </w:del>
      <w:r w:rsidRPr="0049233F">
        <w:rPr>
          <w:szCs w:val="26"/>
        </w:rPr>
        <w:t>, ta viết lại phương trình trên dưới dạng vector như sau</w:t>
      </w:r>
    </w:p>
    <w:p w14:paraId="4CCAF7D0" w14:textId="77777777" w:rsidR="000B65E4" w:rsidRPr="0008713C" w:rsidDel="000B65E4" w:rsidRDefault="00EB57C1">
      <w:pPr>
        <w:spacing w:before="0"/>
        <w:ind w:left="720" w:firstLine="720"/>
        <w:rPr>
          <w:del w:id="5121" w:author="The Si Tran" w:date="2012-12-06T02:00:00Z"/>
          <w:szCs w:val="26"/>
          <w:rPrChange w:id="5122" w:author="The Si Tran" w:date="2012-12-14T06:05:00Z">
            <w:rPr>
              <w:del w:id="5123" w:author="The Si Tran" w:date="2012-12-06T02:00:00Z"/>
              <w:szCs w:val="26"/>
            </w:rPr>
          </w:rPrChange>
        </w:rPr>
        <w:pPrChange w:id="5124" w:author="The Si Tran" w:date="2012-12-06T02:00:00Z">
          <w:pPr>
            <w:spacing w:before="0"/>
            <w:ind w:firstLine="720"/>
          </w:pPr>
        </w:pPrChange>
      </w:pPr>
      <w:ins w:id="5125" w:author="The Si Tran" w:date="2012-12-06T02:03: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=sgn(</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r>
              <w:rPr>
                <w:rFonts w:ascii="Cambria Math" w:hAnsi="Cambria Math"/>
                <w:szCs w:val="26"/>
                <w:rPrChange w:id="5126" w:author="The Si Tran" w:date="2012-12-14T06:05:00Z">
                  <w:rPr>
                    <w:rFonts w:ascii="Cambria Math" w:hAnsi="Cambria Math"/>
                    <w:szCs w:val="26"/>
                  </w:rPr>
                </w:rPrChange>
              </w:rPr>
              <m:t>)</m:t>
            </m:r>
          </m:oMath>
        </m:oMathPara>
      </w:ins>
    </w:p>
    <w:p w14:paraId="2191B8FC" w14:textId="77777777" w:rsidR="0088753F" w:rsidRPr="0049233F" w:rsidRDefault="0088753F">
      <w:pPr>
        <w:spacing w:before="0"/>
        <w:ind w:left="720" w:firstLine="720"/>
        <w:rPr>
          <w:szCs w:val="26"/>
        </w:rPr>
        <w:pPrChange w:id="5127" w:author="The Si Tran" w:date="2012-12-06T02:00:00Z">
          <w:pPr>
            <w:spacing w:before="0"/>
            <w:ind w:firstLine="720"/>
          </w:pPr>
        </w:pPrChange>
      </w:pPr>
      <w:del w:id="5128" w:author="The Si Tran" w:date="2012-12-06T02:00:00Z">
        <w:r w:rsidRPr="007C782C" w:rsidDel="000B65E4">
          <w:rPr>
            <w:noProof/>
            <w:szCs w:val="26"/>
            <w:rPrChange w:id="5129" w:author="Unknown">
              <w:rPr>
                <w:noProof/>
              </w:rPr>
            </w:rPrChange>
          </w:rPr>
          <w:drawing>
            <wp:inline distT="0" distB="0" distL="0" distR="0" wp14:anchorId="05F691B7" wp14:editId="2D1E02EF">
              <wp:extent cx="1609725" cy="27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609725" cy="276225"/>
                      </a:xfrm>
                      <a:prstGeom prst="rect">
                        <a:avLst/>
                      </a:prstGeom>
                      <a:noFill/>
                      <a:ln>
                        <a:noFill/>
                      </a:ln>
                    </pic:spPr>
                  </pic:pic>
                </a:graphicData>
              </a:graphic>
            </wp:inline>
          </w:drawing>
        </w:r>
      </w:del>
    </w:p>
    <w:p w14:paraId="6E726DE4" w14:textId="77777777" w:rsidR="0088753F" w:rsidRDefault="0088753F" w:rsidP="0088753F">
      <w:pPr>
        <w:spacing w:before="0"/>
        <w:ind w:firstLine="720"/>
        <w:rPr>
          <w:ins w:id="5130" w:author="The Si Tran" w:date="2012-12-06T02:01:00Z"/>
          <w:szCs w:val="26"/>
        </w:rPr>
      </w:pPr>
      <w:r w:rsidRPr="0049233F">
        <w:rPr>
          <w:szCs w:val="26"/>
        </w:rPr>
        <w:t xml:space="preserve">Ở đây </w:t>
      </w:r>
      <w:del w:id="5131" w:author="The Si Tran" w:date="2012-12-06T02:00:00Z">
        <w:r w:rsidRPr="00AF1345" w:rsidDel="000B65E4">
          <w:rPr>
            <w:position w:val="-6"/>
            <w:szCs w:val="26"/>
          </w:rPr>
          <w:object w:dxaOrig="200" w:dyaOrig="279" w14:anchorId="56E38391">
            <v:shape id="_x0000_i1105" type="#_x0000_t75" style="width:10.05pt;height:14.25pt" o:ole="">
              <v:imagedata r:id="rId194" o:title=""/>
            </v:shape>
            <o:OLEObject Type="Embed" ProgID="Equation.DSMT4" ShapeID="_x0000_i1105" DrawAspect="Content" ObjectID="_1416977637" r:id="rId195"/>
          </w:object>
        </w:r>
      </w:del>
      <m:oMath>
        <m:acc>
          <m:accPr>
            <m:chr m:val="⃗"/>
            <m:ctrlPr>
              <w:ins w:id="5132" w:author="The Si Tran" w:date="2012-12-06T02:00:00Z">
                <w:rPr>
                  <w:rFonts w:ascii="Cambria Math" w:hAnsi="Cambria Math"/>
                  <w:i/>
                  <w:szCs w:val="26"/>
                </w:rPr>
              </w:ins>
            </m:ctrlPr>
          </m:accPr>
          <m:e>
            <w:ins w:id="5133" w:author="The Si Tran" w:date="2012-12-06T02:00:00Z">
              <m:r>
                <w:rPr>
                  <w:rFonts w:ascii="Cambria Math" w:hAnsi="Cambria Math"/>
                  <w:szCs w:val="26"/>
                </w:rPr>
                <m:t>x</m:t>
              </m:r>
            </w:ins>
          </m:e>
        </m:acc>
      </m:oMath>
      <w:r w:rsidRPr="0049233F">
        <w:rPr>
          <w:szCs w:val="26"/>
        </w:rPr>
        <w:t xml:space="preserve"> và </w:t>
      </w:r>
      <w:del w:id="5134" w:author="The Si Tran" w:date="2012-12-06T02:00:00Z">
        <w:r w:rsidRPr="00AF1345" w:rsidDel="000B65E4">
          <w:rPr>
            <w:position w:val="-6"/>
            <w:szCs w:val="26"/>
          </w:rPr>
          <w:object w:dxaOrig="240" w:dyaOrig="279" w14:anchorId="713B3E3F">
            <v:shape id="_x0000_i1106" type="#_x0000_t75" style="width:10.9pt;height:14.25pt" o:ole="">
              <v:imagedata r:id="rId196" o:title=""/>
            </v:shape>
            <o:OLEObject Type="Embed" ProgID="Equation.DSMT4" ShapeID="_x0000_i1106" DrawAspect="Content" ObjectID="_1416977638" r:id="rId197"/>
          </w:object>
        </w:r>
      </w:del>
      <m:oMath>
        <m:acc>
          <m:accPr>
            <m:chr m:val="⃗"/>
            <m:ctrlPr>
              <w:ins w:id="5135" w:author="The Si Tran" w:date="2012-12-06T02:00:00Z">
                <w:rPr>
                  <w:rFonts w:ascii="Cambria Math" w:hAnsi="Cambria Math"/>
                  <w:i/>
                  <w:szCs w:val="26"/>
                </w:rPr>
              </w:ins>
            </m:ctrlPr>
          </m:accPr>
          <m:e>
            <w:ins w:id="5136" w:author="The Si Tran" w:date="2012-12-06T02:00:00Z">
              <m:r>
                <w:rPr>
                  <w:rFonts w:ascii="Cambria Math" w:hAnsi="Cambria Math"/>
                  <w:szCs w:val="26"/>
                </w:rPr>
                <m:t>w</m:t>
              </m:r>
            </w:ins>
          </m:e>
        </m:acc>
      </m:oMath>
      <w:r w:rsidRPr="0049233F">
        <w:rPr>
          <w:szCs w:val="26"/>
        </w:rPr>
        <w:t xml:space="preserve"> là các vector có </w:t>
      </w:r>
      <w:r w:rsidRPr="0049233F">
        <w:rPr>
          <w:i/>
          <w:szCs w:val="26"/>
        </w:rPr>
        <w:t xml:space="preserve">n </w:t>
      </w:r>
      <w:r w:rsidRPr="0049233F">
        <w:rPr>
          <w:szCs w:val="26"/>
        </w:rPr>
        <w:t xml:space="preserve">+ 1 chiều. Hàm </w:t>
      </w:r>
      <w:ins w:id="5137" w:author="The Si Tran" w:date="2012-12-06T02:01:00Z">
        <m:oMath>
          <m:r>
            <w:rPr>
              <w:rFonts w:ascii="Cambria Math" w:hAnsi="Cambria Math"/>
              <w:szCs w:val="26"/>
            </w:rPr>
            <m:t>sgn()</m:t>
          </m:r>
        </m:oMath>
      </w:ins>
      <w:del w:id="5138" w:author="The Si Tran" w:date="2012-12-06T02:01:00Z">
        <w:r w:rsidRPr="0049233F" w:rsidDel="000B65E4">
          <w:rPr>
            <w:i/>
            <w:szCs w:val="26"/>
          </w:rPr>
          <w:delText>sgn(y)</w:delText>
        </w:r>
      </w:del>
      <w:r w:rsidRPr="0049233F">
        <w:rPr>
          <w:szCs w:val="26"/>
        </w:rPr>
        <w:t xml:space="preserve"> được định nghĩa như sau:</w:t>
      </w:r>
    </w:p>
    <w:p w14:paraId="36EEB592" w14:textId="77777777" w:rsidR="000B65E4" w:rsidRPr="0008713C" w:rsidDel="00CD6D90" w:rsidRDefault="00EB57C1">
      <w:pPr>
        <w:spacing w:before="0"/>
        <w:ind w:left="720" w:firstLine="720"/>
        <w:rPr>
          <w:del w:id="5139" w:author="The Si Tran" w:date="2012-12-06T02:04:00Z"/>
          <w:szCs w:val="26"/>
          <w:rPrChange w:id="5140" w:author="The Si Tran" w:date="2012-12-14T06:05:00Z">
            <w:rPr>
              <w:del w:id="5141" w:author="The Si Tran" w:date="2012-12-06T02:04:00Z"/>
              <w:szCs w:val="26"/>
            </w:rPr>
          </w:rPrChange>
        </w:rPr>
        <w:pPrChange w:id="5142" w:author="The Si Tran" w:date="2012-12-06T02:04:00Z">
          <w:pPr>
            <w:spacing w:before="0"/>
            <w:ind w:firstLine="720"/>
          </w:pPr>
        </w:pPrChange>
      </w:pPr>
      <w:ins w:id="5143" w:author="The Si Tran" w:date="2012-12-06T02:03:00Z">
        <m:oMathPara>
          <m:oMath>
            <m:r>
              <w:rPr>
                <w:rFonts w:ascii="Cambria Math" w:hAnsi="Cambria Math"/>
                <w:szCs w:val="26"/>
              </w:rPr>
              <m:t>sgn</m:t>
            </m:r>
            <m:d>
              <m:dPr>
                <m:ctrlPr>
                  <w:rPr>
                    <w:rFonts w:ascii="Cambria Math" w:hAnsi="Cambria Math"/>
                    <w:i/>
                    <w:szCs w:val="26"/>
                  </w:rPr>
                </m:ctrlPr>
              </m:dPr>
              <m:e>
                <m:r>
                  <w:rPr>
                    <w:rFonts w:ascii="Cambria Math" w:hAnsi="Cambria Math"/>
                    <w:szCs w:val="26"/>
                  </w:rPr>
                  <m:t>y</m:t>
                </m:r>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1,  &amp;if y&gt;0</m:t>
                    </m:r>
                  </m:e>
                  <m:e>
                    <m:r>
                      <w:rPr>
                        <w:rFonts w:ascii="Cambria Math" w:hAnsi="Cambria Math"/>
                        <w:szCs w:val="26"/>
                      </w:rPr>
                      <m:t>-1,  &amp;otherwise</m:t>
                    </m:r>
                  </m:e>
                </m:eqArr>
                <m:ctrlPr>
                  <w:rPr>
                    <w:rFonts w:ascii="Cambria Math" w:hAnsi="Cambria Math"/>
                    <w:i/>
                    <w:szCs w:val="26"/>
                    <w:rPrChange w:id="5144" w:author="The Si Tran" w:date="2012-12-14T06:05:00Z">
                      <w:rPr>
                        <w:rFonts w:ascii="Cambria Math" w:hAnsi="Cambria Math"/>
                        <w:i/>
                        <w:szCs w:val="26"/>
                      </w:rPr>
                    </w:rPrChange>
                  </w:rPr>
                </m:ctrlPr>
              </m:e>
            </m:d>
          </m:oMath>
        </m:oMathPara>
      </w:ins>
    </w:p>
    <w:p w14:paraId="7EB871AF" w14:textId="77777777" w:rsidR="0088753F" w:rsidRPr="0049233F" w:rsidRDefault="0088753F">
      <w:pPr>
        <w:spacing w:before="0"/>
        <w:ind w:left="720" w:firstLine="720"/>
        <w:rPr>
          <w:szCs w:val="26"/>
        </w:rPr>
        <w:pPrChange w:id="5145" w:author="The Si Tran" w:date="2012-12-06T02:04:00Z">
          <w:pPr>
            <w:spacing w:before="0"/>
            <w:ind w:firstLine="720"/>
          </w:pPr>
        </w:pPrChange>
      </w:pPr>
      <w:del w:id="5146" w:author="The Si Tran" w:date="2012-12-06T02:04:00Z">
        <w:r w:rsidRPr="007C782C" w:rsidDel="00CD6D90">
          <w:rPr>
            <w:noProof/>
            <w:szCs w:val="26"/>
            <w:rPrChange w:id="5147" w:author="Unknown">
              <w:rPr>
                <w:noProof/>
              </w:rPr>
            </w:rPrChange>
          </w:rPr>
          <w:drawing>
            <wp:inline distT="0" distB="0" distL="0" distR="0" wp14:anchorId="08CFD84C" wp14:editId="7363481D">
              <wp:extent cx="2266950" cy="504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266950" cy="504825"/>
                      </a:xfrm>
                      <a:prstGeom prst="rect">
                        <a:avLst/>
                      </a:prstGeom>
                      <a:noFill/>
                      <a:ln>
                        <a:noFill/>
                      </a:ln>
                    </pic:spPr>
                  </pic:pic>
                </a:graphicData>
              </a:graphic>
            </wp:inline>
          </w:drawing>
        </w:r>
      </w:del>
    </w:p>
    <w:p w14:paraId="04EE4A01" w14:textId="77777777" w:rsidR="0088753F" w:rsidRPr="0049233F" w:rsidRDefault="0088753F" w:rsidP="0088753F">
      <w:pPr>
        <w:spacing w:before="0"/>
        <w:ind w:firstLine="720"/>
        <w:rPr>
          <w:szCs w:val="26"/>
        </w:rPr>
      </w:pPr>
      <w:r w:rsidRPr="0049233F">
        <w:rPr>
          <w:szCs w:val="26"/>
        </w:rPr>
        <w:t xml:space="preserve">Nếu xem các vector nhập </w:t>
      </w:r>
      <m:oMath>
        <m:sSub>
          <m:sSubPr>
            <m:ctrlPr>
              <w:ins w:id="5148" w:author="The Si Tran" w:date="2012-12-06T02:10:00Z">
                <w:rPr>
                  <w:rFonts w:ascii="Cambria Math" w:hAnsi="Cambria Math"/>
                  <w:i/>
                  <w:szCs w:val="26"/>
                </w:rPr>
              </w:ins>
            </m:ctrlPr>
          </m:sSubPr>
          <m:e>
            <w:ins w:id="5149" w:author="The Si Tran" w:date="2012-12-06T02:10:00Z">
              <m:r>
                <w:rPr>
                  <w:rFonts w:ascii="Cambria Math" w:hAnsi="Cambria Math"/>
                  <w:szCs w:val="26"/>
                </w:rPr>
                <m:t>(x</m:t>
              </m:r>
            </w:ins>
          </m:e>
          <m:sub>
            <w:ins w:id="5150" w:author="The Si Tran" w:date="2012-12-06T02:10:00Z">
              <m:r>
                <w:rPr>
                  <w:rFonts w:ascii="Cambria Math" w:hAnsi="Cambria Math"/>
                  <w:szCs w:val="26"/>
                </w:rPr>
                <m:t>1</m:t>
              </m:r>
            </w:ins>
          </m:sub>
        </m:sSub>
        <w:ins w:id="5151" w:author="The Si Tran" w:date="2012-12-06T02:10:00Z">
          <m:r>
            <w:rPr>
              <w:rFonts w:ascii="Cambria Math" w:hAnsi="Cambria Math"/>
              <w:szCs w:val="26"/>
            </w:rPr>
            <m:t>,</m:t>
          </m:r>
        </w:ins>
        <m:sSub>
          <m:sSubPr>
            <m:ctrlPr>
              <w:ins w:id="5152" w:author="The Si Tran" w:date="2012-12-06T02:10:00Z">
                <w:rPr>
                  <w:rFonts w:ascii="Cambria Math" w:hAnsi="Cambria Math"/>
                  <w:i/>
                  <w:szCs w:val="26"/>
                </w:rPr>
              </w:ins>
            </m:ctrlPr>
          </m:sSubPr>
          <m:e>
            <w:ins w:id="5153" w:author="The Si Tran" w:date="2012-12-06T02:10:00Z">
              <m:r>
                <w:rPr>
                  <w:rFonts w:ascii="Cambria Math" w:hAnsi="Cambria Math"/>
                  <w:szCs w:val="26"/>
                </w:rPr>
                <m:t>x</m:t>
              </m:r>
            </w:ins>
          </m:e>
          <m:sub>
            <w:ins w:id="5154" w:author="The Si Tran" w:date="2012-12-06T02:10:00Z">
              <m:r>
                <w:rPr>
                  <w:rFonts w:ascii="Cambria Math" w:hAnsi="Cambria Math"/>
                  <w:szCs w:val="26"/>
                </w:rPr>
                <m:t>2</m:t>
              </m:r>
            </w:ins>
          </m:sub>
        </m:sSub>
        <w:ins w:id="5155" w:author="The Si Tran" w:date="2012-12-06T02:10:00Z">
          <m:r>
            <w:rPr>
              <w:rFonts w:ascii="Cambria Math" w:hAnsi="Cambria Math"/>
              <w:szCs w:val="26"/>
            </w:rPr>
            <m:t>,…,</m:t>
          </m:r>
        </w:ins>
        <m:sSub>
          <m:sSubPr>
            <m:ctrlPr>
              <w:ins w:id="5156" w:author="The Si Tran" w:date="2012-12-06T02:10:00Z">
                <w:rPr>
                  <w:rFonts w:ascii="Cambria Math" w:hAnsi="Cambria Math"/>
                  <w:i/>
                  <w:szCs w:val="26"/>
                </w:rPr>
              </w:ins>
            </m:ctrlPr>
          </m:sSubPr>
          <m:e>
            <w:ins w:id="5157" w:author="The Si Tran" w:date="2012-12-06T02:10:00Z">
              <m:r>
                <w:rPr>
                  <w:rFonts w:ascii="Cambria Math" w:hAnsi="Cambria Math"/>
                  <w:szCs w:val="26"/>
                </w:rPr>
                <m:t>x</m:t>
              </m:r>
            </w:ins>
          </m:e>
          <m:sub>
            <w:ins w:id="5158" w:author="The Si Tran" w:date="2012-12-06T02:10:00Z">
              <m:r>
                <w:rPr>
                  <w:rFonts w:ascii="Cambria Math" w:hAnsi="Cambria Math"/>
                  <w:szCs w:val="26"/>
                </w:rPr>
                <m:t>n</m:t>
              </m:r>
            </w:ins>
          </m:sub>
        </m:sSub>
        <w:ins w:id="5159" w:author="The Si Tran" w:date="2012-12-06T02:10:00Z">
          <m:r>
            <w:rPr>
              <w:rFonts w:ascii="Cambria Math" w:hAnsi="Cambria Math"/>
              <w:szCs w:val="26"/>
            </w:rPr>
            <m:t>)</m:t>
          </m:r>
        </w:ins>
      </m:oMath>
      <w:del w:id="5160" w:author="The Si Tran" w:date="2012-12-06T02:10:00Z">
        <w:r w:rsidRPr="0049233F" w:rsidDel="00AE2C5D">
          <w:rPr>
            <w:szCs w:val="26"/>
          </w:rPr>
          <w:delText>(</w:delText>
        </w:r>
        <w:r w:rsidRPr="0049233F" w:rsidDel="00AE2C5D">
          <w:rPr>
            <w:i/>
            <w:szCs w:val="26"/>
          </w:rPr>
          <w:delText>x</w:delText>
        </w:r>
        <w:r w:rsidRPr="0049233F" w:rsidDel="00AE2C5D">
          <w:rPr>
            <w:i/>
            <w:szCs w:val="26"/>
            <w:vertAlign w:val="subscript"/>
          </w:rPr>
          <w:delText>0</w:delText>
        </w:r>
        <w:r w:rsidRPr="0049233F" w:rsidDel="00AE2C5D">
          <w:rPr>
            <w:szCs w:val="26"/>
          </w:rPr>
          <w:delText xml:space="preserve">, </w:delText>
        </w:r>
        <w:r w:rsidRPr="0049233F" w:rsidDel="00AE2C5D">
          <w:rPr>
            <w:i/>
            <w:szCs w:val="26"/>
          </w:rPr>
          <w:delText>x</w:delText>
        </w:r>
        <w:r w:rsidRPr="0049233F" w:rsidDel="00AE2C5D">
          <w:rPr>
            <w:i/>
            <w:szCs w:val="26"/>
            <w:vertAlign w:val="subscript"/>
          </w:rPr>
          <w:delText>1</w:delText>
        </w:r>
        <w:r w:rsidRPr="0049233F" w:rsidDel="00AE2C5D">
          <w:rPr>
            <w:szCs w:val="26"/>
          </w:rPr>
          <w:delText xml:space="preserve">,…, </w:delText>
        </w:r>
        <w:r w:rsidRPr="0049233F" w:rsidDel="00AE2C5D">
          <w:rPr>
            <w:i/>
            <w:szCs w:val="26"/>
          </w:rPr>
          <w:delText>x</w:delText>
        </w:r>
        <w:r w:rsidRPr="0049233F" w:rsidDel="00AE2C5D">
          <w:rPr>
            <w:i/>
            <w:szCs w:val="26"/>
            <w:vertAlign w:val="subscript"/>
          </w:rPr>
          <w:delText>n</w:delText>
        </w:r>
        <w:r w:rsidRPr="0049233F" w:rsidDel="00AE2C5D">
          <w:rPr>
            <w:szCs w:val="26"/>
          </w:rPr>
          <w:delText>)</w:delText>
        </w:r>
      </w:del>
      <w:r w:rsidRPr="0049233F">
        <w:rPr>
          <w:szCs w:val="26"/>
        </w:rPr>
        <w:t xml:space="preserve"> là các điểm trên không gian </w:t>
      </w:r>
      <w:ins w:id="5161" w:author="The Si Tran" w:date="2012-12-06T02:10:00Z">
        <m:oMath>
          <m:r>
            <w:rPr>
              <w:rFonts w:ascii="Cambria Math" w:hAnsi="Cambria Math"/>
              <w:szCs w:val="26"/>
            </w:rPr>
            <m:t>n+1</m:t>
          </m:r>
        </m:oMath>
      </w:ins>
      <w:del w:id="5162" w:author="The Si Tran" w:date="2012-12-06T02:10:00Z">
        <w:r w:rsidRPr="0049233F" w:rsidDel="00F84EC7">
          <w:rPr>
            <w:i/>
            <w:szCs w:val="26"/>
          </w:rPr>
          <w:delText>n</w:delText>
        </w:r>
        <w:r w:rsidRPr="0049233F" w:rsidDel="00F84EC7">
          <w:rPr>
            <w:szCs w:val="26"/>
          </w:rPr>
          <w:delText xml:space="preserve"> +1</w:delText>
        </w:r>
      </w:del>
      <w:r w:rsidRPr="0049233F">
        <w:rPr>
          <w:szCs w:val="26"/>
        </w:rPr>
        <w:t xml:space="preserve"> chiều (</w:t>
      </w:r>
      <m:oMath>
        <m:sSub>
          <m:sSubPr>
            <m:ctrlPr>
              <w:ins w:id="5163" w:author="The Si Tran" w:date="2012-12-06T02:11:00Z">
                <w:rPr>
                  <w:rFonts w:ascii="Cambria Math" w:hAnsi="Cambria Math"/>
                  <w:i/>
                  <w:szCs w:val="26"/>
                </w:rPr>
              </w:ins>
            </m:ctrlPr>
          </m:sSubPr>
          <m:e>
            <w:ins w:id="5164" w:author="The Si Tran" w:date="2012-12-06T02:11:00Z">
              <m:r>
                <w:rPr>
                  <w:rFonts w:ascii="Cambria Math" w:hAnsi="Cambria Math"/>
                  <w:szCs w:val="26"/>
                </w:rPr>
                <m:t>x</m:t>
              </m:r>
            </w:ins>
          </m:e>
          <m:sub>
            <w:ins w:id="5165" w:author="The Si Tran" w:date="2012-12-06T02:11:00Z">
              <m:r>
                <w:rPr>
                  <w:rFonts w:ascii="Cambria Math" w:hAnsi="Cambria Math"/>
                  <w:szCs w:val="26"/>
                </w:rPr>
                <m:t>0</m:t>
              </m:r>
            </w:ins>
          </m:sub>
        </m:sSub>
      </m:oMath>
      <w:del w:id="5166" w:author="The Si Tran" w:date="2012-12-06T02:10:00Z">
        <w:r w:rsidRPr="0049233F" w:rsidDel="00F84EC7">
          <w:rPr>
            <w:i/>
            <w:szCs w:val="26"/>
          </w:rPr>
          <w:delText>x</w:delText>
        </w:r>
        <w:r w:rsidRPr="0049233F" w:rsidDel="00F84EC7">
          <w:rPr>
            <w:i/>
            <w:szCs w:val="26"/>
            <w:vertAlign w:val="subscript"/>
          </w:rPr>
          <w:delText>0</w:delText>
        </w:r>
      </w:del>
      <w:r w:rsidRPr="0049233F">
        <w:rPr>
          <w:szCs w:val="26"/>
        </w:rPr>
        <w:t xml:space="preserve"> luôn là 1) thì perceptron biểu diễn một </w:t>
      </w:r>
      <w:r w:rsidRPr="0049233F">
        <w:rPr>
          <w:i/>
          <w:szCs w:val="26"/>
        </w:rPr>
        <w:t>mặt quyết định</w:t>
      </w:r>
      <w:r w:rsidRPr="0049233F">
        <w:rPr>
          <w:szCs w:val="26"/>
        </w:rPr>
        <w:t xml:space="preserve"> (decision surface) xem một điểm có nằm trên một </w:t>
      </w:r>
      <w:r w:rsidRPr="0049233F">
        <w:rPr>
          <w:i/>
          <w:szCs w:val="26"/>
        </w:rPr>
        <w:t>siêu phẳng</w:t>
      </w:r>
      <w:r w:rsidRPr="0049233F">
        <w:rPr>
          <w:szCs w:val="26"/>
        </w:rPr>
        <w:t xml:space="preserve"> (hyperplane) có phương trình là </w:t>
      </w:r>
      <w:del w:id="5167" w:author="The Si Tran" w:date="2012-12-06T02:11:00Z">
        <w:r w:rsidRPr="00AF1345" w:rsidDel="00E81970">
          <w:rPr>
            <w:position w:val="-6"/>
            <w:szCs w:val="26"/>
          </w:rPr>
          <w:object w:dxaOrig="760" w:dyaOrig="279" w14:anchorId="0CA687E0">
            <v:shape id="_x0000_i1107" type="#_x0000_t75" style="width:39.35pt;height:14.25pt" o:ole="">
              <v:imagedata r:id="rId199" o:title=""/>
            </v:shape>
            <o:OLEObject Type="Embed" ProgID="Equation.DSMT4" ShapeID="_x0000_i1107" DrawAspect="Content" ObjectID="_1416977639" r:id="rId200"/>
          </w:object>
        </w:r>
      </w:del>
      <m:oMath>
        <m:acc>
          <m:accPr>
            <m:chr m:val="⃗"/>
            <m:ctrlPr>
              <w:ins w:id="5168" w:author="The Si Tran" w:date="2012-12-06T02:11:00Z">
                <w:rPr>
                  <w:rFonts w:ascii="Cambria Math" w:hAnsi="Cambria Math"/>
                  <w:i/>
                  <w:szCs w:val="26"/>
                </w:rPr>
              </w:ins>
            </m:ctrlPr>
          </m:accPr>
          <m:e>
            <w:ins w:id="5169" w:author="The Si Tran" w:date="2012-12-06T02:11:00Z">
              <m:r>
                <w:rPr>
                  <w:rFonts w:ascii="Cambria Math" w:hAnsi="Cambria Math"/>
                  <w:szCs w:val="26"/>
                </w:rPr>
                <m:t>w</m:t>
              </m:r>
            </w:ins>
          </m:e>
        </m:acc>
        <w:ins w:id="5170" w:author="The Si Tran" w:date="2012-12-06T02:11:00Z">
          <m:r>
            <w:rPr>
              <w:rFonts w:ascii="Cambria Math" w:hAnsi="Cambria Math"/>
              <w:szCs w:val="26"/>
            </w:rPr>
            <m:t>∙</m:t>
          </m:r>
        </w:ins>
        <m:acc>
          <m:accPr>
            <m:chr m:val="⃗"/>
            <m:ctrlPr>
              <w:ins w:id="5171" w:author="The Si Tran" w:date="2012-12-06T02:11:00Z">
                <w:rPr>
                  <w:rFonts w:ascii="Cambria Math" w:hAnsi="Cambria Math"/>
                  <w:i/>
                  <w:szCs w:val="26"/>
                </w:rPr>
              </w:ins>
            </m:ctrlPr>
          </m:accPr>
          <m:e>
            <w:ins w:id="5172" w:author="The Si Tran" w:date="2012-12-06T02:11:00Z">
              <m:r>
                <w:rPr>
                  <w:rFonts w:ascii="Cambria Math" w:hAnsi="Cambria Math"/>
                  <w:szCs w:val="26"/>
                </w:rPr>
                <m:t>x</m:t>
              </m:r>
            </w:ins>
          </m:e>
        </m:acc>
        <w:ins w:id="5173" w:author="The Si Tran" w:date="2012-12-06T02:11:00Z">
          <m:r>
            <w:rPr>
              <w:rFonts w:ascii="Cambria Math" w:hAnsi="Cambria Math"/>
              <w:szCs w:val="26"/>
            </w:rPr>
            <m:t>=0</m:t>
          </m:r>
        </w:ins>
      </m:oMath>
      <w:r w:rsidRPr="0049233F">
        <w:rPr>
          <w:szCs w:val="26"/>
        </w:rPr>
        <w:t xml:space="preserve"> hay không. Perceptron sẽ xuất ra giá trị 1 cho các điểm nằm trên siêu phẳng này và xuất ra -1 cho các điểm còn lại. </w:t>
      </w:r>
    </w:p>
    <w:p w14:paraId="4499AC8E" w14:textId="77777777" w:rsidR="0088753F" w:rsidRPr="0049233F" w:rsidRDefault="0088753F" w:rsidP="0088753F">
      <w:pPr>
        <w:spacing w:before="0"/>
        <w:ind w:firstLine="720"/>
        <w:rPr>
          <w:szCs w:val="26"/>
        </w:rPr>
      </w:pPr>
      <w:r w:rsidRPr="0049233F">
        <w:rPr>
          <w:szCs w:val="26"/>
        </w:rPr>
        <w:t xml:space="preserve">Trong thực tế, ta thường có sẳn một bộ dữ liệu mẫu gồm một tập các điểm được gán nhãn dương và âm. Bài toán huấn luyện perceptron là bài toán xác định vector </w:t>
      </w:r>
      <w:del w:id="5174" w:author="The Si Tran" w:date="2012-12-06T02:12:00Z">
        <w:r w:rsidRPr="00AF1345" w:rsidDel="00721CBD">
          <w:rPr>
            <w:position w:val="-6"/>
            <w:szCs w:val="26"/>
          </w:rPr>
          <w:object w:dxaOrig="240" w:dyaOrig="279" w14:anchorId="6BB743B6">
            <v:shape id="_x0000_i1108" type="#_x0000_t75" style="width:10.9pt;height:14.25pt" o:ole="">
              <v:imagedata r:id="rId201" o:title=""/>
            </v:shape>
            <o:OLEObject Type="Embed" ProgID="Equation.DSMT4" ShapeID="_x0000_i1108" DrawAspect="Content" ObjectID="_1416977640" r:id="rId202"/>
          </w:object>
        </w:r>
      </w:del>
      <m:oMath>
        <m:acc>
          <m:accPr>
            <m:chr m:val="⃗"/>
            <m:ctrlPr>
              <w:ins w:id="5175" w:author="The Si Tran" w:date="2012-12-06T02:12:00Z">
                <w:rPr>
                  <w:rFonts w:ascii="Cambria Math" w:hAnsi="Cambria Math"/>
                  <w:i/>
                  <w:szCs w:val="26"/>
                </w:rPr>
              </w:ins>
            </m:ctrlPr>
          </m:accPr>
          <m:e>
            <w:ins w:id="5176" w:author="The Si Tran" w:date="2012-12-06T02:12:00Z">
              <m:r>
                <w:rPr>
                  <w:rFonts w:ascii="Cambria Math" w:hAnsi="Cambria Math"/>
                  <w:szCs w:val="26"/>
                </w:rPr>
                <m:t>w</m:t>
              </m:r>
            </w:ins>
          </m:e>
        </m:acc>
      </m:oMath>
      <w:r w:rsidRPr="0049233F">
        <w:rPr>
          <w:szCs w:val="26"/>
        </w:rPr>
        <w:t xml:space="preserve"> sau cho siêu phẳng </w:t>
      </w:r>
      <w:del w:id="5177" w:author="The Si Tran" w:date="2012-12-06T02:12:00Z">
        <w:r w:rsidRPr="00AF1345" w:rsidDel="00721CBD">
          <w:rPr>
            <w:position w:val="-6"/>
            <w:szCs w:val="26"/>
          </w:rPr>
          <w:object w:dxaOrig="760" w:dyaOrig="279" w14:anchorId="70AD84D1">
            <v:shape id="_x0000_i1109" type="#_x0000_t75" style="width:39.35pt;height:14.25pt" o:ole="">
              <v:imagedata r:id="rId199" o:title=""/>
            </v:shape>
            <o:OLEObject Type="Embed" ProgID="Equation.DSMT4" ShapeID="_x0000_i1109" DrawAspect="Content" ObjectID="_1416977641" r:id="rId203"/>
          </w:object>
        </w:r>
      </w:del>
      <m:oMath>
        <m:acc>
          <m:accPr>
            <m:chr m:val="⃗"/>
            <m:ctrlPr>
              <w:ins w:id="5178" w:author="The Si Tran" w:date="2012-12-06T02:12:00Z">
                <w:rPr>
                  <w:rFonts w:ascii="Cambria Math" w:hAnsi="Cambria Math"/>
                  <w:i/>
                  <w:szCs w:val="26"/>
                </w:rPr>
              </w:ins>
            </m:ctrlPr>
          </m:accPr>
          <m:e>
            <w:ins w:id="5179" w:author="The Si Tran" w:date="2012-12-06T02:12:00Z">
              <m:r>
                <w:rPr>
                  <w:rFonts w:ascii="Cambria Math" w:hAnsi="Cambria Math"/>
                  <w:szCs w:val="26"/>
                </w:rPr>
                <m:t>w</m:t>
              </m:r>
            </w:ins>
          </m:e>
        </m:acc>
        <w:ins w:id="5180" w:author="The Si Tran" w:date="2012-12-06T02:12:00Z">
          <m:r>
            <w:rPr>
              <w:rFonts w:ascii="Cambria Math" w:hAnsi="Cambria Math"/>
              <w:szCs w:val="26"/>
            </w:rPr>
            <m:t>∙</m:t>
          </m:r>
        </w:ins>
        <m:acc>
          <m:accPr>
            <m:chr m:val="⃗"/>
            <m:ctrlPr>
              <w:ins w:id="5181" w:author="The Si Tran" w:date="2012-12-06T02:12:00Z">
                <w:rPr>
                  <w:rFonts w:ascii="Cambria Math" w:hAnsi="Cambria Math"/>
                  <w:i/>
                  <w:szCs w:val="26"/>
                </w:rPr>
              </w:ins>
            </m:ctrlPr>
          </m:accPr>
          <m:e>
            <w:ins w:id="5182" w:author="The Si Tran" w:date="2012-12-06T02:12:00Z">
              <m:r>
                <w:rPr>
                  <w:rFonts w:ascii="Cambria Math" w:hAnsi="Cambria Math"/>
                  <w:szCs w:val="26"/>
                </w:rPr>
                <m:t>x</m:t>
              </m:r>
            </w:ins>
          </m:e>
        </m:acc>
        <w:ins w:id="5183" w:author="The Si Tran" w:date="2012-12-06T02:12:00Z">
          <m:r>
            <w:rPr>
              <w:rFonts w:ascii="Cambria Math" w:hAnsi="Cambria Math"/>
              <w:szCs w:val="26"/>
            </w:rPr>
            <m:t>=0</m:t>
          </m:r>
        </w:ins>
      </m:oMath>
      <w:ins w:id="5184" w:author="The Si Tran" w:date="2012-12-06T02:12:00Z">
        <w:r w:rsidR="00721CBD" w:rsidRPr="0049233F">
          <w:rPr>
            <w:szCs w:val="26"/>
          </w:rPr>
          <w:t xml:space="preserve"> </w:t>
        </w:r>
      </w:ins>
      <w:r w:rsidRPr="0049233F">
        <w:rPr>
          <w:szCs w:val="26"/>
        </w:rPr>
        <w:t xml:space="preserve"> phân chia các điểm trong tập mẫu một cách chính xác theo các nhãn của nó. Thực tế có một số bộ dữ liệu mà không thể tìm thấy bất kỳ siêu phẳng nào có thể phân chia đúng các điểm của nó, các bộ dữ liệu đó được gọi là tập dữ liệu không </w:t>
      </w:r>
      <w:r w:rsidRPr="0049233F">
        <w:rPr>
          <w:i/>
          <w:szCs w:val="26"/>
        </w:rPr>
        <w:t xml:space="preserve">khả phân tuyến tính </w:t>
      </w:r>
      <w:r w:rsidRPr="0049233F">
        <w:rPr>
          <w:szCs w:val="26"/>
        </w:rPr>
        <w:t>(linearly separable). Ngược lại nếu một bộ dữ liệu có thể được phân chia đúng bởi một siêu phẳng nào đó thì gọi là khả phân tuyến tính.</w:t>
      </w:r>
    </w:p>
    <w:p w14:paraId="567D9329" w14:textId="77777777" w:rsidR="0088753F" w:rsidRPr="0049233F" w:rsidRDefault="0088753F" w:rsidP="0088753F">
      <w:pPr>
        <w:keepNext/>
        <w:spacing w:before="0"/>
        <w:ind w:firstLine="720"/>
        <w:rPr>
          <w:szCs w:val="26"/>
        </w:rPr>
      </w:pPr>
      <w:r w:rsidRPr="002B1464">
        <w:rPr>
          <w:noProof/>
          <w:szCs w:val="26"/>
        </w:rPr>
        <w:lastRenderedPageBreak/>
        <w:drawing>
          <wp:inline distT="0" distB="0" distL="0" distR="0" wp14:anchorId="4BCD2EC0" wp14:editId="42D270B4">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14:paraId="2A8361FD" w14:textId="77777777" w:rsidR="0088753F" w:rsidRPr="0049233F" w:rsidRDefault="0088753F">
      <w:pPr>
        <w:pStyle w:val="Hinh"/>
        <w:pPrChange w:id="5185" w:author="The Si Tran" w:date="2012-12-11T23:35:00Z">
          <w:pPr>
            <w:pStyle w:val="Caption"/>
          </w:pPr>
        </w:pPrChange>
      </w:pPr>
      <w:r w:rsidRPr="0049233F">
        <w:t xml:space="preserve">              </w:t>
      </w:r>
      <w:bookmarkStart w:id="5186" w:name="_Toc327348214"/>
      <w:bookmarkStart w:id="5187" w:name="_Toc343029964"/>
      <w:bookmarkStart w:id="5188" w:name="_Toc343220900"/>
      <w:r w:rsidRPr="0049233F">
        <w:t>Hình</w:t>
      </w:r>
      <w:ins w:id="5189" w:author="The Si Tran" w:date="2012-12-11T23:35:00Z">
        <w:r w:rsidR="006D47A7">
          <w:t xml:space="preserve"> 4.5</w:t>
        </w:r>
      </w:ins>
      <w:del w:id="5190" w:author="The Si Tran" w:date="2012-12-11T23:35:00Z">
        <w:r w:rsidRPr="0049233F" w:rsidDel="006D47A7">
          <w:delText xml:space="preserve"> </w:delText>
        </w:r>
        <w:r w:rsidRPr="00082976" w:rsidDel="006D47A7">
          <w:fldChar w:fldCharType="begin"/>
        </w:r>
        <w:r w:rsidRPr="0049233F" w:rsidDel="006D47A7">
          <w:delInstrText xml:space="preserve"> STYLEREF 1 \s </w:delInstrText>
        </w:r>
        <w:r w:rsidRPr="00082976" w:rsidDel="006D47A7">
          <w:rPr>
            <w:rPrChange w:id="5191" w:author="The Si Tran" w:date="2012-12-05T23:02:00Z">
              <w:rPr/>
            </w:rPrChange>
          </w:rPr>
          <w:fldChar w:fldCharType="separate"/>
        </w:r>
        <w:r w:rsidRPr="0049233F" w:rsidDel="006D47A7">
          <w:rPr>
            <w:noProof/>
          </w:rPr>
          <w:delText>2</w:delText>
        </w:r>
        <w:r w:rsidRPr="00082976" w:rsidDel="006D47A7">
          <w:fldChar w:fldCharType="end"/>
        </w:r>
        <w:r w:rsidRPr="0049233F" w:rsidDel="006D47A7">
          <w:delText>.</w:delText>
        </w:r>
      </w:del>
      <w:del w:id="5192" w:author="The Si Tran" w:date="2012-12-11T23:34:00Z">
        <w:r w:rsidRPr="00082976" w:rsidDel="006D47A7">
          <w:fldChar w:fldCharType="begin"/>
        </w:r>
        <w:r w:rsidRPr="0049233F" w:rsidDel="006D47A7">
          <w:delInstrText xml:space="preserve"> SEQ Hình \* ARABIC \s 1 </w:delInstrText>
        </w:r>
        <w:r w:rsidRPr="00082976" w:rsidDel="006D47A7">
          <w:rPr>
            <w:rPrChange w:id="5193" w:author="The Si Tran" w:date="2012-12-05T23:02:00Z">
              <w:rPr/>
            </w:rPrChange>
          </w:rPr>
          <w:fldChar w:fldCharType="separate"/>
        </w:r>
        <w:r w:rsidRPr="0049233F" w:rsidDel="006D47A7">
          <w:rPr>
            <w:noProof/>
          </w:rPr>
          <w:delText>6</w:delText>
        </w:r>
        <w:r w:rsidRPr="00082976" w:rsidDel="006D47A7">
          <w:fldChar w:fldCharType="end"/>
        </w:r>
      </w:del>
      <w:r w:rsidRPr="0049233F">
        <w:t xml:space="preserve">: </w:t>
      </w:r>
      <w:r w:rsidRPr="006D47A7">
        <w:rPr>
          <w:b w:val="0"/>
          <w:rPrChange w:id="5194" w:author="The Si Tran" w:date="2012-12-11T23:35:00Z">
            <w:rPr/>
          </w:rPrChange>
        </w:rPr>
        <w:t>Mặt quyết định biểu diễn bởi perceptron hai đầu nhập</w:t>
      </w:r>
      <w:bookmarkEnd w:id="5186"/>
      <w:bookmarkEnd w:id="5187"/>
      <w:bookmarkEnd w:id="5188"/>
    </w:p>
    <w:p w14:paraId="0D52F570" w14:textId="77777777" w:rsidR="0088753F" w:rsidRPr="0049233F" w:rsidRDefault="0088753F" w:rsidP="0088753F">
      <w:pPr>
        <w:spacing w:before="0"/>
        <w:ind w:firstLine="720"/>
        <w:rPr>
          <w:szCs w:val="26"/>
        </w:rPr>
      </w:pPr>
    </w:p>
    <w:p w14:paraId="429E8AF3" w14:textId="77777777" w:rsidR="0088753F" w:rsidRPr="0049233F" w:rsidRDefault="0088753F" w:rsidP="0088753F">
      <w:pPr>
        <w:spacing w:before="0"/>
        <w:ind w:firstLine="720"/>
        <w:rPr>
          <w:szCs w:val="26"/>
        </w:rPr>
      </w:pPr>
      <w:r w:rsidRPr="0049233F">
        <w:rPr>
          <w:szCs w:val="26"/>
        </w:rPr>
        <w:t xml:space="preserve">Hình </w:t>
      </w:r>
      <w:ins w:id="5195" w:author="The Si Tran" w:date="2012-12-11T23:35:00Z">
        <w:r w:rsidR="006D47A7">
          <w:rPr>
            <w:szCs w:val="26"/>
          </w:rPr>
          <w:t>4.5</w:t>
        </w:r>
      </w:ins>
      <w:del w:id="5196" w:author="The Si Tran" w:date="2012-12-11T23:35:00Z">
        <w:r w:rsidRPr="0049233F" w:rsidDel="006D47A7">
          <w:rPr>
            <w:szCs w:val="26"/>
          </w:rPr>
          <w:delText>2.6</w:delText>
        </w:r>
      </w:del>
      <w:r w:rsidRPr="0049233F">
        <w:rPr>
          <w:szCs w:val="26"/>
        </w:rPr>
        <w:t xml:space="preserve"> (a) là một tập mẫu khả phân tuyến tính có thể được phân ra bởi một mặt quyết định của perceptron. Hình </w:t>
      </w:r>
      <w:del w:id="5197" w:author="The Si Tran" w:date="2012-12-11T23:35:00Z">
        <w:r w:rsidRPr="0049233F" w:rsidDel="006D47A7">
          <w:rPr>
            <w:szCs w:val="26"/>
          </w:rPr>
          <w:delText>2.6</w:delText>
        </w:r>
      </w:del>
      <w:ins w:id="5198" w:author="The Si Tran" w:date="2012-12-11T23:35:00Z">
        <w:r w:rsidR="006D47A7">
          <w:rPr>
            <w:szCs w:val="26"/>
          </w:rPr>
          <w:t>4.5</w:t>
        </w:r>
      </w:ins>
      <w:r w:rsidRPr="0049233F">
        <w:rPr>
          <w:szCs w:val="26"/>
        </w:rPr>
        <w:t xml:space="preserve"> (b) là một tập mẫu không khả phân tuyến tính.</w:t>
      </w:r>
    </w:p>
    <w:p w14:paraId="57456E22" w14:textId="77777777" w:rsidR="0088753F" w:rsidRPr="0049233F" w:rsidRDefault="0088753F" w:rsidP="0088753F">
      <w:pPr>
        <w:spacing w:before="0"/>
        <w:ind w:firstLine="720"/>
        <w:rPr>
          <w:szCs w:val="26"/>
        </w:rPr>
      </w:pPr>
      <w:r w:rsidRPr="0049233F">
        <w:rPr>
          <w:szCs w:val="26"/>
        </w:rPr>
        <w:t xml:space="preserve">Quá trình huấn luyện một perceptron là một quá trình tìm kiếm một vector </w:t>
      </w:r>
      <w:del w:id="5199" w:author="The Si Tran" w:date="2012-12-06T02:12:00Z">
        <w:r w:rsidRPr="00AF1345" w:rsidDel="00900AAA">
          <w:rPr>
            <w:position w:val="-6"/>
            <w:szCs w:val="26"/>
          </w:rPr>
          <w:object w:dxaOrig="240" w:dyaOrig="279" w14:anchorId="7897CBC4">
            <v:shape id="_x0000_i1110" type="#_x0000_t75" style="width:10.9pt;height:14.25pt" o:ole="">
              <v:imagedata r:id="rId196" o:title=""/>
            </v:shape>
            <o:OLEObject Type="Embed" ProgID="Equation.DSMT4" ShapeID="_x0000_i1110" DrawAspect="Content" ObjectID="_1416977642" r:id="rId205"/>
          </w:object>
        </w:r>
      </w:del>
      <m:oMath>
        <m:acc>
          <m:accPr>
            <m:chr m:val="⃗"/>
            <m:ctrlPr>
              <w:ins w:id="5200" w:author="The Si Tran" w:date="2012-12-06T02:12:00Z">
                <w:rPr>
                  <w:rFonts w:ascii="Cambria Math" w:hAnsi="Cambria Math"/>
                  <w:i/>
                  <w:szCs w:val="26"/>
                </w:rPr>
              </w:ins>
            </m:ctrlPr>
          </m:accPr>
          <m:e>
            <w:ins w:id="5201" w:author="The Si Tran" w:date="2012-12-06T02:12:00Z">
              <m:r>
                <w:rPr>
                  <w:rFonts w:ascii="Cambria Math" w:hAnsi="Cambria Math"/>
                  <w:szCs w:val="26"/>
                </w:rPr>
                <m:t>w</m:t>
              </m:r>
            </w:ins>
          </m:e>
        </m:acc>
      </m:oMath>
      <w:r w:rsidRPr="0049233F">
        <w:rPr>
          <w:szCs w:val="26"/>
        </w:rPr>
        <w:t xml:space="preserve"> trên một không gian thực </w:t>
      </w:r>
      <w:ins w:id="5202" w:author="The Si Tran" w:date="2012-12-06T02:12:00Z">
        <m:oMath>
          <m:r>
            <w:rPr>
              <w:rFonts w:ascii="Cambria Math" w:hAnsi="Cambria Math"/>
              <w:szCs w:val="26"/>
            </w:rPr>
            <m:t>n+1</m:t>
          </m:r>
        </m:oMath>
      </w:ins>
      <w:del w:id="5203" w:author="The Si Tran" w:date="2012-12-06T02:12:00Z">
        <w:r w:rsidRPr="0049233F" w:rsidDel="00900AAA">
          <w:rPr>
            <w:i/>
            <w:szCs w:val="26"/>
          </w:rPr>
          <w:delText>n</w:delText>
        </w:r>
        <w:r w:rsidRPr="0049233F" w:rsidDel="00900AAA">
          <w:rPr>
            <w:szCs w:val="26"/>
          </w:rPr>
          <w:delText xml:space="preserve"> + 1</w:delText>
        </w:r>
      </w:del>
      <w:r w:rsidRPr="0049233F">
        <w:rPr>
          <w:szCs w:val="26"/>
        </w:rPr>
        <w:t xml:space="preserve"> chiều sau cho nó có khả năng phân xuất ra các giá trị +1, -1 một cách đúng đắn cho một tập dữ liệu nào đó. Có hai giải thuật huấn luyện cơ bản là </w:t>
      </w:r>
      <w:r w:rsidRPr="0049233F">
        <w:rPr>
          <w:i/>
          <w:szCs w:val="26"/>
        </w:rPr>
        <w:t>luật huấn luyện perceptron</w:t>
      </w:r>
      <w:r w:rsidRPr="0049233F">
        <w:rPr>
          <w:szCs w:val="26"/>
        </w:rPr>
        <w:t xml:space="preserve"> (perceptron training rule) và </w:t>
      </w:r>
      <w:r w:rsidRPr="0049233F">
        <w:rPr>
          <w:i/>
          <w:szCs w:val="26"/>
        </w:rPr>
        <w:t xml:space="preserve">luật delta </w:t>
      </w:r>
      <w:r w:rsidRPr="0049233F">
        <w:rPr>
          <w:szCs w:val="26"/>
        </w:rPr>
        <w:t xml:space="preserve">(delta rule). </w:t>
      </w:r>
    </w:p>
    <w:p w14:paraId="1D9EF0BC" w14:textId="77777777" w:rsidR="0088753F" w:rsidRPr="00900AAA" w:rsidRDefault="0088753F" w:rsidP="0088753F">
      <w:pPr>
        <w:pStyle w:val="ListParagraph"/>
        <w:numPr>
          <w:ilvl w:val="0"/>
          <w:numId w:val="10"/>
        </w:numPr>
        <w:spacing w:after="0" w:line="360" w:lineRule="auto"/>
        <w:ind w:left="0"/>
        <w:rPr>
          <w:ins w:id="5204" w:author="The Si Tran" w:date="2012-12-06T02:13:00Z"/>
          <w:rFonts w:ascii="Times New Roman" w:hAnsi="Times New Roman"/>
          <w:i/>
          <w:sz w:val="26"/>
          <w:szCs w:val="26"/>
          <w:u w:val="single"/>
          <w:rPrChange w:id="5205" w:author="The Si Tran" w:date="2012-12-06T02:13:00Z">
            <w:rPr>
              <w:ins w:id="5206" w:author="The Si Tran" w:date="2012-12-06T02:13:00Z"/>
              <w:rFonts w:ascii="Times New Roman" w:hAnsi="Times New Roman"/>
              <w:sz w:val="26"/>
              <w:szCs w:val="26"/>
            </w:rPr>
          </w:rPrChange>
        </w:rPr>
      </w:pPr>
      <w:r w:rsidRPr="0049233F">
        <w:rPr>
          <w:rFonts w:ascii="Times New Roman" w:hAnsi="Times New Roman"/>
          <w:b/>
          <w:i/>
          <w:sz w:val="26"/>
          <w:szCs w:val="26"/>
        </w:rPr>
        <w:t>Luật huấn luyện perceptron</w:t>
      </w:r>
      <w:r w:rsidRPr="0049233F">
        <w:rPr>
          <w:rFonts w:ascii="Times New Roman" w:hAnsi="Times New Roman"/>
          <w:sz w:val="26"/>
          <w:szCs w:val="26"/>
        </w:rPr>
        <w:t xml:space="preserve">:  Để tìm một vector </w:t>
      </w:r>
      <w:del w:id="5207" w:author="The Si Tran" w:date="2012-12-06T02:13:00Z">
        <w:r w:rsidRPr="0049233F" w:rsidDel="00900AAA">
          <w:rPr>
            <w:rFonts w:ascii="Times New Roman" w:hAnsi="Times New Roman"/>
            <w:position w:val="-6"/>
            <w:sz w:val="26"/>
            <w:szCs w:val="26"/>
            <w:rPrChange w:id="5208" w:author="The Si Tran" w:date="2012-12-05T23:02:00Z">
              <w:rPr>
                <w:rFonts w:ascii="Times New Roman" w:hAnsi="Times New Roman"/>
                <w:position w:val="-6"/>
                <w:sz w:val="26"/>
                <w:szCs w:val="26"/>
              </w:rPr>
            </w:rPrChange>
          </w:rPr>
          <w:object w:dxaOrig="240" w:dyaOrig="279" w14:anchorId="72710CDF">
            <v:shape id="_x0000_i1111" type="#_x0000_t75" style="width:10.9pt;height:14.25pt" o:ole="">
              <v:imagedata r:id="rId201" o:title=""/>
            </v:shape>
            <o:OLEObject Type="Embed" ProgID="Equation.DSMT4" ShapeID="_x0000_i1111" DrawAspect="Content" ObjectID="_1416977643" r:id="rId206"/>
          </w:object>
        </w:r>
      </w:del>
      <m:oMath>
        <m:acc>
          <m:accPr>
            <m:chr m:val="⃗"/>
            <m:ctrlPr>
              <w:ins w:id="5209" w:author="The Si Tran" w:date="2012-12-06T02:13:00Z">
                <w:rPr>
                  <w:rFonts w:ascii="Cambria Math" w:eastAsia="Times New Roman" w:hAnsi="Cambria Math"/>
                  <w:i/>
                  <w:sz w:val="26"/>
                  <w:szCs w:val="26"/>
                </w:rPr>
              </w:ins>
            </m:ctrlPr>
          </m:accPr>
          <m:e>
            <w:ins w:id="5210" w:author="The Si Tran" w:date="2012-12-06T02:13:00Z">
              <m:r>
                <w:rPr>
                  <w:rFonts w:ascii="Cambria Math" w:hAnsi="Cambria Math"/>
                  <w:szCs w:val="26"/>
                </w:rPr>
                <m:t>w</m:t>
              </m:r>
            </w:ins>
          </m:e>
        </m:acc>
      </m:oMath>
      <w:ins w:id="5211" w:author="The Si Tran" w:date="2012-12-06T02:13:00Z">
        <w:r w:rsidR="00900AAA" w:rsidRPr="0049233F">
          <w:rPr>
            <w:szCs w:val="26"/>
          </w:rPr>
          <w:t xml:space="preserve"> </w:t>
        </w:r>
      </w:ins>
      <w:r w:rsidRPr="0049233F">
        <w:rPr>
          <w:rFonts w:ascii="Times New Roman" w:hAnsi="Times New Roman"/>
          <w:sz w:val="26"/>
          <w:szCs w:val="26"/>
        </w:rPr>
        <w:t xml:space="preserve"> thích hợp, trước hết ta áp dụng một perceptron với trọng số </w:t>
      </w:r>
      <w:del w:id="5212" w:author="The Si Tran" w:date="2012-12-06T02:13:00Z">
        <w:r w:rsidRPr="0049233F" w:rsidDel="00900AAA">
          <w:rPr>
            <w:rFonts w:ascii="Times New Roman" w:hAnsi="Times New Roman"/>
            <w:position w:val="-6"/>
            <w:sz w:val="26"/>
            <w:szCs w:val="26"/>
            <w:rPrChange w:id="5213" w:author="The Si Tran" w:date="2012-12-05T23:02:00Z">
              <w:rPr>
                <w:rFonts w:ascii="Times New Roman" w:hAnsi="Times New Roman"/>
                <w:position w:val="-6"/>
                <w:sz w:val="26"/>
                <w:szCs w:val="26"/>
              </w:rPr>
            </w:rPrChange>
          </w:rPr>
          <w:object w:dxaOrig="240" w:dyaOrig="279" w14:anchorId="7607ABCA">
            <v:shape id="_x0000_i1112" type="#_x0000_t75" style="width:10.9pt;height:14.25pt" o:ole="">
              <v:imagedata r:id="rId201" o:title=""/>
            </v:shape>
            <o:OLEObject Type="Embed" ProgID="Equation.DSMT4" ShapeID="_x0000_i1112" DrawAspect="Content" ObjectID="_1416977644" r:id="rId207"/>
          </w:object>
        </w:r>
      </w:del>
      <m:oMath>
        <m:acc>
          <m:accPr>
            <m:chr m:val="⃗"/>
            <m:ctrlPr>
              <w:ins w:id="5214" w:author="The Si Tran" w:date="2012-12-06T02:13:00Z">
                <w:rPr>
                  <w:rFonts w:ascii="Cambria Math" w:eastAsia="Times New Roman" w:hAnsi="Cambria Math"/>
                  <w:i/>
                  <w:sz w:val="26"/>
                  <w:szCs w:val="26"/>
                </w:rPr>
              </w:ins>
            </m:ctrlPr>
          </m:accPr>
          <m:e>
            <w:ins w:id="5215" w:author="The Si Tran" w:date="2012-12-06T02:13:00Z">
              <m:r>
                <w:rPr>
                  <w:rFonts w:ascii="Cambria Math" w:hAnsi="Cambria Math"/>
                  <w:szCs w:val="26"/>
                </w:rPr>
                <m:t>w</m:t>
              </m:r>
            </w:ins>
          </m:e>
        </m:acc>
      </m:oMath>
      <w:ins w:id="5216" w:author="The Si Tran" w:date="2012-12-06T02:13:00Z">
        <w:r w:rsidR="00900AAA" w:rsidRPr="0049233F">
          <w:rPr>
            <w:szCs w:val="26"/>
          </w:rPr>
          <w:t xml:space="preserve"> </w:t>
        </w:r>
      </w:ins>
      <w:r w:rsidRPr="0049233F">
        <w:rPr>
          <w:rFonts w:ascii="Times New Roman" w:hAnsi="Times New Roman"/>
          <w:sz w:val="26"/>
          <w:szCs w:val="26"/>
        </w:rPr>
        <w:t xml:space="preserve"> ngẫu nhiên qua từng mẫu của tập dữ liệu huấn luyện và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14:paraId="758622BA" w14:textId="77777777" w:rsidR="00900AAA" w:rsidRPr="00E12D24" w:rsidRDefault="0056499D">
      <w:pPr>
        <w:ind w:left="1440"/>
        <w:rPr>
          <w:ins w:id="5217" w:author="The Si Tran" w:date="2012-12-06T02:14:00Z"/>
          <w:szCs w:val="26"/>
        </w:rPr>
        <w:pPrChange w:id="5218" w:author="The Si Tran" w:date="2012-12-06T02:13:00Z">
          <w:pPr>
            <w:pStyle w:val="ListParagraph"/>
            <w:numPr>
              <w:numId w:val="10"/>
            </w:numPr>
            <w:spacing w:after="0" w:line="360" w:lineRule="auto"/>
            <w:ind w:left="0" w:hanging="360"/>
          </w:pPr>
        </w:pPrChange>
      </w:pPr>
      <m:oMathPara>
        <m:oMathParaPr>
          <m:jc m:val="left"/>
        </m:oMathParaPr>
        <m:oMath>
          <m:sSub>
            <m:sSubPr>
              <m:ctrlPr>
                <w:ins w:id="5219" w:author="The Si Tran" w:date="2012-12-06T02:13:00Z">
                  <w:rPr>
                    <w:rFonts w:ascii="Cambria Math" w:hAnsi="Cambria Math"/>
                    <w:szCs w:val="26"/>
                  </w:rPr>
                </w:ins>
              </m:ctrlPr>
            </m:sSubPr>
            <m:e>
              <w:ins w:id="5220" w:author="The Si Tran" w:date="2012-12-06T02:13:00Z">
                <m:r>
                  <w:rPr>
                    <w:rFonts w:ascii="Cambria Math" w:hAnsi="Cambria Math"/>
                    <w:szCs w:val="26"/>
                  </w:rPr>
                  <m:t>w</m:t>
                </m:r>
              </w:ins>
            </m:e>
            <m:sub>
              <w:ins w:id="5221" w:author="The Si Tran" w:date="2012-12-06T02:13:00Z">
                <m:r>
                  <w:rPr>
                    <w:rFonts w:ascii="Cambria Math" w:hAnsi="Cambria Math"/>
                    <w:szCs w:val="26"/>
                  </w:rPr>
                  <m:t>i</m:t>
                </m:r>
              </w:ins>
            </m:sub>
          </m:sSub>
          <w:ins w:id="5222" w:author="The Si Tran" w:date="2012-12-06T02:14:00Z">
            <m:r>
              <w:rPr>
                <w:rFonts w:ascii="Cambria Math" w:hAnsi="Cambria Math"/>
                <w:szCs w:val="26"/>
              </w:rPr>
              <m:t>←</m:t>
            </m:r>
          </w:ins>
          <m:sSub>
            <m:sSubPr>
              <m:ctrlPr>
                <w:ins w:id="5223" w:author="The Si Tran" w:date="2012-12-06T02:14:00Z">
                  <w:rPr>
                    <w:rFonts w:ascii="Cambria Math" w:hAnsi="Cambria Math"/>
                    <w:szCs w:val="26"/>
                  </w:rPr>
                </w:ins>
              </m:ctrlPr>
            </m:sSubPr>
            <m:e>
              <w:ins w:id="5224" w:author="The Si Tran" w:date="2012-12-06T02:14:00Z">
                <m:r>
                  <w:rPr>
                    <w:rFonts w:ascii="Cambria Math" w:hAnsi="Cambria Math"/>
                    <w:szCs w:val="26"/>
                  </w:rPr>
                  <m:t>w</m:t>
                </m:r>
              </w:ins>
            </m:e>
            <m:sub>
              <w:ins w:id="5225" w:author="The Si Tran" w:date="2012-12-06T02:14:00Z">
                <m:r>
                  <w:rPr>
                    <w:rFonts w:ascii="Cambria Math" w:hAnsi="Cambria Math"/>
                    <w:szCs w:val="26"/>
                  </w:rPr>
                  <m:t>i</m:t>
                </m:r>
              </w:ins>
            </m:sub>
          </m:sSub>
          <w:ins w:id="5226" w:author="The Si Tran" w:date="2012-12-06T02:14:00Z">
            <m:r>
              <w:rPr>
                <w:rFonts w:ascii="Cambria Math" w:hAnsi="Cambria Math"/>
                <w:szCs w:val="26"/>
              </w:rPr>
              <m:t>+</m:t>
            </m:r>
          </w:ins>
          <m:sSub>
            <m:sSubPr>
              <m:ctrlPr>
                <w:ins w:id="5227" w:author="The Si Tran" w:date="2012-12-06T02:14:00Z">
                  <w:rPr>
                    <w:rFonts w:ascii="Cambria Math" w:hAnsi="Cambria Math"/>
                    <w:szCs w:val="26"/>
                  </w:rPr>
                </w:ins>
              </m:ctrlPr>
            </m:sSubPr>
            <m:e>
              <w:ins w:id="5228" w:author="The Si Tran" w:date="2012-12-06T02:14:00Z">
                <m:r>
                  <w:rPr>
                    <w:rFonts w:ascii="Cambria Math" w:hAnsi="Cambria Math"/>
                    <w:szCs w:val="26"/>
                  </w:rPr>
                  <m:t>∆w</m:t>
                </m:r>
              </w:ins>
            </m:e>
            <m:sub>
              <w:ins w:id="5229" w:author="The Si Tran" w:date="2012-12-06T02:14:00Z">
                <m:r>
                  <w:rPr>
                    <w:rFonts w:ascii="Cambria Math" w:hAnsi="Cambria Math"/>
                    <w:szCs w:val="26"/>
                  </w:rPr>
                  <m:t>i</m:t>
                </m:r>
              </w:ins>
            </m:sub>
          </m:sSub>
        </m:oMath>
      </m:oMathPara>
    </w:p>
    <w:p w14:paraId="35EF2FE2" w14:textId="77777777" w:rsidR="00A40DAF" w:rsidRPr="00A40DAF" w:rsidDel="00A40DAF" w:rsidRDefault="0056499D">
      <w:pPr>
        <w:ind w:left="1440"/>
        <w:rPr>
          <w:del w:id="5230" w:author="The Si Tran" w:date="2012-12-06T02:15:00Z"/>
          <w:szCs w:val="26"/>
          <w:u w:val="single"/>
          <w:rPrChange w:id="5231" w:author="The Si Tran" w:date="2012-12-06T02:15:00Z">
            <w:rPr>
              <w:del w:id="5232" w:author="The Si Tran" w:date="2012-12-06T02:15:00Z"/>
              <w:rFonts w:ascii="Times New Roman" w:hAnsi="Times New Roman"/>
              <w:i/>
              <w:sz w:val="26"/>
              <w:szCs w:val="26"/>
              <w:u w:val="single"/>
            </w:rPr>
          </w:rPrChange>
        </w:rPr>
        <w:pPrChange w:id="5233" w:author="The Si Tran" w:date="2012-12-06T02:13:00Z">
          <w:pPr>
            <w:pStyle w:val="ListParagraph"/>
            <w:numPr>
              <w:numId w:val="10"/>
            </w:numPr>
            <w:spacing w:after="0" w:line="360" w:lineRule="auto"/>
            <w:ind w:left="0" w:hanging="360"/>
          </w:pPr>
        </w:pPrChange>
      </w:pPr>
      <m:oMathPara>
        <m:oMathParaPr>
          <m:jc m:val="left"/>
        </m:oMathParaPr>
        <m:oMath>
          <m:sSub>
            <m:sSubPr>
              <m:ctrlPr>
                <w:ins w:id="5234" w:author="The Si Tran" w:date="2012-12-06T02:14:00Z">
                  <w:rPr>
                    <w:rFonts w:ascii="Cambria Math" w:hAnsi="Cambria Math"/>
                    <w:szCs w:val="26"/>
                  </w:rPr>
                </w:ins>
              </m:ctrlPr>
            </m:sSubPr>
            <m:e>
              <w:ins w:id="5235" w:author="The Si Tran" w:date="2012-12-06T02:14:00Z">
                <m:r>
                  <w:rPr>
                    <w:rFonts w:ascii="Cambria Math" w:hAnsi="Cambria Math"/>
                    <w:szCs w:val="26"/>
                  </w:rPr>
                  <m:t>∆w</m:t>
                </m:r>
              </w:ins>
            </m:e>
            <m:sub>
              <w:ins w:id="5236" w:author="The Si Tran" w:date="2012-12-06T02:14:00Z">
                <m:r>
                  <w:rPr>
                    <w:rFonts w:ascii="Cambria Math" w:hAnsi="Cambria Math"/>
                    <w:szCs w:val="26"/>
                  </w:rPr>
                  <m:t>i</m:t>
                </m:r>
              </w:ins>
            </m:sub>
          </m:sSub>
          <w:ins w:id="5237" w:author="The Si Tran" w:date="2012-12-06T02:14:00Z">
            <m:r>
              <w:rPr>
                <w:rFonts w:ascii="Cambria Math" w:hAnsi="Cambria Math"/>
                <w:szCs w:val="26"/>
              </w:rPr>
              <m:t>=</m:t>
            </m:r>
          </w:ins>
          <w:ins w:id="5238" w:author="The Si Tran" w:date="2012-12-06T02:15:00Z">
            <m:r>
              <w:rPr>
                <w:rFonts w:ascii="Cambria Math" w:hAnsi="Cambria Math"/>
                <w:szCs w:val="26"/>
              </w:rPr>
              <m:t>η(t-o)</m:t>
            </m:r>
          </w:ins>
          <m:sSub>
            <m:sSubPr>
              <m:ctrlPr>
                <w:ins w:id="5239" w:author="The Si Tran" w:date="2012-12-06T02:15:00Z">
                  <w:rPr>
                    <w:rFonts w:ascii="Cambria Math" w:hAnsi="Cambria Math"/>
                    <w:i/>
                    <w:szCs w:val="26"/>
                  </w:rPr>
                </w:ins>
              </m:ctrlPr>
            </m:sSubPr>
            <m:e>
              <w:ins w:id="5240" w:author="The Si Tran" w:date="2012-12-06T02:15:00Z">
                <m:r>
                  <w:rPr>
                    <w:rFonts w:ascii="Cambria Math" w:hAnsi="Cambria Math"/>
                    <w:szCs w:val="26"/>
                  </w:rPr>
                  <m:t>x</m:t>
                </m:r>
              </w:ins>
            </m:e>
            <m:sub>
              <w:ins w:id="5241" w:author="The Si Tran" w:date="2012-12-06T02:15:00Z">
                <m:r>
                  <w:rPr>
                    <w:rFonts w:ascii="Cambria Math" w:hAnsi="Cambria Math"/>
                    <w:szCs w:val="26"/>
                  </w:rPr>
                  <m:t>i</m:t>
                </m:r>
              </w:ins>
            </m:sub>
          </m:sSub>
        </m:oMath>
      </m:oMathPara>
    </w:p>
    <w:p w14:paraId="340CC3C0" w14:textId="77777777" w:rsidR="0088753F" w:rsidRPr="0049233F" w:rsidDel="00A40DAF" w:rsidRDefault="0088753F">
      <w:pPr>
        <w:pStyle w:val="ListParagraph"/>
        <w:spacing w:after="0" w:line="360" w:lineRule="auto"/>
        <w:ind w:left="0"/>
        <w:rPr>
          <w:del w:id="5242" w:author="The Si Tran" w:date="2012-12-06T02:15:00Z"/>
          <w:rFonts w:ascii="Times New Roman" w:hAnsi="Times New Roman"/>
          <w:sz w:val="26"/>
          <w:szCs w:val="26"/>
        </w:rPr>
      </w:pPr>
      <w:del w:id="5243" w:author="The Si Tran" w:date="2012-12-06T02:15:00Z">
        <w:r w:rsidRPr="0049233F" w:rsidDel="00A40DAF">
          <w:rPr>
            <w:rFonts w:ascii="Times New Roman" w:hAnsi="Times New Roman"/>
            <w:sz w:val="26"/>
            <w:szCs w:val="26"/>
          </w:rPr>
          <w:delText xml:space="preserve">                  </w:delText>
        </w:r>
        <w:r w:rsidRPr="002B1464" w:rsidDel="00A40DAF">
          <w:rPr>
            <w:rFonts w:ascii="Times New Roman" w:hAnsi="Times New Roman"/>
            <w:noProof/>
            <w:sz w:val="26"/>
            <w:szCs w:val="26"/>
            <w:rPrChange w:id="5244" w:author="Unknown">
              <w:rPr>
                <w:noProof/>
              </w:rPr>
            </w:rPrChange>
          </w:rPr>
          <w:drawing>
            <wp:inline distT="0" distB="0" distL="0" distR="0" wp14:anchorId="1F564A10" wp14:editId="1E3A8016">
              <wp:extent cx="13525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352550" cy="228600"/>
                      </a:xfrm>
                      <a:prstGeom prst="rect">
                        <a:avLst/>
                      </a:prstGeom>
                      <a:noFill/>
                      <a:ln>
                        <a:noFill/>
                      </a:ln>
                    </pic:spPr>
                  </pic:pic>
                </a:graphicData>
              </a:graphic>
            </wp:inline>
          </w:drawing>
        </w:r>
      </w:del>
    </w:p>
    <w:p w14:paraId="68BE5DA3" w14:textId="77777777" w:rsidR="0088753F" w:rsidRPr="0049233F" w:rsidRDefault="0088753F">
      <w:pPr>
        <w:ind w:left="1440"/>
        <w:pPrChange w:id="5245" w:author="The Si Tran" w:date="2012-12-06T02:15:00Z">
          <w:pPr>
            <w:pStyle w:val="ListParagraph"/>
            <w:spacing w:after="0" w:line="360" w:lineRule="auto"/>
            <w:ind w:left="0"/>
          </w:pPr>
        </w:pPrChange>
      </w:pPr>
      <w:del w:id="5246" w:author="The Si Tran" w:date="2012-12-06T02:15:00Z">
        <w:r w:rsidRPr="0049233F" w:rsidDel="00A40DAF">
          <w:delText xml:space="preserve">                   </w:delText>
        </w:r>
        <w:r w:rsidRPr="007C782C" w:rsidDel="00A40DAF">
          <w:rPr>
            <w:noProof/>
            <w:rPrChange w:id="5247" w:author="Unknown">
              <w:rPr>
                <w:noProof/>
              </w:rPr>
            </w:rPrChange>
          </w:rPr>
          <w:drawing>
            <wp:inline distT="0" distB="0" distL="0" distR="0" wp14:anchorId="357AB739" wp14:editId="4550858A">
              <wp:extent cx="1266825" cy="228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266825" cy="228600"/>
                      </a:xfrm>
                      <a:prstGeom prst="rect">
                        <a:avLst/>
                      </a:prstGeom>
                      <a:noFill/>
                      <a:ln>
                        <a:noFill/>
                      </a:ln>
                    </pic:spPr>
                  </pic:pic>
                </a:graphicData>
              </a:graphic>
            </wp:inline>
          </w:drawing>
        </w:r>
        <w:r w:rsidRPr="0049233F" w:rsidDel="00A40DAF">
          <w:delText xml:space="preserve">  </w:delText>
        </w:r>
      </w:del>
      <w:r w:rsidRPr="0049233F">
        <w:t xml:space="preserve">    </w:t>
      </w:r>
    </w:p>
    <w:p w14:paraId="6A1B1B97"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o</w:t>
      </w:r>
      <w:r w:rsidRPr="0049233F">
        <w:rPr>
          <w:rFonts w:ascii="Times New Roman" w:hAnsi="Times New Roman"/>
          <w:sz w:val="26"/>
          <w:szCs w:val="26"/>
        </w:rPr>
        <w:t xml:space="preserve"> là giá trị xuất của perceptron, </w:t>
      </w:r>
      <w:r w:rsidRPr="0049233F">
        <w:rPr>
          <w:rFonts w:ascii="Times New Roman" w:hAnsi="Times New Roman"/>
          <w:i/>
          <w:sz w:val="26"/>
          <w:szCs w:val="26"/>
        </w:rPr>
        <w:t>t</w:t>
      </w:r>
      <w:r w:rsidRPr="0049233F">
        <w:rPr>
          <w:rFonts w:ascii="Times New Roman" w:hAnsi="Times New Roman"/>
          <w:sz w:val="26"/>
          <w:szCs w:val="26"/>
        </w:rPr>
        <w:t xml:space="preserve"> là giá trị đích của mẫu huấn luyện hiện thời, </w:t>
      </w:r>
      <w:r w:rsidRPr="0049233F">
        <w:rPr>
          <w:rFonts w:ascii="Times New Roman" w:hAnsi="Times New Roman"/>
          <w:i/>
          <w:sz w:val="26"/>
          <w:szCs w:val="26"/>
        </w:rPr>
        <w:t>x</w:t>
      </w:r>
      <w:r w:rsidRPr="0049233F">
        <w:rPr>
          <w:rFonts w:ascii="Times New Roman" w:hAnsi="Times New Roman"/>
          <w:i/>
          <w:sz w:val="26"/>
          <w:szCs w:val="26"/>
          <w:vertAlign w:val="subscript"/>
        </w:rPr>
        <w:t>i</w:t>
      </w:r>
      <w:r w:rsidRPr="0049233F">
        <w:rPr>
          <w:rFonts w:ascii="Times New Roman" w:hAnsi="Times New Roman"/>
          <w:sz w:val="26"/>
          <w:szCs w:val="26"/>
        </w:rPr>
        <w:t xml:space="preserve"> là giá trị nhập thứ </w:t>
      </w:r>
      <w:r w:rsidRPr="0049233F">
        <w:rPr>
          <w:rFonts w:ascii="Times New Roman" w:hAnsi="Times New Roman"/>
          <w:i/>
          <w:sz w:val="26"/>
          <w:szCs w:val="26"/>
        </w:rPr>
        <w:t>i,</w:t>
      </w:r>
      <w:r w:rsidRPr="0049233F">
        <w:rPr>
          <w:rFonts w:ascii="Times New Roman" w:hAnsi="Times New Roman"/>
          <w:sz w:val="26"/>
          <w:szCs w:val="26"/>
        </w:rPr>
        <w:t xml:space="preserve"> </w:t>
      </w:r>
      <w:r w:rsidRPr="00AF1345">
        <w:rPr>
          <w:rFonts w:ascii="Times New Roman" w:hAnsi="Times New Roman"/>
          <w:position w:val="-10"/>
          <w:sz w:val="26"/>
          <w:szCs w:val="26"/>
        </w:rPr>
        <w:object w:dxaOrig="200" w:dyaOrig="260" w14:anchorId="3EF746BD">
          <v:shape id="_x0000_i1113" type="#_x0000_t75" style="width:10.05pt;height:12.55pt" o:ole="">
            <v:imagedata r:id="rId210" o:title=""/>
          </v:shape>
          <o:OLEObject Type="Embed" ProgID="Equation.DSMT4" ShapeID="_x0000_i1113" DrawAspect="Content" ObjectID="_1416977645" r:id="rId211"/>
        </w:object>
      </w:r>
      <w:r w:rsidRPr="0049233F">
        <w:rPr>
          <w:rFonts w:ascii="Times New Roman" w:hAnsi="Times New Roman"/>
          <w:sz w:val="26"/>
          <w:szCs w:val="26"/>
        </w:rPr>
        <w:t xml:space="preserve"> là </w:t>
      </w:r>
      <w:r w:rsidRPr="0049233F">
        <w:rPr>
          <w:rFonts w:ascii="Times New Roman" w:hAnsi="Times New Roman"/>
          <w:i/>
          <w:sz w:val="26"/>
          <w:szCs w:val="26"/>
        </w:rPr>
        <w:t xml:space="preserve">hệ số học </w:t>
      </w:r>
      <w:r w:rsidRPr="0049233F">
        <w:rPr>
          <w:rFonts w:ascii="Times New Roman" w:hAnsi="Times New Roman"/>
          <w:sz w:val="26"/>
          <w:szCs w:val="26"/>
        </w:rPr>
        <w:t xml:space="preserve">(learning rate) có vai trò điều tiết mức độ thay đổi của trọng số trong các bước cập nhập.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49233F">
        <w:rPr>
          <w:rFonts w:ascii="Times New Roman" w:hAnsi="Times New Roman"/>
          <w:i/>
          <w:sz w:val="26"/>
          <w:szCs w:val="26"/>
        </w:rPr>
        <w:t xml:space="preserve"> </w:t>
      </w:r>
      <w:r w:rsidRPr="0049233F">
        <w:rPr>
          <w:rFonts w:ascii="Times New Roman" w:hAnsi="Times New Roman"/>
          <w:sz w:val="26"/>
          <w:szCs w:val="26"/>
        </w:rPr>
        <w:t xml:space="preserve">                                                                                                                        </w:t>
      </w:r>
    </w:p>
    <w:p w14:paraId="2CFE66D8" w14:textId="77777777" w:rsidR="0088753F" w:rsidRPr="00C841C4" w:rsidRDefault="0088753F" w:rsidP="0088753F">
      <w:pPr>
        <w:pStyle w:val="ListParagraph"/>
        <w:numPr>
          <w:ilvl w:val="0"/>
          <w:numId w:val="10"/>
        </w:numPr>
        <w:spacing w:after="0" w:line="360" w:lineRule="auto"/>
        <w:ind w:left="0"/>
        <w:rPr>
          <w:ins w:id="5248" w:author="The Si Tran" w:date="2012-12-06T02:16:00Z"/>
          <w:rFonts w:ascii="Times New Roman" w:hAnsi="Times New Roman"/>
          <w:i/>
          <w:sz w:val="26"/>
          <w:szCs w:val="26"/>
          <w:u w:val="single"/>
          <w:rPrChange w:id="5249" w:author="The Si Tran" w:date="2012-12-06T02:16:00Z">
            <w:rPr>
              <w:ins w:id="5250" w:author="The Si Tran" w:date="2012-12-06T02:16:00Z"/>
              <w:rFonts w:ascii="Times New Roman" w:hAnsi="Times New Roman"/>
              <w:sz w:val="26"/>
              <w:szCs w:val="26"/>
            </w:rPr>
          </w:rPrChange>
        </w:rPr>
      </w:pPr>
      <w:r w:rsidRPr="0049233F">
        <w:rPr>
          <w:rFonts w:ascii="Times New Roman" w:hAnsi="Times New Roman"/>
          <w:b/>
          <w:i/>
          <w:sz w:val="26"/>
          <w:szCs w:val="26"/>
        </w:rPr>
        <w:lastRenderedPageBreak/>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vector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14:paraId="36BC3107" w14:textId="77777777" w:rsidR="00C841C4" w:rsidRPr="00C841C4" w:rsidRDefault="00C841C4">
      <w:pPr>
        <w:pStyle w:val="ListParagraph"/>
        <w:ind w:left="1800"/>
        <w:rPr>
          <w:szCs w:val="26"/>
          <w:rPrChange w:id="5251" w:author="The Si Tran" w:date="2012-12-06T02:17:00Z">
            <w:rPr>
              <w:rFonts w:ascii="Times New Roman" w:hAnsi="Times New Roman"/>
              <w:i/>
              <w:sz w:val="26"/>
              <w:szCs w:val="26"/>
              <w:u w:val="single"/>
            </w:rPr>
          </w:rPrChange>
        </w:rPr>
        <w:pPrChange w:id="5252" w:author="The Si Tran" w:date="2012-12-06T02:16:00Z">
          <w:pPr>
            <w:pStyle w:val="ListParagraph"/>
            <w:numPr>
              <w:numId w:val="10"/>
            </w:numPr>
            <w:spacing w:after="0" w:line="360" w:lineRule="auto"/>
            <w:ind w:left="0" w:hanging="360"/>
          </w:pPr>
        </w:pPrChange>
      </w:pPr>
      <w:ins w:id="5253" w:author="The Si Tran" w:date="2012-12-06T02:16:00Z">
        <m:oMathPara>
          <m:oMathParaPr>
            <m:jc m:val="left"/>
          </m:oMathParaPr>
          <m:oMath>
            <m:r>
              <w:rPr>
                <w:rFonts w:ascii="Cambria Math" w:hAnsi="Cambria Math"/>
                <w:szCs w:val="26"/>
              </w:rPr>
              <m:t>o</m:t>
            </m:r>
            <m:d>
              <m:dPr>
                <m:ctrlPr>
                  <w:rPr>
                    <w:rFonts w:ascii="Cambria Math" w:hAnsi="Cambria Math"/>
                    <w:i/>
                    <w:szCs w:val="26"/>
                  </w:rPr>
                </m:ctrlPr>
              </m:dPr>
              <m:e>
                <m:acc>
                  <m:accPr>
                    <m:chr m:val="⃗"/>
                    <m:ctrlPr>
                      <w:rPr>
                        <w:rFonts w:ascii="Cambria Math" w:eastAsia="Times New Roman" w:hAnsi="Cambria Math"/>
                        <w:i/>
                        <w:sz w:val="26"/>
                        <w:szCs w:val="26"/>
                      </w:rPr>
                    </m:ctrlPr>
                  </m:accPr>
                  <m:e>
                    <m:r>
                      <w:rPr>
                        <w:rFonts w:ascii="Cambria Math" w:hAnsi="Cambria Math"/>
                        <w:szCs w:val="26"/>
                      </w:rPr>
                      <m:t>x</m:t>
                    </m:r>
                  </m:e>
                </m:acc>
              </m:e>
            </m:d>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w</m:t>
                </m:r>
              </m:e>
            </m:acc>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x</m:t>
                </m:r>
              </m:e>
            </m:acc>
          </m:oMath>
        </m:oMathPara>
      </w:ins>
    </w:p>
    <w:p w14:paraId="6CB1BB19" w14:textId="77777777" w:rsidR="0088753F" w:rsidRPr="0049233F" w:rsidDel="00C841C4" w:rsidRDefault="0088753F" w:rsidP="0088753F">
      <w:pPr>
        <w:pStyle w:val="ListParagraph"/>
        <w:spacing w:after="0" w:line="360" w:lineRule="auto"/>
        <w:ind w:left="0"/>
        <w:rPr>
          <w:del w:id="5254" w:author="The Si Tran" w:date="2012-12-06T02:16:00Z"/>
          <w:rFonts w:ascii="Times New Roman" w:hAnsi="Times New Roman"/>
          <w:b/>
          <w:i/>
          <w:sz w:val="26"/>
          <w:szCs w:val="26"/>
        </w:rPr>
      </w:pPr>
      <w:del w:id="5255" w:author="The Si Tran" w:date="2012-12-06T02:17:00Z">
        <w:r w:rsidRPr="0049233F" w:rsidDel="00C841C4">
          <w:rPr>
            <w:rFonts w:ascii="Times New Roman" w:hAnsi="Times New Roman"/>
            <w:b/>
            <w:i/>
            <w:sz w:val="26"/>
            <w:szCs w:val="26"/>
          </w:rPr>
          <w:delText xml:space="preserve">             </w:delText>
        </w:r>
      </w:del>
      <w:del w:id="5256" w:author="The Si Tran" w:date="2012-12-06T02:16:00Z">
        <w:r w:rsidRPr="0049233F" w:rsidDel="00C841C4">
          <w:rPr>
            <w:rFonts w:ascii="Times New Roman" w:hAnsi="Times New Roman"/>
            <w:b/>
            <w:i/>
            <w:sz w:val="26"/>
            <w:szCs w:val="26"/>
          </w:rPr>
          <w:delText xml:space="preserve">        </w:delText>
        </w:r>
        <w:r w:rsidRPr="002B1464" w:rsidDel="00C841C4">
          <w:rPr>
            <w:rFonts w:ascii="Times New Roman" w:hAnsi="Times New Roman"/>
            <w:noProof/>
            <w:sz w:val="26"/>
            <w:szCs w:val="26"/>
            <w:rPrChange w:id="5257" w:author="Unknown">
              <w:rPr>
                <w:noProof/>
              </w:rPr>
            </w:rPrChange>
          </w:rPr>
          <w:drawing>
            <wp:inline distT="0" distB="0" distL="0" distR="0" wp14:anchorId="2F618E5D" wp14:editId="3D1FC5CA">
              <wp:extent cx="1171575" cy="228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del>
    </w:p>
    <w:p w14:paraId="79639AF3" w14:textId="77777777" w:rsidR="0088753F" w:rsidRDefault="0088753F" w:rsidP="0088753F">
      <w:pPr>
        <w:pStyle w:val="ListParagraph"/>
        <w:spacing w:after="0" w:line="360" w:lineRule="auto"/>
        <w:ind w:left="0"/>
        <w:rPr>
          <w:ins w:id="5258" w:author="The Si Tran" w:date="2012-12-06T02:17:00Z"/>
          <w:rFonts w:ascii="Times New Roman" w:hAnsi="Times New Roman"/>
          <w:sz w:val="26"/>
          <w:szCs w:val="26"/>
          <w:u w:val="single"/>
        </w:rPr>
      </w:pPr>
      <w:r w:rsidRPr="0049233F">
        <w:rPr>
          <w:rFonts w:ascii="Times New Roman" w:hAnsi="Times New Roman"/>
          <w:sz w:val="26"/>
          <w:szCs w:val="26"/>
        </w:rPr>
        <w:t xml:space="preserve">Để áp dụng luật delta ta cần định nghĩa một hàm đánh giá, hay còn gọi là </w:t>
      </w:r>
      <w:r w:rsidRPr="0049233F">
        <w:rPr>
          <w:rFonts w:ascii="Times New Roman" w:hAnsi="Times New Roman"/>
          <w:i/>
          <w:sz w:val="26"/>
          <w:szCs w:val="26"/>
        </w:rPr>
        <w:t>hàm lỗi</w:t>
      </w:r>
      <w:r w:rsidRPr="0049233F">
        <w:rPr>
          <w:rFonts w:ascii="Times New Roman" w:hAnsi="Times New Roman"/>
          <w:sz w:val="26"/>
          <w:szCs w:val="26"/>
        </w:rPr>
        <w:t xml:space="preserve"> (training error function). Có nhiều hàm lỗi được sử dụng nhưng thường dùng nhất là hàm sau</w:t>
      </w:r>
      <w:r w:rsidRPr="0049233F">
        <w:rPr>
          <w:rFonts w:ascii="Times New Roman" w:hAnsi="Times New Roman"/>
          <w:sz w:val="26"/>
          <w:szCs w:val="26"/>
          <w:u w:val="single"/>
        </w:rPr>
        <w:t xml:space="preserve">         </w:t>
      </w:r>
    </w:p>
    <w:p w14:paraId="7D3C59A1" w14:textId="77777777" w:rsidR="00C841C4" w:rsidRPr="00DF09B3" w:rsidDel="00DF09B3" w:rsidRDefault="001A309A">
      <w:pPr>
        <w:pStyle w:val="ListParagraph"/>
        <w:spacing w:after="0" w:line="360" w:lineRule="auto"/>
        <w:ind w:left="1440" w:firstLine="720"/>
        <w:rPr>
          <w:del w:id="5259" w:author="The Si Tran" w:date="2012-12-06T02:19:00Z"/>
          <w:rFonts w:ascii="Times New Roman" w:hAnsi="Times New Roman"/>
          <w:sz w:val="26"/>
          <w:szCs w:val="26"/>
        </w:rPr>
        <w:pPrChange w:id="5260" w:author="The Si Tran" w:date="2012-12-06T02:19:00Z">
          <w:pPr>
            <w:pStyle w:val="ListParagraph"/>
            <w:spacing w:after="0" w:line="360" w:lineRule="auto"/>
            <w:ind w:left="0"/>
          </w:pPr>
        </w:pPrChange>
      </w:pPr>
      <w:ins w:id="5261" w:author="The Si Tran" w:date="2012-12-06T02:18:00Z">
        <m:oMathPara>
          <m:oMathParaPr>
            <m:jc m:val="left"/>
          </m:oMathParaPr>
          <m:oMath>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nary>
              <m:naryPr>
                <m:chr m:val="∑"/>
                <m:limLoc m:val="subSup"/>
                <m:supHide m:val="1"/>
                <m:ctrlPr>
                  <w:rPr>
                    <w:rFonts w:ascii="Cambria Math" w:hAnsi="Cambria Math"/>
                    <w:i/>
                    <w:sz w:val="26"/>
                    <w:szCs w:val="26"/>
                  </w:rPr>
                </m:ctrlPr>
              </m:naryPr>
              <m:sub>
                <m:r>
                  <w:rPr>
                    <w:rFonts w:ascii="Cambria Math" w:hAnsi="Cambria Math"/>
                    <w:sz w:val="26"/>
                    <w:szCs w:val="26"/>
                  </w:rPr>
                  <m:t>d∈D</m:t>
                </m:r>
              </m:sub>
              <m:sup/>
              <m:e>
                <m:sSup>
                  <m:sSupPr>
                    <m:ctrlPr>
                      <w:rPr>
                        <w:rFonts w:ascii="Cambria Math" w:hAnsi="Cambria Math"/>
                        <w:i/>
                        <w:sz w:val="26"/>
                        <w:szCs w:val="26"/>
                      </w:rPr>
                    </m:ctrlPr>
                  </m:sSupP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d</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d</m:t>
                        </m:r>
                      </m:sub>
                    </m:sSub>
                    <m:r>
                      <w:rPr>
                        <w:rFonts w:ascii="Cambria Math" w:hAnsi="Cambria Math"/>
                        <w:sz w:val="26"/>
                        <w:szCs w:val="26"/>
                      </w:rPr>
                      <m:t>)</m:t>
                    </m:r>
                  </m:e>
                  <m:sup>
                    <m:r>
                      <w:rPr>
                        <w:rFonts w:ascii="Cambria Math" w:hAnsi="Cambria Math"/>
                        <w:sz w:val="26"/>
                        <w:szCs w:val="26"/>
                      </w:rPr>
                      <m:t>2</m:t>
                    </m:r>
                  </m:sup>
                </m:sSup>
              </m:e>
            </m:nary>
          </m:oMath>
        </m:oMathPara>
      </w:ins>
    </w:p>
    <w:p w14:paraId="0F477159" w14:textId="77777777" w:rsidR="0088753F" w:rsidRPr="00DF09B3" w:rsidRDefault="0088753F">
      <w:pPr>
        <w:pStyle w:val="ListParagraph"/>
        <w:spacing w:after="0" w:line="360" w:lineRule="auto"/>
        <w:ind w:left="1440" w:firstLine="720"/>
        <w:rPr>
          <w:rFonts w:ascii="Times New Roman" w:hAnsi="Times New Roman"/>
          <w:noProof/>
          <w:sz w:val="26"/>
          <w:szCs w:val="26"/>
          <w:rPrChange w:id="5262" w:author="The Si Tran" w:date="2012-12-06T02:19:00Z">
            <w:rPr>
              <w:noProof/>
            </w:rPr>
          </w:rPrChange>
        </w:rPr>
        <w:pPrChange w:id="5263" w:author="The Si Tran" w:date="2012-12-06T02:19:00Z">
          <w:pPr>
            <w:pStyle w:val="ListParagraph"/>
            <w:spacing w:after="0" w:line="360" w:lineRule="auto"/>
            <w:ind w:firstLine="720"/>
          </w:pPr>
        </w:pPrChange>
      </w:pPr>
      <w:del w:id="5264" w:author="The Si Tran" w:date="2012-12-06T02:19:00Z">
        <w:r w:rsidRPr="002B1464" w:rsidDel="00DF09B3">
          <w:rPr>
            <w:noProof/>
          </w:rPr>
          <w:drawing>
            <wp:inline distT="0" distB="0" distL="0" distR="0" wp14:anchorId="15785917" wp14:editId="06F3BB3D">
              <wp:extent cx="1724025" cy="495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724025" cy="495300"/>
                      </a:xfrm>
                      <a:prstGeom prst="rect">
                        <a:avLst/>
                      </a:prstGeom>
                      <a:noFill/>
                      <a:ln>
                        <a:noFill/>
                      </a:ln>
                    </pic:spPr>
                  </pic:pic>
                </a:graphicData>
              </a:graphic>
            </wp:inline>
          </w:drawing>
        </w:r>
      </w:del>
    </w:p>
    <w:p w14:paraId="42D4208C"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D</w:t>
      </w:r>
      <w:r w:rsidRPr="0049233F">
        <w:rPr>
          <w:rFonts w:ascii="Times New Roman" w:hAnsi="Times New Roman"/>
          <w:sz w:val="26"/>
          <w:szCs w:val="26"/>
        </w:rPr>
        <w:t xml:space="preserve"> là tập dữ liệu huấn luyện, </w:t>
      </w:r>
      <w:r w:rsidRPr="0049233F">
        <w:rPr>
          <w:rFonts w:ascii="Times New Roman" w:hAnsi="Times New Roman"/>
          <w:i/>
          <w:sz w:val="26"/>
          <w:szCs w:val="26"/>
        </w:rPr>
        <w:t>d</w:t>
      </w:r>
      <w:r w:rsidRPr="0049233F">
        <w:rPr>
          <w:rFonts w:ascii="Times New Roman" w:hAnsi="Times New Roman"/>
          <w:sz w:val="26"/>
          <w:szCs w:val="26"/>
        </w:rPr>
        <w:t xml:space="preserve"> là một mẫu trong tập </w:t>
      </w:r>
      <w:r w:rsidRPr="0049233F">
        <w:rPr>
          <w:rFonts w:ascii="Times New Roman" w:hAnsi="Times New Roman"/>
          <w:i/>
          <w:sz w:val="26"/>
          <w:szCs w:val="26"/>
        </w:rPr>
        <w:t>D</w:t>
      </w:r>
      <w:r w:rsidRPr="0049233F">
        <w:rPr>
          <w:rFonts w:ascii="Times New Roman" w:hAnsi="Times New Roman"/>
          <w:sz w:val="26"/>
          <w:szCs w:val="26"/>
        </w:rPr>
        <w:t xml:space="preserve">, </w:t>
      </w:r>
      <w:r w:rsidRPr="0049233F">
        <w:rPr>
          <w:rFonts w:ascii="Times New Roman" w:hAnsi="Times New Roman"/>
          <w:i/>
          <w:sz w:val="26"/>
          <w:szCs w:val="26"/>
        </w:rPr>
        <w:t>t</w:t>
      </w:r>
      <w:r w:rsidRPr="0049233F">
        <w:rPr>
          <w:rFonts w:ascii="Times New Roman" w:hAnsi="Times New Roman"/>
          <w:i/>
          <w:sz w:val="26"/>
          <w:szCs w:val="26"/>
          <w:vertAlign w:val="subscript"/>
        </w:rPr>
        <w:t>d</w:t>
      </w:r>
      <w:r w:rsidRPr="0049233F">
        <w:rPr>
          <w:rFonts w:ascii="Times New Roman" w:hAnsi="Times New Roman"/>
          <w:sz w:val="26"/>
          <w:szCs w:val="26"/>
        </w:rPr>
        <w:t xml:space="preserve"> là giá trị đích của mẫu </w:t>
      </w:r>
      <w:r w:rsidRPr="0049233F">
        <w:rPr>
          <w:rFonts w:ascii="Times New Roman" w:hAnsi="Times New Roman"/>
          <w:i/>
          <w:sz w:val="26"/>
          <w:szCs w:val="26"/>
        </w:rPr>
        <w:t>d</w:t>
      </w:r>
      <w:r w:rsidRPr="0049233F">
        <w:rPr>
          <w:rFonts w:ascii="Times New Roman" w:hAnsi="Times New Roman"/>
          <w:sz w:val="26"/>
          <w:szCs w:val="26"/>
        </w:rPr>
        <w:t xml:space="preserve">, </w:t>
      </w:r>
      <w:r w:rsidRPr="0049233F">
        <w:rPr>
          <w:rFonts w:ascii="Times New Roman" w:hAnsi="Times New Roman"/>
          <w:i/>
          <w:sz w:val="26"/>
          <w:szCs w:val="26"/>
        </w:rPr>
        <w:t>o</w:t>
      </w:r>
      <w:r w:rsidRPr="0049233F">
        <w:rPr>
          <w:rFonts w:ascii="Times New Roman" w:hAnsi="Times New Roman"/>
          <w:i/>
          <w:sz w:val="26"/>
          <w:szCs w:val="26"/>
          <w:vertAlign w:val="subscript"/>
        </w:rPr>
        <w:t>d</w:t>
      </w:r>
      <w:r w:rsidRPr="0049233F">
        <w:rPr>
          <w:rFonts w:ascii="Times New Roman" w:hAnsi="Times New Roman"/>
          <w:sz w:val="26"/>
          <w:szCs w:val="26"/>
        </w:rPr>
        <w:t xml:space="preserve"> là giá trị xuất của perceptron. Mục đích của luật delta là tìm vector </w:t>
      </w:r>
      <w:r w:rsidRPr="00AF1345">
        <w:rPr>
          <w:rFonts w:ascii="Times New Roman" w:hAnsi="Times New Roman"/>
          <w:position w:val="-6"/>
          <w:sz w:val="26"/>
          <w:szCs w:val="26"/>
        </w:rPr>
        <w:object w:dxaOrig="240" w:dyaOrig="279" w14:anchorId="7264A76B">
          <v:shape id="_x0000_i1114" type="#_x0000_t75" style="width:10.9pt;height:14.25pt" o:ole="">
            <v:imagedata r:id="rId196" o:title=""/>
          </v:shape>
          <o:OLEObject Type="Embed" ProgID="Equation.DSMT4" ShapeID="_x0000_i1114" DrawAspect="Content" ObjectID="_1416977646" r:id="rId214"/>
        </w:object>
      </w:r>
      <w:r w:rsidRPr="0049233F">
        <w:rPr>
          <w:rFonts w:ascii="Times New Roman" w:hAnsi="Times New Roman"/>
          <w:sz w:val="26"/>
          <w:szCs w:val="26"/>
        </w:rPr>
        <w:t xml:space="preserve"> sau cho </w:t>
      </w:r>
      <w:r w:rsidRPr="00AF1345">
        <w:rPr>
          <w:rFonts w:ascii="Times New Roman" w:hAnsi="Times New Roman"/>
          <w:position w:val="-10"/>
          <w:sz w:val="26"/>
          <w:szCs w:val="26"/>
        </w:rPr>
        <w:object w:dxaOrig="580" w:dyaOrig="320" w14:anchorId="1A77A6AA">
          <v:shape id="_x0000_i1115" type="#_x0000_t75" style="width:29.3pt;height:15.9pt" o:ole="">
            <v:imagedata r:id="rId215" o:title=""/>
          </v:shape>
          <o:OLEObject Type="Embed" ProgID="Equation.DSMT4" ShapeID="_x0000_i1115" DrawAspect="Content" ObjectID="_1416977647" r:id="rId216"/>
        </w:object>
      </w:r>
      <w:r w:rsidRPr="0049233F">
        <w:rPr>
          <w:rFonts w:ascii="Times New Roman" w:hAnsi="Times New Roman"/>
          <w:sz w:val="26"/>
          <w:szCs w:val="26"/>
        </w:rPr>
        <w:t xml:space="preserve"> đạt giá trị nhỏ nhất. Hình 2.7 là một biểu diễn hàm lỗi của một đơn vị tuyến tính. Trục thẳng đứng của đồ thị là giá trị hàm lỗi, hai trục ở mặt phẳng ngang là giá trị của các trọng số.</w:t>
      </w:r>
    </w:p>
    <w:p w14:paraId="5EF1840F"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Phương pháp giảm độ dốc bắt đầu tìm với một vector trọng số ngẫu nhiên và duyệt qua các mẫu của tập huấn luyện, mỗi lần duyệt qua các trọng số sẽ được cập nhập theo hướng làm giảm giá trị hàm lỗi. Quá trình này được lặp đi lặp lại cho đến khi đạt được giá trị cực tiểu của hàm lỗi.</w:t>
      </w:r>
    </w:p>
    <w:p w14:paraId="72640E2F" w14:textId="77777777" w:rsidR="0088753F" w:rsidRDefault="0088753F" w:rsidP="0088753F">
      <w:pPr>
        <w:pStyle w:val="ListParagraph"/>
        <w:spacing w:after="0" w:line="360" w:lineRule="auto"/>
        <w:ind w:left="0"/>
        <w:rPr>
          <w:ins w:id="5265" w:author="The Si Tran" w:date="2012-12-06T02:20:00Z"/>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Pr="0049233F">
        <w:rPr>
          <w:rFonts w:ascii="Times New Roman" w:hAnsi="Times New Roman"/>
          <w:i/>
          <w:sz w:val="26"/>
          <w:szCs w:val="26"/>
        </w:rPr>
        <w:t>vector độ dốc</w:t>
      </w:r>
      <w:r w:rsidRPr="0049233F">
        <w:rPr>
          <w:rFonts w:ascii="Times New Roman" w:hAnsi="Times New Roman"/>
          <w:sz w:val="26"/>
          <w:szCs w:val="26"/>
        </w:rPr>
        <w:t xml:space="preserve"> (gradient) của hàm lỗi</w:t>
      </w:r>
      <w:ins w:id="5266" w:author="The Si Tran" w:date="2012-12-06T02:23:00Z">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theo</w:t>
        </w:r>
        <w:r w:rsidR="008A19A3">
          <w:rPr>
            <w:rFonts w:ascii="Times New Roman" w:hAnsi="Times New Roman"/>
            <w:sz w:val="26"/>
            <w:szCs w:val="26"/>
          </w:rPr>
          <w:t xml:space="preserve"> </w:t>
        </w:r>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ins>
      <w:r w:rsidRPr="0049233F">
        <w:rPr>
          <w:rFonts w:ascii="Times New Roman" w:hAnsi="Times New Roman"/>
          <w:sz w:val="26"/>
          <w:szCs w:val="26"/>
        </w:rPr>
        <w:t xml:space="preserve"> </w:t>
      </w:r>
      <w:del w:id="5267" w:author="The Si Tran" w:date="2012-12-06T02:22:00Z">
        <w:r w:rsidRPr="0049233F" w:rsidDel="008A19A3">
          <w:rPr>
            <w:rFonts w:ascii="Times New Roman" w:hAnsi="Times New Roman"/>
            <w:i/>
            <w:sz w:val="26"/>
            <w:szCs w:val="26"/>
          </w:rPr>
          <w:delText>E</w:delText>
        </w:r>
      </w:del>
      <w:del w:id="5268" w:author="The Si Tran" w:date="2012-12-06T02:23:00Z">
        <w:r w:rsidRPr="0049233F" w:rsidDel="008A19A3">
          <w:rPr>
            <w:rFonts w:ascii="Times New Roman" w:hAnsi="Times New Roman"/>
            <w:sz w:val="26"/>
            <w:szCs w:val="26"/>
          </w:rPr>
          <w:delText xml:space="preserve"> theo </w:delText>
        </w:r>
        <w:r w:rsidRPr="00AF1345" w:rsidDel="008A19A3">
          <w:rPr>
            <w:rFonts w:ascii="Times New Roman" w:hAnsi="Times New Roman"/>
            <w:position w:val="-6"/>
            <w:sz w:val="26"/>
            <w:szCs w:val="26"/>
          </w:rPr>
          <w:object w:dxaOrig="240" w:dyaOrig="279" w14:anchorId="7B4185B8">
            <v:shape id="_x0000_i1116" type="#_x0000_t75" style="width:10.9pt;height:14.25pt" o:ole="">
              <v:imagedata r:id="rId196" o:title=""/>
            </v:shape>
            <o:OLEObject Type="Embed" ProgID="Equation.DSMT4" ShapeID="_x0000_i1116" DrawAspect="Content" ObjectID="_1416977648" r:id="rId217"/>
          </w:object>
        </w:r>
        <w:r w:rsidRPr="0049233F" w:rsidDel="008A19A3">
          <w:rPr>
            <w:rFonts w:ascii="Times New Roman" w:hAnsi="Times New Roman"/>
            <w:sz w:val="26"/>
            <w:szCs w:val="26"/>
          </w:rPr>
          <w:delText xml:space="preserve">, ký hiệu là </w:delText>
        </w:r>
      </w:del>
      <w:del w:id="5269" w:author="The Si Tran" w:date="2012-12-06T02:19:00Z">
        <w:r w:rsidRPr="00AF1345" w:rsidDel="00DF09B3">
          <w:rPr>
            <w:rFonts w:ascii="Times New Roman" w:hAnsi="Times New Roman"/>
            <w:position w:val="-10"/>
            <w:sz w:val="26"/>
            <w:szCs w:val="26"/>
          </w:rPr>
          <w:object w:dxaOrig="740" w:dyaOrig="320" w14:anchorId="1BB3EC5E">
            <v:shape id="_x0000_i1117" type="#_x0000_t75" style="width:36.85pt;height:15.9pt" o:ole="">
              <v:imagedata r:id="rId218" o:title=""/>
            </v:shape>
            <o:OLEObject Type="Embed" ProgID="Equation.DSMT4" ShapeID="_x0000_i1117" DrawAspect="Content" ObjectID="_1416977649" r:id="rId219"/>
          </w:object>
        </w:r>
      </w:del>
      <w:ins w:id="5270" w:author="The Si Tran" w:date="2012-12-06T02:19:00Z">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p>
    <w:p w14:paraId="03812002" w14:textId="77777777" w:rsidR="00D56B12" w:rsidRPr="0049233F" w:rsidDel="008A19A3" w:rsidRDefault="00D56B12" w:rsidP="0008713C">
      <w:pPr>
        <w:pStyle w:val="ListParagraph"/>
        <w:spacing w:after="0" w:line="360" w:lineRule="auto"/>
        <w:ind w:left="0"/>
        <w:jc w:val="both"/>
        <w:rPr>
          <w:del w:id="5271" w:author="The Si Tran" w:date="2012-12-06T02:22:00Z"/>
          <w:rFonts w:ascii="Times New Roman" w:hAnsi="Times New Roman"/>
          <w:sz w:val="26"/>
          <w:szCs w:val="26"/>
        </w:rPr>
        <w:pPrChange w:id="5272" w:author="The Si Tran" w:date="2012-12-14T06:06:00Z">
          <w:pPr>
            <w:pStyle w:val="ListParagraph"/>
            <w:spacing w:after="0" w:line="360" w:lineRule="auto"/>
            <w:ind w:left="0"/>
          </w:pPr>
        </w:pPrChange>
      </w:pPr>
      <w:ins w:id="5273" w:author="The Si Tran" w:date="2012-12-06T02:20:00Z">
        <w:r>
          <w:rPr>
            <w:rFonts w:ascii="Times New Roman" w:hAnsi="Times New Roman"/>
            <w:sz w:val="26"/>
            <w:szCs w:val="26"/>
          </w:rPr>
          <w:tab/>
        </w:r>
        <w:r>
          <w:rPr>
            <w:rFonts w:ascii="Times New Roman" w:hAnsi="Times New Roman"/>
            <w:sz w:val="26"/>
            <w:szCs w:val="26"/>
          </w:rPr>
          <w:tab/>
        </w:r>
      </w:ins>
      <w:ins w:id="5274" w:author="The Si Tran" w:date="2012-12-06T02:22:00Z">
        <m:oMath>
          <m:r>
            <m:rPr>
              <m:sty m:val="p"/>
            </m:rPr>
            <w:rPr>
              <w:rFonts w:ascii="Cambria Math" w:hAnsi="Cambria Math"/>
              <w:sz w:val="26"/>
              <w:szCs w:val="26"/>
            </w:rPr>
            <m:t>∇</m:t>
          </m:r>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0</m:t>
                      </m:r>
                    </m:sub>
                  </m:sSub>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1</m:t>
                      </m:r>
                    </m:sub>
                  </m:sSub>
                </m:den>
              </m:f>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n</m:t>
                      </m:r>
                    </m:sub>
                  </m:sSub>
                </m:den>
              </m:f>
            </m:e>
          </m:d>
        </m:oMath>
      </w:ins>
    </w:p>
    <w:p w14:paraId="0BB594D1" w14:textId="77777777" w:rsidR="0088753F" w:rsidRPr="0049233F" w:rsidRDefault="0088753F" w:rsidP="0008713C">
      <w:pPr>
        <w:pStyle w:val="ListParagraph"/>
        <w:spacing w:after="0" w:line="360" w:lineRule="auto"/>
        <w:ind w:left="0"/>
        <w:jc w:val="both"/>
        <w:rPr>
          <w:rFonts w:ascii="Times New Roman" w:hAnsi="Times New Roman"/>
          <w:sz w:val="26"/>
          <w:szCs w:val="26"/>
        </w:rPr>
        <w:pPrChange w:id="5275" w:author="The Si Tran" w:date="2012-12-14T06:06:00Z">
          <w:pPr>
            <w:pStyle w:val="ListParagraph"/>
            <w:spacing w:after="0" w:line="360" w:lineRule="auto"/>
            <w:ind w:left="0"/>
          </w:pPr>
        </w:pPrChange>
      </w:pPr>
      <w:del w:id="5276" w:author="The Si Tran" w:date="2012-12-06T02:22:00Z">
        <w:r w:rsidRPr="0049233F" w:rsidDel="008A19A3">
          <w:rPr>
            <w:rFonts w:ascii="Times New Roman" w:hAnsi="Times New Roman"/>
            <w:sz w:val="26"/>
            <w:szCs w:val="26"/>
          </w:rPr>
          <w:delText xml:space="preserve">                      </w:delText>
        </w:r>
        <w:r w:rsidRPr="002B1464" w:rsidDel="008A19A3">
          <w:rPr>
            <w:rFonts w:ascii="Times New Roman" w:hAnsi="Times New Roman"/>
            <w:noProof/>
            <w:sz w:val="26"/>
            <w:szCs w:val="26"/>
            <w:rPrChange w:id="5277" w:author="Unknown">
              <w:rPr>
                <w:noProof/>
              </w:rPr>
            </w:rPrChange>
          </w:rPr>
          <w:drawing>
            <wp:inline distT="0" distB="0" distL="0" distR="0" wp14:anchorId="607F83D3" wp14:editId="4F62D95E">
              <wp:extent cx="2200275" cy="504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200275" cy="504825"/>
                      </a:xfrm>
                      <a:prstGeom prst="rect">
                        <a:avLst/>
                      </a:prstGeom>
                      <a:noFill/>
                      <a:ln>
                        <a:noFill/>
                      </a:ln>
                    </pic:spPr>
                  </pic:pic>
                </a:graphicData>
              </a:graphic>
            </wp:inline>
          </w:drawing>
        </w:r>
      </w:del>
    </w:p>
    <w:p w14:paraId="0E0D5399" w14:textId="77777777" w:rsidR="0008713C" w:rsidRDefault="0088753F" w:rsidP="0008713C">
      <w:pPr>
        <w:rPr>
          <w:ins w:id="5278" w:author="The Si Tran" w:date="2012-12-06T02:25:00Z"/>
        </w:rPr>
        <w:pPrChange w:id="5279" w:author="The Si Tran" w:date="2012-12-14T06:07:00Z">
          <w:pPr>
            <w:pStyle w:val="ListParagraph"/>
            <w:spacing w:after="0" w:line="360" w:lineRule="auto"/>
            <w:ind w:left="0"/>
          </w:pPr>
        </w:pPrChange>
      </w:pPr>
      <w:r w:rsidRPr="0049233F">
        <w:t xml:space="preserve">Về mặt toán học vector độ dốc biểu diễn hướng làm tăng giá trị hàm </w:t>
      </w:r>
      <w:r w:rsidRPr="0049233F">
        <w:rPr>
          <w:i/>
        </w:rPr>
        <w:t>E</w:t>
      </w:r>
      <w:r w:rsidRPr="0049233F">
        <w:t xml:space="preserve"> trong không gian trọng số, do đó </w:t>
      </w:r>
      <w:ins w:id="5280" w:author="The Si Tran" w:date="2012-12-06T02:24:00Z">
        <w:r w:rsidR="008A19A3">
          <w:t>-</w:t>
        </w:r>
      </w:ins>
      <w:del w:id="5281" w:author="The Si Tran" w:date="2012-12-06T02:23:00Z">
        <w:r w:rsidRPr="00AF1345" w:rsidDel="008A19A3">
          <w:rPr>
            <w:position w:val="-10"/>
          </w:rPr>
          <w:object w:dxaOrig="859" w:dyaOrig="320" w14:anchorId="3B61AA20">
            <v:shape id="_x0000_i1193" type="#_x0000_t75" style="width:42.7pt;height:15.9pt" o:ole="">
              <v:imagedata r:id="rId221" o:title=""/>
            </v:shape>
            <o:OLEObject Type="Embed" ProgID="Equation.DSMT4" ShapeID="_x0000_i1193" DrawAspect="Content" ObjectID="_1416977650" r:id="rId222"/>
          </w:object>
        </w:r>
      </w:del>
      <w:ins w:id="5282" w:author="The Si Tran" w:date="2012-12-06T02:23:00Z">
        <m:oMath>
          <m:r>
            <m:rPr>
              <m:sty m:val="p"/>
            </m:rPr>
            <w:rPr>
              <w:rFonts w:ascii="Cambria Math" w:hAnsi="Cambria Math"/>
            </w:rPr>
            <m:t>∇</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sẽ là hướng làm giảm giá trị hàm </w:t>
      </w:r>
      <w:ins w:id="5283" w:author="The Si Tran" w:date="2012-12-06T02:24:00Z">
        <m:oMath>
          <m:r>
            <w:rPr>
              <w:rFonts w:ascii="Cambria Math" w:hAnsi="Cambria Math"/>
            </w:rPr>
            <m:t>E</m:t>
          </m:r>
        </m:oMath>
      </w:ins>
      <w:del w:id="5284" w:author="The Si Tran" w:date="2012-12-06T02:24:00Z">
        <w:r w:rsidRPr="0049233F" w:rsidDel="008A19A3">
          <w:rPr>
            <w:i/>
          </w:rPr>
          <w:delText>E</w:delText>
        </w:r>
      </w:del>
      <w:r w:rsidRPr="0049233F">
        <w:t>. Trong hình 2.7 nó được biểu diễn bằng dấu mũi tên. Các trọng số sẽ được cập nhập theo quy luật sau:</w:t>
      </w:r>
    </w:p>
    <w:p w14:paraId="501AD038" w14:textId="304CCB6E" w:rsidR="009F1B0B" w:rsidRDefault="0056499D" w:rsidP="0008713C">
      <w:pPr>
        <w:spacing w:before="0"/>
        <w:rPr>
          <w:ins w:id="5285" w:author="The Si Tran" w:date="2012-12-06T02:27:00Z"/>
        </w:rPr>
        <w:pPrChange w:id="5286" w:author="The Si Tran" w:date="2012-12-14T06:08:00Z">
          <w:pPr>
            <w:pStyle w:val="ListParagraph"/>
            <w:spacing w:after="0" w:line="360" w:lineRule="auto"/>
            <w:ind w:left="0"/>
          </w:pPr>
        </w:pPrChange>
      </w:pPr>
      <m:oMathPara>
        <m:oMath>
          <m:acc>
            <m:accPr>
              <m:chr m:val="⃗"/>
              <m:ctrlPr>
                <w:ins w:id="5287" w:author="The Si Tran" w:date="2012-12-06T02:26:00Z">
                  <w:rPr>
                    <w:rFonts w:ascii="Cambria Math" w:hAnsi="Cambria Math"/>
                    <w:i/>
                  </w:rPr>
                </w:ins>
              </m:ctrlPr>
            </m:accPr>
            <m:e>
              <w:ins w:id="5288" w:author="The Si Tran" w:date="2012-12-06T02:26:00Z">
                <m:r>
                  <w:rPr>
                    <w:rFonts w:ascii="Cambria Math" w:hAnsi="Cambria Math"/>
                  </w:rPr>
                  <m:t>w</m:t>
                </m:r>
              </w:ins>
            </m:e>
          </m:acc>
          <w:ins w:id="5289" w:author="The Si Tran" w:date="2012-12-06T02:26:00Z">
            <m:r>
              <w:rPr>
                <w:rFonts w:ascii="Cambria Math" w:hAnsi="Cambria Math"/>
              </w:rPr>
              <m:t>←</m:t>
            </m:r>
          </w:ins>
          <m:acc>
            <m:accPr>
              <m:chr m:val="⃗"/>
              <m:ctrlPr>
                <w:ins w:id="5290" w:author="The Si Tran" w:date="2012-12-06T02:26:00Z">
                  <w:rPr>
                    <w:rFonts w:ascii="Cambria Math" w:hAnsi="Cambria Math"/>
                    <w:i/>
                  </w:rPr>
                </w:ins>
              </m:ctrlPr>
            </m:accPr>
            <m:e>
              <w:ins w:id="5291" w:author="The Si Tran" w:date="2012-12-06T02:26:00Z">
                <m:r>
                  <w:rPr>
                    <w:rFonts w:ascii="Cambria Math" w:hAnsi="Cambria Math"/>
                  </w:rPr>
                  <m:t>w</m:t>
                </m:r>
              </w:ins>
            </m:e>
          </m:acc>
          <w:ins w:id="5292" w:author="The Si Tran" w:date="2012-12-06T02:27:00Z">
            <m:r>
              <w:rPr>
                <w:rFonts w:ascii="Cambria Math" w:hAnsi="Cambria Math"/>
              </w:rPr>
              <m:t>+</m:t>
            </m:r>
          </w:ins>
          <m:acc>
            <m:accPr>
              <m:chr m:val="⃗"/>
              <m:ctrlPr>
                <w:ins w:id="5293" w:author="The Si Tran" w:date="2012-12-06T02:27:00Z">
                  <w:rPr>
                    <w:rFonts w:ascii="Cambria Math" w:hAnsi="Cambria Math"/>
                    <w:i/>
                  </w:rPr>
                </w:ins>
              </m:ctrlPr>
            </m:accPr>
            <m:e>
              <w:ins w:id="5294" w:author="The Si Tran" w:date="2012-12-06T02:27:00Z">
                <m:r>
                  <w:rPr>
                    <w:rFonts w:ascii="Cambria Math" w:hAnsi="Cambria Math"/>
                  </w:rPr>
                  <m:t>∆w</m:t>
                </m:r>
              </w:ins>
            </m:e>
          </m:acc>
        </m:oMath>
      </m:oMathPara>
    </w:p>
    <w:p w14:paraId="2FB2DA53" w14:textId="77777777" w:rsidR="0026073B" w:rsidRPr="0008713C" w:rsidDel="004D3F55" w:rsidRDefault="0026073B" w:rsidP="0008713C">
      <w:pPr>
        <w:pStyle w:val="ListParagraph"/>
        <w:spacing w:after="0" w:line="360" w:lineRule="auto"/>
        <w:ind w:left="0"/>
        <w:rPr>
          <w:del w:id="5295" w:author="The Si Tran" w:date="2012-12-06T02:29:00Z"/>
          <w:rFonts w:ascii="Times New Roman" w:hAnsi="Times New Roman"/>
          <w:sz w:val="26"/>
          <w:szCs w:val="26"/>
          <w:rPrChange w:id="5296" w:author="The Si Tran" w:date="2012-12-14T06:07:00Z">
            <w:rPr>
              <w:del w:id="5297" w:author="The Si Tran" w:date="2012-12-06T02:29:00Z"/>
              <w:rFonts w:ascii="Times New Roman" w:hAnsi="Times New Roman"/>
              <w:sz w:val="26"/>
              <w:szCs w:val="26"/>
            </w:rPr>
          </w:rPrChange>
        </w:rPr>
        <w:pPrChange w:id="5298" w:author="The Si Tran" w:date="2012-12-06T02:29:00Z">
          <w:pPr>
            <w:pStyle w:val="ListParagraph"/>
            <w:spacing w:after="0" w:line="360" w:lineRule="auto"/>
            <w:ind w:left="0"/>
          </w:pPr>
        </w:pPrChange>
      </w:pPr>
      <w:ins w:id="5299" w:author="The Si Tran" w:date="2012-12-06T02:28:00Z">
        <m:oMathPara>
          <m:oMath>
            <m:r>
              <w:rPr>
                <w:rFonts w:ascii="Cambria Math" w:hAnsi="Cambria Math"/>
                <w:sz w:val="26"/>
                <w:szCs w:val="26"/>
              </w:rPr>
              <m:t>∆</m:t>
            </m:r>
          </m:oMath>
        </m:oMathPara>
      </w:ins>
      <m:oMathPara>
        <m:oMath>
          <m:acc>
            <m:accPr>
              <m:chr m:val="⃗"/>
              <m:ctrlPr>
                <w:ins w:id="5300" w:author="The Si Tran" w:date="2012-12-06T02:27:00Z">
                  <w:rPr>
                    <w:rFonts w:ascii="Cambria Math" w:hAnsi="Cambria Math"/>
                    <w:i/>
                    <w:sz w:val="26"/>
                    <w:szCs w:val="26"/>
                  </w:rPr>
                </w:ins>
              </m:ctrlPr>
            </m:accPr>
            <m:e>
              <w:ins w:id="5301" w:author="The Si Tran" w:date="2012-12-06T02:28:00Z">
                <m:r>
                  <w:rPr>
                    <w:rFonts w:ascii="Cambria Math" w:hAnsi="Cambria Math"/>
                    <w:sz w:val="26"/>
                    <w:szCs w:val="26"/>
                  </w:rPr>
                  <m:t>w</m:t>
                </m:r>
              </w:ins>
            </m:e>
          </m:acc>
          <w:ins w:id="5302" w:author="The Si Tran" w:date="2012-12-06T02:28:00Z">
            <m:r>
              <w:rPr>
                <w:rFonts w:ascii="Cambria Math" w:hAnsi="Cambria Math"/>
                <w:sz w:val="26"/>
                <w:szCs w:val="26"/>
              </w:rPr>
              <m:t>=-η</m:t>
            </m:r>
            <m:r>
              <m:rPr>
                <m:sty m:val="p"/>
              </m:rPr>
              <w:rPr>
                <w:rFonts w:ascii="Cambria Math" w:hAnsi="Cambria Math"/>
                <w:szCs w:val="26"/>
              </w:rPr>
              <m:t>∇</m:t>
            </m:r>
            <m:r>
              <w:rPr>
                <w:rFonts w:ascii="Cambria Math" w:hAnsi="Cambria Math"/>
                <w:sz w:val="26"/>
                <w:szCs w:val="26"/>
              </w:rPr>
              <m:t>E(</m:t>
            </m:r>
          </w:ins>
          <m:acc>
            <m:accPr>
              <m:chr m:val="⃗"/>
              <m:ctrlPr>
                <w:ins w:id="5303" w:author="The Si Tran" w:date="2012-12-06T02:28:00Z">
                  <w:rPr>
                    <w:rFonts w:ascii="Cambria Math" w:hAnsi="Cambria Math"/>
                    <w:i/>
                    <w:sz w:val="26"/>
                    <w:szCs w:val="26"/>
                  </w:rPr>
                </w:ins>
              </m:ctrlPr>
            </m:accPr>
            <m:e>
              <w:ins w:id="5304" w:author="The Si Tran" w:date="2012-12-06T02:28:00Z">
                <m:r>
                  <w:rPr>
                    <w:rFonts w:ascii="Cambria Math" w:hAnsi="Cambria Math"/>
                    <w:sz w:val="26"/>
                    <w:szCs w:val="26"/>
                  </w:rPr>
                  <m:t>w</m:t>
                </m:r>
              </w:ins>
            </m:e>
          </m:acc>
          <w:ins w:id="5305" w:author="The Si Tran" w:date="2012-12-06T02:28:00Z">
            <m:r>
              <w:rPr>
                <w:rFonts w:ascii="Cambria Math" w:hAnsi="Cambria Math"/>
                <w:szCs w:val="26"/>
                <w:rPrChange w:id="5306" w:author="The Si Tran" w:date="2012-12-14T06:07:00Z">
                  <w:rPr>
                    <w:rFonts w:ascii="Cambria Math" w:hAnsi="Cambria Math"/>
                    <w:szCs w:val="26"/>
                  </w:rPr>
                </w:rPrChange>
              </w:rPr>
              <m:t>)</m:t>
            </m:r>
          </w:ins>
        </m:oMath>
      </m:oMathPara>
    </w:p>
    <w:p w14:paraId="7B6E5DCB" w14:textId="77777777" w:rsidR="0088753F" w:rsidRPr="0049233F" w:rsidDel="004D3F55" w:rsidRDefault="0088753F" w:rsidP="0008713C">
      <w:pPr>
        <w:pStyle w:val="ListParagraph"/>
        <w:spacing w:after="0" w:line="360" w:lineRule="auto"/>
        <w:ind w:left="0"/>
        <w:rPr>
          <w:del w:id="5307" w:author="The Si Tran" w:date="2012-12-06T02:29:00Z"/>
          <w:rFonts w:ascii="Times New Roman" w:hAnsi="Times New Roman"/>
          <w:sz w:val="26"/>
          <w:szCs w:val="26"/>
        </w:rPr>
      </w:pPr>
      <w:del w:id="5308" w:author="The Si Tran" w:date="2012-12-06T02:29:00Z">
        <w:r w:rsidRPr="0049233F" w:rsidDel="004D3F55">
          <w:rPr>
            <w:rFonts w:ascii="Times New Roman" w:hAnsi="Times New Roman"/>
            <w:sz w:val="26"/>
            <w:szCs w:val="26"/>
          </w:rPr>
          <w:delText xml:space="preserve">                      </w:delText>
        </w:r>
        <w:r w:rsidRPr="002B1464" w:rsidDel="004D3F55">
          <w:rPr>
            <w:rFonts w:ascii="Times New Roman" w:hAnsi="Times New Roman"/>
            <w:noProof/>
            <w:sz w:val="26"/>
            <w:szCs w:val="26"/>
            <w:rPrChange w:id="5309" w:author="Unknown">
              <w:rPr>
                <w:noProof/>
              </w:rPr>
            </w:rPrChange>
          </w:rPr>
          <w:drawing>
            <wp:inline distT="0" distB="0" distL="0" distR="0" wp14:anchorId="2CC852DC" wp14:editId="1E39CC8F">
              <wp:extent cx="1238250" cy="25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238250" cy="257175"/>
                      </a:xfrm>
                      <a:prstGeom prst="rect">
                        <a:avLst/>
                      </a:prstGeom>
                      <a:noFill/>
                      <a:ln>
                        <a:noFill/>
                      </a:ln>
                    </pic:spPr>
                  </pic:pic>
                </a:graphicData>
              </a:graphic>
            </wp:inline>
          </w:drawing>
        </w:r>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5310" w:author="The Si Tran" w:date="2012-12-06T02:29:00Z">
        <w:r w:rsidRPr="0049233F" w:rsidDel="004D3F55">
          <w:rPr>
            <w:rFonts w:ascii="Times New Roman" w:hAnsi="Times New Roman"/>
            <w:sz w:val="26"/>
            <w:szCs w:val="26"/>
          </w:rPr>
          <w:delText xml:space="preserve">   </w:delText>
        </w:r>
      </w:del>
    </w:p>
    <w:p w14:paraId="54112510" w14:textId="77777777" w:rsidR="0088753F" w:rsidRPr="0049233F" w:rsidDel="004D3F55" w:rsidRDefault="0088753F" w:rsidP="0008713C">
      <w:pPr>
        <w:pStyle w:val="ListParagraph"/>
        <w:spacing w:after="0" w:line="360" w:lineRule="auto"/>
        <w:ind w:left="0"/>
        <w:rPr>
          <w:del w:id="5311" w:author="The Si Tran" w:date="2012-12-06T02:29:00Z"/>
          <w:rFonts w:ascii="Times New Roman" w:hAnsi="Times New Roman"/>
          <w:sz w:val="26"/>
          <w:szCs w:val="26"/>
        </w:rPr>
      </w:pPr>
      <w:del w:id="5312" w:author="The Si Tran" w:date="2012-12-06T02:29:00Z">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5313" w:author="The Si Tran" w:date="2012-12-06T02:29:00Z">
        <w:r w:rsidRPr="002B1464" w:rsidDel="004D3F55">
          <w:rPr>
            <w:rFonts w:ascii="Times New Roman" w:hAnsi="Times New Roman"/>
            <w:noProof/>
            <w:sz w:val="26"/>
            <w:szCs w:val="26"/>
            <w:rPrChange w:id="5314" w:author="Unknown">
              <w:rPr>
                <w:noProof/>
              </w:rPr>
            </w:rPrChange>
          </w:rPr>
          <w:drawing>
            <wp:inline distT="0" distB="0" distL="0" distR="0" wp14:anchorId="02B5E461" wp14:editId="2A694286">
              <wp:extent cx="146685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466850" cy="276225"/>
                      </a:xfrm>
                      <a:prstGeom prst="rect">
                        <a:avLst/>
                      </a:prstGeom>
                      <a:noFill/>
                      <a:ln>
                        <a:noFill/>
                      </a:ln>
                    </pic:spPr>
                  </pic:pic>
                </a:graphicData>
              </a:graphic>
            </wp:inline>
          </w:drawing>
        </w:r>
      </w:del>
    </w:p>
    <w:p w14:paraId="30C7BB71" w14:textId="77777777" w:rsidR="0088753F" w:rsidRPr="0049233F" w:rsidRDefault="0088753F" w:rsidP="0008713C">
      <w:pPr>
        <w:pStyle w:val="ListParagraph"/>
        <w:spacing w:after="0" w:line="360" w:lineRule="auto"/>
        <w:ind w:left="0"/>
        <w:rPr>
          <w:rFonts w:ascii="Times New Roman" w:hAnsi="Times New Roman"/>
          <w:sz w:val="26"/>
          <w:szCs w:val="26"/>
        </w:rPr>
        <w:pPrChange w:id="5315" w:author="The Si Tran" w:date="2012-12-06T02:29:00Z">
          <w:pPr>
            <w:pStyle w:val="ListParagraph"/>
            <w:spacing w:after="0" w:line="360" w:lineRule="auto"/>
            <w:ind w:left="0"/>
          </w:pPr>
        </w:pPrChange>
      </w:pPr>
    </w:p>
    <w:p w14:paraId="394865D9" w14:textId="2978087B" w:rsidR="0008713C" w:rsidRDefault="0088753F" w:rsidP="0088753F">
      <w:pPr>
        <w:pStyle w:val="ListParagraph"/>
        <w:spacing w:after="0" w:line="360" w:lineRule="auto"/>
        <w:ind w:left="0"/>
        <w:rPr>
          <w:ins w:id="5316" w:author="The Si Tran" w:date="2012-12-06T02:30:00Z"/>
          <w:rFonts w:ascii="Times New Roman" w:hAnsi="Times New Roman"/>
          <w:sz w:val="26"/>
          <w:szCs w:val="26"/>
        </w:rPr>
      </w:pPr>
      <w:r w:rsidRPr="0049233F">
        <w:rPr>
          <w:rFonts w:ascii="Times New Roman" w:hAnsi="Times New Roman"/>
          <w:sz w:val="26"/>
          <w:szCs w:val="26"/>
        </w:rPr>
        <w:lastRenderedPageBreak/>
        <w:t>Luật huấn luyện này có thể được viết lại cho từng trọng số như sau:</w:t>
      </w:r>
    </w:p>
    <w:p w14:paraId="273E1B41" w14:textId="77777777" w:rsidR="004D3F55" w:rsidRPr="0008713C" w:rsidRDefault="0056499D" w:rsidP="0008713C">
      <w:pPr>
        <w:pStyle w:val="Equation"/>
        <w:rPr>
          <w:ins w:id="5317" w:author="The Si Tran" w:date="2012-12-06T02:30:00Z"/>
          <w:rPrChange w:id="5318" w:author="The Si Tran" w:date="2012-12-14T06:10:00Z">
            <w:rPr>
              <w:ins w:id="5319" w:author="The Si Tran" w:date="2012-12-06T02:30:00Z"/>
            </w:rPr>
          </w:rPrChange>
        </w:rPr>
        <w:pPrChange w:id="5320" w:author="The Si Tran" w:date="2012-12-14T06:16:00Z">
          <w:pPr>
            <w:ind w:left="1440"/>
          </w:pPr>
        </w:pPrChange>
      </w:pPr>
      <m:oMathPara>
        <m:oMath>
          <m:sSub>
            <m:sSubPr>
              <m:ctrlPr>
                <w:ins w:id="5321" w:author="The Si Tran" w:date="2012-12-06T02:30:00Z">
                  <w:rPr/>
                </w:ins>
              </m:ctrlPr>
            </m:sSubPr>
            <m:e>
              <w:ins w:id="5322" w:author="The Si Tran" w:date="2012-12-06T02:30:00Z">
                <m:r>
                  <m:t>w</m:t>
                </m:r>
              </w:ins>
            </m:e>
            <m:sub>
              <w:ins w:id="5323" w:author="The Si Tran" w:date="2012-12-06T02:30:00Z">
                <m:r>
                  <m:t>i</m:t>
                </m:r>
              </w:ins>
            </m:sub>
          </m:sSub>
          <w:ins w:id="5324" w:author="The Si Tran" w:date="2012-12-06T02:30:00Z">
            <m:r>
              <m:t>←</m:t>
            </m:r>
          </w:ins>
          <m:sSub>
            <m:sSubPr>
              <m:ctrlPr>
                <w:ins w:id="5325" w:author="The Si Tran" w:date="2012-12-06T02:30:00Z">
                  <w:rPr/>
                </w:ins>
              </m:ctrlPr>
            </m:sSubPr>
            <m:e>
              <w:ins w:id="5326" w:author="The Si Tran" w:date="2012-12-06T02:30:00Z">
                <m:r>
                  <m:t>w</m:t>
                </m:r>
              </w:ins>
            </m:e>
            <m:sub>
              <w:ins w:id="5327" w:author="The Si Tran" w:date="2012-12-06T02:30:00Z">
                <m:r>
                  <m:t>i</m:t>
                </m:r>
              </w:ins>
            </m:sub>
          </m:sSub>
          <w:ins w:id="5328" w:author="The Si Tran" w:date="2012-12-06T02:30:00Z">
            <m:r>
              <m:t>+</m:t>
            </m:r>
          </w:ins>
          <m:sSub>
            <m:sSubPr>
              <m:ctrlPr>
                <w:ins w:id="5329" w:author="The Si Tran" w:date="2012-12-06T02:30:00Z">
                  <w:rPr/>
                </w:ins>
              </m:ctrlPr>
            </m:sSubPr>
            <m:e>
              <w:ins w:id="5330" w:author="The Si Tran" w:date="2012-12-06T02:30:00Z">
                <m:r>
                  <m:t>∆w</m:t>
                </m:r>
              </w:ins>
            </m:e>
            <m:sub>
              <w:ins w:id="5331" w:author="The Si Tran" w:date="2012-12-06T02:30:00Z">
                <m:r>
                  <m:t>i</m:t>
                </m:r>
              </w:ins>
              <m:ctrlPr>
                <w:ins w:id="5332" w:author="The Si Tran" w:date="2012-12-06T02:30:00Z">
                  <w:rPr>
                    <w:rPrChange w:id="5333" w:author="The Si Tran" w:date="2012-12-14T06:10:00Z">
                      <w:rPr/>
                    </w:rPrChange>
                  </w:rPr>
                </w:ins>
              </m:ctrlPr>
            </m:sub>
          </m:sSub>
        </m:oMath>
      </m:oMathPara>
    </w:p>
    <w:p w14:paraId="14A84423" w14:textId="77777777" w:rsidR="004D3F55" w:rsidRPr="0008713C" w:rsidRDefault="0056499D" w:rsidP="0008713C">
      <w:pPr>
        <w:pStyle w:val="Equation"/>
        <w:rPr>
          <w:ins w:id="5334" w:author="The Si Tran" w:date="2012-12-06T02:30:00Z"/>
          <w:rPrChange w:id="5335" w:author="The Si Tran" w:date="2012-12-14T06:09:00Z">
            <w:rPr>
              <w:ins w:id="5336" w:author="The Si Tran" w:date="2012-12-06T02:30:00Z"/>
            </w:rPr>
          </w:rPrChange>
        </w:rPr>
        <w:pPrChange w:id="5337" w:author="The Si Tran" w:date="2012-12-14T06:16:00Z">
          <w:pPr>
            <w:ind w:left="1440"/>
          </w:pPr>
        </w:pPrChange>
      </w:pPr>
      <m:oMathPara>
        <m:oMath>
          <m:sSub>
            <m:sSubPr>
              <m:ctrlPr>
                <w:ins w:id="5338" w:author="The Si Tran" w:date="2012-12-06T02:30:00Z">
                  <w:rPr/>
                </w:ins>
              </m:ctrlPr>
            </m:sSubPr>
            <m:e>
              <w:ins w:id="5339" w:author="The Si Tran" w:date="2012-12-06T02:30:00Z">
                <m:r>
                  <m:t>∆w</m:t>
                </m:r>
              </w:ins>
            </m:e>
            <m:sub>
              <w:ins w:id="5340" w:author="The Si Tran" w:date="2012-12-06T02:30:00Z">
                <m:r>
                  <m:t>i</m:t>
                </m:r>
              </w:ins>
            </m:sub>
          </m:sSub>
          <w:ins w:id="5341" w:author="The Si Tran" w:date="2012-12-06T02:30:00Z">
            <m:r>
              <m:t>=-η</m:t>
            </m:r>
          </w:ins>
          <m:f>
            <m:fPr>
              <m:ctrlPr>
                <w:ins w:id="5342" w:author="The Si Tran" w:date="2012-12-06T02:30:00Z">
                  <w:rPr/>
                </w:ins>
              </m:ctrlPr>
            </m:fPr>
            <m:num>
              <w:ins w:id="5343" w:author="The Si Tran" w:date="2012-12-06T02:30:00Z">
                <m:r>
                  <m:t>∂E</m:t>
                </m:r>
              </w:ins>
            </m:num>
            <m:den>
              <w:ins w:id="5344" w:author="The Si Tran" w:date="2012-12-06T02:30:00Z">
                <m:r>
                  <m:t>∂</m:t>
                </m:r>
              </w:ins>
              <m:sSub>
                <m:sSubPr>
                  <m:ctrlPr>
                    <w:ins w:id="5345" w:author="The Si Tran" w:date="2012-12-06T02:30:00Z">
                      <w:rPr/>
                    </w:ins>
                  </m:ctrlPr>
                </m:sSubPr>
                <m:e>
                  <w:ins w:id="5346" w:author="The Si Tran" w:date="2012-12-06T02:31:00Z">
                    <m:r>
                      <m:t>w</m:t>
                    </m:r>
                  </w:ins>
                </m:e>
                <m:sub>
                  <w:ins w:id="5347" w:author="The Si Tran" w:date="2012-12-06T02:31:00Z">
                    <m:r>
                      <m:t>i</m:t>
                    </m:r>
                  </w:ins>
                </m:sub>
              </m:sSub>
              <m:ctrlPr>
                <w:ins w:id="5348" w:author="The Si Tran" w:date="2012-12-06T02:30:00Z">
                  <w:rPr>
                    <w:rPrChange w:id="5349" w:author="The Si Tran" w:date="2012-12-14T06:09:00Z">
                      <w:rPr>
                        <w:i/>
                      </w:rPr>
                    </w:rPrChange>
                  </w:rPr>
                </w:ins>
              </m:ctrlPr>
            </m:den>
          </m:f>
        </m:oMath>
      </m:oMathPara>
    </w:p>
    <w:p w14:paraId="164ABD0C" w14:textId="77777777" w:rsidR="004D3F55" w:rsidRPr="0049233F" w:rsidDel="00FC5644" w:rsidRDefault="004D3F55" w:rsidP="0088753F">
      <w:pPr>
        <w:pStyle w:val="ListParagraph"/>
        <w:spacing w:after="0" w:line="360" w:lineRule="auto"/>
        <w:ind w:left="0"/>
        <w:rPr>
          <w:del w:id="5350" w:author="The Si Tran" w:date="2012-12-06T02:31:00Z"/>
          <w:rFonts w:ascii="Times New Roman" w:hAnsi="Times New Roman"/>
          <w:sz w:val="26"/>
          <w:szCs w:val="26"/>
        </w:rPr>
      </w:pPr>
    </w:p>
    <w:p w14:paraId="4C433007" w14:textId="77777777" w:rsidR="0088753F" w:rsidRPr="0049233F" w:rsidDel="00FC5644" w:rsidRDefault="0088753F">
      <w:pPr>
        <w:pStyle w:val="ListParagraph"/>
        <w:spacing w:after="0" w:line="360" w:lineRule="auto"/>
        <w:ind w:left="0"/>
        <w:rPr>
          <w:del w:id="5351" w:author="The Si Tran" w:date="2012-12-06T02:31:00Z"/>
          <w:rFonts w:ascii="Times New Roman" w:hAnsi="Times New Roman"/>
          <w:sz w:val="26"/>
          <w:szCs w:val="26"/>
        </w:rPr>
      </w:pPr>
      <w:del w:id="5352" w:author="The Si Tran" w:date="2012-12-06T02:31:00Z">
        <w:r w:rsidRPr="0049233F" w:rsidDel="00FC5644">
          <w:rPr>
            <w:rFonts w:ascii="Times New Roman" w:hAnsi="Times New Roman"/>
            <w:sz w:val="26"/>
            <w:szCs w:val="26"/>
          </w:rPr>
          <w:delText xml:space="preserve">                      </w:delText>
        </w:r>
        <w:r w:rsidRPr="002B1464" w:rsidDel="00FC5644">
          <w:rPr>
            <w:rFonts w:ascii="Times New Roman" w:hAnsi="Times New Roman"/>
            <w:noProof/>
            <w:sz w:val="26"/>
            <w:szCs w:val="26"/>
            <w:rPrChange w:id="5353" w:author="Unknown">
              <w:rPr>
                <w:noProof/>
              </w:rPr>
            </w:rPrChange>
          </w:rPr>
          <w:drawing>
            <wp:inline distT="0" distB="0" distL="0" distR="0" wp14:anchorId="052A4D62" wp14:editId="2329C77A">
              <wp:extent cx="138112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381125" cy="209550"/>
                      </a:xfrm>
                      <a:prstGeom prst="rect">
                        <a:avLst/>
                      </a:prstGeom>
                      <a:noFill/>
                      <a:ln>
                        <a:noFill/>
                      </a:ln>
                    </pic:spPr>
                  </pic:pic>
                </a:graphicData>
              </a:graphic>
            </wp:inline>
          </w:drawing>
        </w:r>
      </w:del>
    </w:p>
    <w:p w14:paraId="48965F00" w14:textId="77777777" w:rsidR="0088753F" w:rsidRPr="0049233F" w:rsidRDefault="0088753F">
      <w:pPr>
        <w:pStyle w:val="ListParagraph"/>
        <w:spacing w:after="0" w:line="360" w:lineRule="auto"/>
        <w:ind w:left="0"/>
        <w:rPr>
          <w:rFonts w:ascii="Times New Roman" w:hAnsi="Times New Roman"/>
          <w:sz w:val="26"/>
          <w:szCs w:val="26"/>
        </w:rPr>
      </w:pPr>
      <w:del w:id="5354" w:author="The Si Tran" w:date="2012-12-06T02:31:00Z">
        <w:r w:rsidRPr="0049233F" w:rsidDel="00FC5644">
          <w:rPr>
            <w:rFonts w:ascii="Times New Roman" w:hAnsi="Times New Roman"/>
            <w:sz w:val="26"/>
            <w:szCs w:val="26"/>
          </w:rPr>
          <w:delText xml:space="preserve">                      </w:delText>
        </w:r>
        <w:r w:rsidRPr="0049233F" w:rsidDel="00C10046">
          <w:rPr>
            <w:rFonts w:ascii="Times New Roman" w:hAnsi="Times New Roman"/>
            <w:sz w:val="26"/>
            <w:szCs w:val="26"/>
          </w:rPr>
          <w:delText xml:space="preserve">  </w:delText>
        </w:r>
        <w:r w:rsidRPr="002B1464" w:rsidDel="00FC5644">
          <w:rPr>
            <w:rFonts w:ascii="Times New Roman" w:hAnsi="Times New Roman"/>
            <w:noProof/>
            <w:sz w:val="26"/>
            <w:szCs w:val="26"/>
            <w:rPrChange w:id="5355" w:author="Unknown">
              <w:rPr>
                <w:noProof/>
              </w:rPr>
            </w:rPrChange>
          </w:rPr>
          <w:drawing>
            <wp:inline distT="0" distB="0" distL="0" distR="0" wp14:anchorId="4070E0B0" wp14:editId="14D66106">
              <wp:extent cx="1647825" cy="533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647825" cy="533400"/>
                      </a:xfrm>
                      <a:prstGeom prst="rect">
                        <a:avLst/>
                      </a:prstGeom>
                      <a:noFill/>
                      <a:ln>
                        <a:noFill/>
                      </a:ln>
                    </pic:spPr>
                  </pic:pic>
                </a:graphicData>
              </a:graphic>
            </wp:inline>
          </w:drawing>
        </w:r>
      </w:del>
    </w:p>
    <w:p w14:paraId="4BC75067" w14:textId="77777777" w:rsidR="0088753F" w:rsidRPr="0049233F" w:rsidRDefault="0088753F" w:rsidP="0088753F">
      <w:pPr>
        <w:pStyle w:val="ListParagraph"/>
        <w:keepNext/>
        <w:spacing w:after="0" w:line="360" w:lineRule="auto"/>
        <w:ind w:firstLine="720"/>
        <w:rPr>
          <w:rFonts w:ascii="Times New Roman" w:hAnsi="Times New Roman"/>
          <w:sz w:val="26"/>
          <w:szCs w:val="26"/>
        </w:rPr>
      </w:pPr>
      <w:r w:rsidRPr="002B1464">
        <w:rPr>
          <w:rFonts w:ascii="Times New Roman" w:hAnsi="Times New Roman"/>
          <w:noProof/>
          <w:sz w:val="26"/>
          <w:szCs w:val="26"/>
        </w:rPr>
        <w:drawing>
          <wp:inline distT="0" distB="0" distL="0" distR="0" wp14:anchorId="5978921C" wp14:editId="7F54E483">
            <wp:extent cx="4762500" cy="3352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14:paraId="38644B3F" w14:textId="77777777" w:rsidR="0088753F" w:rsidRPr="0049233F" w:rsidRDefault="0088753F">
      <w:pPr>
        <w:pStyle w:val="Hinh"/>
        <w:pPrChange w:id="5356" w:author="The Si Tran" w:date="2012-12-11T23:36:00Z">
          <w:pPr>
            <w:pStyle w:val="Caption"/>
          </w:pPr>
        </w:pPrChange>
      </w:pPr>
      <w:r w:rsidRPr="0049233F">
        <w:t xml:space="preserve">                                   </w:t>
      </w:r>
      <w:r w:rsidRPr="0049233F">
        <w:tab/>
        <w:t xml:space="preserve"> </w:t>
      </w:r>
      <w:bookmarkStart w:id="5357" w:name="_Toc327348215"/>
      <w:bookmarkStart w:id="5358" w:name="_Toc343029965"/>
      <w:bookmarkStart w:id="5359" w:name="_Toc343220901"/>
      <w:r w:rsidRPr="0049233F">
        <w:t>Hình</w:t>
      </w:r>
      <w:ins w:id="5360" w:author="The Si Tran" w:date="2012-12-11T23:35:00Z">
        <w:r w:rsidR="003E4F58">
          <w:t xml:space="preserve"> 4.6</w:t>
        </w:r>
      </w:ins>
      <w:del w:id="5361" w:author="The Si Tran" w:date="2012-12-11T23:35:00Z">
        <w:r w:rsidRPr="0049233F" w:rsidDel="003E4F58">
          <w:delText xml:space="preserve"> </w:delText>
        </w:r>
        <w:r w:rsidRPr="00082976" w:rsidDel="003E4F58">
          <w:fldChar w:fldCharType="begin"/>
        </w:r>
        <w:r w:rsidRPr="0049233F" w:rsidDel="003E4F58">
          <w:delInstrText xml:space="preserve"> STYLEREF 1 \s </w:delInstrText>
        </w:r>
        <w:r w:rsidRPr="00082976" w:rsidDel="003E4F58">
          <w:rPr>
            <w:rPrChange w:id="5362" w:author="The Si Tran" w:date="2012-12-05T23:02:00Z">
              <w:rPr/>
            </w:rPrChange>
          </w:rPr>
          <w:fldChar w:fldCharType="separate"/>
        </w:r>
        <w:r w:rsidRPr="0049233F" w:rsidDel="003E4F58">
          <w:rPr>
            <w:noProof/>
          </w:rPr>
          <w:delText>2</w:delText>
        </w:r>
        <w:r w:rsidRPr="00082976" w:rsidDel="003E4F58">
          <w:fldChar w:fldCharType="end"/>
        </w:r>
        <w:r w:rsidRPr="0049233F" w:rsidDel="003E4F58">
          <w:delText>.</w:delText>
        </w:r>
        <w:r w:rsidRPr="00082976" w:rsidDel="003E4F58">
          <w:fldChar w:fldCharType="begin"/>
        </w:r>
        <w:r w:rsidRPr="0049233F" w:rsidDel="003E4F58">
          <w:delInstrText xml:space="preserve"> SEQ Hình \* ARABIC \s 1 </w:delInstrText>
        </w:r>
        <w:r w:rsidRPr="00082976" w:rsidDel="003E4F58">
          <w:rPr>
            <w:rPrChange w:id="5363" w:author="The Si Tran" w:date="2012-12-05T23:02:00Z">
              <w:rPr/>
            </w:rPrChange>
          </w:rPr>
          <w:fldChar w:fldCharType="separate"/>
        </w:r>
        <w:r w:rsidRPr="0049233F" w:rsidDel="003E4F58">
          <w:rPr>
            <w:noProof/>
          </w:rPr>
          <w:delText>7</w:delText>
        </w:r>
        <w:r w:rsidRPr="00082976" w:rsidDel="003E4F58">
          <w:fldChar w:fldCharType="end"/>
        </w:r>
      </w:del>
      <w:r w:rsidRPr="0049233F">
        <w:t xml:space="preserve">: </w:t>
      </w:r>
      <w:r w:rsidRPr="003E4F58">
        <w:rPr>
          <w:b w:val="0"/>
          <w:rPrChange w:id="5364" w:author="The Si Tran" w:date="2012-12-11T23:36:00Z">
            <w:rPr/>
          </w:rPrChange>
        </w:rPr>
        <w:t>Hàm lỗi của một đơn vị tuyến tính</w:t>
      </w:r>
      <w:bookmarkEnd w:id="5357"/>
      <w:bookmarkEnd w:id="5358"/>
      <w:bookmarkEnd w:id="5359"/>
    </w:p>
    <w:p w14:paraId="7AA782D4" w14:textId="77777777" w:rsidR="0088753F" w:rsidRPr="0049233F" w:rsidRDefault="0088753F" w:rsidP="0088753F">
      <w:pPr>
        <w:spacing w:before="0"/>
        <w:rPr>
          <w:szCs w:val="26"/>
        </w:rPr>
      </w:pPr>
    </w:p>
    <w:p w14:paraId="07530225" w14:textId="2953EADE" w:rsidR="0088753F" w:rsidRDefault="002972CB" w:rsidP="0088753F">
      <w:pPr>
        <w:spacing w:before="0"/>
        <w:rPr>
          <w:ins w:id="5365" w:author="The Si Tran" w:date="2012-12-06T02:32:00Z"/>
          <w:szCs w:val="26"/>
        </w:rPr>
      </w:pPr>
      <w:ins w:id="5366" w:author="The Si Tran" w:date="2012-12-06T02:42:00Z">
        <w:r w:rsidRPr="008E61D1">
          <w:rPr>
            <w:noProof/>
            <w:szCs w:val="26"/>
            <w:rPrChange w:id="5367" w:author="Unknown">
              <w:rPr>
                <w:b/>
                <w:bCs/>
                <w:noProof/>
                <w:sz w:val="20"/>
                <w:szCs w:val="20"/>
              </w:rPr>
            </w:rPrChange>
          </w:rPr>
          <mc:AlternateContent>
            <mc:Choice Requires="wps">
              <w:drawing>
                <wp:anchor distT="0" distB="0" distL="114300" distR="114300" simplePos="0" relativeHeight="251581952" behindDoc="0" locked="0" layoutInCell="1" allowOverlap="1" wp14:anchorId="2B2D4F3C" wp14:editId="681911FA">
                  <wp:simplePos x="0" y="0"/>
                  <wp:positionH relativeFrom="column">
                    <wp:posOffset>5183505</wp:posOffset>
                  </wp:positionH>
                  <wp:positionV relativeFrom="paragraph">
                    <wp:posOffset>1370965</wp:posOffset>
                  </wp:positionV>
                  <wp:extent cx="574055" cy="36195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57405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B1AF7" w14:textId="403282D5" w:rsidR="0056499D" w:rsidRDefault="00686079">
                              <w:ins w:id="5368" w:author="The Si Tran" w:date="2012-12-06T02:41:00Z">
                                <w:r>
                                  <w:t>(4</w:t>
                                </w:r>
                                <w:r w:rsidR="0056499D">
                                  <w:t>.1)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2D4F3C" id="Text Box 63" o:spid="_x0000_s1090" type="#_x0000_t202" style="position:absolute;left:0;text-align:left;margin-left:408.15pt;margin-top:107.95pt;width:45.2pt;height:28.5pt;z-index:25158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" fillcolor="white [3201]" stroked="f" strokeweight=".5pt">
                  <v:textbox>
                    <w:txbxContent>
                      <w:p w14:paraId="69EB1AF7" w14:textId="403282D5" w:rsidR="0056499D" w:rsidRDefault="00686079">
                        <w:ins w:id="5369" w:author="The Si Tran" w:date="2012-12-06T02:41:00Z">
                          <w:r>
                            <w:t>(4</w:t>
                          </w:r>
                          <w:r w:rsidR="0056499D">
                            <w:t>.1)</w:t>
                          </w:r>
                        </w:ins>
                      </w:p>
                    </w:txbxContent>
                  </v:textbox>
                </v:shape>
              </w:pict>
            </mc:Fallback>
          </mc:AlternateContent>
        </w:r>
      </w:ins>
      <w:del w:id="5370" w:author="The Si Tran" w:date="2012-12-14T06:12:00Z">
        <w:r w:rsidR="0088753F" w:rsidRPr="0049233F" w:rsidDel="0008713C">
          <w:rPr>
            <w:szCs w:val="26"/>
          </w:rPr>
          <w:delText>Để  thực</w:delText>
        </w:r>
      </w:del>
      <w:ins w:id="5371" w:author="The Si Tran" w:date="2012-12-14T06:12:00Z">
        <w:r w:rsidR="0008713C" w:rsidRPr="0049233F">
          <w:rPr>
            <w:szCs w:val="26"/>
          </w:rPr>
          <w:t>Để thực</w:t>
        </w:r>
      </w:ins>
      <w:r w:rsidR="0088753F" w:rsidRPr="0049233F">
        <w:rPr>
          <w:szCs w:val="26"/>
        </w:rPr>
        <w:t xml:space="preserve"> hiện cập nhập các trọng số, ta thực hiện tính đạo hàm riêng phần của hàm </w:t>
      </w:r>
      <w:r w:rsidR="0088753F" w:rsidRPr="0049233F">
        <w:rPr>
          <w:i/>
          <w:szCs w:val="26"/>
        </w:rPr>
        <w:t>E</w:t>
      </w:r>
      <w:r w:rsidR="0088753F" w:rsidRPr="0049233F">
        <w:rPr>
          <w:szCs w:val="26"/>
        </w:rPr>
        <w:t xml:space="preserve"> theo từng trọng số:</w:t>
      </w:r>
    </w:p>
    <w:p w14:paraId="1685F420" w14:textId="77777777" w:rsidR="002972CB" w:rsidRPr="002972CB" w:rsidRDefault="0056499D" w:rsidP="0088753F">
      <w:pPr>
        <w:spacing w:before="0"/>
        <w:rPr>
          <w:ins w:id="5372" w:author="The Si Tran" w:date="2012-12-06T02:42:00Z"/>
          <w:szCs w:val="26"/>
          <w:rPrChange w:id="5373" w:author="The Si Tran" w:date="2012-12-06T02:42:00Z">
            <w:rPr>
              <w:ins w:id="5374" w:author="The Si Tran" w:date="2012-12-06T02:42:00Z"/>
              <w:rFonts w:ascii="Cambria Math" w:hAnsi="Cambria Math"/>
              <w:i/>
              <w:szCs w:val="26"/>
            </w:rPr>
          </w:rPrChange>
        </w:rPr>
      </w:pPr>
      <m:oMathPara>
        <m:oMath>
          <m:f>
            <m:fPr>
              <m:ctrlPr>
                <w:ins w:id="5375" w:author="The Si Tran" w:date="2012-12-06T02:32:00Z">
                  <w:rPr>
                    <w:rFonts w:ascii="Cambria Math" w:hAnsi="Cambria Math"/>
                    <w:i/>
                    <w:szCs w:val="26"/>
                  </w:rPr>
                </w:ins>
              </m:ctrlPr>
            </m:fPr>
            <m:num>
              <w:ins w:id="5376" w:author="The Si Tran" w:date="2012-12-06T02:32:00Z">
                <m:r>
                  <w:rPr>
                    <w:rFonts w:ascii="Cambria Math" w:hAnsi="Cambria Math"/>
                    <w:szCs w:val="26"/>
                  </w:rPr>
                  <m:t>∂E</m:t>
                </m:r>
              </w:ins>
            </m:num>
            <m:den>
              <w:ins w:id="5377" w:author="The Si Tran" w:date="2012-12-06T02:32:00Z">
                <m:r>
                  <w:rPr>
                    <w:rFonts w:ascii="Cambria Math" w:hAnsi="Cambria Math"/>
                    <w:szCs w:val="26"/>
                  </w:rPr>
                  <m:t>∂</m:t>
                </m:r>
              </w:ins>
              <m:sSub>
                <m:sSubPr>
                  <m:ctrlPr>
                    <w:ins w:id="5378" w:author="The Si Tran" w:date="2012-12-06T02:32:00Z">
                      <w:rPr>
                        <w:rFonts w:ascii="Cambria Math" w:hAnsi="Cambria Math"/>
                        <w:i/>
                        <w:szCs w:val="26"/>
                      </w:rPr>
                    </w:ins>
                  </m:ctrlPr>
                </m:sSubPr>
                <m:e>
                  <w:ins w:id="5379" w:author="The Si Tran" w:date="2012-12-06T02:32:00Z">
                    <m:r>
                      <w:rPr>
                        <w:rFonts w:ascii="Cambria Math" w:hAnsi="Cambria Math"/>
                        <w:szCs w:val="26"/>
                      </w:rPr>
                      <m:t>w</m:t>
                    </m:r>
                  </w:ins>
                </m:e>
                <m:sub>
                  <w:ins w:id="5380" w:author="The Si Tran" w:date="2012-12-06T02:32:00Z">
                    <m:r>
                      <w:rPr>
                        <w:rFonts w:ascii="Cambria Math" w:hAnsi="Cambria Math"/>
                        <w:szCs w:val="26"/>
                      </w:rPr>
                      <m:t>i</m:t>
                    </m:r>
                  </w:ins>
                </m:sub>
              </m:sSub>
            </m:den>
          </m:f>
          <w:ins w:id="5381" w:author="The Si Tran" w:date="2012-12-06T02:32:00Z">
            <m:r>
              <w:rPr>
                <w:rFonts w:ascii="Cambria Math" w:hAnsi="Cambria Math"/>
                <w:szCs w:val="26"/>
              </w:rPr>
              <m:t>=</m:t>
            </m:r>
          </w:ins>
          <m:f>
            <m:fPr>
              <m:ctrlPr>
                <w:ins w:id="5382" w:author="The Si Tran" w:date="2012-12-06T02:32:00Z">
                  <w:rPr>
                    <w:rFonts w:ascii="Cambria Math" w:hAnsi="Cambria Math"/>
                    <w:i/>
                    <w:szCs w:val="26"/>
                  </w:rPr>
                </w:ins>
              </m:ctrlPr>
            </m:fPr>
            <m:num>
              <w:ins w:id="5383" w:author="The Si Tran" w:date="2012-12-06T02:33:00Z">
                <m:r>
                  <w:rPr>
                    <w:rFonts w:ascii="Cambria Math" w:hAnsi="Cambria Math"/>
                    <w:szCs w:val="26"/>
                  </w:rPr>
                  <m:t>∂</m:t>
                </m:r>
              </w:ins>
            </m:num>
            <m:den>
              <w:ins w:id="5384" w:author="The Si Tran" w:date="2012-12-06T02:33:00Z">
                <m:r>
                  <w:rPr>
                    <w:rFonts w:ascii="Cambria Math" w:hAnsi="Cambria Math"/>
                    <w:szCs w:val="26"/>
                  </w:rPr>
                  <m:t>∂</m:t>
                </m:r>
              </w:ins>
              <m:sSub>
                <m:sSubPr>
                  <m:ctrlPr>
                    <w:ins w:id="5385" w:author="The Si Tran" w:date="2012-12-06T02:33:00Z">
                      <w:rPr>
                        <w:rFonts w:ascii="Cambria Math" w:hAnsi="Cambria Math"/>
                        <w:i/>
                        <w:szCs w:val="26"/>
                      </w:rPr>
                    </w:ins>
                  </m:ctrlPr>
                </m:sSubPr>
                <m:e>
                  <w:ins w:id="5386" w:author="The Si Tran" w:date="2012-12-06T02:33:00Z">
                    <m:r>
                      <w:rPr>
                        <w:rFonts w:ascii="Cambria Math" w:hAnsi="Cambria Math"/>
                        <w:szCs w:val="26"/>
                      </w:rPr>
                      <m:t>w</m:t>
                    </m:r>
                  </w:ins>
                </m:e>
                <m:sub>
                  <w:ins w:id="5387" w:author="The Si Tran" w:date="2012-12-06T02:33:00Z">
                    <m:r>
                      <w:rPr>
                        <w:rFonts w:ascii="Cambria Math" w:hAnsi="Cambria Math"/>
                        <w:szCs w:val="26"/>
                      </w:rPr>
                      <m:t>i</m:t>
                    </m:r>
                  </w:ins>
                </m:sub>
              </m:sSub>
            </m:den>
          </m:f>
          <m:f>
            <m:fPr>
              <m:ctrlPr>
                <w:ins w:id="5388" w:author="The Si Tran" w:date="2012-12-06T02:33:00Z">
                  <w:rPr>
                    <w:rFonts w:ascii="Cambria Math" w:hAnsi="Cambria Math"/>
                    <w:i/>
                    <w:szCs w:val="26"/>
                  </w:rPr>
                </w:ins>
              </m:ctrlPr>
            </m:fPr>
            <m:num>
              <w:ins w:id="5389" w:author="The Si Tran" w:date="2012-12-06T02:33:00Z">
                <m:r>
                  <w:rPr>
                    <w:rFonts w:ascii="Cambria Math" w:hAnsi="Cambria Math"/>
                    <w:szCs w:val="26"/>
                  </w:rPr>
                  <m:t>1</m:t>
                </m:r>
              </w:ins>
            </m:num>
            <m:den>
              <w:ins w:id="5390" w:author="The Si Tran" w:date="2012-12-06T02:33:00Z">
                <m:r>
                  <w:rPr>
                    <w:rFonts w:ascii="Cambria Math" w:hAnsi="Cambria Math"/>
                    <w:szCs w:val="26"/>
                  </w:rPr>
                  <m:t>2</m:t>
                </m:r>
              </w:ins>
            </m:den>
          </m:f>
          <m:nary>
            <m:naryPr>
              <m:chr m:val="∑"/>
              <m:limLoc m:val="subSup"/>
              <m:supHide m:val="1"/>
              <m:ctrlPr>
                <w:ins w:id="5391" w:author="The Si Tran" w:date="2012-12-06T02:33:00Z">
                  <w:rPr>
                    <w:rFonts w:ascii="Cambria Math" w:hAnsi="Cambria Math"/>
                    <w:i/>
                    <w:szCs w:val="26"/>
                  </w:rPr>
                </w:ins>
              </m:ctrlPr>
            </m:naryPr>
            <m:sub>
              <w:ins w:id="5392" w:author="The Si Tran" w:date="2012-12-06T02:33:00Z">
                <m:r>
                  <w:rPr>
                    <w:rFonts w:ascii="Cambria Math" w:hAnsi="Cambria Math"/>
                    <w:szCs w:val="26"/>
                  </w:rPr>
                  <m:t>d∈D</m:t>
                </m:r>
              </w:ins>
            </m:sub>
            <m:sup/>
            <m:e>
              <m:sSup>
                <m:sSupPr>
                  <m:ctrlPr>
                    <w:ins w:id="5393" w:author="The Si Tran" w:date="2012-12-06T02:33:00Z">
                      <w:rPr>
                        <w:rFonts w:ascii="Cambria Math" w:hAnsi="Cambria Math"/>
                        <w:i/>
                        <w:szCs w:val="26"/>
                      </w:rPr>
                    </w:ins>
                  </m:ctrlPr>
                </m:sSupPr>
                <m:e>
                  <m:d>
                    <m:dPr>
                      <m:ctrlPr>
                        <w:ins w:id="5394" w:author="The Si Tran" w:date="2012-12-06T02:33:00Z">
                          <w:rPr>
                            <w:rFonts w:ascii="Cambria Math" w:hAnsi="Cambria Math"/>
                            <w:i/>
                            <w:szCs w:val="26"/>
                          </w:rPr>
                        </w:ins>
                      </m:ctrlPr>
                    </m:dPr>
                    <m:e>
                      <m:sSub>
                        <m:sSubPr>
                          <m:ctrlPr>
                            <w:ins w:id="5395" w:author="The Si Tran" w:date="2012-12-06T02:33:00Z">
                              <w:rPr>
                                <w:rFonts w:ascii="Cambria Math" w:hAnsi="Cambria Math"/>
                                <w:i/>
                                <w:szCs w:val="26"/>
                              </w:rPr>
                            </w:ins>
                          </m:ctrlPr>
                        </m:sSubPr>
                        <m:e>
                          <w:ins w:id="5396" w:author="The Si Tran" w:date="2012-12-06T02:33:00Z">
                            <m:r>
                              <w:rPr>
                                <w:rFonts w:ascii="Cambria Math" w:hAnsi="Cambria Math"/>
                                <w:szCs w:val="26"/>
                              </w:rPr>
                              <m:t>t</m:t>
                            </m:r>
                          </w:ins>
                        </m:e>
                        <m:sub>
                          <w:ins w:id="5397" w:author="The Si Tran" w:date="2012-12-06T02:33:00Z">
                            <m:r>
                              <w:rPr>
                                <w:rFonts w:ascii="Cambria Math" w:hAnsi="Cambria Math"/>
                                <w:szCs w:val="26"/>
                              </w:rPr>
                              <m:t>d</m:t>
                            </m:r>
                          </w:ins>
                        </m:sub>
                      </m:sSub>
                      <w:ins w:id="5398" w:author="The Si Tran" w:date="2012-12-06T02:33:00Z">
                        <m:r>
                          <w:rPr>
                            <w:rFonts w:ascii="Cambria Math" w:hAnsi="Cambria Math"/>
                            <w:szCs w:val="26"/>
                          </w:rPr>
                          <m:t>-</m:t>
                        </m:r>
                      </w:ins>
                      <m:sSub>
                        <m:sSubPr>
                          <m:ctrlPr>
                            <w:ins w:id="5399" w:author="The Si Tran" w:date="2012-12-06T02:33:00Z">
                              <w:rPr>
                                <w:rFonts w:ascii="Cambria Math" w:hAnsi="Cambria Math"/>
                                <w:i/>
                                <w:szCs w:val="26"/>
                              </w:rPr>
                            </w:ins>
                          </m:ctrlPr>
                        </m:sSubPr>
                        <m:e>
                          <w:ins w:id="5400" w:author="The Si Tran" w:date="2012-12-06T02:34:00Z">
                            <m:r>
                              <w:rPr>
                                <w:rFonts w:ascii="Cambria Math" w:hAnsi="Cambria Math"/>
                                <w:szCs w:val="26"/>
                              </w:rPr>
                              <m:t>o</m:t>
                            </m:r>
                          </w:ins>
                        </m:e>
                        <m:sub>
                          <w:ins w:id="5401" w:author="The Si Tran" w:date="2012-12-06T02:34:00Z">
                            <m:r>
                              <w:rPr>
                                <w:rFonts w:ascii="Cambria Math" w:hAnsi="Cambria Math"/>
                                <w:szCs w:val="26"/>
                              </w:rPr>
                              <m:t>d</m:t>
                            </m:r>
                          </w:ins>
                        </m:sub>
                      </m:sSub>
                    </m:e>
                  </m:d>
                </m:e>
                <m:sup>
                  <w:ins w:id="5402" w:author="The Si Tran" w:date="2012-12-06T02:33:00Z">
                    <m:r>
                      <w:rPr>
                        <w:rFonts w:ascii="Cambria Math" w:hAnsi="Cambria Math"/>
                        <w:szCs w:val="26"/>
                      </w:rPr>
                      <m:t>2</m:t>
                    </m:r>
                  </w:ins>
                </m:sup>
              </m:sSup>
              <w:ins w:id="5403" w:author="The Si Tran" w:date="2012-12-06T02:34:00Z">
                <m:r>
                  <w:rPr>
                    <w:rFonts w:ascii="Cambria Math" w:hAnsi="Cambria Math"/>
                    <w:szCs w:val="26"/>
                  </w:rPr>
                  <m:t>=</m:t>
                </m:r>
              </w:ins>
              <m:f>
                <m:fPr>
                  <m:ctrlPr>
                    <w:ins w:id="5404" w:author="The Si Tran" w:date="2012-12-06T02:34:00Z">
                      <w:rPr>
                        <w:rFonts w:ascii="Cambria Math" w:hAnsi="Cambria Math"/>
                        <w:i/>
                        <w:szCs w:val="26"/>
                      </w:rPr>
                    </w:ins>
                  </m:ctrlPr>
                </m:fPr>
                <m:num>
                  <w:ins w:id="5405" w:author="The Si Tran" w:date="2012-12-06T02:34:00Z">
                    <m:r>
                      <w:rPr>
                        <w:rFonts w:ascii="Cambria Math" w:hAnsi="Cambria Math"/>
                        <w:szCs w:val="26"/>
                      </w:rPr>
                      <m:t>1</m:t>
                    </m:r>
                  </w:ins>
                </m:num>
                <m:den>
                  <w:ins w:id="5406" w:author="The Si Tran" w:date="2012-12-06T02:34:00Z">
                    <m:r>
                      <w:rPr>
                        <w:rFonts w:ascii="Cambria Math" w:hAnsi="Cambria Math"/>
                        <w:szCs w:val="26"/>
                      </w:rPr>
                      <m:t>2</m:t>
                    </m:r>
                  </w:ins>
                </m:den>
              </m:f>
            </m:e>
          </m:nary>
          <m:nary>
            <m:naryPr>
              <m:chr m:val="∑"/>
              <m:limLoc m:val="subSup"/>
              <m:supHide m:val="1"/>
              <m:ctrlPr>
                <w:ins w:id="5407" w:author="The Si Tran" w:date="2012-12-06T02:34:00Z">
                  <w:rPr>
                    <w:rFonts w:ascii="Cambria Math" w:hAnsi="Cambria Math"/>
                    <w:i/>
                    <w:szCs w:val="26"/>
                  </w:rPr>
                </w:ins>
              </m:ctrlPr>
            </m:naryPr>
            <m:sub>
              <w:ins w:id="5408" w:author="The Si Tran" w:date="2012-12-06T02:34:00Z">
                <m:r>
                  <w:rPr>
                    <w:rFonts w:ascii="Cambria Math" w:hAnsi="Cambria Math"/>
                    <w:szCs w:val="26"/>
                  </w:rPr>
                  <m:t>d∈D</m:t>
                </m:r>
              </w:ins>
            </m:sub>
            <m:sup/>
            <m:e>
              <m:f>
                <m:fPr>
                  <m:ctrlPr>
                    <w:ins w:id="5409" w:author="The Si Tran" w:date="2012-12-06T02:34:00Z">
                      <w:rPr>
                        <w:rFonts w:ascii="Cambria Math" w:hAnsi="Cambria Math"/>
                        <w:i/>
                        <w:szCs w:val="26"/>
                      </w:rPr>
                    </w:ins>
                  </m:ctrlPr>
                </m:fPr>
                <m:num>
                  <w:ins w:id="5410" w:author="The Si Tran" w:date="2012-12-06T02:35:00Z">
                    <m:r>
                      <w:rPr>
                        <w:rFonts w:ascii="Cambria Math" w:hAnsi="Cambria Math"/>
                        <w:szCs w:val="26"/>
                      </w:rPr>
                      <m:t>∂</m:t>
                    </m:r>
                  </w:ins>
                </m:num>
                <m:den>
                  <w:ins w:id="5411" w:author="The Si Tran" w:date="2012-12-06T02:35:00Z">
                    <m:r>
                      <w:rPr>
                        <w:rFonts w:ascii="Cambria Math" w:hAnsi="Cambria Math"/>
                        <w:szCs w:val="26"/>
                      </w:rPr>
                      <m:t>∂</m:t>
                    </m:r>
                  </w:ins>
                  <m:sSub>
                    <m:sSubPr>
                      <m:ctrlPr>
                        <w:ins w:id="5412" w:author="The Si Tran" w:date="2012-12-06T02:35:00Z">
                          <w:rPr>
                            <w:rFonts w:ascii="Cambria Math" w:hAnsi="Cambria Math"/>
                            <w:i/>
                            <w:szCs w:val="26"/>
                          </w:rPr>
                        </w:ins>
                      </m:ctrlPr>
                    </m:sSubPr>
                    <m:e>
                      <w:ins w:id="5413" w:author="The Si Tran" w:date="2012-12-06T02:35:00Z">
                        <m:r>
                          <w:rPr>
                            <w:rFonts w:ascii="Cambria Math" w:hAnsi="Cambria Math"/>
                            <w:szCs w:val="26"/>
                          </w:rPr>
                          <m:t>w</m:t>
                        </m:r>
                      </w:ins>
                    </m:e>
                    <m:sub>
                      <w:ins w:id="5414" w:author="The Si Tran" w:date="2012-12-06T02:35:00Z">
                        <m:r>
                          <w:rPr>
                            <w:rFonts w:ascii="Cambria Math" w:hAnsi="Cambria Math"/>
                            <w:szCs w:val="26"/>
                          </w:rPr>
                          <m:t>i</m:t>
                        </m:r>
                      </w:ins>
                    </m:sub>
                  </m:sSub>
                </m:den>
              </m:f>
            </m:e>
          </m:nary>
          <m:sSup>
            <m:sSupPr>
              <m:ctrlPr>
                <w:ins w:id="5415" w:author="The Si Tran" w:date="2012-12-06T02:35:00Z">
                  <w:rPr>
                    <w:rFonts w:ascii="Cambria Math" w:hAnsi="Cambria Math"/>
                    <w:i/>
                    <w:szCs w:val="26"/>
                  </w:rPr>
                </w:ins>
              </m:ctrlPr>
            </m:sSupPr>
            <m:e>
              <m:d>
                <m:dPr>
                  <m:ctrlPr>
                    <w:ins w:id="5416" w:author="The Si Tran" w:date="2012-12-06T02:35:00Z">
                      <w:rPr>
                        <w:rFonts w:ascii="Cambria Math" w:hAnsi="Cambria Math"/>
                        <w:i/>
                        <w:szCs w:val="26"/>
                      </w:rPr>
                    </w:ins>
                  </m:ctrlPr>
                </m:dPr>
                <m:e>
                  <m:sSub>
                    <m:sSubPr>
                      <m:ctrlPr>
                        <w:ins w:id="5417" w:author="The Si Tran" w:date="2012-12-06T02:35:00Z">
                          <w:rPr>
                            <w:rFonts w:ascii="Cambria Math" w:hAnsi="Cambria Math"/>
                            <w:i/>
                            <w:szCs w:val="26"/>
                          </w:rPr>
                        </w:ins>
                      </m:ctrlPr>
                    </m:sSubPr>
                    <m:e>
                      <w:ins w:id="5418" w:author="The Si Tran" w:date="2012-12-06T02:35:00Z">
                        <m:r>
                          <w:rPr>
                            <w:rFonts w:ascii="Cambria Math" w:hAnsi="Cambria Math"/>
                            <w:szCs w:val="26"/>
                          </w:rPr>
                          <m:t>t</m:t>
                        </m:r>
                      </w:ins>
                    </m:e>
                    <m:sub>
                      <w:ins w:id="5419" w:author="The Si Tran" w:date="2012-12-06T02:35:00Z">
                        <m:r>
                          <w:rPr>
                            <w:rFonts w:ascii="Cambria Math" w:hAnsi="Cambria Math"/>
                            <w:szCs w:val="26"/>
                          </w:rPr>
                          <m:t>d</m:t>
                        </m:r>
                      </w:ins>
                    </m:sub>
                  </m:sSub>
                  <w:ins w:id="5420" w:author="The Si Tran" w:date="2012-12-06T02:35:00Z">
                    <m:r>
                      <w:rPr>
                        <w:rFonts w:ascii="Cambria Math" w:hAnsi="Cambria Math"/>
                        <w:szCs w:val="26"/>
                      </w:rPr>
                      <m:t>-</m:t>
                    </m:r>
                  </w:ins>
                  <m:sSub>
                    <m:sSubPr>
                      <m:ctrlPr>
                        <w:ins w:id="5421" w:author="The Si Tran" w:date="2012-12-06T02:35:00Z">
                          <w:rPr>
                            <w:rFonts w:ascii="Cambria Math" w:hAnsi="Cambria Math"/>
                            <w:i/>
                            <w:szCs w:val="26"/>
                          </w:rPr>
                        </w:ins>
                      </m:ctrlPr>
                    </m:sSubPr>
                    <m:e>
                      <w:ins w:id="5422" w:author="The Si Tran" w:date="2012-12-06T02:35:00Z">
                        <m:r>
                          <w:rPr>
                            <w:rFonts w:ascii="Cambria Math" w:hAnsi="Cambria Math"/>
                            <w:szCs w:val="26"/>
                          </w:rPr>
                          <m:t>o</m:t>
                        </m:r>
                      </w:ins>
                    </m:e>
                    <m:sub>
                      <w:ins w:id="5423" w:author="The Si Tran" w:date="2012-12-06T02:35:00Z">
                        <m:r>
                          <w:rPr>
                            <w:rFonts w:ascii="Cambria Math" w:hAnsi="Cambria Math"/>
                            <w:szCs w:val="26"/>
                          </w:rPr>
                          <m:t>d</m:t>
                        </m:r>
                      </w:ins>
                    </m:sub>
                  </m:sSub>
                </m:e>
              </m:d>
            </m:e>
            <m:sup>
              <w:ins w:id="5424" w:author="The Si Tran" w:date="2012-12-06T02:35:00Z">
                <m:r>
                  <w:rPr>
                    <w:rFonts w:ascii="Cambria Math" w:hAnsi="Cambria Math"/>
                    <w:szCs w:val="26"/>
                  </w:rPr>
                  <m:t>2</m:t>
                </m:r>
              </w:ins>
            </m:sup>
          </m:sSup>
          <w:ins w:id="5425" w:author="The Si Tran" w:date="2012-12-06T02:35:00Z">
            <m:r>
              <w:rPr>
                <w:rFonts w:ascii="Cambria Math" w:hAnsi="Cambria Math"/>
                <w:szCs w:val="26"/>
              </w:rPr>
              <m:t>=</m:t>
            </m:r>
          </w:ins>
          <m:f>
            <m:fPr>
              <m:ctrlPr>
                <w:ins w:id="5426" w:author="The Si Tran" w:date="2012-12-06T02:35:00Z">
                  <w:rPr>
                    <w:rFonts w:ascii="Cambria Math" w:hAnsi="Cambria Math"/>
                    <w:i/>
                    <w:szCs w:val="26"/>
                  </w:rPr>
                </w:ins>
              </m:ctrlPr>
            </m:fPr>
            <m:num>
              <w:ins w:id="5427" w:author="The Si Tran" w:date="2012-12-06T02:35:00Z">
                <m:r>
                  <w:rPr>
                    <w:rFonts w:ascii="Cambria Math" w:hAnsi="Cambria Math"/>
                    <w:szCs w:val="26"/>
                  </w:rPr>
                  <m:t>1</m:t>
                </m:r>
              </w:ins>
            </m:num>
            <m:den>
              <w:ins w:id="5428" w:author="The Si Tran" w:date="2012-12-06T02:35:00Z">
                <m:r>
                  <w:rPr>
                    <w:rFonts w:ascii="Cambria Math" w:hAnsi="Cambria Math"/>
                    <w:szCs w:val="26"/>
                  </w:rPr>
                  <m:t>2</m:t>
                </m:r>
              </w:ins>
            </m:den>
          </m:f>
          <m:nary>
            <m:naryPr>
              <m:chr m:val="∑"/>
              <m:limLoc m:val="subSup"/>
              <m:supHide m:val="1"/>
              <m:ctrlPr>
                <w:ins w:id="5429" w:author="The Si Tran" w:date="2012-12-06T02:35:00Z">
                  <w:rPr>
                    <w:rFonts w:ascii="Cambria Math" w:hAnsi="Cambria Math"/>
                    <w:i/>
                    <w:szCs w:val="26"/>
                  </w:rPr>
                </w:ins>
              </m:ctrlPr>
            </m:naryPr>
            <m:sub>
              <w:ins w:id="5430" w:author="The Si Tran" w:date="2012-12-06T02:35:00Z">
                <m:r>
                  <w:rPr>
                    <w:rFonts w:ascii="Cambria Math" w:hAnsi="Cambria Math"/>
                    <w:szCs w:val="26"/>
                  </w:rPr>
                  <m:t>d∈D</m:t>
                </m:r>
              </w:ins>
            </m:sub>
            <m:sup/>
            <m:e>
              <w:ins w:id="5431" w:author="The Si Tran" w:date="2012-12-06T02:36:00Z">
                <m:r>
                  <w:rPr>
                    <w:rFonts w:ascii="Cambria Math" w:hAnsi="Cambria Math"/>
                    <w:szCs w:val="26"/>
                  </w:rPr>
                  <m:t>2</m:t>
                </m:r>
              </w:ins>
              <m:d>
                <m:dPr>
                  <m:ctrlPr>
                    <w:ins w:id="5432" w:author="The Si Tran" w:date="2012-12-06T02:36:00Z">
                      <w:rPr>
                        <w:rFonts w:ascii="Cambria Math" w:hAnsi="Cambria Math"/>
                        <w:i/>
                        <w:szCs w:val="26"/>
                      </w:rPr>
                    </w:ins>
                  </m:ctrlPr>
                </m:dPr>
                <m:e>
                  <m:sSub>
                    <m:sSubPr>
                      <m:ctrlPr>
                        <w:ins w:id="5433" w:author="The Si Tran" w:date="2012-12-06T02:36:00Z">
                          <w:rPr>
                            <w:rFonts w:ascii="Cambria Math" w:hAnsi="Cambria Math"/>
                            <w:i/>
                            <w:szCs w:val="26"/>
                          </w:rPr>
                        </w:ins>
                      </m:ctrlPr>
                    </m:sSubPr>
                    <m:e>
                      <w:ins w:id="5434" w:author="The Si Tran" w:date="2012-12-06T02:36:00Z">
                        <m:r>
                          <w:rPr>
                            <w:rFonts w:ascii="Cambria Math" w:hAnsi="Cambria Math"/>
                            <w:szCs w:val="26"/>
                          </w:rPr>
                          <m:t>t</m:t>
                        </m:r>
                      </w:ins>
                    </m:e>
                    <m:sub>
                      <w:ins w:id="5435" w:author="The Si Tran" w:date="2012-12-06T02:36:00Z">
                        <m:r>
                          <w:rPr>
                            <w:rFonts w:ascii="Cambria Math" w:hAnsi="Cambria Math"/>
                            <w:szCs w:val="26"/>
                          </w:rPr>
                          <m:t>d</m:t>
                        </m:r>
                      </w:ins>
                    </m:sub>
                  </m:sSub>
                  <w:ins w:id="5436" w:author="The Si Tran" w:date="2012-12-06T02:36:00Z">
                    <m:r>
                      <w:rPr>
                        <w:rFonts w:ascii="Cambria Math" w:hAnsi="Cambria Math"/>
                        <w:szCs w:val="26"/>
                      </w:rPr>
                      <m:t>-</m:t>
                    </m:r>
                  </w:ins>
                  <m:sSub>
                    <m:sSubPr>
                      <m:ctrlPr>
                        <w:ins w:id="5437" w:author="The Si Tran" w:date="2012-12-06T02:36:00Z">
                          <w:rPr>
                            <w:rFonts w:ascii="Cambria Math" w:hAnsi="Cambria Math"/>
                            <w:i/>
                            <w:szCs w:val="26"/>
                          </w:rPr>
                        </w:ins>
                      </m:ctrlPr>
                    </m:sSubPr>
                    <m:e>
                      <w:ins w:id="5438" w:author="The Si Tran" w:date="2012-12-06T02:36:00Z">
                        <m:r>
                          <w:rPr>
                            <w:rFonts w:ascii="Cambria Math" w:hAnsi="Cambria Math"/>
                            <w:szCs w:val="26"/>
                          </w:rPr>
                          <m:t>o</m:t>
                        </m:r>
                      </w:ins>
                    </m:e>
                    <m:sub>
                      <w:ins w:id="5439" w:author="The Si Tran" w:date="2012-12-06T02:36:00Z">
                        <m:r>
                          <w:rPr>
                            <w:rFonts w:ascii="Cambria Math" w:hAnsi="Cambria Math"/>
                            <w:szCs w:val="26"/>
                          </w:rPr>
                          <m:t>d</m:t>
                        </m:r>
                      </w:ins>
                    </m:sub>
                  </m:sSub>
                </m:e>
              </m:d>
            </m:e>
          </m:nary>
          <m:f>
            <m:fPr>
              <m:ctrlPr>
                <w:ins w:id="5440" w:author="The Si Tran" w:date="2012-12-06T02:36:00Z">
                  <w:rPr>
                    <w:rFonts w:ascii="Cambria Math" w:hAnsi="Cambria Math"/>
                    <w:i/>
                    <w:szCs w:val="26"/>
                  </w:rPr>
                </w:ins>
              </m:ctrlPr>
            </m:fPr>
            <m:num>
              <w:ins w:id="5441" w:author="The Si Tran" w:date="2012-12-06T02:36:00Z">
                <m:r>
                  <w:rPr>
                    <w:rFonts w:ascii="Cambria Math" w:hAnsi="Cambria Math"/>
                    <w:szCs w:val="26"/>
                  </w:rPr>
                  <m:t>∂</m:t>
                </m:r>
              </w:ins>
            </m:num>
            <m:den>
              <w:ins w:id="5442" w:author="The Si Tran" w:date="2012-12-06T02:36:00Z">
                <m:r>
                  <w:rPr>
                    <w:rFonts w:ascii="Cambria Math" w:hAnsi="Cambria Math"/>
                    <w:szCs w:val="26"/>
                  </w:rPr>
                  <m:t>∂</m:t>
                </m:r>
              </w:ins>
              <m:sSub>
                <m:sSubPr>
                  <m:ctrlPr>
                    <w:ins w:id="5443" w:author="The Si Tran" w:date="2012-12-06T02:36:00Z">
                      <w:rPr>
                        <w:rFonts w:ascii="Cambria Math" w:hAnsi="Cambria Math"/>
                        <w:i/>
                        <w:szCs w:val="26"/>
                      </w:rPr>
                    </w:ins>
                  </m:ctrlPr>
                </m:sSubPr>
                <m:e>
                  <w:ins w:id="5444" w:author="The Si Tran" w:date="2012-12-06T02:36:00Z">
                    <m:r>
                      <w:rPr>
                        <w:rFonts w:ascii="Cambria Math" w:hAnsi="Cambria Math"/>
                        <w:szCs w:val="26"/>
                      </w:rPr>
                      <m:t>w</m:t>
                    </m:r>
                  </w:ins>
                </m:e>
                <m:sub>
                  <w:ins w:id="5445" w:author="The Si Tran" w:date="2012-12-06T02:36:00Z">
                    <m:r>
                      <w:rPr>
                        <w:rFonts w:ascii="Cambria Math" w:hAnsi="Cambria Math"/>
                        <w:szCs w:val="26"/>
                      </w:rPr>
                      <m:t>i</m:t>
                    </m:r>
                  </w:ins>
                </m:sub>
              </m:sSub>
            </m:den>
          </m:f>
          <m:d>
            <m:dPr>
              <m:ctrlPr>
                <w:ins w:id="5446" w:author="The Si Tran" w:date="2012-12-06T02:36:00Z">
                  <w:rPr>
                    <w:rFonts w:ascii="Cambria Math" w:hAnsi="Cambria Math"/>
                    <w:i/>
                    <w:szCs w:val="26"/>
                  </w:rPr>
                </w:ins>
              </m:ctrlPr>
            </m:dPr>
            <m:e>
              <m:sSub>
                <m:sSubPr>
                  <m:ctrlPr>
                    <w:ins w:id="5447" w:author="The Si Tran" w:date="2012-12-06T02:36:00Z">
                      <w:rPr>
                        <w:rFonts w:ascii="Cambria Math" w:hAnsi="Cambria Math"/>
                        <w:i/>
                        <w:szCs w:val="26"/>
                      </w:rPr>
                    </w:ins>
                  </m:ctrlPr>
                </m:sSubPr>
                <m:e>
                  <w:ins w:id="5448" w:author="The Si Tran" w:date="2012-12-06T02:36:00Z">
                    <m:r>
                      <w:rPr>
                        <w:rFonts w:ascii="Cambria Math" w:hAnsi="Cambria Math"/>
                        <w:szCs w:val="26"/>
                      </w:rPr>
                      <m:t>t</m:t>
                    </m:r>
                  </w:ins>
                </m:e>
                <m:sub>
                  <w:ins w:id="5449" w:author="The Si Tran" w:date="2012-12-06T02:36:00Z">
                    <m:r>
                      <w:rPr>
                        <w:rFonts w:ascii="Cambria Math" w:hAnsi="Cambria Math"/>
                        <w:szCs w:val="26"/>
                      </w:rPr>
                      <m:t>d</m:t>
                    </m:r>
                  </w:ins>
                </m:sub>
              </m:sSub>
              <w:ins w:id="5450" w:author="The Si Tran" w:date="2012-12-06T02:36:00Z">
                <m:r>
                  <w:rPr>
                    <w:rFonts w:ascii="Cambria Math" w:hAnsi="Cambria Math"/>
                    <w:szCs w:val="26"/>
                  </w:rPr>
                  <m:t>-</m:t>
                </m:r>
              </w:ins>
              <m:sSub>
                <m:sSubPr>
                  <m:ctrlPr>
                    <w:ins w:id="5451" w:author="The Si Tran" w:date="2012-12-06T02:36:00Z">
                      <w:rPr>
                        <w:rFonts w:ascii="Cambria Math" w:hAnsi="Cambria Math"/>
                        <w:i/>
                        <w:szCs w:val="26"/>
                      </w:rPr>
                    </w:ins>
                  </m:ctrlPr>
                </m:sSubPr>
                <m:e>
                  <w:ins w:id="5452" w:author="The Si Tran" w:date="2012-12-06T02:36:00Z">
                    <m:r>
                      <w:rPr>
                        <w:rFonts w:ascii="Cambria Math" w:hAnsi="Cambria Math"/>
                        <w:szCs w:val="26"/>
                      </w:rPr>
                      <m:t>o</m:t>
                    </m:r>
                  </w:ins>
                </m:e>
                <m:sub>
                  <w:ins w:id="5453" w:author="The Si Tran" w:date="2012-12-06T02:36:00Z">
                    <m:r>
                      <w:rPr>
                        <w:rFonts w:ascii="Cambria Math" w:hAnsi="Cambria Math"/>
                        <w:szCs w:val="26"/>
                      </w:rPr>
                      <m:t>d</m:t>
                    </m:r>
                  </w:ins>
                </m:sub>
              </m:sSub>
            </m:e>
          </m:d>
        </m:oMath>
      </m:oMathPara>
    </w:p>
    <w:p w14:paraId="2BF32952" w14:textId="77777777" w:rsidR="00A74146" w:rsidRPr="00A74146" w:rsidRDefault="002972CB" w:rsidP="0088753F">
      <w:pPr>
        <w:spacing w:before="0"/>
        <w:rPr>
          <w:szCs w:val="26"/>
        </w:rPr>
      </w:pPr>
      <w:ins w:id="5454" w:author="The Si Tran" w:date="2012-12-06T02:42:00Z">
        <w:r>
          <w:rPr>
            <w:szCs w:val="26"/>
          </w:rPr>
          <w:t xml:space="preserve">   </w:t>
        </w:r>
        <w:r>
          <w:rPr>
            <w:szCs w:val="26"/>
          </w:rPr>
          <w:tab/>
        </w:r>
        <w:r>
          <w:rPr>
            <w:szCs w:val="26"/>
          </w:rPr>
          <w:tab/>
        </w:r>
        <w:r>
          <w:rPr>
            <w:szCs w:val="26"/>
          </w:rPr>
          <w:tab/>
        </w:r>
        <w:r>
          <w:rPr>
            <w:szCs w:val="26"/>
          </w:rPr>
          <w:tab/>
          <w:t xml:space="preserve">   </w:t>
        </w:r>
      </w:ins>
      <w:ins w:id="5455" w:author="The Si Tran" w:date="2012-12-06T02:38:00Z">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ins>
    </w:p>
    <w:p w14:paraId="2A850362" w14:textId="77777777" w:rsidR="0088753F" w:rsidRPr="0049233F" w:rsidRDefault="002972CB">
      <w:pPr>
        <w:spacing w:before="0"/>
        <w:ind w:firstLine="720"/>
        <w:rPr>
          <w:szCs w:val="26"/>
        </w:rPr>
        <w:pPrChange w:id="5456" w:author="The Si Tran" w:date="2012-12-06T02:44:00Z">
          <w:pPr>
            <w:spacing w:before="0"/>
          </w:pPr>
        </w:pPrChange>
      </w:pPr>
      <w:ins w:id="5457" w:author="The Si Tran" w:date="2012-12-06T02:41:00Z">
        <w:r w:rsidRPr="007C782C">
          <w:rPr>
            <w:noProof/>
            <w:szCs w:val="26"/>
            <w:rPrChange w:id="5458" w:author="Unknown">
              <w:rPr>
                <w:noProof/>
              </w:rPr>
            </w:rPrChange>
          </w:rPr>
          <mc:AlternateContent>
            <mc:Choice Requires="wps">
              <w:drawing>
                <wp:anchor distT="0" distB="0" distL="114300" distR="114300" simplePos="0" relativeHeight="251577856" behindDoc="0" locked="0" layoutInCell="1" allowOverlap="1" wp14:anchorId="798E5BC6" wp14:editId="3E9FC6AE">
                  <wp:simplePos x="0" y="0"/>
                  <wp:positionH relativeFrom="column">
                    <wp:posOffset>5204977</wp:posOffset>
                  </wp:positionH>
                  <wp:positionV relativeFrom="paragraph">
                    <wp:posOffset>5996</wp:posOffset>
                  </wp:positionV>
                  <wp:extent cx="531628" cy="361950"/>
                  <wp:effectExtent l="0" t="0" r="1905" b="0"/>
                  <wp:wrapNone/>
                  <wp:docPr id="62" name="Text Box 62"/>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AE4F" w14:textId="4F4178A1" w:rsidR="0056499D" w:rsidRDefault="00686079">
                              <w:ins w:id="5459" w:author="The Si Tran" w:date="2012-12-06T02:41:00Z">
                                <w:r>
                                  <w:t>(4</w:t>
                                </w:r>
                                <w:r w:rsidR="0056499D">
                                  <w:t>.2)</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8E5BC6" id="Text Box 62" o:spid="_x0000_s1091" type="#_x0000_t202" style="position:absolute;left:0;text-align:left;margin-left:409.85pt;margin-top:.45pt;width:41.85pt;height:28.5pt;z-index:25157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" fillcolor="white [3201]" stroked="f" strokeweight=".5pt">
                  <v:textbox>
                    <w:txbxContent>
                      <w:p w14:paraId="06DFAE4F" w14:textId="4F4178A1" w:rsidR="0056499D" w:rsidRDefault="00686079">
                        <w:ins w:id="5460" w:author="The Si Tran" w:date="2012-12-06T02:41:00Z">
                          <w:r>
                            <w:t>(4</w:t>
                          </w:r>
                          <w:r w:rsidR="0056499D">
                            <w:t>.2)</w:t>
                          </w:r>
                        </w:ins>
                      </w:p>
                    </w:txbxContent>
                  </v:textbox>
                </v:shape>
              </w:pict>
            </mc:Fallback>
          </mc:AlternateContent>
        </w:r>
      </w:ins>
      <w:r w:rsidR="0088753F" w:rsidRPr="0049233F">
        <w:rPr>
          <w:szCs w:val="26"/>
        </w:rPr>
        <w:t xml:space="preserve">            </w:t>
      </w:r>
      <w:del w:id="5461" w:author="The Si Tran" w:date="2012-12-06T02:44:00Z">
        <w:r w:rsidR="0088753F" w:rsidRPr="0049233F" w:rsidDel="0020765F">
          <w:rPr>
            <w:szCs w:val="26"/>
          </w:rPr>
          <w:delText xml:space="preserve">     </w:delText>
        </w:r>
      </w:del>
      <m:oMath>
        <m:f>
          <m:fPr>
            <m:ctrlPr>
              <w:ins w:id="5462" w:author="The Si Tran" w:date="2012-12-06T02:39:00Z">
                <w:rPr>
                  <w:rFonts w:ascii="Cambria Math" w:hAnsi="Cambria Math"/>
                  <w:i/>
                  <w:szCs w:val="26"/>
                </w:rPr>
              </w:ins>
            </m:ctrlPr>
          </m:fPr>
          <m:num>
            <w:ins w:id="5463" w:author="The Si Tran" w:date="2012-12-06T02:39:00Z">
              <m:r>
                <w:rPr>
                  <w:rFonts w:ascii="Cambria Math" w:hAnsi="Cambria Math"/>
                  <w:szCs w:val="26"/>
                </w:rPr>
                <m:t>∂E</m:t>
              </m:r>
            </w:ins>
          </m:num>
          <m:den>
            <w:ins w:id="5464" w:author="The Si Tran" w:date="2012-12-06T02:39:00Z">
              <m:r>
                <w:rPr>
                  <w:rFonts w:ascii="Cambria Math" w:hAnsi="Cambria Math"/>
                  <w:szCs w:val="26"/>
                </w:rPr>
                <m:t>∂</m:t>
              </m:r>
            </w:ins>
            <m:sSub>
              <m:sSubPr>
                <m:ctrlPr>
                  <w:ins w:id="5465" w:author="The Si Tran" w:date="2012-12-06T02:39:00Z">
                    <w:rPr>
                      <w:rFonts w:ascii="Cambria Math" w:hAnsi="Cambria Math"/>
                      <w:i/>
                      <w:szCs w:val="26"/>
                    </w:rPr>
                  </w:ins>
                </m:ctrlPr>
              </m:sSubPr>
              <m:e>
                <w:ins w:id="5466" w:author="The Si Tran" w:date="2012-12-06T02:39:00Z">
                  <m:r>
                    <w:rPr>
                      <w:rFonts w:ascii="Cambria Math" w:hAnsi="Cambria Math"/>
                      <w:szCs w:val="26"/>
                    </w:rPr>
                    <m:t>w</m:t>
                  </m:r>
                </w:ins>
              </m:e>
              <m:sub>
                <w:ins w:id="5467" w:author="The Si Tran" w:date="2012-12-06T02:39:00Z">
                  <m:r>
                    <w:rPr>
                      <w:rFonts w:ascii="Cambria Math" w:hAnsi="Cambria Math"/>
                      <w:szCs w:val="26"/>
                    </w:rPr>
                    <m:t>i</m:t>
                  </m:r>
                </w:ins>
              </m:sub>
            </m:sSub>
          </m:den>
        </m:f>
        <w:ins w:id="5468" w:author="The Si Tran" w:date="2012-12-06T02:39:00Z">
          <m:r>
            <w:rPr>
              <w:rFonts w:ascii="Cambria Math" w:hAnsi="Cambria Math"/>
              <w:szCs w:val="26"/>
            </w:rPr>
            <m:t>=</m:t>
          </m:r>
        </w:ins>
        <m:nary>
          <m:naryPr>
            <m:chr m:val="∑"/>
            <m:limLoc m:val="subSup"/>
            <m:supHide m:val="1"/>
            <m:ctrlPr>
              <w:ins w:id="5469" w:author="The Si Tran" w:date="2012-12-06T02:40:00Z">
                <w:rPr>
                  <w:rFonts w:ascii="Cambria Math" w:hAnsi="Cambria Math"/>
                  <w:i/>
                  <w:szCs w:val="26"/>
                </w:rPr>
              </w:ins>
            </m:ctrlPr>
          </m:naryPr>
          <m:sub>
            <w:ins w:id="5470" w:author="The Si Tran" w:date="2012-12-06T02:40:00Z">
              <m:r>
                <w:rPr>
                  <w:rFonts w:ascii="Cambria Math" w:hAnsi="Cambria Math"/>
                  <w:szCs w:val="26"/>
                </w:rPr>
                <m:t>d∈D</m:t>
              </m:r>
            </w:ins>
          </m:sub>
          <m:sup/>
          <m:e>
            <w:ins w:id="5471" w:author="The Si Tran" w:date="2012-12-06T02:40:00Z">
              <m:r>
                <w:rPr>
                  <w:rFonts w:ascii="Cambria Math" w:hAnsi="Cambria Math"/>
                  <w:szCs w:val="26"/>
                </w:rPr>
                <m:t>(</m:t>
              </m:r>
            </w:ins>
            <m:sSub>
              <m:sSubPr>
                <m:ctrlPr>
                  <w:ins w:id="5472" w:author="The Si Tran" w:date="2012-12-06T02:40:00Z">
                    <w:rPr>
                      <w:rFonts w:ascii="Cambria Math" w:hAnsi="Cambria Math"/>
                      <w:i/>
                      <w:szCs w:val="26"/>
                    </w:rPr>
                  </w:ins>
                </m:ctrlPr>
              </m:sSubPr>
              <m:e>
                <w:ins w:id="5473" w:author="The Si Tran" w:date="2012-12-06T02:40:00Z">
                  <m:r>
                    <w:rPr>
                      <w:rFonts w:ascii="Cambria Math" w:hAnsi="Cambria Math"/>
                      <w:szCs w:val="26"/>
                    </w:rPr>
                    <m:t>t</m:t>
                  </m:r>
                </w:ins>
              </m:e>
              <m:sub>
                <w:ins w:id="5474" w:author="The Si Tran" w:date="2012-12-06T02:40:00Z">
                  <m:r>
                    <w:rPr>
                      <w:rFonts w:ascii="Cambria Math" w:hAnsi="Cambria Math"/>
                      <w:szCs w:val="26"/>
                    </w:rPr>
                    <m:t>d</m:t>
                  </m:r>
                </w:ins>
              </m:sub>
            </m:sSub>
            <w:ins w:id="5475" w:author="The Si Tran" w:date="2012-12-06T02:40:00Z">
              <m:r>
                <w:rPr>
                  <w:rFonts w:ascii="Cambria Math" w:hAnsi="Cambria Math"/>
                  <w:szCs w:val="26"/>
                </w:rPr>
                <m:t>-</m:t>
              </m:r>
            </w:ins>
            <m:sSub>
              <m:sSubPr>
                <m:ctrlPr>
                  <w:ins w:id="5476" w:author="The Si Tran" w:date="2012-12-06T02:40:00Z">
                    <w:rPr>
                      <w:rFonts w:ascii="Cambria Math" w:hAnsi="Cambria Math"/>
                      <w:i/>
                      <w:szCs w:val="26"/>
                    </w:rPr>
                  </w:ins>
                </m:ctrlPr>
              </m:sSubPr>
              <m:e>
                <w:ins w:id="5477" w:author="The Si Tran" w:date="2012-12-06T02:40:00Z">
                  <m:r>
                    <w:rPr>
                      <w:rFonts w:ascii="Cambria Math" w:hAnsi="Cambria Math"/>
                      <w:szCs w:val="26"/>
                    </w:rPr>
                    <m:t>o</m:t>
                  </m:r>
                </w:ins>
              </m:e>
              <m:sub>
                <w:ins w:id="5478" w:author="The Si Tran" w:date="2012-12-06T02:40:00Z">
                  <m:r>
                    <w:rPr>
                      <w:rFonts w:ascii="Cambria Math" w:hAnsi="Cambria Math"/>
                      <w:szCs w:val="26"/>
                    </w:rPr>
                    <m:t>d</m:t>
                  </m:r>
                </w:ins>
              </m:sub>
            </m:sSub>
            <w:ins w:id="5479" w:author="The Si Tran" w:date="2012-12-06T02:40:00Z">
              <m:r>
                <w:rPr>
                  <w:rFonts w:ascii="Cambria Math" w:hAnsi="Cambria Math"/>
                  <w:szCs w:val="26"/>
                </w:rPr>
                <m:t>)(-</m:t>
              </m:r>
            </w:ins>
            <m:sSub>
              <m:sSubPr>
                <m:ctrlPr>
                  <w:ins w:id="5480" w:author="The Si Tran" w:date="2012-12-06T02:40:00Z">
                    <w:rPr>
                      <w:rFonts w:ascii="Cambria Math" w:hAnsi="Cambria Math"/>
                      <w:i/>
                      <w:szCs w:val="26"/>
                    </w:rPr>
                  </w:ins>
                </m:ctrlPr>
              </m:sSubPr>
              <m:e>
                <w:ins w:id="5481" w:author="The Si Tran" w:date="2012-12-06T02:40:00Z">
                  <m:r>
                    <w:rPr>
                      <w:rFonts w:ascii="Cambria Math" w:hAnsi="Cambria Math"/>
                      <w:szCs w:val="26"/>
                    </w:rPr>
                    <m:t>x</m:t>
                  </m:r>
                </w:ins>
              </m:e>
              <m:sub>
                <w:ins w:id="5482" w:author="The Si Tran" w:date="2012-12-06T02:40:00Z">
                  <m:r>
                    <w:rPr>
                      <w:rFonts w:ascii="Cambria Math" w:hAnsi="Cambria Math"/>
                      <w:szCs w:val="26"/>
                    </w:rPr>
                    <m:t>id</m:t>
                  </m:r>
                </w:ins>
              </m:sub>
            </m:sSub>
            <w:ins w:id="5483" w:author="The Si Tran" w:date="2012-12-06T02:40:00Z">
              <m:r>
                <w:rPr>
                  <w:rFonts w:ascii="Cambria Math" w:hAnsi="Cambria Math"/>
                  <w:szCs w:val="26"/>
                </w:rPr>
                <m:t>)</m:t>
              </m:r>
            </w:ins>
          </m:e>
        </m:nary>
      </m:oMath>
      <w:ins w:id="5484" w:author="The Si Tran" w:date="2012-12-06T02:41:00Z">
        <w:r>
          <w:rPr>
            <w:szCs w:val="26"/>
          </w:rPr>
          <w:t xml:space="preserve">  </w:t>
        </w:r>
      </w:ins>
      <w:del w:id="5485" w:author="The Si Tran" w:date="2012-12-06T02:38:00Z">
        <w:r w:rsidR="0088753F" w:rsidRPr="007C782C" w:rsidDel="00CA1FAD">
          <w:rPr>
            <w:noProof/>
            <w:szCs w:val="26"/>
            <w:rPrChange w:id="5486" w:author="Unknown">
              <w:rPr>
                <w:noProof/>
              </w:rPr>
            </w:rPrChange>
          </w:rPr>
          <w:drawing>
            <wp:inline distT="0" distB="0" distL="0" distR="0" wp14:anchorId="3EF07EE9" wp14:editId="49298257">
              <wp:extent cx="2486025" cy="1990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486025" cy="1990725"/>
                      </a:xfrm>
                      <a:prstGeom prst="rect">
                        <a:avLst/>
                      </a:prstGeom>
                      <a:noFill/>
                      <a:ln>
                        <a:noFill/>
                      </a:ln>
                    </pic:spPr>
                  </pic:pic>
                </a:graphicData>
              </a:graphic>
            </wp:inline>
          </w:drawing>
        </w:r>
      </w:del>
    </w:p>
    <w:p w14:paraId="4BDFA336" w14:textId="77777777" w:rsidR="0088753F" w:rsidRPr="0049233F" w:rsidRDefault="0088753F" w:rsidP="0088753F">
      <w:pPr>
        <w:spacing w:before="0"/>
        <w:rPr>
          <w:szCs w:val="26"/>
        </w:rPr>
      </w:pPr>
      <w:r w:rsidRPr="0049233F">
        <w:rPr>
          <w:szCs w:val="26"/>
        </w:rPr>
        <w:t xml:space="preserve">                  </w:t>
      </w:r>
      <w:del w:id="5487" w:author="The Si Tran" w:date="2012-12-06T02:41:00Z">
        <w:r w:rsidRPr="007C782C" w:rsidDel="002972CB">
          <w:rPr>
            <w:noProof/>
            <w:szCs w:val="26"/>
            <w:rPrChange w:id="5488" w:author="Unknown">
              <w:rPr>
                <w:noProof/>
              </w:rPr>
            </w:rPrChange>
          </w:rPr>
          <w:drawing>
            <wp:inline distT="0" distB="0" distL="0" distR="0" wp14:anchorId="0A624021" wp14:editId="587A12E1">
              <wp:extent cx="2286000" cy="638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286000" cy="638175"/>
                      </a:xfrm>
                      <a:prstGeom prst="rect">
                        <a:avLst/>
                      </a:prstGeom>
                      <a:noFill/>
                      <a:ln>
                        <a:noFill/>
                      </a:ln>
                    </pic:spPr>
                  </pic:pic>
                </a:graphicData>
              </a:graphic>
            </wp:inline>
          </w:drawing>
        </w:r>
      </w:del>
    </w:p>
    <w:p w14:paraId="5D853BF0" w14:textId="7981A333" w:rsidR="0088753F" w:rsidRDefault="0008713C" w:rsidP="0088753F">
      <w:pPr>
        <w:spacing w:before="0"/>
        <w:rPr>
          <w:ins w:id="5489" w:author="The Si Tran" w:date="2012-12-06T02:43:00Z"/>
          <w:szCs w:val="26"/>
        </w:rPr>
      </w:pPr>
      <w:ins w:id="5490" w:author="The Si Tran" w:date="2012-12-06T02:44:00Z">
        <w:r w:rsidRPr="007C782C">
          <w:rPr>
            <w:noProof/>
            <w:szCs w:val="26"/>
            <w:rPrChange w:id="5491" w:author="Unknown">
              <w:rPr>
                <w:noProof/>
              </w:rPr>
            </w:rPrChange>
          </w:rPr>
          <mc:AlternateContent>
            <mc:Choice Requires="wps">
              <w:drawing>
                <wp:anchor distT="0" distB="0" distL="114300" distR="114300" simplePos="0" relativeHeight="251588096" behindDoc="0" locked="0" layoutInCell="1" allowOverlap="1" wp14:anchorId="01E51B53" wp14:editId="0F7AE63E">
                  <wp:simplePos x="0" y="0"/>
                  <wp:positionH relativeFrom="column">
                    <wp:posOffset>5215255</wp:posOffset>
                  </wp:positionH>
                  <wp:positionV relativeFrom="paragraph">
                    <wp:posOffset>286001</wp:posOffset>
                  </wp:positionV>
                  <wp:extent cx="542260" cy="36195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54226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46E05" w14:textId="0ABAC82D" w:rsidR="0056499D" w:rsidRDefault="00686079">
                              <w:ins w:id="5492" w:author="The Si Tran" w:date="2012-12-06T02:41:00Z">
                                <w:r>
                                  <w:t>(4</w:t>
                                </w:r>
                                <w:r w:rsidR="0056499D">
                                  <w:t>.</w:t>
                                </w:r>
                              </w:ins>
                              <w:ins w:id="5493" w:author="The Si Tran" w:date="2012-12-06T02:44:00Z">
                                <w:r w:rsidR="0056499D">
                                  <w:t>3</w:t>
                                </w:r>
                              </w:ins>
                              <w:ins w:id="5494" w:author="The Si Tran" w:date="2012-12-06T02:41:00Z">
                                <w:r w:rsidR="0056499D">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E51B53" id="Text Box 64" o:spid="_x0000_s1092" type="#_x0000_t202" style="position:absolute;left:0;text-align:left;margin-left:410.65pt;margin-top:22.5pt;width:42.7pt;height:28.5pt;z-index:25158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" fillcolor="white [3201]" stroked="f" strokeweight=".5pt">
                  <v:textbox>
                    <w:txbxContent>
                      <w:p w14:paraId="6FF46E05" w14:textId="0ABAC82D" w:rsidR="0056499D" w:rsidRDefault="00686079">
                        <w:ins w:id="5495" w:author="The Si Tran" w:date="2012-12-06T02:41:00Z">
                          <w:r>
                            <w:t>(4</w:t>
                          </w:r>
                          <w:r w:rsidR="0056499D">
                            <w:t>.</w:t>
                          </w:r>
                        </w:ins>
                        <w:ins w:id="5496" w:author="The Si Tran" w:date="2012-12-06T02:44:00Z">
                          <w:r w:rsidR="0056499D">
                            <w:t>3</w:t>
                          </w:r>
                        </w:ins>
                        <w:ins w:id="5497" w:author="The Si Tran" w:date="2012-12-06T02:41:00Z">
                          <w:r w:rsidR="0056499D">
                            <w:t>)</w:t>
                          </w:r>
                        </w:ins>
                      </w:p>
                    </w:txbxContent>
                  </v:textbox>
                </v:shape>
              </w:pict>
            </mc:Fallback>
          </mc:AlternateContent>
        </w:r>
      </w:ins>
      <w:r w:rsidR="0088753F" w:rsidRPr="0049233F">
        <w:rPr>
          <w:szCs w:val="26"/>
        </w:rPr>
        <w:t>Thay (</w:t>
      </w:r>
      <w:ins w:id="5498" w:author="The Si Tran" w:date="2012-12-14T06:11:00Z">
        <w:r>
          <w:rPr>
            <w:szCs w:val="26"/>
          </w:rPr>
          <w:t>4</w:t>
        </w:r>
      </w:ins>
      <w:del w:id="5499" w:author="The Si Tran" w:date="2012-12-14T06:11:00Z">
        <w:r w:rsidR="0088753F" w:rsidRPr="0049233F" w:rsidDel="0008713C">
          <w:rPr>
            <w:szCs w:val="26"/>
          </w:rPr>
          <w:delText>2</w:delText>
        </w:r>
      </w:del>
      <w:r w:rsidR="0088753F" w:rsidRPr="0049233F">
        <w:rPr>
          <w:szCs w:val="26"/>
        </w:rPr>
        <w:t>.2) vào (</w:t>
      </w:r>
      <w:ins w:id="5500" w:author="The Si Tran" w:date="2012-12-14T06:11:00Z">
        <w:r>
          <w:rPr>
            <w:szCs w:val="26"/>
          </w:rPr>
          <w:t>4</w:t>
        </w:r>
      </w:ins>
      <w:del w:id="5501" w:author="The Si Tran" w:date="2012-12-14T06:11:00Z">
        <w:r w:rsidR="0088753F" w:rsidRPr="0049233F" w:rsidDel="0008713C">
          <w:rPr>
            <w:szCs w:val="26"/>
          </w:rPr>
          <w:delText>2</w:delText>
        </w:r>
      </w:del>
      <w:r w:rsidR="0088753F" w:rsidRPr="0049233F">
        <w:rPr>
          <w:szCs w:val="26"/>
        </w:rPr>
        <w:t xml:space="preserve">.1) ta được giá nhập cập nhập trọng số qua từng bước ta được </w:t>
      </w:r>
    </w:p>
    <w:p w14:paraId="5B59408D" w14:textId="77777777" w:rsidR="00C4155B" w:rsidRPr="0020765F" w:rsidRDefault="0056499D">
      <w:pPr>
        <w:spacing w:before="0"/>
        <w:ind w:left="1440" w:firstLine="720"/>
        <w:rPr>
          <w:szCs w:val="26"/>
        </w:rPr>
        <w:pPrChange w:id="5502" w:author="The Si Tran" w:date="2012-12-06T02:44:00Z">
          <w:pPr>
            <w:spacing w:before="0"/>
          </w:pPr>
        </w:pPrChange>
      </w:pPr>
      <m:oMathPara>
        <m:oMathParaPr>
          <m:jc m:val="left"/>
        </m:oMathParaPr>
        <m:oMath>
          <m:sSub>
            <m:sSubPr>
              <m:ctrlPr>
                <w:ins w:id="5503" w:author="The Si Tran" w:date="2012-12-06T02:43:00Z">
                  <w:rPr>
                    <w:rFonts w:ascii="Cambria Math" w:hAnsi="Cambria Math"/>
                    <w:szCs w:val="26"/>
                  </w:rPr>
                </w:ins>
              </m:ctrlPr>
            </m:sSubPr>
            <m:e>
              <w:ins w:id="5504" w:author="The Si Tran" w:date="2012-12-06T02:43:00Z">
                <m:r>
                  <w:rPr>
                    <w:rFonts w:ascii="Cambria Math" w:hAnsi="Cambria Math"/>
                    <w:szCs w:val="26"/>
                  </w:rPr>
                  <m:t>∆w</m:t>
                </m:r>
              </w:ins>
            </m:e>
            <m:sub>
              <w:ins w:id="5505" w:author="The Si Tran" w:date="2012-12-06T02:43:00Z">
                <m:r>
                  <w:rPr>
                    <w:rFonts w:ascii="Cambria Math" w:hAnsi="Cambria Math"/>
                    <w:szCs w:val="26"/>
                  </w:rPr>
                  <m:t>i</m:t>
                </m:r>
              </w:ins>
            </m:sub>
          </m:sSub>
          <w:ins w:id="5506" w:author="The Si Tran" w:date="2012-12-06T02:43:00Z">
            <m:r>
              <w:rPr>
                <w:rFonts w:ascii="Cambria Math" w:hAnsi="Cambria Math"/>
                <w:szCs w:val="26"/>
              </w:rPr>
              <m:t>=</m:t>
            </m:r>
          </w:ins>
          <w:ins w:id="5507" w:author="The Si Tran" w:date="2012-12-06T02:44:00Z">
            <m:r>
              <w:rPr>
                <w:rFonts w:ascii="Cambria Math" w:hAnsi="Cambria Math"/>
                <w:szCs w:val="26"/>
              </w:rPr>
              <m:t>η</m:t>
            </m:r>
          </w:ins>
          <m:nary>
            <m:naryPr>
              <m:chr m:val="∑"/>
              <m:limLoc m:val="subSup"/>
              <m:supHide m:val="1"/>
              <m:ctrlPr>
                <w:ins w:id="5508" w:author="The Si Tran" w:date="2012-12-06T02:43:00Z">
                  <w:rPr>
                    <w:rFonts w:ascii="Cambria Math" w:hAnsi="Cambria Math"/>
                    <w:i/>
                    <w:szCs w:val="26"/>
                  </w:rPr>
                </w:ins>
              </m:ctrlPr>
            </m:naryPr>
            <m:sub>
              <w:ins w:id="5509" w:author="The Si Tran" w:date="2012-12-06T02:43:00Z">
                <m:r>
                  <w:rPr>
                    <w:rFonts w:ascii="Cambria Math" w:hAnsi="Cambria Math"/>
                    <w:szCs w:val="26"/>
                  </w:rPr>
                  <m:t>d∈D</m:t>
                </m:r>
              </w:ins>
            </m:sub>
            <m:sup/>
            <m:e>
              <w:ins w:id="5510" w:author="The Si Tran" w:date="2012-12-06T02:43:00Z">
                <m:r>
                  <w:rPr>
                    <w:rFonts w:ascii="Cambria Math" w:hAnsi="Cambria Math"/>
                    <w:szCs w:val="26"/>
                  </w:rPr>
                  <m:t>(</m:t>
                </m:r>
              </w:ins>
              <m:sSub>
                <m:sSubPr>
                  <m:ctrlPr>
                    <w:ins w:id="5511" w:author="The Si Tran" w:date="2012-12-06T02:43:00Z">
                      <w:rPr>
                        <w:rFonts w:ascii="Cambria Math" w:hAnsi="Cambria Math"/>
                        <w:i/>
                        <w:szCs w:val="26"/>
                      </w:rPr>
                    </w:ins>
                  </m:ctrlPr>
                </m:sSubPr>
                <m:e>
                  <w:ins w:id="5512" w:author="The Si Tran" w:date="2012-12-06T02:43:00Z">
                    <m:r>
                      <w:rPr>
                        <w:rFonts w:ascii="Cambria Math" w:hAnsi="Cambria Math"/>
                        <w:szCs w:val="26"/>
                      </w:rPr>
                      <m:t>t</m:t>
                    </m:r>
                  </w:ins>
                </m:e>
                <m:sub>
                  <w:ins w:id="5513" w:author="The Si Tran" w:date="2012-12-06T02:43:00Z">
                    <m:r>
                      <w:rPr>
                        <w:rFonts w:ascii="Cambria Math" w:hAnsi="Cambria Math"/>
                        <w:szCs w:val="26"/>
                      </w:rPr>
                      <m:t>d</m:t>
                    </m:r>
                  </w:ins>
                </m:sub>
              </m:sSub>
              <w:ins w:id="5514" w:author="The Si Tran" w:date="2012-12-06T02:43:00Z">
                <m:r>
                  <w:rPr>
                    <w:rFonts w:ascii="Cambria Math" w:hAnsi="Cambria Math"/>
                    <w:szCs w:val="26"/>
                  </w:rPr>
                  <m:t>-</m:t>
                </m:r>
              </w:ins>
              <m:sSub>
                <m:sSubPr>
                  <m:ctrlPr>
                    <w:ins w:id="5515" w:author="The Si Tran" w:date="2012-12-06T02:43:00Z">
                      <w:rPr>
                        <w:rFonts w:ascii="Cambria Math" w:hAnsi="Cambria Math"/>
                        <w:i/>
                        <w:szCs w:val="26"/>
                      </w:rPr>
                    </w:ins>
                  </m:ctrlPr>
                </m:sSubPr>
                <m:e>
                  <w:ins w:id="5516" w:author="The Si Tran" w:date="2012-12-06T02:43:00Z">
                    <m:r>
                      <w:rPr>
                        <w:rFonts w:ascii="Cambria Math" w:hAnsi="Cambria Math"/>
                        <w:szCs w:val="26"/>
                      </w:rPr>
                      <m:t>o</m:t>
                    </m:r>
                  </w:ins>
                </m:e>
                <m:sub>
                  <w:ins w:id="5517" w:author="The Si Tran" w:date="2012-12-06T02:43:00Z">
                    <m:r>
                      <w:rPr>
                        <w:rFonts w:ascii="Cambria Math" w:hAnsi="Cambria Math"/>
                        <w:szCs w:val="26"/>
                      </w:rPr>
                      <m:t>d</m:t>
                    </m:r>
                  </w:ins>
                </m:sub>
              </m:sSub>
              <w:ins w:id="5518" w:author="The Si Tran" w:date="2012-12-06T02:43:00Z">
                <m:r>
                  <w:rPr>
                    <w:rFonts w:ascii="Cambria Math" w:hAnsi="Cambria Math"/>
                    <w:szCs w:val="26"/>
                  </w:rPr>
                  <m:t>)(</m:t>
                </m:r>
              </w:ins>
              <m:sSub>
                <m:sSubPr>
                  <m:ctrlPr>
                    <w:ins w:id="5519" w:author="The Si Tran" w:date="2012-12-06T02:43:00Z">
                      <w:rPr>
                        <w:rFonts w:ascii="Cambria Math" w:hAnsi="Cambria Math"/>
                        <w:i/>
                        <w:szCs w:val="26"/>
                      </w:rPr>
                    </w:ins>
                  </m:ctrlPr>
                </m:sSubPr>
                <m:e>
                  <w:ins w:id="5520" w:author="The Si Tran" w:date="2012-12-06T02:43:00Z">
                    <m:r>
                      <w:rPr>
                        <w:rFonts w:ascii="Cambria Math" w:hAnsi="Cambria Math"/>
                        <w:szCs w:val="26"/>
                      </w:rPr>
                      <m:t>x</m:t>
                    </m:r>
                  </w:ins>
                </m:e>
                <m:sub>
                  <w:ins w:id="5521" w:author="The Si Tran" w:date="2012-12-06T02:43:00Z">
                    <m:r>
                      <w:rPr>
                        <w:rFonts w:ascii="Cambria Math" w:hAnsi="Cambria Math"/>
                        <w:szCs w:val="26"/>
                      </w:rPr>
                      <m:t>id</m:t>
                    </m:r>
                  </w:ins>
                </m:sub>
              </m:sSub>
              <w:ins w:id="5522" w:author="The Si Tran" w:date="2012-12-06T02:43:00Z">
                <m:r>
                  <w:rPr>
                    <w:rFonts w:ascii="Cambria Math" w:hAnsi="Cambria Math"/>
                    <w:szCs w:val="26"/>
                  </w:rPr>
                  <m:t>)</m:t>
                </m:r>
              </w:ins>
            </m:e>
          </m:nary>
        </m:oMath>
      </m:oMathPara>
    </w:p>
    <w:p w14:paraId="0A0E3D50" w14:textId="6BB0D253" w:rsidR="0088753F" w:rsidRPr="0049233F" w:rsidRDefault="0088753F" w:rsidP="0088753F">
      <w:pPr>
        <w:spacing w:before="0"/>
        <w:rPr>
          <w:szCs w:val="26"/>
        </w:rPr>
      </w:pPr>
      <w:r w:rsidRPr="0049233F">
        <w:rPr>
          <w:szCs w:val="26"/>
        </w:rPr>
        <w:lastRenderedPageBreak/>
        <w:t xml:space="preserve">                    </w:t>
      </w:r>
      <w:del w:id="5523" w:author="The Si Tran" w:date="2012-12-06T02:44:00Z">
        <w:r w:rsidRPr="007C782C" w:rsidDel="00DF1A0E">
          <w:rPr>
            <w:noProof/>
            <w:szCs w:val="26"/>
            <w:rPrChange w:id="5524" w:author="Unknown">
              <w:rPr>
                <w:noProof/>
              </w:rPr>
            </w:rPrChange>
          </w:rPr>
          <w:drawing>
            <wp:inline distT="0" distB="0" distL="0" distR="0" wp14:anchorId="76B9CB9B" wp14:editId="6AB882CC">
              <wp:extent cx="2571750" cy="58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571750" cy="581025"/>
                      </a:xfrm>
                      <a:prstGeom prst="rect">
                        <a:avLst/>
                      </a:prstGeom>
                      <a:noFill/>
                      <a:ln>
                        <a:noFill/>
                      </a:ln>
                    </pic:spPr>
                  </pic:pic>
                </a:graphicData>
              </a:graphic>
            </wp:inline>
          </w:drawing>
        </w:r>
      </w:del>
    </w:p>
    <w:p w14:paraId="5F52E29A" w14:textId="77777777" w:rsidR="0088753F" w:rsidRPr="0049233F" w:rsidRDefault="0088753F" w:rsidP="0088753F">
      <w:pPr>
        <w:spacing w:before="0"/>
        <w:rPr>
          <w:szCs w:val="26"/>
        </w:rPr>
      </w:pPr>
      <w:r w:rsidRPr="0049233F">
        <w:rPr>
          <w:szCs w:val="26"/>
        </w:rPr>
        <w:t xml:space="preserve">Ở đây giá trị </w:t>
      </w:r>
      <m:oMath>
        <m:sSub>
          <m:sSubPr>
            <m:ctrlPr>
              <w:ins w:id="5525" w:author="The Si Tran" w:date="2012-12-06T02:45:00Z">
                <w:rPr>
                  <w:rFonts w:ascii="Cambria Math" w:hAnsi="Cambria Math"/>
                  <w:i/>
                  <w:szCs w:val="26"/>
                </w:rPr>
              </w:ins>
            </m:ctrlPr>
          </m:sSubPr>
          <m:e>
            <w:ins w:id="5526" w:author="The Si Tran" w:date="2012-12-06T02:45:00Z">
              <m:r>
                <w:rPr>
                  <w:rFonts w:ascii="Cambria Math" w:hAnsi="Cambria Math"/>
                  <w:szCs w:val="26"/>
                </w:rPr>
                <m:t>x</m:t>
              </m:r>
            </w:ins>
          </m:e>
          <m:sub>
            <w:ins w:id="5527" w:author="The Si Tran" w:date="2012-12-06T02:45:00Z">
              <m:r>
                <w:rPr>
                  <w:rFonts w:ascii="Cambria Math" w:hAnsi="Cambria Math"/>
                  <w:szCs w:val="26"/>
                </w:rPr>
                <m:t>id</m:t>
              </m:r>
            </w:ins>
          </m:sub>
        </m:sSub>
      </m:oMath>
      <w:ins w:id="5528" w:author="The Si Tran" w:date="2012-12-06T02:45:00Z">
        <w:r w:rsidR="00F84346">
          <w:rPr>
            <w:szCs w:val="26"/>
          </w:rPr>
          <w:t xml:space="preserve"> </w:t>
        </w:r>
      </w:ins>
      <w:del w:id="5529" w:author="The Si Tran" w:date="2012-12-06T02:45:00Z">
        <w:r w:rsidRPr="0049233F" w:rsidDel="00F84346">
          <w:rPr>
            <w:i/>
            <w:szCs w:val="26"/>
          </w:rPr>
          <w:delText>x</w:delText>
        </w:r>
        <w:r w:rsidRPr="0049233F" w:rsidDel="00F84346">
          <w:rPr>
            <w:i/>
            <w:szCs w:val="26"/>
            <w:vertAlign w:val="subscript"/>
          </w:rPr>
          <w:delText>id</w:delText>
        </w:r>
        <w:r w:rsidRPr="0049233F" w:rsidDel="00F84346">
          <w:rPr>
            <w:i/>
            <w:szCs w:val="26"/>
          </w:rPr>
          <w:delText xml:space="preserve"> </w:delText>
        </w:r>
      </w:del>
      <w:r w:rsidRPr="0049233F">
        <w:rPr>
          <w:szCs w:val="26"/>
        </w:rPr>
        <w:t xml:space="preserve">là giá trị đầu vào thứ </w:t>
      </w:r>
      <w:r w:rsidRPr="0049233F">
        <w:rPr>
          <w:i/>
          <w:szCs w:val="26"/>
        </w:rPr>
        <w:t>i</w:t>
      </w:r>
      <w:r w:rsidRPr="0049233F">
        <w:rPr>
          <w:szCs w:val="26"/>
        </w:rPr>
        <w:t xml:space="preserve"> của mẫu </w:t>
      </w:r>
      <w:r w:rsidRPr="0049233F">
        <w:rPr>
          <w:i/>
          <w:szCs w:val="26"/>
        </w:rPr>
        <w:t>d</w:t>
      </w:r>
      <w:r w:rsidRPr="0049233F">
        <w:rPr>
          <w:szCs w:val="26"/>
        </w:rPr>
        <w:t xml:space="preserve"> .</w:t>
      </w:r>
    </w:p>
    <w:p w14:paraId="09CC2529" w14:textId="77777777" w:rsidR="0088753F" w:rsidRDefault="00A55FB2" w:rsidP="0088753F">
      <w:pPr>
        <w:spacing w:before="0"/>
        <w:rPr>
          <w:ins w:id="5530" w:author="The Si Tran" w:date="2012-12-06T02:46:00Z"/>
          <w:szCs w:val="26"/>
        </w:rPr>
      </w:pPr>
      <w:ins w:id="5531" w:author="The Si Tran" w:date="2012-12-06T02:47:00Z">
        <w:r w:rsidRPr="007C782C">
          <w:rPr>
            <w:noProof/>
            <w:szCs w:val="26"/>
            <w:rPrChange w:id="5532" w:author="Unknown">
              <w:rPr>
                <w:noProof/>
              </w:rPr>
            </w:rPrChange>
          </w:rPr>
          <mc:AlternateContent>
            <mc:Choice Requires="wps">
              <w:drawing>
                <wp:anchor distT="0" distB="0" distL="114300" distR="114300" simplePos="0" relativeHeight="251592192" behindDoc="0" locked="0" layoutInCell="1" allowOverlap="1" wp14:anchorId="2EB652FF" wp14:editId="772719D1">
                  <wp:simplePos x="0" y="0"/>
                  <wp:positionH relativeFrom="column">
                    <wp:posOffset>5225415</wp:posOffset>
                  </wp:positionH>
                  <wp:positionV relativeFrom="paragraph">
                    <wp:posOffset>2190912</wp:posOffset>
                  </wp:positionV>
                  <wp:extent cx="531628" cy="361950"/>
                  <wp:effectExtent l="0" t="0" r="1905" b="0"/>
                  <wp:wrapNone/>
                  <wp:docPr id="65" name="Text Box 6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87583" w14:textId="2C4C3D93" w:rsidR="0056499D" w:rsidRDefault="00686079">
                              <w:ins w:id="5533" w:author="The Si Tran" w:date="2012-12-06T02:41:00Z">
                                <w:r>
                                  <w:t>(4</w:t>
                                </w:r>
                                <w:r w:rsidR="0056499D">
                                  <w:t>.</w:t>
                                </w:r>
                              </w:ins>
                              <w:ins w:id="5534" w:author="The Si Tran" w:date="2012-12-06T02:44:00Z">
                                <w:r>
                                  <w:t>4</w:t>
                                </w:r>
                              </w:ins>
                              <w:ins w:id="5535" w:author="The Si Tran" w:date="2012-12-06T02:41:00Z">
                                <w:r w:rsidR="0056499D">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B652FF" id="Text Box 65" o:spid="_x0000_s1093" type="#_x0000_t202" style="position:absolute;left:0;text-align:left;margin-left:411.45pt;margin-top:172.5pt;width:41.85pt;height:28.5pt;z-index:25159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" fillcolor="white [3201]" stroked="f" strokeweight=".5pt">
                  <v:textbox>
                    <w:txbxContent>
                      <w:p w14:paraId="67287583" w14:textId="2C4C3D93" w:rsidR="0056499D" w:rsidRDefault="00686079">
                        <w:ins w:id="5536" w:author="The Si Tran" w:date="2012-12-06T02:41:00Z">
                          <w:r>
                            <w:t>(4</w:t>
                          </w:r>
                          <w:r w:rsidR="0056499D">
                            <w:t>.</w:t>
                          </w:r>
                        </w:ins>
                        <w:ins w:id="5537" w:author="The Si Tran" w:date="2012-12-06T02:44:00Z">
                          <w:r>
                            <w:t>4</w:t>
                          </w:r>
                        </w:ins>
                        <w:ins w:id="5538" w:author="The Si Tran" w:date="2012-12-06T02:41:00Z">
                          <w:r w:rsidR="0056499D">
                            <w:t>)</w:t>
                          </w:r>
                        </w:ins>
                      </w:p>
                    </w:txbxContent>
                  </v:textbox>
                </v:shape>
              </w:pict>
            </mc:Fallback>
          </mc:AlternateContent>
        </w:r>
      </w:ins>
      <w:r w:rsidR="0088753F" w:rsidRPr="0049233F">
        <w:rPr>
          <w:szCs w:val="26"/>
        </w:rPr>
        <w:t xml:space="preserve">Phương pháp giảm độ dốc có hai hạn chế chính là tốc độ hội tụ đôi khi khá chậm và nếu có nhiều </w:t>
      </w:r>
      <w:r w:rsidR="0088753F" w:rsidRPr="0049233F">
        <w:rPr>
          <w:i/>
          <w:szCs w:val="26"/>
        </w:rPr>
        <w:t>cực tiểu cục bộ</w:t>
      </w:r>
      <w:r w:rsidR="0088753F" w:rsidRPr="0049233F">
        <w:rPr>
          <w:szCs w:val="26"/>
        </w:rPr>
        <w:t xml:space="preserve"> (local minimum) trên  bề mặt của hàm lỗi thì giải thuật dễ rơi vào cực tiểu cục bộ mà không đạt được </w:t>
      </w:r>
      <w:r w:rsidR="0088753F" w:rsidRPr="0049233F">
        <w:rPr>
          <w:i/>
          <w:szCs w:val="26"/>
        </w:rPr>
        <w:t>cực tiểu toàn cục</w:t>
      </w:r>
      <w:r w:rsidR="0088753F" w:rsidRPr="0049233F">
        <w:rPr>
          <w:szCs w:val="26"/>
        </w:rPr>
        <w:t xml:space="preserve"> (global minimum). Để giải quyết các khó khăn này người ta đã phát triển phương pháp giảm độ dốc thành phương pháp </w:t>
      </w:r>
      <w:r w:rsidR="0088753F" w:rsidRPr="0049233F">
        <w:rPr>
          <w:i/>
          <w:szCs w:val="26"/>
        </w:rPr>
        <w:t>giảm độ dốc tăng cường</w:t>
      </w:r>
      <w:r w:rsidR="0088753F" w:rsidRPr="0049233F">
        <w:rPr>
          <w:szCs w:val="26"/>
        </w:rPr>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14:paraId="77BA48FE" w14:textId="77777777" w:rsidR="00B576B9" w:rsidRPr="00B576B9" w:rsidDel="00A55FB2" w:rsidRDefault="00B576B9">
      <w:pPr>
        <w:spacing w:before="0"/>
        <w:ind w:left="1440" w:firstLine="720"/>
        <w:rPr>
          <w:del w:id="5539" w:author="The Si Tran" w:date="2012-12-06T02:47:00Z"/>
          <w:szCs w:val="26"/>
        </w:rPr>
        <w:pPrChange w:id="5540" w:author="The Si Tran" w:date="2012-12-06T02:47:00Z">
          <w:pPr>
            <w:spacing w:before="0"/>
          </w:pPr>
        </w:pPrChange>
      </w:pPr>
      <w:ins w:id="5541" w:author="The Si Tran" w:date="2012-12-06T02:46:00Z">
        <m:oMathPara>
          <m:oMathParaPr>
            <m:jc m:val="left"/>
          </m:oMathParaPr>
          <m:oMath>
            <m:r>
              <m:rPr>
                <m:sty m:val="p"/>
              </m:rPr>
              <w:rPr>
                <w:rFonts w:ascii="Cambria Math" w:hAnsi="Cambria Math" w:hint="eastAsia"/>
                <w:szCs w:val="26"/>
              </w:rPr>
              <m:t>Δ</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r>
              <w:rPr>
                <w:rFonts w:ascii="Cambria Math" w:hAnsi="Cambria Math"/>
                <w:szCs w:val="26"/>
              </w:rPr>
              <m:t>=η</m:t>
            </m:r>
          </m:oMath>
        </m:oMathPara>
      </w:ins>
      <w:ins w:id="5542" w:author="The Si Tran" w:date="2012-12-06T02:47:00Z">
        <m:oMathPara>
          <m:oMathParaPr>
            <m:jc m:val="left"/>
          </m:oMathParaPr>
          <m:oMath>
            <m:r>
              <w:rPr>
                <w:rFonts w:ascii="Cambria Math" w:hAnsi="Cambria Math"/>
                <w:szCs w:val="26"/>
              </w:rPr>
              <m:t>(t-o)</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oMath>
        </m:oMathPara>
      </w:ins>
    </w:p>
    <w:p w14:paraId="408F33D5" w14:textId="77777777" w:rsidR="0088753F" w:rsidRPr="0049233F" w:rsidRDefault="0088753F">
      <w:pPr>
        <w:spacing w:before="0"/>
        <w:ind w:left="1440" w:firstLine="720"/>
        <w:rPr>
          <w:szCs w:val="26"/>
        </w:rPr>
        <w:pPrChange w:id="5543" w:author="The Si Tran" w:date="2012-12-06T02:47:00Z">
          <w:pPr>
            <w:spacing w:before="0"/>
          </w:pPr>
        </w:pPrChange>
      </w:pPr>
      <w:del w:id="5544" w:author="The Si Tran" w:date="2012-12-06T02:47:00Z">
        <w:r w:rsidRPr="0049233F" w:rsidDel="00A55FB2">
          <w:rPr>
            <w:szCs w:val="26"/>
          </w:rPr>
          <w:delText xml:space="preserve">       </w:delText>
        </w:r>
      </w:del>
      <w:r w:rsidRPr="0049233F">
        <w:rPr>
          <w:szCs w:val="26"/>
        </w:rPr>
        <w:t xml:space="preserve">                </w:t>
      </w:r>
      <w:del w:id="5545" w:author="The Si Tran" w:date="2012-12-06T02:47:00Z">
        <w:r w:rsidRPr="007C782C" w:rsidDel="00A55FB2">
          <w:rPr>
            <w:noProof/>
            <w:szCs w:val="26"/>
            <w:rPrChange w:id="5546" w:author="Unknown">
              <w:rPr>
                <w:noProof/>
              </w:rPr>
            </w:rPrChange>
          </w:rPr>
          <w:drawing>
            <wp:inline distT="0" distB="0" distL="0" distR="0" wp14:anchorId="062F7255" wp14:editId="6E8897BD">
              <wp:extent cx="1828800" cy="371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28800" cy="371475"/>
                      </a:xfrm>
                      <a:prstGeom prst="rect">
                        <a:avLst/>
                      </a:prstGeom>
                      <a:noFill/>
                      <a:ln>
                        <a:noFill/>
                      </a:ln>
                    </pic:spPr>
                  </pic:pic>
                </a:graphicData>
              </a:graphic>
            </wp:inline>
          </w:drawing>
        </w:r>
      </w:del>
    </w:p>
    <w:p w14:paraId="50C43A16" w14:textId="77777777" w:rsidR="0088753F" w:rsidRDefault="0088753F" w:rsidP="0088753F">
      <w:pPr>
        <w:spacing w:before="0"/>
        <w:rPr>
          <w:ins w:id="5547" w:author="The Si Tran" w:date="2012-12-06T02:48:00Z"/>
          <w:szCs w:val="26"/>
        </w:rPr>
      </w:pPr>
      <w:r w:rsidRPr="0049233F">
        <w:rPr>
          <w:szCs w:val="26"/>
        </w:rPr>
        <w:t xml:space="preserve">Ở đây các giá trị </w:t>
      </w:r>
      <w:r w:rsidRPr="0049233F">
        <w:rPr>
          <w:i/>
          <w:szCs w:val="26"/>
        </w:rPr>
        <w:t>t, o, x</w:t>
      </w:r>
      <w:r w:rsidRPr="0049233F">
        <w:rPr>
          <w:i/>
          <w:szCs w:val="26"/>
          <w:vertAlign w:val="subscript"/>
        </w:rPr>
        <w:t>i</w:t>
      </w:r>
      <w:r w:rsidRPr="0049233F">
        <w:rPr>
          <w:szCs w:val="26"/>
        </w:rPr>
        <w:t xml:space="preserve"> lần lượt là giá trị đích, giá trị xuất của mạng và giá trị nhập thứ </w:t>
      </w:r>
      <w:r w:rsidRPr="0049233F">
        <w:rPr>
          <w:i/>
          <w:szCs w:val="26"/>
        </w:rPr>
        <w:t xml:space="preserve">i </w:t>
      </w:r>
      <w:r w:rsidRPr="0049233F">
        <w:rPr>
          <w:szCs w:val="26"/>
        </w:rPr>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14:paraId="12F53151" w14:textId="77777777" w:rsidR="0056222E" w:rsidRPr="0049233F" w:rsidDel="00AF56B2" w:rsidRDefault="0056222E" w:rsidP="0088753F">
      <w:pPr>
        <w:spacing w:before="0"/>
        <w:rPr>
          <w:del w:id="5548" w:author="The Si Tran" w:date="2012-12-06T02:49:00Z"/>
          <w:szCs w:val="26"/>
        </w:rPr>
      </w:pPr>
      <w:ins w:id="5549" w:author="The Si Tran" w:date="2012-12-06T02:48:00Z">
        <w:r>
          <w:rPr>
            <w:szCs w:val="26"/>
          </w:rPr>
          <w:tab/>
        </w:r>
        <w:r>
          <w:rPr>
            <w:szCs w:val="26"/>
          </w:rPr>
          <w:tab/>
        </w:r>
      </w:ins>
      <m:oMath>
        <m:sSub>
          <m:sSubPr>
            <m:ctrlPr>
              <w:ins w:id="5550" w:author="The Si Tran" w:date="2012-12-06T02:49:00Z">
                <w:rPr>
                  <w:rFonts w:ascii="Cambria Math" w:hAnsi="Cambria Math"/>
                  <w:i/>
                  <w:szCs w:val="26"/>
                </w:rPr>
              </w:ins>
            </m:ctrlPr>
          </m:sSubPr>
          <m:e>
            <w:ins w:id="5551" w:author="The Si Tran" w:date="2012-12-06T02:49:00Z">
              <m:r>
                <w:rPr>
                  <w:rFonts w:ascii="Cambria Math" w:hAnsi="Cambria Math"/>
                  <w:szCs w:val="26"/>
                </w:rPr>
                <m:t>E</m:t>
              </m:r>
            </w:ins>
          </m:e>
          <m:sub>
            <w:ins w:id="5552" w:author="The Si Tran" w:date="2012-12-06T02:49:00Z">
              <m:r>
                <w:rPr>
                  <w:rFonts w:ascii="Cambria Math" w:hAnsi="Cambria Math"/>
                  <w:szCs w:val="26"/>
                </w:rPr>
                <m:t>d</m:t>
              </m:r>
            </w:ins>
          </m:sub>
        </m:sSub>
        <m:d>
          <m:dPr>
            <m:ctrlPr>
              <w:ins w:id="5553" w:author="The Si Tran" w:date="2012-12-06T02:49:00Z">
                <w:rPr>
                  <w:rFonts w:ascii="Cambria Math" w:hAnsi="Cambria Math"/>
                  <w:i/>
                  <w:szCs w:val="26"/>
                </w:rPr>
              </w:ins>
            </m:ctrlPr>
          </m:dPr>
          <m:e>
            <m:acc>
              <m:accPr>
                <m:chr m:val="⃗"/>
                <m:ctrlPr>
                  <w:ins w:id="5554" w:author="The Si Tran" w:date="2012-12-06T02:49:00Z">
                    <w:rPr>
                      <w:rFonts w:ascii="Cambria Math" w:hAnsi="Cambria Math"/>
                      <w:i/>
                      <w:szCs w:val="26"/>
                    </w:rPr>
                  </w:ins>
                </m:ctrlPr>
              </m:accPr>
              <m:e>
                <w:ins w:id="5555" w:author="The Si Tran" w:date="2012-12-06T02:49:00Z">
                  <m:r>
                    <w:rPr>
                      <w:rFonts w:ascii="Cambria Math" w:hAnsi="Cambria Math"/>
                      <w:szCs w:val="26"/>
                    </w:rPr>
                    <m:t>w</m:t>
                  </m:r>
                </w:ins>
              </m:e>
            </m:acc>
          </m:e>
        </m:d>
        <w:ins w:id="5556" w:author="The Si Tran" w:date="2012-12-06T02:49:00Z">
          <m:r>
            <w:rPr>
              <w:rFonts w:ascii="Cambria Math" w:hAnsi="Cambria Math"/>
              <w:szCs w:val="26"/>
            </w:rPr>
            <m:t>=</m:t>
          </m:r>
        </w:ins>
        <m:f>
          <m:fPr>
            <m:ctrlPr>
              <w:ins w:id="5557" w:author="The Si Tran" w:date="2012-12-06T02:49:00Z">
                <w:rPr>
                  <w:rFonts w:ascii="Cambria Math" w:hAnsi="Cambria Math"/>
                  <w:i/>
                  <w:szCs w:val="26"/>
                </w:rPr>
              </w:ins>
            </m:ctrlPr>
          </m:fPr>
          <m:num>
            <w:ins w:id="5558" w:author="The Si Tran" w:date="2012-12-06T02:49:00Z">
              <m:r>
                <w:rPr>
                  <w:rFonts w:ascii="Cambria Math" w:hAnsi="Cambria Math"/>
                  <w:szCs w:val="26"/>
                </w:rPr>
                <m:t>1</m:t>
              </m:r>
            </w:ins>
          </m:num>
          <m:den>
            <w:ins w:id="5559" w:author="The Si Tran" w:date="2012-12-06T02:49:00Z">
              <m:r>
                <w:rPr>
                  <w:rFonts w:ascii="Cambria Math" w:hAnsi="Cambria Math"/>
                  <w:szCs w:val="26"/>
                </w:rPr>
                <m:t>2</m:t>
              </m:r>
            </w:ins>
          </m:den>
        </m:f>
        <m:sSup>
          <m:sSupPr>
            <m:ctrlPr>
              <w:ins w:id="5560" w:author="The Si Tran" w:date="2012-12-06T02:49:00Z">
                <w:rPr>
                  <w:rFonts w:ascii="Cambria Math" w:hAnsi="Cambria Math"/>
                  <w:i/>
                  <w:szCs w:val="26"/>
                </w:rPr>
              </w:ins>
            </m:ctrlPr>
          </m:sSupPr>
          <m:e>
            <w:ins w:id="5561" w:author="The Si Tran" w:date="2012-12-06T02:49:00Z">
              <m:r>
                <w:rPr>
                  <w:rFonts w:ascii="Cambria Math" w:hAnsi="Cambria Math"/>
                  <w:szCs w:val="26"/>
                </w:rPr>
                <m:t>(</m:t>
              </m:r>
            </w:ins>
            <m:sSub>
              <m:sSubPr>
                <m:ctrlPr>
                  <w:ins w:id="5562" w:author="The Si Tran" w:date="2012-12-06T02:49:00Z">
                    <w:rPr>
                      <w:rFonts w:ascii="Cambria Math" w:hAnsi="Cambria Math"/>
                      <w:i/>
                      <w:szCs w:val="26"/>
                    </w:rPr>
                  </w:ins>
                </m:ctrlPr>
              </m:sSubPr>
              <m:e>
                <w:ins w:id="5563" w:author="The Si Tran" w:date="2012-12-06T02:49:00Z">
                  <m:r>
                    <w:rPr>
                      <w:rFonts w:ascii="Cambria Math" w:hAnsi="Cambria Math"/>
                      <w:szCs w:val="26"/>
                    </w:rPr>
                    <m:t>t</m:t>
                  </m:r>
                </w:ins>
              </m:e>
              <m:sub>
                <w:ins w:id="5564" w:author="The Si Tran" w:date="2012-12-06T02:49:00Z">
                  <m:r>
                    <w:rPr>
                      <w:rFonts w:ascii="Cambria Math" w:hAnsi="Cambria Math"/>
                      <w:szCs w:val="26"/>
                    </w:rPr>
                    <m:t>d</m:t>
                  </m:r>
                </w:ins>
              </m:sub>
            </m:sSub>
            <w:ins w:id="5565" w:author="The Si Tran" w:date="2012-12-06T02:49:00Z">
              <m:r>
                <w:rPr>
                  <w:rFonts w:ascii="Cambria Math" w:hAnsi="Cambria Math"/>
                  <w:szCs w:val="26"/>
                </w:rPr>
                <m:t>-</m:t>
              </m:r>
            </w:ins>
            <m:sSub>
              <m:sSubPr>
                <m:ctrlPr>
                  <w:ins w:id="5566" w:author="The Si Tran" w:date="2012-12-06T02:49:00Z">
                    <w:rPr>
                      <w:rFonts w:ascii="Cambria Math" w:hAnsi="Cambria Math"/>
                      <w:i/>
                      <w:szCs w:val="26"/>
                    </w:rPr>
                  </w:ins>
                </m:ctrlPr>
              </m:sSubPr>
              <m:e>
                <w:ins w:id="5567" w:author="The Si Tran" w:date="2012-12-06T02:49:00Z">
                  <m:r>
                    <w:rPr>
                      <w:rFonts w:ascii="Cambria Math" w:hAnsi="Cambria Math"/>
                      <w:szCs w:val="26"/>
                    </w:rPr>
                    <m:t>o</m:t>
                  </m:r>
                </w:ins>
              </m:e>
              <m:sub>
                <w:ins w:id="5568" w:author="The Si Tran" w:date="2012-12-06T02:49:00Z">
                  <m:r>
                    <w:rPr>
                      <w:rFonts w:ascii="Cambria Math" w:hAnsi="Cambria Math"/>
                      <w:szCs w:val="26"/>
                    </w:rPr>
                    <m:t>d</m:t>
                  </m:r>
                </w:ins>
              </m:sub>
            </m:sSub>
            <w:ins w:id="5569" w:author="The Si Tran" w:date="2012-12-06T02:49:00Z">
              <m:r>
                <w:rPr>
                  <w:rFonts w:ascii="Cambria Math" w:hAnsi="Cambria Math"/>
                  <w:szCs w:val="26"/>
                </w:rPr>
                <m:t>)</m:t>
              </m:r>
            </w:ins>
          </m:e>
          <m:sup>
            <w:ins w:id="5570" w:author="The Si Tran" w:date="2012-12-06T02:49:00Z">
              <m:r>
                <w:rPr>
                  <w:rFonts w:ascii="Cambria Math" w:hAnsi="Cambria Math"/>
                  <w:szCs w:val="26"/>
                </w:rPr>
                <m:t>2</m:t>
              </m:r>
            </w:ins>
          </m:sup>
        </m:sSup>
      </m:oMath>
    </w:p>
    <w:p w14:paraId="6371A34D" w14:textId="77777777" w:rsidR="0088753F" w:rsidRPr="0049233F" w:rsidRDefault="0088753F" w:rsidP="0088753F">
      <w:pPr>
        <w:spacing w:before="0"/>
        <w:rPr>
          <w:szCs w:val="26"/>
        </w:rPr>
      </w:pPr>
      <w:del w:id="5571" w:author="The Si Tran" w:date="2012-12-06T02:49:00Z">
        <w:r w:rsidRPr="0049233F" w:rsidDel="00AF56B2">
          <w:rPr>
            <w:szCs w:val="26"/>
          </w:rPr>
          <w:delText xml:space="preserve">                      </w:delText>
        </w:r>
        <w:r w:rsidRPr="007C782C" w:rsidDel="00AF56B2">
          <w:rPr>
            <w:noProof/>
            <w:szCs w:val="26"/>
            <w:rPrChange w:id="5572" w:author="Unknown">
              <w:rPr>
                <w:noProof/>
              </w:rPr>
            </w:rPrChange>
          </w:rPr>
          <w:drawing>
            <wp:inline distT="0" distB="0" distL="0" distR="0" wp14:anchorId="2BD5760D" wp14:editId="093215BD">
              <wp:extent cx="1552575" cy="447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552575" cy="447675"/>
                      </a:xfrm>
                      <a:prstGeom prst="rect">
                        <a:avLst/>
                      </a:prstGeom>
                      <a:noFill/>
                      <a:ln>
                        <a:noFill/>
                      </a:ln>
                    </pic:spPr>
                  </pic:pic>
                </a:graphicData>
              </a:graphic>
            </wp:inline>
          </w:drawing>
        </w:r>
      </w:del>
    </w:p>
    <w:p w14:paraId="1992A7A1" w14:textId="77777777" w:rsidR="0088753F" w:rsidRPr="0049233F" w:rsidRDefault="0088753F" w:rsidP="0088753F">
      <w:pPr>
        <w:spacing w:before="0"/>
        <w:rPr>
          <w:szCs w:val="26"/>
        </w:rPr>
      </w:pPr>
      <w:r w:rsidRPr="0049233F">
        <w:rPr>
          <w:szCs w:val="26"/>
        </w:rPr>
        <w:t xml:space="preserve">Ở đây giá trị </w:t>
      </w:r>
      <m:oMath>
        <m:sSub>
          <m:sSubPr>
            <m:ctrlPr>
              <w:ins w:id="5573" w:author="The Si Tran" w:date="2012-12-06T02:49:00Z">
                <w:rPr>
                  <w:rFonts w:ascii="Cambria Math" w:hAnsi="Cambria Math"/>
                  <w:i/>
                  <w:szCs w:val="26"/>
                </w:rPr>
              </w:ins>
            </m:ctrlPr>
          </m:sSubPr>
          <m:e>
            <w:ins w:id="5574" w:author="The Si Tran" w:date="2012-12-06T02:49:00Z">
              <m:r>
                <w:rPr>
                  <w:rFonts w:ascii="Cambria Math" w:hAnsi="Cambria Math"/>
                  <w:szCs w:val="26"/>
                </w:rPr>
                <m:t>t</m:t>
              </m:r>
            </w:ins>
          </m:e>
          <m:sub>
            <w:ins w:id="5575" w:author="The Si Tran" w:date="2012-12-06T02:49:00Z">
              <m:r>
                <w:rPr>
                  <w:rFonts w:ascii="Cambria Math" w:hAnsi="Cambria Math"/>
                  <w:szCs w:val="26"/>
                </w:rPr>
                <m:t>d</m:t>
              </m:r>
            </w:ins>
          </m:sub>
        </m:sSub>
      </m:oMath>
      <w:del w:id="5576" w:author="The Si Tran" w:date="2012-12-06T02:49:00Z">
        <w:r w:rsidRPr="0049233F" w:rsidDel="00AF56B2">
          <w:rPr>
            <w:i/>
            <w:szCs w:val="26"/>
          </w:rPr>
          <w:delText>t</w:delText>
        </w:r>
        <w:r w:rsidRPr="0049233F" w:rsidDel="00AF56B2">
          <w:rPr>
            <w:i/>
            <w:szCs w:val="26"/>
            <w:vertAlign w:val="subscript"/>
          </w:rPr>
          <w:delText>d</w:delText>
        </w:r>
      </w:del>
      <w:r w:rsidRPr="0049233F">
        <w:rPr>
          <w:i/>
          <w:szCs w:val="26"/>
        </w:rPr>
        <w:t xml:space="preserve">, </w:t>
      </w:r>
      <m:oMath>
        <m:sSub>
          <m:sSubPr>
            <m:ctrlPr>
              <w:ins w:id="5577" w:author="The Si Tran" w:date="2012-12-06T02:49:00Z">
                <w:rPr>
                  <w:rFonts w:ascii="Cambria Math" w:hAnsi="Cambria Math"/>
                  <w:i/>
                  <w:szCs w:val="26"/>
                </w:rPr>
              </w:ins>
            </m:ctrlPr>
          </m:sSubPr>
          <m:e>
            <w:ins w:id="5578" w:author="The Si Tran" w:date="2012-12-06T02:49:00Z">
              <m:r>
                <w:rPr>
                  <w:rFonts w:ascii="Cambria Math" w:hAnsi="Cambria Math"/>
                  <w:szCs w:val="26"/>
                </w:rPr>
                <m:t>o</m:t>
              </m:r>
            </w:ins>
          </m:e>
          <m:sub>
            <w:ins w:id="5579" w:author="The Si Tran" w:date="2012-12-06T02:49:00Z">
              <m:r>
                <w:rPr>
                  <w:rFonts w:ascii="Cambria Math" w:hAnsi="Cambria Math"/>
                  <w:szCs w:val="26"/>
                </w:rPr>
                <m:t>d</m:t>
              </m:r>
            </w:ins>
          </m:sub>
        </m:sSub>
      </m:oMath>
      <w:del w:id="5580" w:author="The Si Tran" w:date="2012-12-06T02:49:00Z">
        <w:r w:rsidRPr="0049233F" w:rsidDel="00AF56B2">
          <w:rPr>
            <w:i/>
            <w:szCs w:val="26"/>
          </w:rPr>
          <w:delText>o</w:delText>
        </w:r>
        <w:r w:rsidRPr="0049233F" w:rsidDel="00AF56B2">
          <w:rPr>
            <w:i/>
            <w:szCs w:val="26"/>
            <w:vertAlign w:val="subscript"/>
          </w:rPr>
          <w:delText>d</w:delText>
        </w:r>
      </w:del>
      <w:r w:rsidRPr="0049233F">
        <w:rPr>
          <w:i/>
          <w:szCs w:val="26"/>
        </w:rPr>
        <w:t xml:space="preserve"> </w:t>
      </w:r>
      <w:r w:rsidRPr="0049233F">
        <w:rPr>
          <w:szCs w:val="26"/>
        </w:rPr>
        <w:t xml:space="preserve">lần lượt là giá trị đích và giá trị xuất của mạng cho mẫu </w:t>
      </w:r>
      <w:r w:rsidRPr="0049233F">
        <w:rPr>
          <w:i/>
          <w:szCs w:val="26"/>
        </w:rPr>
        <w:t>d</w:t>
      </w:r>
      <w:r w:rsidRPr="0049233F">
        <w:rPr>
          <w:szCs w:val="26"/>
        </w:rPr>
        <w:t xml:space="preserve"> trong tập dữ liệu. Với một hệ số học đủ nhỏ, phương pháp giảm độ dốc tăng cường có thể xấp xỉ tốt tùy ý phương pháp giảm độ dốc thông thường [2]. Theo Tom Mitchell [2] phương pháp giảm độ dốc tăng cường khác với phương pháp giảm độ dốc thông 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có khả năng không bị rơi vào cự tiểu cục bộ vì nó sử dụng</w:t>
      </w:r>
      <w:ins w:id="5581" w:author="The Si Tran" w:date="2012-12-06T02:50:00Z">
        <w:r w:rsidR="00FB4B5C">
          <w:rPr>
            <w:szCs w:val="26"/>
          </w:rPr>
          <w:t xml:space="preserve"> </w:t>
        </w:r>
        <m:oMath>
          <m:sSub>
            <m:sSubPr>
              <m:ctrlPr>
                <w:rPr>
                  <w:rFonts w:ascii="Cambria Math" w:hAnsi="Cambria Math"/>
                  <w:i/>
                  <w:szCs w:val="26"/>
                </w:rPr>
              </m:ctrlPr>
            </m:sSubPr>
            <m:e>
              <m:r>
                <m:rPr>
                  <m:sty m:val="p"/>
                </m:rPr>
                <w:rPr>
                  <w:rFonts w:ascii="Cambria Math" w:hAnsi="Cambria Math" w:hint="eastAsia"/>
                  <w:szCs w:val="26"/>
                </w:rPr>
                <m:t>Δ</m:t>
              </m:r>
              <m:r>
                <w:rPr>
                  <w:rFonts w:ascii="Cambria Math" w:hAnsi="Cambria Math"/>
                  <w:szCs w:val="26"/>
                </w:rPr>
                <m:t>E</m:t>
              </m:r>
            </m:e>
            <m:sub>
              <m:r>
                <w:rPr>
                  <w:rFonts w:ascii="Cambria Math" w:hAnsi="Cambria Math"/>
                  <w:szCs w:val="26"/>
                </w:rPr>
                <m:t>d</m:t>
              </m:r>
            </m:sub>
          </m:sSub>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w</m:t>
                  </m:r>
                </m:e>
              </m:acc>
            </m:e>
          </m:d>
        </m:oMath>
      </w:ins>
      <w:r w:rsidRPr="0049233F">
        <w:rPr>
          <w:szCs w:val="26"/>
        </w:rPr>
        <w:t xml:space="preserve"> </w:t>
      </w:r>
      <w:del w:id="5582" w:author="The Si Tran" w:date="2012-12-06T02:50:00Z">
        <w:r w:rsidRPr="00AF1345" w:rsidDel="00FB4B5C">
          <w:rPr>
            <w:position w:val="-12"/>
            <w:szCs w:val="26"/>
          </w:rPr>
          <w:object w:dxaOrig="820" w:dyaOrig="360" w14:anchorId="29830189">
            <v:shape id="_x0000_i1118" type="#_x0000_t75" style="width:40.2pt;height:17.6pt" o:ole="">
              <v:imagedata r:id="rId233" o:title=""/>
            </v:shape>
            <o:OLEObject Type="Embed" ProgID="Equation.DSMT4" ShapeID="_x0000_i1118" DrawAspect="Content" ObjectID="_1416977651" r:id="rId234"/>
          </w:object>
        </w:r>
        <w:r w:rsidRPr="0049233F" w:rsidDel="00FB4B5C">
          <w:rPr>
            <w:szCs w:val="26"/>
          </w:rPr>
          <w:delText xml:space="preserve"> </w:delText>
        </w:r>
      </w:del>
      <w:r w:rsidRPr="0049233F">
        <w:rPr>
          <w:szCs w:val="26"/>
        </w:rPr>
        <w:t>thay cho</w:t>
      </w:r>
      <w:ins w:id="5583" w:author="The Si Tran" w:date="2012-12-06T02:51:00Z">
        <w:r w:rsidR="00FB4B5C">
          <w:rPr>
            <w:szCs w:val="26"/>
          </w:rPr>
          <w:t xml:space="preserve"> </w:t>
        </w:r>
        <m:oMath>
          <m:r>
            <m:rPr>
              <m:sty m:val="p"/>
            </m:rPr>
            <w:rPr>
              <w:rFonts w:ascii="Cambria Math" w:hAnsi="Cambria Math" w:hint="eastAsia"/>
              <w:szCs w:val="26"/>
            </w:rPr>
            <m:t>Δ</m:t>
          </m:r>
          <m:r>
            <w:rPr>
              <w:rFonts w:ascii="Cambria Math" w:hAnsi="Cambria Math"/>
              <w:szCs w:val="26"/>
            </w:rPr>
            <m:t>E</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w</m:t>
                  </m:r>
                </m:e>
              </m:acc>
            </m:e>
          </m:d>
        </m:oMath>
      </w:ins>
      <w:r w:rsidRPr="0049233F">
        <w:rPr>
          <w:szCs w:val="26"/>
        </w:rPr>
        <w:t xml:space="preserve"> </w:t>
      </w:r>
      <w:del w:id="5584" w:author="The Si Tran" w:date="2012-12-06T02:51:00Z">
        <w:r w:rsidRPr="00AF1345" w:rsidDel="00FB4B5C">
          <w:rPr>
            <w:position w:val="-10"/>
            <w:szCs w:val="26"/>
          </w:rPr>
          <w:object w:dxaOrig="740" w:dyaOrig="320" w14:anchorId="21DEB698">
            <v:shape id="_x0000_i1119" type="#_x0000_t75" style="width:36.85pt;height:15.9pt" o:ole="">
              <v:imagedata r:id="rId235" o:title=""/>
            </v:shape>
            <o:OLEObject Type="Embed" ProgID="Equation.DSMT4" ShapeID="_x0000_i1119" DrawAspect="Content" ObjectID="_1416977652" r:id="rId236"/>
          </w:object>
        </w:r>
        <w:r w:rsidRPr="0049233F" w:rsidDel="003264F7">
          <w:rPr>
            <w:szCs w:val="26"/>
          </w:rPr>
          <w:delText xml:space="preserve"> </w:delText>
        </w:r>
      </w:del>
      <w:r w:rsidRPr="0049233F">
        <w:rPr>
          <w:szCs w:val="26"/>
        </w:rPr>
        <w:t>để tìm kiếm.</w:t>
      </w:r>
    </w:p>
    <w:p w14:paraId="2A35791F" w14:textId="77777777" w:rsidR="0088753F" w:rsidRPr="0049233F" w:rsidRDefault="0088753F" w:rsidP="0088753F">
      <w:pPr>
        <w:spacing w:before="0"/>
        <w:ind w:firstLine="720"/>
        <w:rPr>
          <w:szCs w:val="26"/>
        </w:rPr>
      </w:pPr>
      <w:r w:rsidRPr="0049233F">
        <w:rPr>
          <w:szCs w:val="26"/>
        </w:rPr>
        <w:t xml:space="preserve">Sự khác biệt giữa hai giải thuật huấn luyện luật delta và luật huấn luyện perceptron khác nhau ở tính chất hội tụ của chúng. Luật huấn luyện perceptron hội tụ sau một số lần lặp hữu hạn và tìm ra một mặt phẳng phân loại hoàn hảo một tập dữ liệu huấn luyện khả phân tuyến tính trong khi giải thuật luật delta sẽ hội tụ về một </w:t>
      </w:r>
      <w:r w:rsidRPr="0049233F">
        <w:rPr>
          <w:szCs w:val="26"/>
        </w:rPr>
        <w:lastRenderedPageBreak/>
        <w:t>điểm cực tiểu của hàm lỗi với một thời gian khá lâu (có thể là vô hạn) nhưng sự hội tụ của nó không bị ảnh hưởng bởi tính khả phân tuyến tính của tập dữ liệu huấn luyện [2].</w:t>
      </w:r>
    </w:p>
    <w:p w14:paraId="6074657D" w14:textId="77777777" w:rsidR="0088753F" w:rsidRPr="0049233F" w:rsidRDefault="0088753F" w:rsidP="0088753F">
      <w:pPr>
        <w:pStyle w:val="Heading3"/>
      </w:pPr>
      <w:bookmarkStart w:id="5585" w:name="_Toc327348174"/>
      <w:bookmarkStart w:id="5586" w:name="_Toc343220819"/>
      <w:r w:rsidRPr="0049233F">
        <w:t>Mạng nhiều lớp và giải thuật lan truyền ngược</w:t>
      </w:r>
      <w:bookmarkEnd w:id="5585"/>
      <w:bookmarkEnd w:id="5586"/>
    </w:p>
    <w:p w14:paraId="6C665455" w14:textId="77777777" w:rsidR="0088753F" w:rsidRPr="0049233F" w:rsidRDefault="0088753F" w:rsidP="0088753F">
      <w:pPr>
        <w:spacing w:before="0"/>
        <w:ind w:firstLine="720"/>
        <w:rPr>
          <w:szCs w:val="26"/>
        </w:rPr>
      </w:pPr>
      <w:r w:rsidRPr="0049233F">
        <w:rPr>
          <w:szCs w:val="26"/>
        </w:rPr>
        <w:t>Mạng neuron đơn giản như perceptron chỉ biểu diễn được các hàm tuyến tính, nhưng trong thực tế ta cần biểu diễn các hàm phi tuyến như trong các bài toán nhận dạng giọng nói hay dự báo chuỗi thời gian. Để làm được điều này ta sử dụng các mạng neuron nhiều lớp, tức là mạng gồm một lớp đầu vào, một lớp đầu ra và một hay nhiều lớp ẩn.</w:t>
      </w:r>
    </w:p>
    <w:p w14:paraId="2CBE3E9C" w14:textId="77777777" w:rsidR="0088753F" w:rsidRPr="0049233F" w:rsidRDefault="0088753F" w:rsidP="0088753F">
      <w:pPr>
        <w:spacing w:before="0"/>
        <w:ind w:firstLine="720"/>
        <w:rPr>
          <w:szCs w:val="26"/>
        </w:rPr>
      </w:pPr>
      <w:r w:rsidRPr="0049233F">
        <w:rPr>
          <w:szCs w:val="26"/>
        </w:rPr>
        <w:t xml:space="preserve">Các mạng neuron nhiều lớp ít khi sử dụng các đơn vị tuyến tính hay đơn vị phân ngưỡng mà chúng sử dụng các đơn vị có các hàm kích hoạt là các hàm khả vi. Một trong những đơn vị hay dùng nhất là </w:t>
      </w:r>
      <w:r w:rsidRPr="0049233F">
        <w:rPr>
          <w:i/>
          <w:szCs w:val="26"/>
        </w:rPr>
        <w:t>đơn vị sigmoid</w:t>
      </w:r>
      <w:r w:rsidRPr="0049233F">
        <w:rPr>
          <w:szCs w:val="26"/>
        </w:rPr>
        <w:t xml:space="preserve"> (sigmoid unit). Một đơn vị sigmoid sẽ tính tổ hợp tuyến tính các giá trị đầu vào và đưa kết quả này vào hàm sigmoid để tính giá trị đầu ra.</w:t>
      </w:r>
    </w:p>
    <w:p w14:paraId="1974B8B9" w14:textId="77777777" w:rsidR="0088753F" w:rsidRPr="0049233F" w:rsidRDefault="0088753F">
      <w:pPr>
        <w:keepNext/>
        <w:spacing w:before="0"/>
        <w:ind w:firstLine="720"/>
        <w:jc w:val="center"/>
        <w:rPr>
          <w:szCs w:val="26"/>
        </w:rPr>
        <w:pPrChange w:id="5587" w:author="The Si Tran" w:date="2012-12-11T23:36:00Z">
          <w:pPr>
            <w:keepNext/>
            <w:spacing w:before="0"/>
            <w:ind w:firstLine="720"/>
          </w:pPr>
        </w:pPrChange>
      </w:pPr>
      <w:r w:rsidRPr="002B1464">
        <w:rPr>
          <w:noProof/>
          <w:szCs w:val="26"/>
        </w:rPr>
        <w:drawing>
          <wp:inline distT="0" distB="0" distL="0" distR="0" wp14:anchorId="780FA62E" wp14:editId="6178B2AC">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14:paraId="2DDF40B7" w14:textId="77777777" w:rsidR="0088753F" w:rsidRPr="0049233F" w:rsidRDefault="0088753F">
      <w:pPr>
        <w:pStyle w:val="Hinh"/>
        <w:pPrChange w:id="5588" w:author="The Si Tran" w:date="2012-12-11T23:36:00Z">
          <w:pPr>
            <w:pStyle w:val="Caption"/>
          </w:pPr>
        </w:pPrChange>
      </w:pPr>
      <w:r w:rsidRPr="0049233F">
        <w:t xml:space="preserve">                                        </w:t>
      </w:r>
      <w:bookmarkStart w:id="5589" w:name="_Toc327348216"/>
      <w:bookmarkStart w:id="5590" w:name="_Toc343029966"/>
      <w:bookmarkStart w:id="5591" w:name="_Toc343220902"/>
      <w:r w:rsidRPr="0049233F">
        <w:t>Hình</w:t>
      </w:r>
      <w:ins w:id="5592" w:author="The Si Tran" w:date="2012-12-11T23:36:00Z">
        <w:r w:rsidR="002400FD">
          <w:t xml:space="preserve"> 4.7</w:t>
        </w:r>
      </w:ins>
      <w:del w:id="5593"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5594" w:author="The Si Tran" w:date="2012-12-05T23:02:00Z">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5595" w:author="The Si Tran" w:date="2012-12-05T23:02:00Z">
              <w:rPr/>
            </w:rPrChange>
          </w:rPr>
          <w:fldChar w:fldCharType="separate"/>
        </w:r>
        <w:r w:rsidRPr="0049233F" w:rsidDel="002400FD">
          <w:rPr>
            <w:noProof/>
          </w:rPr>
          <w:delText>8</w:delText>
        </w:r>
        <w:r w:rsidRPr="00082976" w:rsidDel="002400FD">
          <w:fldChar w:fldCharType="end"/>
        </w:r>
      </w:del>
      <w:r w:rsidRPr="0049233F">
        <w:t xml:space="preserve">: </w:t>
      </w:r>
      <w:r w:rsidRPr="002400FD">
        <w:rPr>
          <w:b w:val="0"/>
          <w:rPrChange w:id="5596" w:author="The Si Tran" w:date="2012-12-11T23:36:00Z">
            <w:rPr/>
          </w:rPrChange>
        </w:rPr>
        <w:t>Đơn vị sigmoid</w:t>
      </w:r>
      <w:bookmarkEnd w:id="5589"/>
      <w:bookmarkEnd w:id="5590"/>
      <w:bookmarkEnd w:id="5591"/>
    </w:p>
    <w:p w14:paraId="68C26619" w14:textId="77777777" w:rsidR="0088753F" w:rsidRPr="0049233F" w:rsidRDefault="0088753F" w:rsidP="0088753F">
      <w:pPr>
        <w:spacing w:before="0"/>
        <w:ind w:firstLine="720"/>
        <w:rPr>
          <w:szCs w:val="26"/>
        </w:rPr>
      </w:pPr>
    </w:p>
    <w:p w14:paraId="04D3C113" w14:textId="77777777" w:rsidR="0088753F" w:rsidRDefault="0088753F" w:rsidP="0088753F">
      <w:pPr>
        <w:spacing w:before="0"/>
        <w:ind w:firstLine="720"/>
        <w:rPr>
          <w:ins w:id="5597" w:author="The Si Tran" w:date="2012-12-06T02:51:00Z"/>
          <w:szCs w:val="26"/>
        </w:rPr>
      </w:pPr>
      <w:r w:rsidRPr="0049233F">
        <w:rPr>
          <w:szCs w:val="26"/>
        </w:rPr>
        <w:t>Công thức tính giá trị đầu ra của đơn vị sigmoid là</w:t>
      </w:r>
    </w:p>
    <w:p w14:paraId="4AA2B045" w14:textId="77777777" w:rsidR="00E46E0A" w:rsidRPr="0008713C" w:rsidDel="00E46E0A" w:rsidRDefault="00E46E0A" w:rsidP="0008713C">
      <w:pPr>
        <w:pStyle w:val="Equation"/>
        <w:rPr>
          <w:del w:id="5598" w:author="The Si Tran" w:date="2012-12-06T02:52:00Z"/>
          <w:rPrChange w:id="5599" w:author="The Si Tran" w:date="2012-12-14T06:14:00Z">
            <w:rPr>
              <w:del w:id="5600" w:author="The Si Tran" w:date="2012-12-06T02:52:00Z"/>
            </w:rPr>
          </w:rPrChange>
        </w:rPr>
        <w:pPrChange w:id="5601" w:author="The Si Tran" w:date="2012-12-14T06:16:00Z">
          <w:pPr>
            <w:spacing w:before="0"/>
            <w:ind w:firstLine="720"/>
          </w:pPr>
        </w:pPrChange>
      </w:pPr>
      <w:ins w:id="5602" w:author="The Si Tran" w:date="2012-12-06T02:51:00Z">
        <m:oMathPara>
          <m:oMath>
            <m:r>
              <m:t>o=σ(</m:t>
            </m:r>
          </m:oMath>
        </m:oMathPara>
      </w:ins>
      <m:oMathPara>
        <m:oMath>
          <m:acc>
            <m:accPr>
              <m:chr m:val="⃗"/>
              <m:ctrlPr>
                <w:ins w:id="5603" w:author="The Si Tran" w:date="2012-12-06T02:52:00Z">
                  <w:rPr/>
                </w:ins>
              </m:ctrlPr>
            </m:accPr>
            <m:e>
              <w:ins w:id="5604" w:author="The Si Tran" w:date="2012-12-06T02:52:00Z">
                <m:r>
                  <m:t>w</m:t>
                </m:r>
              </w:ins>
            </m:e>
          </m:acc>
          <w:ins w:id="5605" w:author="The Si Tran" w:date="2012-12-06T02:52:00Z">
            <m:r>
              <m:t>∙</m:t>
            </m:r>
          </w:ins>
          <m:acc>
            <m:accPr>
              <m:chr m:val="⃗"/>
              <m:ctrlPr>
                <w:ins w:id="5606" w:author="The Si Tran" w:date="2012-12-06T02:52:00Z">
                  <w:rPr/>
                </w:ins>
              </m:ctrlPr>
            </m:accPr>
            <m:e>
              <w:ins w:id="5607" w:author="The Si Tran" w:date="2012-12-06T02:52:00Z">
                <m:r>
                  <m:t>x</m:t>
                </m:r>
              </w:ins>
            </m:e>
          </m:acc>
          <w:ins w:id="5608" w:author="The Si Tran" w:date="2012-12-06T02:51:00Z">
            <m:r>
              <w:rPr>
                <w:rPrChange w:id="5609" w:author="The Si Tran" w:date="2012-12-14T06:14:00Z">
                  <w:rPr/>
                </w:rPrChange>
              </w:rPr>
              <m:t>)</m:t>
            </m:r>
          </w:ins>
        </m:oMath>
      </m:oMathPara>
    </w:p>
    <w:p w14:paraId="5E513403" w14:textId="77777777" w:rsidR="0088753F" w:rsidRPr="0049233F" w:rsidRDefault="0088753F" w:rsidP="0008713C">
      <w:pPr>
        <w:pStyle w:val="Equation"/>
        <w:pPrChange w:id="5610" w:author="The Si Tran" w:date="2012-12-14T06:16:00Z">
          <w:pPr>
            <w:spacing w:before="0"/>
            <w:ind w:firstLine="720"/>
          </w:pPr>
        </w:pPrChange>
      </w:pPr>
      <w:del w:id="5611" w:author="The Si Tran" w:date="2012-12-06T02:52:00Z">
        <w:r w:rsidRPr="0049233F" w:rsidDel="00E46E0A">
          <w:delText xml:space="preserve">          </w:delText>
        </w:r>
        <w:r w:rsidRPr="007C782C" w:rsidDel="00E46E0A">
          <w:rPr>
            <w:noProof/>
            <w:rPrChange w:id="5612" w:author="Unknown">
              <w:rPr>
                <w:noProof/>
              </w:rPr>
            </w:rPrChange>
          </w:rPr>
          <w:drawing>
            <wp:inline distT="0" distB="0" distL="0" distR="0" wp14:anchorId="0E1F4F1B" wp14:editId="6E6B6778">
              <wp:extent cx="113347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133475" cy="238125"/>
                      </a:xfrm>
                      <a:prstGeom prst="rect">
                        <a:avLst/>
                      </a:prstGeom>
                      <a:noFill/>
                      <a:ln>
                        <a:noFill/>
                      </a:ln>
                    </pic:spPr>
                  </pic:pic>
                </a:graphicData>
              </a:graphic>
            </wp:inline>
          </w:drawing>
        </w:r>
      </w:del>
    </w:p>
    <w:p w14:paraId="6C4534F9" w14:textId="77777777" w:rsidR="0088753F" w:rsidRDefault="0088753F" w:rsidP="0088753F">
      <w:pPr>
        <w:spacing w:before="0"/>
        <w:ind w:firstLine="720"/>
        <w:rPr>
          <w:ins w:id="5613" w:author="The Si Tran" w:date="2012-12-06T02:52:00Z"/>
          <w:szCs w:val="26"/>
        </w:rPr>
      </w:pPr>
      <w:r w:rsidRPr="0049233F">
        <w:rPr>
          <w:szCs w:val="26"/>
        </w:rPr>
        <w:t xml:space="preserve">Với </w:t>
      </w:r>
    </w:p>
    <w:p w14:paraId="360E2526" w14:textId="77777777" w:rsidR="00E46E0A" w:rsidRPr="0008713C" w:rsidDel="00E46E0A" w:rsidRDefault="00E46E0A" w:rsidP="0008713C">
      <w:pPr>
        <w:pStyle w:val="Equation"/>
        <w:rPr>
          <w:del w:id="5614" w:author="The Si Tran" w:date="2012-12-06T02:53:00Z"/>
          <w:rPrChange w:id="5615" w:author="The Si Tran" w:date="2012-12-14T06:15:00Z">
            <w:rPr>
              <w:del w:id="5616" w:author="The Si Tran" w:date="2012-12-06T02:53:00Z"/>
            </w:rPr>
          </w:rPrChange>
        </w:rPr>
        <w:pPrChange w:id="5617" w:author="The Si Tran" w:date="2012-12-14T06:16:00Z">
          <w:pPr>
            <w:spacing w:before="0"/>
            <w:ind w:firstLine="720"/>
          </w:pPr>
        </w:pPrChange>
      </w:pPr>
      <w:ins w:id="5618" w:author="The Si Tran" w:date="2012-12-06T02:52:00Z">
        <m:oMathPara>
          <m:oMathParaPr>
            <m:jc m:val="center"/>
          </m:oMathParaPr>
          <m:oMath>
            <m:r>
              <w:rPr>
                <w:rPrChange w:id="5619" w:author="The Si Tran" w:date="2012-12-14T06:15:00Z">
                  <w:rPr/>
                </w:rPrChange>
              </w:rPr>
              <m:t>σ</m:t>
            </m:r>
          </m:oMath>
        </m:oMathPara>
      </w:ins>
      <m:oMathPara>
        <m:oMathParaPr>
          <m:jc m:val="center"/>
        </m:oMathParaPr>
        <m:oMath>
          <m:d>
            <m:dPr>
              <m:ctrlPr>
                <w:ins w:id="5620" w:author="The Si Tran" w:date="2012-12-06T02:53:00Z">
                  <w:rPr>
                    <w:rPrChange w:id="5621" w:author="The Si Tran" w:date="2012-12-14T06:15:00Z">
                      <w:rPr/>
                    </w:rPrChange>
                  </w:rPr>
                </w:ins>
              </m:ctrlPr>
            </m:dPr>
            <m:e>
              <w:ins w:id="5622" w:author="The Si Tran" w:date="2012-12-06T02:53:00Z">
                <m:r>
                  <w:rPr>
                    <w:rPrChange w:id="5623" w:author="The Si Tran" w:date="2012-12-14T06:15:00Z">
                      <w:rPr/>
                    </w:rPrChange>
                  </w:rPr>
                  <m:t>y</m:t>
                </m:r>
              </w:ins>
            </m:e>
          </m:d>
          <w:ins w:id="5624" w:author="The Si Tran" w:date="2012-12-06T02:53:00Z">
            <m:r>
              <w:rPr>
                <w:rPrChange w:id="5625" w:author="The Si Tran" w:date="2012-12-14T06:15:00Z">
                  <w:rPr/>
                </w:rPrChange>
              </w:rPr>
              <m:t>=</m:t>
            </m:r>
          </w:ins>
          <m:f>
            <m:fPr>
              <m:ctrlPr>
                <w:ins w:id="5626" w:author="The Si Tran" w:date="2012-12-06T02:53:00Z">
                  <w:rPr>
                    <w:rPrChange w:id="5627" w:author="The Si Tran" w:date="2012-12-14T06:15:00Z">
                      <w:rPr/>
                    </w:rPrChange>
                  </w:rPr>
                </w:ins>
              </m:ctrlPr>
            </m:fPr>
            <m:num>
              <w:ins w:id="5628" w:author="The Si Tran" w:date="2012-12-06T02:53:00Z">
                <m:r>
                  <w:rPr>
                    <w:rPrChange w:id="5629" w:author="The Si Tran" w:date="2012-12-14T06:15:00Z">
                      <w:rPr/>
                    </w:rPrChange>
                  </w:rPr>
                  <m:t>1</m:t>
                </m:r>
              </w:ins>
            </m:num>
            <m:den>
              <w:ins w:id="5630" w:author="The Si Tran" w:date="2012-12-06T02:53:00Z">
                <m:r>
                  <w:rPr>
                    <w:rPrChange w:id="5631" w:author="The Si Tran" w:date="2012-12-14T06:15:00Z">
                      <w:rPr/>
                    </w:rPrChange>
                  </w:rPr>
                  <m:t>1+</m:t>
                </m:r>
              </w:ins>
              <m:sSup>
                <m:sSupPr>
                  <m:ctrlPr>
                    <w:ins w:id="5632" w:author="The Si Tran" w:date="2012-12-06T02:53:00Z">
                      <w:rPr>
                        <w:rPrChange w:id="5633" w:author="The Si Tran" w:date="2012-12-14T06:15:00Z">
                          <w:rPr/>
                        </w:rPrChange>
                      </w:rPr>
                    </w:ins>
                  </m:ctrlPr>
                </m:sSupPr>
                <m:e>
                  <w:ins w:id="5634" w:author="The Si Tran" w:date="2012-12-06T02:53:00Z">
                    <m:r>
                      <w:rPr>
                        <w:rPrChange w:id="5635" w:author="The Si Tran" w:date="2012-12-14T06:15:00Z">
                          <w:rPr/>
                        </w:rPrChange>
                      </w:rPr>
                      <m:t>e</m:t>
                    </m:r>
                  </w:ins>
                </m:e>
                <m:sup>
                  <w:ins w:id="5636" w:author="The Si Tran" w:date="2012-12-06T02:53:00Z">
                    <m:r>
                      <w:rPr>
                        <w:rPrChange w:id="5637" w:author="The Si Tran" w:date="2012-12-14T06:15:00Z">
                          <w:rPr/>
                        </w:rPrChange>
                      </w:rPr>
                      <m:t>-y</m:t>
                    </m:r>
                  </w:ins>
                </m:sup>
              </m:sSup>
            </m:den>
          </m:f>
        </m:oMath>
      </m:oMathPara>
    </w:p>
    <w:p w14:paraId="57B403D6" w14:textId="77777777" w:rsidR="0088753F" w:rsidRPr="0049233F" w:rsidRDefault="0088753F" w:rsidP="0008713C">
      <w:pPr>
        <w:pStyle w:val="Equation"/>
        <w:pPrChange w:id="5638" w:author="The Si Tran" w:date="2012-12-14T06:16:00Z">
          <w:pPr>
            <w:spacing w:before="0"/>
            <w:ind w:firstLine="720"/>
          </w:pPr>
        </w:pPrChange>
      </w:pPr>
      <w:del w:id="5639" w:author="The Si Tran" w:date="2012-12-06T02:53:00Z">
        <w:r w:rsidRPr="0049233F" w:rsidDel="00E46E0A">
          <w:delText xml:space="preserve">           </w:delText>
        </w:r>
        <w:r w:rsidRPr="007C782C" w:rsidDel="00E46E0A">
          <w:rPr>
            <w:noProof/>
            <w:rPrChange w:id="5640" w:author="Unknown">
              <w:rPr>
                <w:noProof/>
              </w:rPr>
            </w:rPrChange>
          </w:rPr>
          <w:drawing>
            <wp:inline distT="0" distB="0" distL="0" distR="0" wp14:anchorId="1063D839" wp14:editId="296D5185">
              <wp:extent cx="127635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276350" cy="466725"/>
                      </a:xfrm>
                      <a:prstGeom prst="rect">
                        <a:avLst/>
                      </a:prstGeom>
                      <a:noFill/>
                      <a:ln>
                        <a:noFill/>
                      </a:ln>
                    </pic:spPr>
                  </pic:pic>
                </a:graphicData>
              </a:graphic>
            </wp:inline>
          </w:drawing>
        </w:r>
      </w:del>
    </w:p>
    <w:p w14:paraId="30040B33" w14:textId="77777777" w:rsidR="0088753F" w:rsidRPr="0049233F" w:rsidRDefault="0088753F" w:rsidP="0088753F">
      <w:pPr>
        <w:spacing w:before="0"/>
        <w:ind w:firstLine="720"/>
        <w:rPr>
          <w:szCs w:val="26"/>
        </w:rPr>
      </w:pPr>
      <w:r w:rsidRPr="0049233F">
        <w:rPr>
          <w:szCs w:val="26"/>
        </w:rPr>
        <w:t>Một thuận lợi khi sử dụng các đơn vị sigmoid là nhờ đạo hàm của hàm sigmoid rất dễ tính</w:t>
      </w:r>
      <w:ins w:id="5641" w:author="The Si Tran" w:date="2012-12-06T02:54:00Z">
        <w:r w:rsidR="00E46E0A">
          <w:rPr>
            <w:szCs w:val="26"/>
          </w:rPr>
          <w:t xml:space="preserve"> </w:t>
        </w:r>
      </w:ins>
      <w:ins w:id="5642" w:author="The Si Tran" w:date="2012-12-06T02:55:00Z">
        <w:r w:rsidR="00E46E0A">
          <w:rPr>
            <w:szCs w:val="26"/>
          </w:rPr>
          <w:t>(</w:t>
        </w:r>
      </w:ins>
      <m:oMath>
        <m:sSup>
          <m:sSupPr>
            <m:ctrlPr>
              <w:ins w:id="5643" w:author="The Si Tran" w:date="2012-12-06T02:54:00Z">
                <w:rPr>
                  <w:rFonts w:ascii="Cambria Math" w:hAnsi="Cambria Math"/>
                  <w:i/>
                  <w:szCs w:val="26"/>
                </w:rPr>
              </w:ins>
            </m:ctrlPr>
          </m:sSupPr>
          <m:e>
            <w:ins w:id="5644" w:author="The Si Tran" w:date="2012-12-06T02:54:00Z">
              <m:r>
                <w:rPr>
                  <w:rFonts w:ascii="Cambria Math" w:hAnsi="Cambria Math"/>
                  <w:szCs w:val="26"/>
                </w:rPr>
                <m:t>σ</m:t>
              </m:r>
            </w:ins>
          </m:e>
          <m:sup>
            <w:ins w:id="5645" w:author="The Si Tran" w:date="2012-12-06T02:54:00Z">
              <m:r>
                <w:rPr>
                  <w:rFonts w:ascii="Cambria Math" w:hAnsi="Cambria Math"/>
                  <w:szCs w:val="26"/>
                </w:rPr>
                <m:t>'</m:t>
              </m:r>
            </w:ins>
          </m:sup>
        </m:sSup>
        <m:d>
          <m:dPr>
            <m:ctrlPr>
              <w:ins w:id="5646" w:author="The Si Tran" w:date="2012-12-06T02:54:00Z">
                <w:rPr>
                  <w:rFonts w:ascii="Cambria Math" w:hAnsi="Cambria Math"/>
                  <w:i/>
                  <w:szCs w:val="26"/>
                </w:rPr>
              </w:ins>
            </m:ctrlPr>
          </m:dPr>
          <m:e>
            <w:ins w:id="5647" w:author="The Si Tran" w:date="2012-12-06T02:54:00Z">
              <m:r>
                <w:rPr>
                  <w:rFonts w:ascii="Cambria Math" w:hAnsi="Cambria Math"/>
                  <w:szCs w:val="26"/>
                </w:rPr>
                <m:t>y</m:t>
              </m:r>
            </w:ins>
          </m:e>
        </m:d>
        <w:ins w:id="5648" w:author="The Si Tran" w:date="2012-12-06T02:54:00Z">
          <m:r>
            <w:rPr>
              <w:rFonts w:ascii="Cambria Math" w:hAnsi="Cambria Math"/>
              <w:szCs w:val="26"/>
            </w:rPr>
            <m:t>=σ</m:t>
          </m:r>
        </w:ins>
        <m:d>
          <m:dPr>
            <m:ctrlPr>
              <w:ins w:id="5649" w:author="The Si Tran" w:date="2012-12-06T02:54:00Z">
                <w:rPr>
                  <w:rFonts w:ascii="Cambria Math" w:hAnsi="Cambria Math"/>
                  <w:i/>
                  <w:szCs w:val="26"/>
                </w:rPr>
              </w:ins>
            </m:ctrlPr>
          </m:dPr>
          <m:e>
            <w:ins w:id="5650" w:author="The Si Tran" w:date="2012-12-06T02:54:00Z">
              <m:r>
                <w:rPr>
                  <w:rFonts w:ascii="Cambria Math" w:hAnsi="Cambria Math"/>
                  <w:szCs w:val="26"/>
                </w:rPr>
                <m:t>y</m:t>
              </m:r>
            </w:ins>
          </m:e>
        </m:d>
        <w:ins w:id="5651" w:author="The Si Tran" w:date="2012-12-06T02:54:00Z">
          <m:r>
            <w:rPr>
              <w:rFonts w:ascii="Cambria Math" w:hAnsi="Cambria Math"/>
              <w:szCs w:val="26"/>
            </w:rPr>
            <m:t>*(1-σ</m:t>
          </m:r>
        </w:ins>
        <m:d>
          <m:dPr>
            <m:ctrlPr>
              <w:ins w:id="5652" w:author="The Si Tran" w:date="2012-12-06T02:54:00Z">
                <w:rPr>
                  <w:rFonts w:ascii="Cambria Math" w:hAnsi="Cambria Math"/>
                  <w:i/>
                  <w:szCs w:val="26"/>
                </w:rPr>
              </w:ins>
            </m:ctrlPr>
          </m:dPr>
          <m:e>
            <w:ins w:id="5653" w:author="The Si Tran" w:date="2012-12-06T02:54:00Z">
              <m:r>
                <w:rPr>
                  <w:rFonts w:ascii="Cambria Math" w:hAnsi="Cambria Math"/>
                  <w:szCs w:val="26"/>
                </w:rPr>
                <m:t>y</m:t>
              </m:r>
            </w:ins>
          </m:e>
        </m:d>
        <w:ins w:id="5654" w:author="The Si Tran" w:date="2012-12-06T02:55:00Z">
          <m:r>
            <w:rPr>
              <w:rFonts w:ascii="Cambria Math" w:hAnsi="Cambria Math"/>
              <w:szCs w:val="26"/>
            </w:rPr>
            <m:t>)</m:t>
          </m:r>
        </w:ins>
      </m:oMath>
      <w:ins w:id="5655" w:author="The Si Tran" w:date="2012-12-06T02:55:00Z">
        <w:r w:rsidR="00E46E0A">
          <w:rPr>
            <w:szCs w:val="26"/>
          </w:rPr>
          <w:t>).</w:t>
        </w:r>
      </w:ins>
      <w:r w:rsidRPr="0049233F">
        <w:rPr>
          <w:szCs w:val="26"/>
        </w:rPr>
        <w:t xml:space="preserve"> </w:t>
      </w:r>
      <w:del w:id="5656" w:author="The Si Tran" w:date="2012-12-06T02:55:00Z">
        <w:r w:rsidRPr="0049233F" w:rsidDel="00E46E0A">
          <w:rPr>
            <w:szCs w:val="26"/>
          </w:rPr>
          <w:delText>(</w:delText>
        </w:r>
        <w:r w:rsidRPr="00AF1345" w:rsidDel="00E46E0A">
          <w:rPr>
            <w:position w:val="-10"/>
            <w:szCs w:val="26"/>
          </w:rPr>
          <w:object w:dxaOrig="2400" w:dyaOrig="320" w14:anchorId="55BC5C2B">
            <v:shape id="_x0000_i1120" type="#_x0000_t75" style="width:123.05pt;height:16.75pt" o:ole="">
              <v:imagedata r:id="rId240" o:title=""/>
            </v:shape>
            <o:OLEObject Type="Embed" ProgID="Equation.DSMT4" ShapeID="_x0000_i1120" DrawAspect="Content" ObjectID="_1416977653" r:id="rId241"/>
          </w:object>
        </w:r>
        <w:r w:rsidRPr="0049233F" w:rsidDel="00E46E0A">
          <w:rPr>
            <w:szCs w:val="26"/>
          </w:rPr>
          <w:delText xml:space="preserve">). </w:delText>
        </w:r>
      </w:del>
      <w:r w:rsidRPr="0049233F">
        <w:rPr>
          <w:szCs w:val="26"/>
        </w:rPr>
        <w:t>Điều này làm cho việc áp dụng phương pháp giảm độ dốc được dễ dàng.</w:t>
      </w:r>
    </w:p>
    <w:p w14:paraId="262E70EE" w14:textId="77777777" w:rsidR="0088753F" w:rsidRPr="0049233F" w:rsidRDefault="0088753F" w:rsidP="0088753F">
      <w:pPr>
        <w:spacing w:before="0"/>
        <w:ind w:firstLine="720"/>
        <w:rPr>
          <w:position w:val="-6"/>
          <w:szCs w:val="26"/>
        </w:rPr>
      </w:pPr>
      <w:r w:rsidRPr="0049233F">
        <w:rPr>
          <w:szCs w:val="26"/>
        </w:rPr>
        <w:lastRenderedPageBreak/>
        <w:t xml:space="preserve">Giải thuật lan truyền ngược tìm tập các trọng số thích hợp cho một mạng neuron truyền thẳng nhiều lớp. Nó áp dụng phương pháp giảm độ dốc để tối thiểu hóa bình phương sai số giữa kết quả xuất của mạng với kết quả xuất mong muốn. Ý tưởng chính của giải thuật là giá trị lỗi sẽ được lan truyền ngược từ tầng xuất về tầng nhập để tính </w:t>
      </w:r>
      <w:r w:rsidRPr="00AF1345">
        <w:rPr>
          <w:position w:val="-10"/>
          <w:szCs w:val="26"/>
        </w:rPr>
        <w:object w:dxaOrig="740" w:dyaOrig="320" w14:anchorId="3628BDFB">
          <v:shape id="_x0000_i1121" type="#_x0000_t75" style="width:37.65pt;height:16.75pt" o:ole="">
            <v:imagedata r:id="rId242" o:title=""/>
          </v:shape>
          <o:OLEObject Type="Embed" ProgID="Equation.DSMT4" ShapeID="_x0000_i1121" DrawAspect="Content" ObjectID="_1416977654" r:id="rId243"/>
        </w:object>
      </w:r>
    </w:p>
    <w:p w14:paraId="5EAF2649" w14:textId="77777777" w:rsidR="00783376" w:rsidRDefault="0088753F">
      <w:pPr>
        <w:spacing w:before="0"/>
        <w:ind w:firstLine="720"/>
        <w:rPr>
          <w:ins w:id="5657" w:author="The Si Tran" w:date="2012-12-06T02:56:00Z"/>
          <w:position w:val="-6"/>
          <w:szCs w:val="26"/>
        </w:rPr>
      </w:pPr>
      <w:r w:rsidRPr="0049233F">
        <w:rPr>
          <w:position w:val="-6"/>
          <w:szCs w:val="26"/>
        </w:rPr>
        <w:t>Hàm lỗi của giải thuật lan truyền ngược được định nghĩa tổng quát như sau</w:t>
      </w:r>
    </w:p>
    <w:p w14:paraId="005CB7D5" w14:textId="77777777" w:rsidR="00783376" w:rsidRPr="0008713C" w:rsidDel="00783376" w:rsidRDefault="00783376" w:rsidP="0008713C">
      <w:pPr>
        <w:pStyle w:val="Equation"/>
        <w:rPr>
          <w:del w:id="5658" w:author="The Si Tran" w:date="2012-12-06T02:58:00Z"/>
          <w:position w:val="-6"/>
          <w:rPrChange w:id="5659" w:author="The Si Tran" w:date="2012-12-14T06:15:00Z">
            <w:rPr>
              <w:del w:id="5660" w:author="The Si Tran" w:date="2012-12-06T02:58:00Z"/>
              <w:position w:val="-6"/>
            </w:rPr>
          </w:rPrChange>
        </w:rPr>
        <w:pPrChange w:id="5661" w:author="The Si Tran" w:date="2012-12-14T06:16:00Z">
          <w:pPr>
            <w:spacing w:before="0"/>
            <w:ind w:firstLine="720"/>
          </w:pPr>
        </w:pPrChange>
      </w:pPr>
      <w:ins w:id="5662" w:author="The Si Tran" w:date="2012-12-06T02:57:00Z">
        <m:oMathPara>
          <m:oMath>
            <m:r>
              <m:t>E</m:t>
            </m:r>
            <m:d>
              <m:dPr>
                <m:ctrlPr/>
              </m:dPr>
              <m:e>
                <m:acc>
                  <m:accPr>
                    <m:chr m:val="⃗"/>
                    <m:ctrlPr/>
                  </m:accPr>
                  <m:e>
                    <m:r>
                      <m:t>w</m:t>
                    </m:r>
                  </m:e>
                </m:acc>
              </m:e>
            </m:d>
            <m:r>
              <m:t>=</m:t>
            </m:r>
            <m:f>
              <m:fPr>
                <m:ctrlPr/>
              </m:fPr>
              <m:num>
                <m:r>
                  <m:t>1</m:t>
                </m:r>
              </m:num>
              <m:den>
                <m:r>
                  <m:t>2</m:t>
                </m:r>
              </m:den>
            </m:f>
          </m:oMath>
        </m:oMathPara>
      </w:ins>
      <m:oMathPara>
        <m:oMath>
          <m:nary>
            <m:naryPr>
              <m:chr m:val="∑"/>
              <m:limLoc m:val="subSup"/>
              <m:supHide m:val="1"/>
              <m:ctrlPr>
                <w:ins w:id="5663" w:author="The Si Tran" w:date="2012-12-06T02:58:00Z">
                  <w:rPr/>
                </w:ins>
              </m:ctrlPr>
            </m:naryPr>
            <m:sub>
              <w:ins w:id="5664" w:author="The Si Tran" w:date="2012-12-06T02:58:00Z">
                <m:r>
                  <m:t>d∈D</m:t>
                </m:r>
              </w:ins>
            </m:sub>
            <m:sup/>
            <m:e>
              <m:nary>
                <m:naryPr>
                  <m:chr m:val="∑"/>
                  <m:limLoc m:val="subSup"/>
                  <m:supHide m:val="1"/>
                  <m:ctrlPr>
                    <w:ins w:id="5665" w:author="The Si Tran" w:date="2012-12-06T02:58:00Z">
                      <w:rPr/>
                    </w:ins>
                  </m:ctrlPr>
                </m:naryPr>
                <m:sub>
                  <w:ins w:id="5666" w:author="The Si Tran" w:date="2012-12-06T02:58:00Z">
                    <m:r>
                      <m:t>k∈outputs</m:t>
                    </m:r>
                  </w:ins>
                </m:sub>
                <m:sup/>
                <m:e>
                  <m:sSup>
                    <m:sSupPr>
                      <m:ctrlPr>
                        <w:ins w:id="5667" w:author="The Si Tran" w:date="2012-12-06T02:58:00Z">
                          <w:rPr/>
                        </w:ins>
                      </m:ctrlPr>
                    </m:sSupPr>
                    <m:e>
                      <w:ins w:id="5668" w:author="The Si Tran" w:date="2012-12-06T02:58:00Z">
                        <m:r>
                          <m:t>(</m:t>
                        </m:r>
                      </w:ins>
                      <m:sSub>
                        <m:sSubPr>
                          <m:ctrlPr>
                            <w:ins w:id="5669" w:author="The Si Tran" w:date="2012-12-06T02:58:00Z">
                              <w:rPr/>
                            </w:ins>
                          </m:ctrlPr>
                        </m:sSubPr>
                        <m:e>
                          <w:ins w:id="5670" w:author="The Si Tran" w:date="2012-12-06T02:58:00Z">
                            <m:r>
                              <m:t>t</m:t>
                            </m:r>
                          </w:ins>
                        </m:e>
                        <m:sub>
                          <w:ins w:id="5671" w:author="The Si Tran" w:date="2012-12-06T02:58:00Z">
                            <m:r>
                              <m:t>kd</m:t>
                            </m:r>
                          </w:ins>
                        </m:sub>
                      </m:sSub>
                      <w:ins w:id="5672" w:author="The Si Tran" w:date="2012-12-06T02:58:00Z">
                        <m:r>
                          <m:t>-</m:t>
                        </m:r>
                      </w:ins>
                      <m:sSub>
                        <m:sSubPr>
                          <m:ctrlPr>
                            <w:ins w:id="5673" w:author="The Si Tran" w:date="2012-12-06T02:58:00Z">
                              <w:rPr/>
                            </w:ins>
                          </m:ctrlPr>
                        </m:sSubPr>
                        <m:e>
                          <w:ins w:id="5674" w:author="The Si Tran" w:date="2012-12-06T02:58:00Z">
                            <m:r>
                              <m:t>o</m:t>
                            </m:r>
                          </w:ins>
                        </m:e>
                        <m:sub>
                          <w:ins w:id="5675" w:author="The Si Tran" w:date="2012-12-06T02:58:00Z">
                            <m:r>
                              <m:t>kd</m:t>
                            </m:r>
                          </w:ins>
                        </m:sub>
                      </m:sSub>
                      <w:ins w:id="5676" w:author="The Si Tran" w:date="2012-12-06T02:58:00Z">
                        <m:r>
                          <m:t>)</m:t>
                        </m:r>
                      </w:ins>
                    </m:e>
                    <m:sup>
                      <w:ins w:id="5677" w:author="The Si Tran" w:date="2012-12-06T02:58:00Z">
                        <m:r>
                          <m:t>2</m:t>
                        </m:r>
                      </w:ins>
                    </m:sup>
                  </m:sSup>
                </m:e>
              </m:nary>
              <m:ctrlPr>
                <w:ins w:id="5678" w:author="The Si Tran" w:date="2012-12-06T02:58:00Z">
                  <w:rPr>
                    <w:rPrChange w:id="5679" w:author="The Si Tran" w:date="2012-12-14T06:15:00Z">
                      <w:rPr>
                        <w:i/>
                      </w:rPr>
                    </w:rPrChange>
                  </w:rPr>
                </w:ins>
              </m:ctrlPr>
            </m:e>
          </m:nary>
        </m:oMath>
      </m:oMathPara>
    </w:p>
    <w:p w14:paraId="00051CC8" w14:textId="77777777" w:rsidR="0088753F" w:rsidRPr="0049233F" w:rsidRDefault="0088753F" w:rsidP="0008713C">
      <w:pPr>
        <w:pStyle w:val="Equation"/>
        <w:pPrChange w:id="5680" w:author="The Si Tran" w:date="2012-12-14T06:16:00Z">
          <w:pPr>
            <w:spacing w:before="0"/>
            <w:ind w:firstLine="720"/>
          </w:pPr>
        </w:pPrChange>
      </w:pPr>
      <w:del w:id="5681" w:author="The Si Tran" w:date="2012-12-06T02:58:00Z">
        <w:r w:rsidRPr="0049233F" w:rsidDel="00783376">
          <w:delText xml:space="preserve">   </w:delText>
        </w:r>
      </w:del>
      <w:r w:rsidRPr="0049233F">
        <w:t xml:space="preserve">           </w:t>
      </w:r>
      <w:del w:id="5682" w:author="The Si Tran" w:date="2012-12-06T02:58:00Z">
        <w:r w:rsidRPr="007C782C" w:rsidDel="00783376">
          <w:rPr>
            <w:noProof/>
            <w:rPrChange w:id="5683" w:author="Unknown">
              <w:rPr>
                <w:noProof/>
              </w:rPr>
            </w:rPrChange>
          </w:rPr>
          <w:drawing>
            <wp:inline distT="0" distB="0" distL="0" distR="0" wp14:anchorId="540D1049" wp14:editId="61DD1695">
              <wp:extent cx="228600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286000" cy="523875"/>
                      </a:xfrm>
                      <a:prstGeom prst="rect">
                        <a:avLst/>
                      </a:prstGeom>
                      <a:noFill/>
                      <a:ln>
                        <a:noFill/>
                      </a:ln>
                    </pic:spPr>
                  </pic:pic>
                </a:graphicData>
              </a:graphic>
            </wp:inline>
          </w:drawing>
        </w:r>
      </w:del>
    </w:p>
    <w:p w14:paraId="5F2DD330" w14:textId="77777777" w:rsidR="0088753F" w:rsidRPr="0049233F" w:rsidRDefault="0088753F" w:rsidP="0088753F">
      <w:pPr>
        <w:spacing w:before="0"/>
        <w:ind w:firstLine="720"/>
        <w:rPr>
          <w:position w:val="-6"/>
          <w:szCs w:val="26"/>
        </w:rPr>
      </w:pPr>
      <w:r w:rsidRPr="0049233F">
        <w:rPr>
          <w:position w:val="-6"/>
          <w:szCs w:val="26"/>
        </w:rPr>
        <w:t xml:space="preserve">Ở đây </w:t>
      </w:r>
      <w:r w:rsidRPr="0049233F">
        <w:rPr>
          <w:i/>
          <w:position w:val="-6"/>
          <w:szCs w:val="26"/>
        </w:rPr>
        <w:t>outputs</w:t>
      </w:r>
      <w:r w:rsidRPr="0049233F">
        <w:rPr>
          <w:position w:val="-6"/>
          <w:szCs w:val="26"/>
        </w:rPr>
        <w:t xml:space="preserve"> là tập các đầu ra của mạng neuron, </w:t>
      </w:r>
      <w:r w:rsidRPr="0049233F">
        <w:rPr>
          <w:i/>
          <w:position w:val="-6"/>
          <w:szCs w:val="26"/>
        </w:rPr>
        <w:t>t</w:t>
      </w:r>
      <w:r w:rsidRPr="0049233F">
        <w:rPr>
          <w:i/>
          <w:position w:val="-6"/>
          <w:szCs w:val="26"/>
          <w:vertAlign w:val="subscript"/>
        </w:rPr>
        <w:t>kd</w:t>
      </w:r>
      <w:r w:rsidRPr="0049233F">
        <w:rPr>
          <w:i/>
          <w:position w:val="-6"/>
          <w:szCs w:val="26"/>
        </w:rPr>
        <w:t xml:space="preserve"> </w:t>
      </w:r>
      <w:r w:rsidRPr="0049233F">
        <w:rPr>
          <w:position w:val="-6"/>
          <w:szCs w:val="26"/>
        </w:rPr>
        <w:t xml:space="preserve">và </w:t>
      </w:r>
      <w:r w:rsidRPr="0049233F">
        <w:rPr>
          <w:i/>
          <w:position w:val="-6"/>
          <w:szCs w:val="26"/>
        </w:rPr>
        <w:t>o</w:t>
      </w:r>
      <w:r w:rsidRPr="0049233F">
        <w:rPr>
          <w:i/>
          <w:position w:val="-6"/>
          <w:szCs w:val="26"/>
          <w:vertAlign w:val="subscript"/>
        </w:rPr>
        <w:t>kd</w:t>
      </w:r>
      <w:r w:rsidRPr="0049233F">
        <w:rPr>
          <w:position w:val="-6"/>
          <w:szCs w:val="26"/>
        </w:rPr>
        <w:t xml:space="preserve"> lần lượt là giá trị đích và giá trị xuất của đầu ra thứ </w:t>
      </w:r>
      <w:r w:rsidRPr="0049233F">
        <w:rPr>
          <w:i/>
          <w:position w:val="-6"/>
          <w:szCs w:val="26"/>
        </w:rPr>
        <w:t>k</w:t>
      </w:r>
      <w:r w:rsidRPr="0049233F">
        <w:rPr>
          <w:position w:val="-6"/>
          <w:szCs w:val="26"/>
        </w:rPr>
        <w:t xml:space="preserve"> của mẫu huấn luyện </w:t>
      </w:r>
      <w:r w:rsidRPr="0049233F">
        <w:rPr>
          <w:i/>
          <w:position w:val="-6"/>
          <w:szCs w:val="26"/>
        </w:rPr>
        <w:t>d</w:t>
      </w:r>
      <w:r w:rsidRPr="0049233F">
        <w:rPr>
          <w:position w:val="-6"/>
          <w:szCs w:val="26"/>
        </w:rPr>
        <w:t xml:space="preserve"> </w:t>
      </w:r>
    </w:p>
    <w:p w14:paraId="7C0BB8EE" w14:textId="77777777" w:rsidR="0088753F" w:rsidRPr="0049233F" w:rsidRDefault="0088753F" w:rsidP="0088753F">
      <w:pPr>
        <w:spacing w:before="0"/>
        <w:ind w:firstLine="720"/>
        <w:rPr>
          <w:position w:val="-6"/>
          <w:szCs w:val="26"/>
        </w:rPr>
      </w:pPr>
      <w:r w:rsidRPr="0049233F">
        <w:rPr>
          <w:position w:val="-6"/>
          <w:szCs w:val="26"/>
        </w:rPr>
        <w:t>Giải thuật lan truyền ngược áp dụng phương pháp giảm độ dốc để tìm ra điểm tối ưu của hàm lỗi. Với mỗi mẫu trong tập huấn luyện, mạng neuron được áp dụng để tính đầu ra sau đó giá trị độ dốc của hàm lỗi được tính cho từng đơn của mạng. Cuối cùng giải thuật áp dụng phương pháp giảm độ dốc để cập nhập các giá trị trọng số</w:t>
      </w:r>
    </w:p>
    <w:p w14:paraId="68C27AB8" w14:textId="5421D659" w:rsidR="0088753F" w:rsidRPr="0049233F" w:rsidRDefault="0088753F" w:rsidP="0088753F">
      <w:pPr>
        <w:spacing w:before="0"/>
        <w:ind w:firstLine="720"/>
        <w:rPr>
          <w:szCs w:val="26"/>
        </w:rPr>
      </w:pPr>
      <w:r w:rsidRPr="0049233F">
        <w:rPr>
          <w:szCs w:val="26"/>
        </w:rPr>
        <w:t>Để áp dụng phương pháp giảm độ dốc trước hết ta cần thông tin về đạo hàm riêng phần của hàm lỗi cho từng trọng số</w:t>
      </w:r>
    </w:p>
    <w:p w14:paraId="07EAD338" w14:textId="395BA3A4" w:rsidR="0088753F" w:rsidRDefault="00686079" w:rsidP="0088753F">
      <w:pPr>
        <w:spacing w:before="0"/>
        <w:ind w:firstLine="720"/>
        <w:rPr>
          <w:ins w:id="5684" w:author="The Si Tran" w:date="2012-12-06T02:59:00Z"/>
          <w:szCs w:val="26"/>
        </w:rPr>
      </w:pPr>
      <w:ins w:id="5685" w:author="The Si Tran" w:date="2012-12-14T05:37:00Z">
        <w:r w:rsidRPr="007C782C">
          <w:rPr>
            <w:noProof/>
            <w:szCs w:val="26"/>
            <w:rPrChange w:id="5686" w:author="Unknown">
              <w:rPr>
                <w:noProof/>
              </w:rPr>
            </w:rPrChange>
          </w:rPr>
          <mc:AlternateContent>
            <mc:Choice Requires="wps">
              <w:drawing>
                <wp:anchor distT="0" distB="0" distL="114300" distR="114300" simplePos="0" relativeHeight="251614720" behindDoc="0" locked="0" layoutInCell="1" allowOverlap="1" wp14:anchorId="0F7263C0" wp14:editId="79B845F7">
                  <wp:simplePos x="0" y="0"/>
                  <wp:positionH relativeFrom="column">
                    <wp:posOffset>5231219</wp:posOffset>
                  </wp:positionH>
                  <wp:positionV relativeFrom="paragraph">
                    <wp:posOffset>446567</wp:posOffset>
                  </wp:positionV>
                  <wp:extent cx="531628" cy="361950"/>
                  <wp:effectExtent l="0" t="0" r="1905" b="0"/>
                  <wp:wrapNone/>
                  <wp:docPr id="205" name="Text Box 20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07E9C" w14:textId="76E66719" w:rsidR="00686079" w:rsidRDefault="00686079" w:rsidP="00686079">
                              <w:ins w:id="5687" w:author="The Si Tran" w:date="2012-12-06T02:41:00Z">
                                <w:r>
                                  <w:t>(4.</w:t>
                                </w:r>
                              </w:ins>
                              <w:ins w:id="5688" w:author="The Si Tran" w:date="2012-12-06T02:44:00Z">
                                <w:r>
                                  <w:t>5</w:t>
                                </w:r>
                              </w:ins>
                              <w:ins w:id="568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7263C0" id="Text Box 205" o:spid="_x0000_s1094" type="#_x0000_t202" style="position:absolute;left:0;text-align:left;margin-left:411.9pt;margin-top:35.15pt;width:41.85pt;height:28.5pt;z-index:25161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" fillcolor="white [3201]" stroked="f" strokeweight=".5pt">
                  <v:textbox>
                    <w:txbxContent>
                      <w:p w14:paraId="2B107E9C" w14:textId="76E66719" w:rsidR="00686079" w:rsidRDefault="00686079" w:rsidP="00686079">
                        <w:ins w:id="5690" w:author="The Si Tran" w:date="2012-12-06T02:41:00Z">
                          <w:r>
                            <w:t>(4.</w:t>
                          </w:r>
                        </w:ins>
                        <w:ins w:id="5691" w:author="The Si Tran" w:date="2012-12-06T02:44:00Z">
                          <w:r>
                            <w:t>5</w:t>
                          </w:r>
                        </w:ins>
                        <w:ins w:id="5692" w:author="The Si Tran" w:date="2012-12-06T02:41:00Z">
                          <w:r>
                            <w:t>)</w:t>
                          </w:r>
                        </w:ins>
                      </w:p>
                    </w:txbxContent>
                  </v:textbox>
                </v:shape>
              </w:pict>
            </mc:Fallback>
          </mc:AlternateContent>
        </w:r>
      </w:ins>
      <w:r w:rsidR="0088753F" w:rsidRPr="0049233F">
        <w:rPr>
          <w:szCs w:val="26"/>
        </w:rPr>
        <w:t>Ta tính đạo hàm riêng phần này như sau:</w:t>
      </w:r>
      <w:ins w:id="5693" w:author="The Si Tran" w:date="2012-12-14T05:37:00Z">
        <w:r w:rsidRPr="00686079">
          <w:rPr>
            <w:noProof/>
            <w:szCs w:val="26"/>
            <w:rPrChange w:id="5694" w:author="Unknown">
              <w:rPr>
                <w:noProof/>
                <w:szCs w:val="26"/>
              </w:rPr>
            </w:rPrChange>
          </w:rPr>
          <w:t xml:space="preserve"> </w:t>
        </w:r>
      </w:ins>
    </w:p>
    <w:p w14:paraId="56B5ADCF" w14:textId="0830EBB0" w:rsidR="00783376" w:rsidRPr="0008713C" w:rsidDel="00783376" w:rsidRDefault="0056499D" w:rsidP="0008713C">
      <w:pPr>
        <w:pStyle w:val="Equation"/>
        <w:rPr>
          <w:del w:id="5695" w:author="The Si Tran" w:date="2012-12-06T03:01:00Z"/>
          <w:rPrChange w:id="5696" w:author="The Si Tran" w:date="2012-12-14T06:15:00Z">
            <w:rPr>
              <w:del w:id="5697" w:author="The Si Tran" w:date="2012-12-06T03:01:00Z"/>
              <w:szCs w:val="26"/>
            </w:rPr>
          </w:rPrChange>
        </w:rPr>
        <w:pPrChange w:id="5698" w:author="The Si Tran" w:date="2012-12-14T06:16:00Z">
          <w:pPr>
            <w:spacing w:before="0"/>
            <w:ind w:firstLine="720"/>
          </w:pPr>
        </w:pPrChange>
      </w:pPr>
      <m:oMathPara>
        <m:oMathParaPr>
          <m:jc m:val="center"/>
        </m:oMathParaPr>
        <m:oMath>
          <m:f>
            <m:fPr>
              <m:ctrlPr>
                <w:ins w:id="5699" w:author="The Si Tran" w:date="2012-12-06T02:59:00Z">
                  <w:rPr/>
                </w:ins>
              </m:ctrlPr>
            </m:fPr>
            <m:num>
              <w:ins w:id="5700" w:author="The Si Tran" w:date="2012-12-06T02:59:00Z">
                <m:r>
                  <m:t>∂E</m:t>
                </m:r>
              </w:ins>
            </m:num>
            <m:den>
              <w:ins w:id="5701" w:author="The Si Tran" w:date="2012-12-06T02:59:00Z">
                <m:r>
                  <m:t>∂</m:t>
                </m:r>
              </w:ins>
              <m:sSub>
                <m:sSubPr>
                  <m:ctrlPr>
                    <w:ins w:id="5702" w:author="The Si Tran" w:date="2012-12-06T02:59:00Z">
                      <w:rPr/>
                    </w:ins>
                  </m:ctrlPr>
                </m:sSubPr>
                <m:e>
                  <w:ins w:id="5703" w:author="The Si Tran" w:date="2012-12-06T02:59:00Z">
                    <m:r>
                      <m:t>w</m:t>
                    </m:r>
                  </w:ins>
                </m:e>
                <m:sub>
                  <w:ins w:id="5704" w:author="The Si Tran" w:date="2012-12-06T02:59:00Z">
                    <m:r>
                      <m:t>ij</m:t>
                    </m:r>
                  </w:ins>
                </m:sub>
              </m:sSub>
            </m:den>
          </m:f>
          <w:ins w:id="5705" w:author="The Si Tran" w:date="2012-12-06T02:59:00Z">
            <m:r>
              <m:t>=</m:t>
            </m:r>
          </w:ins>
          <m:f>
            <m:fPr>
              <m:ctrlPr>
                <w:ins w:id="5706" w:author="The Si Tran" w:date="2012-12-06T03:00:00Z">
                  <w:rPr/>
                </w:ins>
              </m:ctrlPr>
            </m:fPr>
            <m:num>
              <w:ins w:id="5707" w:author="The Si Tran" w:date="2012-12-06T03:00:00Z">
                <m:r>
                  <w:rPr>
                    <w:rPrChange w:id="5708" w:author="The Si Tran" w:date="2012-12-14T06:15:00Z">
                      <w:rPr/>
                    </w:rPrChange>
                  </w:rPr>
                  <m:t>∂E</m:t>
                </m:r>
              </w:ins>
            </m:num>
            <m:den>
              <w:ins w:id="5709" w:author="The Si Tran" w:date="2012-12-06T03:00:00Z">
                <m:r>
                  <m:t>∂</m:t>
                </m:r>
              </w:ins>
              <m:sSub>
                <m:sSubPr>
                  <m:ctrlPr>
                    <w:ins w:id="5710" w:author="The Si Tran" w:date="2012-12-06T03:00:00Z">
                      <w:rPr/>
                    </w:ins>
                  </m:ctrlPr>
                </m:sSubPr>
                <m:e>
                  <w:ins w:id="5711" w:author="The Si Tran" w:date="2012-12-06T03:00:00Z">
                    <m:r>
                      <m:t>o</m:t>
                    </m:r>
                  </w:ins>
                </m:e>
                <m:sub>
                  <w:ins w:id="5712" w:author="The Si Tran" w:date="2012-12-06T03:00:00Z">
                    <m:r>
                      <m:t>i</m:t>
                    </m:r>
                  </w:ins>
                </m:sub>
              </m:sSub>
            </m:den>
          </m:f>
          <m:f>
            <m:fPr>
              <m:ctrlPr>
                <w:ins w:id="5713" w:author="The Si Tran" w:date="2012-12-06T03:00:00Z">
                  <w:rPr/>
                </w:ins>
              </m:ctrlPr>
            </m:fPr>
            <m:num>
              <w:ins w:id="5714" w:author="The Si Tran" w:date="2012-12-06T03:00:00Z">
                <m:r>
                  <m:t>∂</m:t>
                </m:r>
              </w:ins>
              <m:sSub>
                <m:sSubPr>
                  <m:ctrlPr>
                    <w:ins w:id="5715" w:author="The Si Tran" w:date="2012-12-06T03:00:00Z">
                      <w:rPr/>
                    </w:ins>
                  </m:ctrlPr>
                </m:sSubPr>
                <m:e>
                  <w:ins w:id="5716" w:author="The Si Tran" w:date="2012-12-06T03:00:00Z">
                    <m:r>
                      <m:t>o</m:t>
                    </m:r>
                  </w:ins>
                </m:e>
                <m:sub>
                  <w:ins w:id="5717" w:author="The Si Tran" w:date="2012-12-06T03:00:00Z">
                    <m:r>
                      <m:t>i</m:t>
                    </m:r>
                  </w:ins>
                </m:sub>
              </m:sSub>
            </m:num>
            <m:den>
              <w:ins w:id="5718" w:author="The Si Tran" w:date="2012-12-06T03:00:00Z">
                <m:r>
                  <m:t>∂</m:t>
                </m:r>
              </w:ins>
              <m:sSub>
                <m:sSubPr>
                  <m:ctrlPr>
                    <w:ins w:id="5719" w:author="The Si Tran" w:date="2012-12-06T03:00:00Z">
                      <w:rPr/>
                    </w:ins>
                  </m:ctrlPr>
                </m:sSubPr>
                <m:e>
                  <w:ins w:id="5720" w:author="The Si Tran" w:date="2012-12-06T03:00:00Z">
                    <m:r>
                      <m:t>w</m:t>
                    </m:r>
                  </w:ins>
                </m:e>
                <m:sub>
                  <w:ins w:id="5721" w:author="The Si Tran" w:date="2012-12-06T03:00:00Z">
                    <m:r>
                      <m:t>ij</m:t>
                    </m:r>
                  </w:ins>
                </m:sub>
              </m:sSub>
            </m:den>
          </m:f>
          <w:ins w:id="5722" w:author="The Si Tran" w:date="2012-12-06T03:00:00Z">
            <m:r>
              <m:t xml:space="preserve">  </m:t>
            </m:r>
            <m:r>
              <w:rPr>
                <w:rPrChange w:id="5723" w:author="The Si Tran" w:date="2012-12-14T06:15:00Z">
                  <w:rPr>
                    <w:rFonts w:ascii="Cambria Math" w:hAnsi="Cambria Math"/>
                    <w:szCs w:val="26"/>
                  </w:rPr>
                </w:rPrChange>
              </w:rPr>
              <m:t xml:space="preserve"> </m:t>
            </m:r>
          </w:ins>
        </m:oMath>
      </m:oMathPara>
    </w:p>
    <w:p w14:paraId="12D9CD52" w14:textId="77777777" w:rsidR="00783376" w:rsidRPr="00783376" w:rsidRDefault="00783376" w:rsidP="0008713C">
      <w:pPr>
        <w:pStyle w:val="Equation"/>
        <w:rPr>
          <w:ins w:id="5724" w:author="The Si Tran" w:date="2012-12-06T03:01:00Z"/>
        </w:rPr>
        <w:pPrChange w:id="5725" w:author="The Si Tran" w:date="2012-12-14T06:16:00Z">
          <w:pPr>
            <w:spacing w:before="0"/>
            <w:ind w:firstLine="720"/>
          </w:pPr>
        </w:pPrChange>
      </w:pPr>
    </w:p>
    <w:p w14:paraId="48A68493" w14:textId="1A7F3104" w:rsidR="00FA0144" w:rsidRDefault="00686079">
      <w:pPr>
        <w:spacing w:before="0"/>
        <w:rPr>
          <w:ins w:id="5726" w:author="The Si Tran" w:date="2012-12-06T03:07:00Z"/>
          <w:szCs w:val="26"/>
        </w:rPr>
        <w:pPrChange w:id="5727" w:author="The Si Tran" w:date="2012-12-06T03:07:00Z">
          <w:pPr>
            <w:spacing w:before="0"/>
            <w:ind w:firstLine="720"/>
          </w:pPr>
        </w:pPrChange>
      </w:pPr>
      <w:ins w:id="5728" w:author="The Si Tran" w:date="2012-12-14T05:37:00Z">
        <w:r w:rsidRPr="007C782C">
          <w:rPr>
            <w:noProof/>
            <w:szCs w:val="26"/>
            <w:rPrChange w:id="5729" w:author="Unknown">
              <w:rPr>
                <w:noProof/>
              </w:rPr>
            </w:rPrChange>
          </w:rPr>
          <mc:AlternateContent>
            <mc:Choice Requires="wps">
              <w:drawing>
                <wp:anchor distT="0" distB="0" distL="114300" distR="114300" simplePos="0" relativeHeight="251623936" behindDoc="0" locked="0" layoutInCell="1" allowOverlap="1" wp14:anchorId="22345B2F" wp14:editId="2D610DE4">
                  <wp:simplePos x="0" y="0"/>
                  <wp:positionH relativeFrom="column">
                    <wp:posOffset>5230495</wp:posOffset>
                  </wp:positionH>
                  <wp:positionV relativeFrom="paragraph">
                    <wp:posOffset>226857</wp:posOffset>
                  </wp:positionV>
                  <wp:extent cx="531495" cy="361950"/>
                  <wp:effectExtent l="0" t="0" r="1905" b="0"/>
                  <wp:wrapNone/>
                  <wp:docPr id="206" name="Text Box 206"/>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F8946D" w14:textId="36939111" w:rsidR="00686079" w:rsidRDefault="00686079" w:rsidP="00686079">
                              <w:ins w:id="5730" w:author="The Si Tran" w:date="2012-12-06T02:41:00Z">
                                <w:r>
                                  <w:t>(4.</w:t>
                                </w:r>
                              </w:ins>
                              <w:ins w:id="5731" w:author="The Si Tran" w:date="2012-12-06T02:44:00Z">
                                <w:r>
                                  <w:t>6</w:t>
                                </w:r>
                              </w:ins>
                              <w:ins w:id="573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345B2F" id="Text Box 206" o:spid="_x0000_s1095" type="#_x0000_t202" style="position:absolute;left:0;text-align:left;margin-left:411.85pt;margin-top:17.85pt;width:41.85pt;height:28.5pt;z-index:251623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" fillcolor="white [3201]" stroked="f" strokeweight=".5pt">
                  <v:textbox>
                    <w:txbxContent>
                      <w:p w14:paraId="32F8946D" w14:textId="36939111" w:rsidR="00686079" w:rsidRDefault="00686079" w:rsidP="00686079">
                        <w:ins w:id="5733" w:author="The Si Tran" w:date="2012-12-06T02:41:00Z">
                          <w:r>
                            <w:t>(4.</w:t>
                          </w:r>
                        </w:ins>
                        <w:ins w:id="5734" w:author="The Si Tran" w:date="2012-12-06T02:44:00Z">
                          <w:r>
                            <w:t>6</w:t>
                          </w:r>
                        </w:ins>
                        <w:ins w:id="5735" w:author="The Si Tran" w:date="2012-12-06T02:41:00Z">
                          <w:r>
                            <w:t>)</w:t>
                          </w:r>
                        </w:ins>
                      </w:p>
                    </w:txbxContent>
                  </v:textbox>
                </v:shape>
              </w:pict>
            </mc:Fallback>
          </mc:AlternateContent>
        </w:r>
      </w:ins>
      <w:ins w:id="5736" w:author="The Si Tran" w:date="2012-12-14T05:38:00Z">
        <w:r w:rsidRPr="007C782C">
          <w:rPr>
            <w:noProof/>
            <w:szCs w:val="26"/>
            <w:rPrChange w:id="5737" w:author="Unknown">
              <w:rPr>
                <w:noProof/>
              </w:rPr>
            </w:rPrChange>
          </w:rPr>
          <mc:AlternateContent>
            <mc:Choice Requires="wps">
              <w:drawing>
                <wp:anchor distT="0" distB="0" distL="114300" distR="114300" simplePos="0" relativeHeight="251630080" behindDoc="0" locked="0" layoutInCell="1" allowOverlap="1" wp14:anchorId="318CF997" wp14:editId="7F5EB2B9">
                  <wp:simplePos x="0" y="0"/>
                  <wp:positionH relativeFrom="column">
                    <wp:posOffset>5230495</wp:posOffset>
                  </wp:positionH>
                  <wp:positionV relativeFrom="paragraph">
                    <wp:posOffset>823595</wp:posOffset>
                  </wp:positionV>
                  <wp:extent cx="531628" cy="361950"/>
                  <wp:effectExtent l="0" t="0" r="1905" b="0"/>
                  <wp:wrapNone/>
                  <wp:docPr id="207" name="Text Box 207"/>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8C75B" w14:textId="35376E4E" w:rsidR="00686079" w:rsidRDefault="00686079" w:rsidP="00686079">
                              <w:ins w:id="5738" w:author="The Si Tran" w:date="2012-12-06T02:41:00Z">
                                <w:r>
                                  <w:t>(4.</w:t>
                                </w:r>
                              </w:ins>
                              <w:ins w:id="5739" w:author="The Si Tran" w:date="2012-12-06T02:44:00Z">
                                <w:r>
                                  <w:t>7</w:t>
                                </w:r>
                              </w:ins>
                              <w:ins w:id="574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8CF997" id="Text Box 207" o:spid="_x0000_s1096" type="#_x0000_t202" style="position:absolute;left:0;text-align:left;margin-left:411.85pt;margin-top:64.85pt;width:41.85pt;height:28.5pt;z-index:25163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" fillcolor="white [3201]" stroked="f" strokeweight=".5pt">
                  <v:textbox>
                    <w:txbxContent>
                      <w:p w14:paraId="3298C75B" w14:textId="35376E4E" w:rsidR="00686079" w:rsidRDefault="00686079" w:rsidP="00686079">
                        <w:ins w:id="5741" w:author="The Si Tran" w:date="2012-12-06T02:41:00Z">
                          <w:r>
                            <w:t>(4.</w:t>
                          </w:r>
                        </w:ins>
                        <w:ins w:id="5742" w:author="The Si Tran" w:date="2012-12-06T02:44:00Z">
                          <w:r>
                            <w:t>7</w:t>
                          </w:r>
                        </w:ins>
                        <w:ins w:id="5743" w:author="The Si Tran" w:date="2012-12-06T02:41:00Z">
                          <w:r>
                            <w:t>)</w:t>
                          </w:r>
                        </w:ins>
                      </w:p>
                    </w:txbxContent>
                  </v:textbox>
                </v:shape>
              </w:pict>
            </mc:Fallback>
          </mc:AlternateContent>
        </w:r>
      </w:ins>
      <w:ins w:id="5744" w:author="The Si Tran" w:date="2012-12-06T03:07:00Z">
        <w:r w:rsidR="00FA0144">
          <w:rPr>
            <w:szCs w:val="26"/>
          </w:rPr>
          <w:tab/>
          <w:t>Với</w:t>
        </w:r>
      </w:ins>
    </w:p>
    <w:p w14:paraId="3738E7AD" w14:textId="229B1307" w:rsidR="00FA0144" w:rsidRPr="0008713C" w:rsidRDefault="0056499D" w:rsidP="0008713C">
      <w:pPr>
        <w:pStyle w:val="Equation"/>
        <w:rPr>
          <w:ins w:id="5745" w:author="The Si Tran" w:date="2012-12-06T03:04:00Z"/>
          <w:rPrChange w:id="5746" w:author="The Si Tran" w:date="2012-12-14T06:16:00Z">
            <w:rPr>
              <w:ins w:id="5747" w:author="The Si Tran" w:date="2012-12-06T03:04:00Z"/>
            </w:rPr>
          </w:rPrChange>
        </w:rPr>
        <w:pPrChange w:id="5748" w:author="The Si Tran" w:date="2012-12-14T06:16:00Z">
          <w:pPr>
            <w:spacing w:before="0"/>
            <w:ind w:firstLine="720"/>
          </w:pPr>
        </w:pPrChange>
      </w:pPr>
      <m:oMathPara>
        <m:oMathParaPr>
          <m:jc m:val="center"/>
        </m:oMathParaPr>
        <m:oMath>
          <m:f>
            <m:fPr>
              <m:ctrlPr>
                <w:ins w:id="5749" w:author="The Si Tran" w:date="2012-12-06T03:07:00Z">
                  <w:rPr/>
                </w:ins>
              </m:ctrlPr>
            </m:fPr>
            <m:num>
              <w:ins w:id="5750" w:author="The Si Tran" w:date="2012-12-06T03:07:00Z">
                <m:r>
                  <m:t>∂</m:t>
                </m:r>
              </w:ins>
              <m:sSub>
                <m:sSubPr>
                  <m:ctrlPr>
                    <w:ins w:id="5751" w:author="The Si Tran" w:date="2012-12-06T03:07:00Z">
                      <w:rPr/>
                    </w:ins>
                  </m:ctrlPr>
                </m:sSubPr>
                <m:e>
                  <w:ins w:id="5752" w:author="The Si Tran" w:date="2012-12-06T03:07:00Z">
                    <m:r>
                      <m:t>o</m:t>
                    </m:r>
                  </w:ins>
                </m:e>
                <m:sub>
                  <w:ins w:id="5753" w:author="The Si Tran" w:date="2012-12-06T03:07:00Z">
                    <m:r>
                      <m:t>i</m:t>
                    </m:r>
                  </w:ins>
                </m:sub>
              </m:sSub>
            </m:num>
            <m:den>
              <w:ins w:id="5754" w:author="The Si Tran" w:date="2012-12-06T03:07:00Z">
                <m:r>
                  <m:t>∂</m:t>
                </m:r>
              </w:ins>
              <m:sSub>
                <m:sSubPr>
                  <m:ctrlPr>
                    <w:ins w:id="5755" w:author="The Si Tran" w:date="2012-12-06T03:07:00Z">
                      <w:rPr/>
                    </w:ins>
                  </m:ctrlPr>
                </m:sSubPr>
                <m:e>
                  <w:ins w:id="5756" w:author="The Si Tran" w:date="2012-12-06T03:07:00Z">
                    <m:r>
                      <m:t>w</m:t>
                    </m:r>
                  </w:ins>
                </m:e>
                <m:sub>
                  <w:ins w:id="5757" w:author="The Si Tran" w:date="2012-12-06T03:07:00Z">
                    <m:r>
                      <m:t>ij</m:t>
                    </m:r>
                  </w:ins>
                </m:sub>
              </m:sSub>
            </m:den>
          </m:f>
          <w:ins w:id="5758" w:author="The Si Tran" w:date="2012-12-06T03:07:00Z">
            <m:r>
              <m:t>=</m:t>
            </m:r>
          </w:ins>
          <m:f>
            <m:fPr>
              <m:ctrlPr>
                <w:ins w:id="5759" w:author="The Si Tran" w:date="2012-12-06T03:07:00Z">
                  <w:rPr/>
                </w:ins>
              </m:ctrlPr>
            </m:fPr>
            <m:num>
              <w:ins w:id="5760" w:author="The Si Tran" w:date="2012-12-06T03:07:00Z">
                <m:r>
                  <m:t>∂</m:t>
                </m:r>
              </w:ins>
              <m:sSub>
                <m:sSubPr>
                  <m:ctrlPr>
                    <w:ins w:id="5761" w:author="The Si Tran" w:date="2012-12-06T03:07:00Z">
                      <w:rPr/>
                    </w:ins>
                  </m:ctrlPr>
                </m:sSubPr>
                <m:e>
                  <w:ins w:id="5762" w:author="The Si Tran" w:date="2012-12-06T03:07:00Z">
                    <m:r>
                      <m:t>o</m:t>
                    </m:r>
                  </w:ins>
                </m:e>
                <m:sub>
                  <w:ins w:id="5763" w:author="The Si Tran" w:date="2012-12-06T03:07:00Z">
                    <m:r>
                      <m:t>i</m:t>
                    </m:r>
                  </w:ins>
                </m:sub>
              </m:sSub>
            </m:num>
            <m:den>
              <w:ins w:id="5764" w:author="The Si Tran" w:date="2012-12-06T03:07:00Z">
                <m:r>
                  <m:t>∂</m:t>
                </m:r>
              </w:ins>
              <m:sSub>
                <m:sSubPr>
                  <m:ctrlPr>
                    <w:ins w:id="5765" w:author="The Si Tran" w:date="2012-12-06T03:07:00Z">
                      <w:rPr/>
                    </w:ins>
                  </m:ctrlPr>
                </m:sSubPr>
                <m:e>
                  <w:ins w:id="5766" w:author="The Si Tran" w:date="2012-12-06T03:07:00Z">
                    <m:r>
                      <w:rPr>
                        <w:rPrChange w:id="5767" w:author="The Si Tran" w:date="2012-12-14T06:15:00Z">
                          <w:rPr/>
                        </w:rPrChange>
                      </w:rPr>
                      <m:t>net</m:t>
                    </m:r>
                  </w:ins>
                </m:e>
                <m:sub>
                  <w:ins w:id="5768" w:author="The Si Tran" w:date="2012-12-06T03:07:00Z">
                    <m:r>
                      <m:t>i</m:t>
                    </m:r>
                  </w:ins>
                </m:sub>
              </m:sSub>
            </m:den>
          </m:f>
          <m:f>
            <m:fPr>
              <m:ctrlPr>
                <w:ins w:id="5769" w:author="The Si Tran" w:date="2012-12-06T03:07:00Z">
                  <w:rPr/>
                </w:ins>
              </m:ctrlPr>
            </m:fPr>
            <m:num>
              <w:ins w:id="5770" w:author="The Si Tran" w:date="2012-12-06T03:07:00Z">
                <m:r>
                  <m:t>∂</m:t>
                </m:r>
              </w:ins>
              <m:sSub>
                <m:sSubPr>
                  <m:ctrlPr>
                    <w:ins w:id="5771" w:author="The Si Tran" w:date="2012-12-06T03:07:00Z">
                      <w:rPr/>
                    </w:ins>
                  </m:ctrlPr>
                </m:sSubPr>
                <m:e>
                  <w:ins w:id="5772" w:author="The Si Tran" w:date="2012-12-06T03:07:00Z">
                    <m:r>
                      <m:t>net</m:t>
                    </m:r>
                  </w:ins>
                </m:e>
                <m:sub>
                  <w:ins w:id="5773" w:author="The Si Tran" w:date="2012-12-06T03:07:00Z">
                    <m:r>
                      <m:t>i</m:t>
                    </m:r>
                  </w:ins>
                </m:sub>
              </m:sSub>
            </m:num>
            <m:den>
              <w:ins w:id="5774" w:author="The Si Tran" w:date="2012-12-06T03:07:00Z">
                <m:r>
                  <m:t>∂</m:t>
                </m:r>
              </w:ins>
              <m:sSub>
                <m:sSubPr>
                  <m:ctrlPr>
                    <w:ins w:id="5775" w:author="The Si Tran" w:date="2012-12-06T03:07:00Z">
                      <w:rPr/>
                    </w:ins>
                  </m:ctrlPr>
                </m:sSubPr>
                <m:e>
                  <w:ins w:id="5776" w:author="The Si Tran" w:date="2012-12-06T03:07:00Z">
                    <m:r>
                      <m:t>w</m:t>
                    </m:r>
                  </w:ins>
                </m:e>
                <m:sub>
                  <w:ins w:id="5777" w:author="The Si Tran" w:date="2012-12-06T03:07:00Z">
                    <m:r>
                      <m:t>ij</m:t>
                    </m:r>
                  </w:ins>
                </m:sub>
              </m:sSub>
            </m:den>
          </m:f>
          <w:ins w:id="5778" w:author="The Si Tran" w:date="2012-12-06T03:07:00Z">
            <m:r>
              <m:t>=</m:t>
            </m:r>
          </w:ins>
          <m:sSup>
            <m:sSupPr>
              <m:ctrlPr>
                <w:ins w:id="5779" w:author="The Si Tran" w:date="2012-12-06T03:07:00Z">
                  <w:rPr/>
                </w:ins>
              </m:ctrlPr>
            </m:sSupPr>
            <m:e>
              <w:ins w:id="5780" w:author="The Si Tran" w:date="2012-12-06T03:07:00Z">
                <m:r>
                  <m:t>f</m:t>
                </m:r>
              </w:ins>
            </m:e>
            <m:sup>
              <w:ins w:id="5781" w:author="The Si Tran" w:date="2012-12-06T03:07:00Z">
                <m:r>
                  <m:t>'</m:t>
                </m:r>
              </w:ins>
            </m:sup>
          </m:sSup>
          <m:d>
            <m:dPr>
              <m:ctrlPr>
                <w:ins w:id="5782" w:author="The Si Tran" w:date="2012-12-06T03:07:00Z">
                  <w:rPr/>
                </w:ins>
              </m:ctrlPr>
            </m:dPr>
            <m:e>
              <m:sSub>
                <m:sSubPr>
                  <m:ctrlPr>
                    <w:ins w:id="5783" w:author="The Si Tran" w:date="2012-12-06T03:07:00Z">
                      <w:rPr/>
                    </w:ins>
                  </m:ctrlPr>
                </m:sSubPr>
                <m:e>
                  <w:ins w:id="5784" w:author="The Si Tran" w:date="2012-12-06T03:07:00Z">
                    <m:r>
                      <m:t>net</m:t>
                    </m:r>
                  </w:ins>
                </m:e>
                <m:sub>
                  <w:ins w:id="5785" w:author="The Si Tran" w:date="2012-12-06T03:07:00Z">
                    <m:r>
                      <m:t>i</m:t>
                    </m:r>
                  </w:ins>
                </m:sub>
              </m:sSub>
            </m:e>
          </m:d>
          <m:sSub>
            <m:sSubPr>
              <m:ctrlPr>
                <w:ins w:id="5786" w:author="The Si Tran" w:date="2012-12-06T03:07:00Z">
                  <w:rPr/>
                </w:ins>
              </m:ctrlPr>
            </m:sSubPr>
            <m:e>
              <w:ins w:id="5787" w:author="The Si Tran" w:date="2012-12-06T03:07:00Z">
                <m:r>
                  <m:t>o</m:t>
                </m:r>
              </w:ins>
            </m:e>
            <m:sub>
              <w:ins w:id="5788" w:author="The Si Tran" w:date="2012-12-06T03:07:00Z">
                <m:r>
                  <m:t>j</m:t>
                </m:r>
              </w:ins>
            </m:sub>
          </m:sSub>
          <w:ins w:id="5789" w:author="The Si Tran" w:date="2012-12-06T03:07:00Z">
            <m:r>
              <w:rPr>
                <w:rPrChange w:id="5790" w:author="The Si Tran" w:date="2012-12-14T06:16:00Z">
                  <w:rPr/>
                </w:rPrChange>
              </w:rPr>
              <m:t xml:space="preserve"> </m:t>
            </m:r>
          </w:ins>
        </m:oMath>
      </m:oMathPara>
    </w:p>
    <w:p w14:paraId="1D1C9D62" w14:textId="5BD51448" w:rsidR="00FA0144" w:rsidRPr="0008713C" w:rsidRDefault="0056499D" w:rsidP="0008713C">
      <w:pPr>
        <w:pStyle w:val="Equation"/>
        <w:rPr>
          <w:ins w:id="5791" w:author="The Si Tran" w:date="2012-12-06T03:04:00Z"/>
          <w:rPrChange w:id="5792" w:author="The Si Tran" w:date="2012-12-14T06:16:00Z">
            <w:rPr>
              <w:ins w:id="5793" w:author="The Si Tran" w:date="2012-12-06T03:04:00Z"/>
              <w:szCs w:val="26"/>
            </w:rPr>
          </w:rPrChange>
        </w:rPr>
        <w:pPrChange w:id="5794" w:author="The Si Tran" w:date="2012-12-14T06:16:00Z">
          <w:pPr>
            <w:spacing w:before="0"/>
            <w:ind w:firstLine="720"/>
          </w:pPr>
        </w:pPrChange>
      </w:pPr>
      <m:oMathPara>
        <m:oMathParaPr>
          <m:jc m:val="center"/>
        </m:oMathParaPr>
        <m:oMath>
          <m:sSub>
            <m:sSubPr>
              <m:ctrlPr>
                <w:ins w:id="5795" w:author="The Si Tran" w:date="2012-12-06T03:04:00Z">
                  <w:rPr/>
                </w:ins>
              </m:ctrlPr>
            </m:sSubPr>
            <m:e>
              <w:ins w:id="5796" w:author="The Si Tran" w:date="2012-12-06T03:04:00Z">
                <m:r>
                  <m:t>net</m:t>
                </m:r>
              </w:ins>
            </m:e>
            <m:sub>
              <w:ins w:id="5797" w:author="The Si Tran" w:date="2012-12-06T03:04:00Z">
                <m:r>
                  <m:t>i</m:t>
                </m:r>
              </w:ins>
            </m:sub>
          </m:sSub>
          <w:ins w:id="5798" w:author="The Si Tran" w:date="2012-12-06T03:04:00Z">
            <m:r>
              <m:t>=</m:t>
            </m:r>
          </w:ins>
          <m:nary>
            <m:naryPr>
              <m:chr m:val="∑"/>
              <m:limLoc m:val="subSup"/>
              <m:supHide m:val="1"/>
              <m:ctrlPr>
                <w:ins w:id="5799" w:author="The Si Tran" w:date="2012-12-06T03:04:00Z">
                  <w:rPr/>
                </w:ins>
              </m:ctrlPr>
            </m:naryPr>
            <m:sub>
              <w:ins w:id="5800" w:author="The Si Tran" w:date="2012-12-06T03:05:00Z">
                <m:r>
                  <m:t>j∈pred(i)</m:t>
                </m:r>
              </w:ins>
            </m:sub>
            <m:sup/>
            <m:e>
              <m:sSub>
                <m:sSubPr>
                  <m:ctrlPr>
                    <w:ins w:id="5801" w:author="The Si Tran" w:date="2012-12-06T03:05:00Z">
                      <w:rPr/>
                    </w:ins>
                  </m:ctrlPr>
                </m:sSubPr>
                <m:e>
                  <w:ins w:id="5802" w:author="The Si Tran" w:date="2012-12-06T03:05:00Z">
                    <m:r>
                      <m:t>s</m:t>
                    </m:r>
                  </w:ins>
                </m:e>
                <m:sub>
                  <w:ins w:id="5803" w:author="The Si Tran" w:date="2012-12-06T03:05:00Z">
                    <m:r>
                      <m:t>j</m:t>
                    </m:r>
                  </w:ins>
                </m:sub>
              </m:sSub>
              <m:sSub>
                <m:sSubPr>
                  <m:ctrlPr>
                    <w:ins w:id="5804" w:author="The Si Tran" w:date="2012-12-06T03:05:00Z">
                      <w:rPr/>
                    </w:ins>
                  </m:ctrlPr>
                </m:sSubPr>
                <m:e>
                  <w:ins w:id="5805" w:author="The Si Tran" w:date="2012-12-06T03:05:00Z">
                    <m:r>
                      <m:t>w</m:t>
                    </m:r>
                  </w:ins>
                </m:e>
                <m:sub>
                  <w:ins w:id="5806" w:author="The Si Tran" w:date="2012-12-06T03:05:00Z">
                    <m:r>
                      <m:t>ij</m:t>
                    </m:r>
                  </w:ins>
                </m:sub>
              </m:sSub>
              <w:ins w:id="5807" w:author="The Si Tran" w:date="2012-12-06T03:05:00Z">
                <m:r>
                  <m:t>-</m:t>
                </m:r>
              </w:ins>
              <m:sSub>
                <m:sSubPr>
                  <m:ctrlPr>
                    <w:ins w:id="5808" w:author="The Si Tran" w:date="2012-12-06T03:05:00Z">
                      <w:rPr/>
                    </w:ins>
                  </m:ctrlPr>
                </m:sSubPr>
                <m:e>
                  <w:ins w:id="5809" w:author="The Si Tran" w:date="2012-12-06T03:05:00Z">
                    <m:r>
                      <m:t>θ</m:t>
                    </m:r>
                  </w:ins>
                </m:e>
                <m:sub>
                  <w:ins w:id="5810" w:author="The Si Tran" w:date="2012-12-06T03:05:00Z">
                    <m:r>
                      <m:t>i</m:t>
                    </m:r>
                  </w:ins>
                </m:sub>
              </m:sSub>
              <w:ins w:id="5811" w:author="The Si Tran" w:date="2012-12-06T03:05:00Z">
                <m:r>
                  <m:t xml:space="preserve"> </m:t>
                </m:r>
              </w:ins>
              <m:ctrlPr>
                <w:ins w:id="5812" w:author="The Si Tran" w:date="2012-12-06T03:04:00Z">
                  <w:rPr>
                    <w:rPrChange w:id="5813" w:author="The Si Tran" w:date="2012-12-14T06:16:00Z">
                      <w:rPr>
                        <w:rFonts w:ascii="Cambria Math" w:hAnsi="Cambria Math"/>
                        <w:i/>
                        <w:szCs w:val="26"/>
                      </w:rPr>
                    </w:rPrChange>
                  </w:rPr>
                </w:ins>
              </m:ctrlPr>
            </m:e>
          </m:nary>
        </m:oMath>
      </m:oMathPara>
    </w:p>
    <w:p w14:paraId="6DCE81A7" w14:textId="77777777" w:rsidR="00FA0144" w:rsidRDefault="00FA0144">
      <w:pPr>
        <w:spacing w:before="0"/>
        <w:ind w:left="720" w:firstLine="720"/>
        <w:rPr>
          <w:ins w:id="5814" w:author="The Si Tran" w:date="2012-12-06T03:03:00Z"/>
          <w:szCs w:val="26"/>
        </w:rPr>
        <w:pPrChange w:id="5815" w:author="The Si Tran" w:date="2012-12-06T03:01:00Z">
          <w:pPr>
            <w:spacing w:before="0"/>
            <w:ind w:firstLine="720"/>
          </w:pPr>
        </w:pPrChange>
      </w:pPr>
    </w:p>
    <w:p w14:paraId="2650E7B2" w14:textId="306A1328" w:rsidR="0088753F" w:rsidRPr="0049233F" w:rsidDel="00FA0144" w:rsidRDefault="00BC0EFC">
      <w:pPr>
        <w:spacing w:before="0"/>
        <w:ind w:left="720" w:firstLine="720"/>
        <w:rPr>
          <w:del w:id="5816" w:author="The Si Tran" w:date="2012-12-06T03:04:00Z"/>
          <w:szCs w:val="26"/>
        </w:rPr>
        <w:pPrChange w:id="5817" w:author="The Si Tran" w:date="2012-12-06T03:01:00Z">
          <w:pPr>
            <w:spacing w:before="0"/>
            <w:ind w:firstLine="720"/>
          </w:pPr>
        </w:pPrChange>
      </w:pPr>
      <w:ins w:id="5818" w:author="The Si Tran" w:date="2012-12-14T05:39:00Z">
        <w:r>
          <w:rPr>
            <w:szCs w:val="26"/>
          </w:rPr>
          <w:tab/>
        </w:r>
      </w:ins>
      <w:del w:id="5819" w:author="The Si Tran" w:date="2012-12-06T03:01:00Z">
        <w:r w:rsidR="0088753F" w:rsidRPr="00AF1345" w:rsidDel="00783376">
          <w:rPr>
            <w:position w:val="-32"/>
            <w:szCs w:val="26"/>
          </w:rPr>
          <w:object w:dxaOrig="2160" w:dyaOrig="700" w14:anchorId="117E428C">
            <v:shape id="_x0000_i1122" type="#_x0000_t75" style="width:140.65pt;height:46.9pt" o:ole="">
              <v:imagedata r:id="rId245" o:title=""/>
            </v:shape>
            <o:OLEObject Type="Embed" ProgID="Equation.DSMT4" ShapeID="_x0000_i1122" DrawAspect="Content" ObjectID="_1416977655" r:id="rId246"/>
          </w:object>
        </w:r>
      </w:del>
    </w:p>
    <w:p w14:paraId="08D54D3E" w14:textId="77777777" w:rsidR="0088753F" w:rsidRPr="0049233F" w:rsidDel="00FA0144" w:rsidRDefault="0088753F" w:rsidP="0088753F">
      <w:pPr>
        <w:spacing w:before="0"/>
        <w:ind w:firstLine="720"/>
        <w:rPr>
          <w:del w:id="5820" w:author="The Si Tran" w:date="2012-12-06T03:08:00Z"/>
          <w:position w:val="-32"/>
          <w:szCs w:val="26"/>
        </w:rPr>
      </w:pPr>
      <w:del w:id="5821" w:author="The Si Tran" w:date="2012-12-06T03:08:00Z">
        <w:r w:rsidRPr="0049233F" w:rsidDel="00FA0144">
          <w:rPr>
            <w:szCs w:val="26"/>
          </w:rPr>
          <w:delText xml:space="preserve">với  </w:delText>
        </w:r>
      </w:del>
      <w:del w:id="5822" w:author="The Si Tran" w:date="2012-12-06T03:06:00Z">
        <w:r w:rsidRPr="00AF1345" w:rsidDel="00FA0144">
          <w:rPr>
            <w:position w:val="-32"/>
            <w:szCs w:val="26"/>
          </w:rPr>
          <w:object w:dxaOrig="3700" w:dyaOrig="700" w14:anchorId="33CBC123">
            <v:shape id="_x0000_i1123" type="#_x0000_t75" style="width:240.3pt;height:46.9pt" o:ole="">
              <v:imagedata r:id="rId247" o:title=""/>
            </v:shape>
            <o:OLEObject Type="Embed" ProgID="Equation.DSMT4" ShapeID="_x0000_i1123" DrawAspect="Content" ObjectID="_1416977656" r:id="rId248"/>
          </w:object>
        </w:r>
      </w:del>
    </w:p>
    <w:p w14:paraId="7A00F220" w14:textId="77777777" w:rsidR="0088753F" w:rsidRPr="0049233F" w:rsidDel="00FA0144" w:rsidRDefault="0088753F" w:rsidP="0088753F">
      <w:pPr>
        <w:spacing w:before="0"/>
        <w:ind w:firstLine="720"/>
        <w:rPr>
          <w:del w:id="5823" w:author="The Si Tran" w:date="2012-12-06T03:08:00Z"/>
          <w:szCs w:val="26"/>
        </w:rPr>
      </w:pPr>
      <w:del w:id="5824" w:author="The Si Tran" w:date="2012-12-06T03:08:00Z">
        <w:r w:rsidRPr="0049233F" w:rsidDel="00FA0144">
          <w:rPr>
            <w:szCs w:val="26"/>
          </w:rPr>
          <w:delText xml:space="preserve">       </w:delText>
        </w:r>
        <w:r w:rsidRPr="00AF1345" w:rsidDel="00FA0144">
          <w:rPr>
            <w:position w:val="-30"/>
            <w:szCs w:val="26"/>
          </w:rPr>
          <w:object w:dxaOrig="2860" w:dyaOrig="560" w14:anchorId="2ABD321C">
            <v:shape id="_x0000_i1124" type="#_x0000_t75" style="width:171.65pt;height:32.65pt" o:ole="">
              <v:imagedata r:id="rId249" o:title=""/>
            </v:shape>
            <o:OLEObject Type="Embed" ProgID="Equation.DSMT4" ShapeID="_x0000_i1124" DrawAspect="Content" ObjectID="_1416977657" r:id="rId250"/>
          </w:object>
        </w:r>
      </w:del>
    </w:p>
    <w:p w14:paraId="1155B515" w14:textId="77777777" w:rsidR="0088753F" w:rsidRPr="0049233F" w:rsidRDefault="0088753F" w:rsidP="0088753F">
      <w:pPr>
        <w:spacing w:before="0"/>
        <w:rPr>
          <w:szCs w:val="26"/>
        </w:rPr>
      </w:pPr>
      <w:r w:rsidRPr="0049233F">
        <w:rPr>
          <w:szCs w:val="26"/>
        </w:rPr>
        <w:t>Ở đây:</w:t>
      </w:r>
    </w:p>
    <w:p w14:paraId="2010990F" w14:textId="77777777" w:rsidR="0088753F" w:rsidRPr="0049233F" w:rsidRDefault="0056499D" w:rsidP="00BC0EFC">
      <w:pPr>
        <w:numPr>
          <w:ilvl w:val="0"/>
          <w:numId w:val="61"/>
        </w:numPr>
        <w:spacing w:before="0"/>
        <w:rPr>
          <w:szCs w:val="26"/>
        </w:rPr>
        <w:pPrChange w:id="5825" w:author="The Si Tran" w:date="2012-12-14T05:39:00Z">
          <w:pPr>
            <w:numPr>
              <w:numId w:val="9"/>
            </w:numPr>
            <w:spacing w:before="0"/>
            <w:ind w:hanging="360"/>
          </w:pPr>
        </w:pPrChange>
      </w:pPr>
      <m:oMath>
        <m:sSub>
          <m:sSubPr>
            <m:ctrlPr>
              <w:ins w:id="5826" w:author="The Si Tran" w:date="2012-12-06T03:08:00Z">
                <w:rPr>
                  <w:rFonts w:ascii="Cambria Math" w:hAnsi="Cambria Math"/>
                  <w:i/>
                  <w:szCs w:val="26"/>
                </w:rPr>
              </w:ins>
            </m:ctrlPr>
          </m:sSubPr>
          <m:e>
            <w:ins w:id="5827" w:author="The Si Tran" w:date="2012-12-06T03:08:00Z">
              <m:r>
                <w:rPr>
                  <w:rFonts w:ascii="Cambria Math" w:hAnsi="Cambria Math"/>
                  <w:szCs w:val="26"/>
                </w:rPr>
                <m:t>w</m:t>
              </m:r>
            </w:ins>
          </m:e>
          <m:sub>
            <w:ins w:id="5828" w:author="The Si Tran" w:date="2012-12-06T03:08:00Z">
              <m:r>
                <w:rPr>
                  <w:rFonts w:ascii="Cambria Math" w:hAnsi="Cambria Math"/>
                  <w:szCs w:val="26"/>
                </w:rPr>
                <m:t>ij</m:t>
              </m:r>
            </w:ins>
          </m:sub>
        </m:sSub>
      </m:oMath>
      <w:del w:id="5829" w:author="The Si Tran" w:date="2012-12-06T03:08:00Z">
        <w:r w:rsidR="0088753F" w:rsidRPr="0049233F" w:rsidDel="00FA0144">
          <w:rPr>
            <w:i/>
            <w:szCs w:val="26"/>
          </w:rPr>
          <w:delText>w</w:delText>
        </w:r>
        <w:r w:rsidR="0088753F" w:rsidRPr="0049233F" w:rsidDel="00FA0144">
          <w:rPr>
            <w:i/>
            <w:szCs w:val="26"/>
            <w:vertAlign w:val="subscript"/>
          </w:rPr>
          <w:delText>ij</w:delText>
        </w:r>
      </w:del>
      <w:r w:rsidR="0088753F" w:rsidRPr="0049233F">
        <w:rPr>
          <w:szCs w:val="26"/>
        </w:rPr>
        <w:t xml:space="preserve"> là trọng số của cạnh nối đơn vị </w:t>
      </w:r>
      <w:r w:rsidR="0088753F" w:rsidRPr="0049233F">
        <w:rPr>
          <w:i/>
          <w:szCs w:val="26"/>
        </w:rPr>
        <w:t>j</w:t>
      </w:r>
      <w:r w:rsidR="0088753F" w:rsidRPr="0049233F">
        <w:rPr>
          <w:szCs w:val="26"/>
        </w:rPr>
        <w:t xml:space="preserve"> đến đơn vị </w:t>
      </w:r>
      <w:r w:rsidR="0088753F" w:rsidRPr="0049233F">
        <w:rPr>
          <w:i/>
          <w:szCs w:val="26"/>
        </w:rPr>
        <w:t>i</w:t>
      </w:r>
      <w:r w:rsidR="0088753F" w:rsidRPr="0049233F">
        <w:rPr>
          <w:szCs w:val="26"/>
        </w:rPr>
        <w:t xml:space="preserve"> </w:t>
      </w:r>
    </w:p>
    <w:p w14:paraId="37CC914B" w14:textId="77777777" w:rsidR="0088753F" w:rsidRPr="0049233F" w:rsidRDefault="0056499D" w:rsidP="00BC0EFC">
      <w:pPr>
        <w:numPr>
          <w:ilvl w:val="0"/>
          <w:numId w:val="61"/>
        </w:numPr>
        <w:spacing w:before="0"/>
        <w:rPr>
          <w:szCs w:val="26"/>
        </w:rPr>
        <w:pPrChange w:id="5830" w:author="The Si Tran" w:date="2012-12-14T05:39:00Z">
          <w:pPr>
            <w:numPr>
              <w:numId w:val="9"/>
            </w:numPr>
            <w:spacing w:before="0"/>
            <w:ind w:hanging="360"/>
          </w:pPr>
        </w:pPrChange>
      </w:pPr>
      <m:oMath>
        <m:sSub>
          <m:sSubPr>
            <m:ctrlPr>
              <w:ins w:id="5831" w:author="The Si Tran" w:date="2012-12-06T03:09:00Z">
                <w:rPr>
                  <w:rFonts w:ascii="Cambria Math" w:hAnsi="Cambria Math"/>
                  <w:i/>
                  <w:szCs w:val="26"/>
                </w:rPr>
              </w:ins>
            </m:ctrlPr>
          </m:sSubPr>
          <m:e>
            <w:ins w:id="5832" w:author="The Si Tran" w:date="2012-12-06T03:09:00Z">
              <m:r>
                <w:rPr>
                  <w:rFonts w:ascii="Cambria Math" w:hAnsi="Cambria Math"/>
                  <w:szCs w:val="26"/>
                </w:rPr>
                <m:t>o</m:t>
              </m:r>
            </w:ins>
          </m:e>
          <m:sub>
            <w:ins w:id="5833" w:author="The Si Tran" w:date="2012-12-06T03:09:00Z">
              <m:r>
                <w:rPr>
                  <w:rFonts w:ascii="Cambria Math" w:hAnsi="Cambria Math"/>
                  <w:szCs w:val="26"/>
                </w:rPr>
                <m:t>j</m:t>
              </m:r>
            </w:ins>
          </m:sub>
        </m:sSub>
      </m:oMath>
      <w:ins w:id="5834" w:author="The Si Tran" w:date="2012-12-06T03:09:00Z">
        <w:r w:rsidR="00FA0144">
          <w:rPr>
            <w:i/>
            <w:szCs w:val="26"/>
          </w:rPr>
          <w:t xml:space="preserve"> </w:t>
        </w:r>
      </w:ins>
      <w:del w:id="5835" w:author="The Si Tran" w:date="2012-12-06T03:09:00Z">
        <w:r w:rsidR="0088753F" w:rsidRPr="0049233F" w:rsidDel="00FA0144">
          <w:rPr>
            <w:i/>
            <w:szCs w:val="26"/>
          </w:rPr>
          <w:delText>o</w:delText>
        </w:r>
        <w:r w:rsidR="0088753F" w:rsidRPr="0049233F" w:rsidDel="00FA0144">
          <w:rPr>
            <w:i/>
            <w:szCs w:val="26"/>
            <w:vertAlign w:val="subscript"/>
          </w:rPr>
          <w:delText>j</w:delText>
        </w:r>
        <w:r w:rsidR="0088753F" w:rsidRPr="0049233F" w:rsidDel="00FA0144">
          <w:rPr>
            <w:szCs w:val="26"/>
          </w:rPr>
          <w:delText xml:space="preserve"> </w:delText>
        </w:r>
      </w:del>
      <w:r w:rsidR="0088753F" w:rsidRPr="0049233F">
        <w:rPr>
          <w:szCs w:val="26"/>
        </w:rPr>
        <w:t xml:space="preserve">là kết quả xuất của đơn vị </w:t>
      </w:r>
      <w:r w:rsidR="0088753F" w:rsidRPr="0049233F">
        <w:rPr>
          <w:i/>
          <w:szCs w:val="26"/>
        </w:rPr>
        <w:t>j</w:t>
      </w:r>
      <w:r w:rsidR="0088753F" w:rsidRPr="0049233F">
        <w:rPr>
          <w:szCs w:val="26"/>
        </w:rPr>
        <w:t xml:space="preserve"> </w:t>
      </w:r>
    </w:p>
    <w:p w14:paraId="3DEEB09B" w14:textId="77777777" w:rsidR="0088753F" w:rsidRPr="0049233F" w:rsidRDefault="00FA0144" w:rsidP="00BC0EFC">
      <w:pPr>
        <w:numPr>
          <w:ilvl w:val="0"/>
          <w:numId w:val="61"/>
        </w:numPr>
        <w:spacing w:before="0"/>
        <w:rPr>
          <w:szCs w:val="26"/>
        </w:rPr>
        <w:pPrChange w:id="5836" w:author="The Si Tran" w:date="2012-12-14T05:39:00Z">
          <w:pPr>
            <w:numPr>
              <w:numId w:val="9"/>
            </w:numPr>
            <w:spacing w:before="0"/>
            <w:ind w:hanging="360"/>
          </w:pPr>
        </w:pPrChange>
      </w:pPr>
      <w:ins w:id="5837" w:author="The Si Tran" w:date="2012-12-06T03:09:00Z">
        <m:oMath>
          <m:r>
            <w:rPr>
              <w:rFonts w:ascii="Cambria Math" w:hAnsi="Cambria Math"/>
              <w:szCs w:val="26"/>
            </w:rPr>
            <m:t>f()</m:t>
          </m:r>
        </m:oMath>
        <w:r w:rsidR="001164BE">
          <w:rPr>
            <w:i/>
            <w:szCs w:val="26"/>
          </w:rPr>
          <w:t xml:space="preserve"> </w:t>
        </w:r>
      </w:ins>
      <w:del w:id="5838" w:author="The Si Tran" w:date="2012-12-06T03:09:00Z">
        <w:r w:rsidR="0088753F" w:rsidRPr="0049233F" w:rsidDel="00FA0144">
          <w:rPr>
            <w:i/>
            <w:szCs w:val="26"/>
          </w:rPr>
          <w:delText>f()</w:delText>
        </w:r>
        <w:r w:rsidR="0088753F" w:rsidRPr="0049233F" w:rsidDel="00FA0144">
          <w:rPr>
            <w:szCs w:val="26"/>
          </w:rPr>
          <w:delText xml:space="preserve"> </w:delText>
        </w:r>
      </w:del>
      <w:r w:rsidR="0088753F" w:rsidRPr="0049233F">
        <w:rPr>
          <w:szCs w:val="26"/>
        </w:rPr>
        <w:t>là hàm kích hoạt của các đơn vị</w:t>
      </w:r>
    </w:p>
    <w:p w14:paraId="08F9F34B" w14:textId="77777777" w:rsidR="0088753F" w:rsidRPr="0049233F" w:rsidRDefault="001164BE" w:rsidP="00BC0EFC">
      <w:pPr>
        <w:numPr>
          <w:ilvl w:val="0"/>
          <w:numId w:val="61"/>
        </w:numPr>
        <w:spacing w:before="0"/>
        <w:rPr>
          <w:szCs w:val="26"/>
        </w:rPr>
        <w:pPrChange w:id="5839" w:author="The Si Tran" w:date="2012-12-14T05:39:00Z">
          <w:pPr>
            <w:numPr>
              <w:numId w:val="9"/>
            </w:numPr>
            <w:spacing w:before="0"/>
            <w:ind w:hanging="360"/>
          </w:pPr>
        </w:pPrChange>
      </w:pPr>
      <w:ins w:id="5840" w:author="The Si Tran" w:date="2012-12-06T03:09:00Z">
        <m:oMath>
          <m:r>
            <w:rPr>
              <w:rFonts w:ascii="Cambria Math" w:hAnsi="Cambria Math"/>
              <w:szCs w:val="26"/>
            </w:rPr>
            <m:t>pred</m:t>
          </m:r>
        </m:oMath>
      </w:ins>
      <w:ins w:id="5841" w:author="The Si Tran" w:date="2012-12-06T03:10:00Z">
        <m:oMath>
          <m:r>
            <w:rPr>
              <w:rFonts w:ascii="Cambria Math" w:hAnsi="Cambria Math"/>
              <w:szCs w:val="26"/>
            </w:rPr>
            <m:t>(i)</m:t>
          </m:r>
        </m:oMath>
      </w:ins>
      <w:del w:id="5842" w:author="The Si Tran" w:date="2012-12-06T03:09:00Z">
        <w:r w:rsidR="0088753F" w:rsidRPr="0049233F" w:rsidDel="001164BE">
          <w:rPr>
            <w:i/>
            <w:szCs w:val="26"/>
          </w:rPr>
          <w:delText>pred(i)</w:delText>
        </w:r>
      </w:del>
      <w:r w:rsidR="0088753F" w:rsidRPr="0049233F">
        <w:rPr>
          <w:szCs w:val="26"/>
        </w:rPr>
        <w:t xml:space="preserve"> là các đơn vị đứng trước đơn vị </w:t>
      </w:r>
      <w:r w:rsidR="0088753F" w:rsidRPr="0049233F">
        <w:rPr>
          <w:i/>
          <w:szCs w:val="26"/>
        </w:rPr>
        <w:t>i</w:t>
      </w:r>
      <w:r w:rsidR="0088753F" w:rsidRPr="0049233F">
        <w:rPr>
          <w:szCs w:val="26"/>
        </w:rPr>
        <w:t xml:space="preserve"> trong mạng</w:t>
      </w:r>
    </w:p>
    <w:p w14:paraId="77F73492" w14:textId="77777777" w:rsidR="0088753F" w:rsidRPr="0049233F" w:rsidRDefault="0088753F" w:rsidP="0088753F">
      <w:pPr>
        <w:spacing w:before="0"/>
        <w:ind w:firstLine="720"/>
        <w:rPr>
          <w:szCs w:val="26"/>
        </w:rPr>
      </w:pPr>
      <w:r w:rsidRPr="0049233F">
        <w:rPr>
          <w:szCs w:val="26"/>
        </w:rPr>
        <w:lastRenderedPageBreak/>
        <w:t xml:space="preserve">Giá trị </w:t>
      </w:r>
      <w:del w:id="5843" w:author="The Si Tran" w:date="2012-12-06T03:10:00Z">
        <w:r w:rsidRPr="0049233F" w:rsidDel="00EF4DD4">
          <w:rPr>
            <w:position w:val="-30"/>
            <w:szCs w:val="26"/>
            <w:rPrChange w:id="5844" w:author="The Si Tran" w:date="2012-12-05T23:02:00Z">
              <w:rPr>
                <w:position w:val="-30"/>
                <w:szCs w:val="26"/>
              </w:rPr>
            </w:rPrChange>
          </w:rPr>
          <w:object w:dxaOrig="400" w:dyaOrig="680" w14:anchorId="37382035">
            <v:shape id="_x0000_i1125" type="#_x0000_t75" style="width:24.3pt;height:40.2pt" o:ole="">
              <v:imagedata r:id="rId251" o:title=""/>
            </v:shape>
            <o:OLEObject Type="Embed" ProgID="Equation.DSMT4" ShapeID="_x0000_i1125" DrawAspect="Content" ObjectID="_1416977658" r:id="rId252"/>
          </w:object>
        </w:r>
      </w:del>
      <m:oMath>
        <m:f>
          <m:fPr>
            <m:ctrlPr>
              <w:ins w:id="5845" w:author="The Si Tran" w:date="2012-12-06T03:10:00Z">
                <w:rPr>
                  <w:rFonts w:ascii="Cambria Math" w:hAnsi="Cambria Math"/>
                  <w:i/>
                  <w:sz w:val="30"/>
                  <w:szCs w:val="30"/>
                </w:rPr>
              </w:ins>
            </m:ctrlPr>
          </m:fPr>
          <m:num>
            <w:ins w:id="5846" w:author="The Si Tran" w:date="2012-12-06T03:10:00Z">
              <m:r>
                <w:rPr>
                  <w:rFonts w:ascii="Cambria Math" w:hAnsi="Cambria Math"/>
                  <w:sz w:val="30"/>
                  <w:szCs w:val="30"/>
                  <w:rPrChange w:id="5847" w:author="The Si Tran" w:date="2012-12-06T03:10:00Z">
                    <w:rPr>
                      <w:rFonts w:ascii="Cambria Math" w:hAnsi="Cambria Math"/>
                      <w:szCs w:val="26"/>
                    </w:rPr>
                  </w:rPrChange>
                </w:rPr>
                <m:t>∂E</m:t>
              </m:r>
            </w:ins>
          </m:num>
          <m:den>
            <w:ins w:id="5848" w:author="The Si Tran" w:date="2012-12-06T03:10:00Z">
              <m:r>
                <w:rPr>
                  <w:rFonts w:ascii="Cambria Math" w:hAnsi="Cambria Math"/>
                  <w:sz w:val="30"/>
                  <w:szCs w:val="30"/>
                  <w:rPrChange w:id="5849" w:author="The Si Tran" w:date="2012-12-06T03:10:00Z">
                    <w:rPr>
                      <w:rFonts w:ascii="Cambria Math" w:hAnsi="Cambria Math"/>
                      <w:szCs w:val="26"/>
                    </w:rPr>
                  </w:rPrChange>
                </w:rPr>
                <m:t>∂</m:t>
              </m:r>
            </w:ins>
            <m:sSub>
              <m:sSubPr>
                <m:ctrlPr>
                  <w:ins w:id="5850" w:author="The Si Tran" w:date="2012-12-06T03:10:00Z">
                    <w:rPr>
                      <w:rFonts w:ascii="Cambria Math" w:hAnsi="Cambria Math"/>
                      <w:i/>
                      <w:sz w:val="30"/>
                      <w:szCs w:val="30"/>
                    </w:rPr>
                  </w:ins>
                </m:ctrlPr>
              </m:sSubPr>
              <m:e>
                <w:ins w:id="5851" w:author="The Si Tran" w:date="2012-12-06T03:10:00Z">
                  <m:r>
                    <w:rPr>
                      <w:rFonts w:ascii="Cambria Math" w:hAnsi="Cambria Math"/>
                      <w:sz w:val="30"/>
                      <w:szCs w:val="30"/>
                      <w:rPrChange w:id="5852" w:author="The Si Tran" w:date="2012-12-06T03:10:00Z">
                        <w:rPr>
                          <w:rFonts w:ascii="Cambria Math" w:hAnsi="Cambria Math"/>
                          <w:szCs w:val="26"/>
                        </w:rPr>
                      </w:rPrChange>
                    </w:rPr>
                    <m:t>o</m:t>
                  </m:r>
                </w:ins>
              </m:e>
              <m:sub>
                <w:ins w:id="5853" w:author="The Si Tran" w:date="2012-12-06T03:10:00Z">
                  <m:r>
                    <w:rPr>
                      <w:rFonts w:ascii="Cambria Math" w:hAnsi="Cambria Math"/>
                      <w:sz w:val="30"/>
                      <w:szCs w:val="30"/>
                      <w:rPrChange w:id="5854" w:author="The Si Tran" w:date="2012-12-06T03:10:00Z">
                        <w:rPr>
                          <w:rFonts w:ascii="Cambria Math" w:hAnsi="Cambria Math"/>
                          <w:szCs w:val="26"/>
                        </w:rPr>
                      </w:rPrChange>
                    </w:rPr>
                    <m:t>i</m:t>
                  </m:r>
                </w:ins>
              </m:sub>
            </m:sSub>
          </m:den>
        </m:f>
      </m:oMath>
      <w:ins w:id="5855" w:author="The Si Tran" w:date="2012-12-06T03:10:00Z">
        <w:r w:rsidR="00EF4DD4">
          <w:rPr>
            <w:szCs w:val="26"/>
          </w:rPr>
          <w:t xml:space="preserve"> </w:t>
        </w:r>
      </w:ins>
      <w:r w:rsidRPr="0049233F">
        <w:rPr>
          <w:szCs w:val="26"/>
        </w:rPr>
        <w:t xml:space="preserve">được tính theo hai trường hợp tùy theo đơn vị </w:t>
      </w:r>
      <w:r w:rsidRPr="0049233F">
        <w:rPr>
          <w:i/>
          <w:szCs w:val="26"/>
        </w:rPr>
        <w:t>i</w:t>
      </w:r>
      <w:r w:rsidRPr="0049233F">
        <w:rPr>
          <w:szCs w:val="26"/>
        </w:rPr>
        <w:t xml:space="preserve"> là đơn vị ở tầng xuất hay tầng ẩn:</w:t>
      </w:r>
    </w:p>
    <w:p w14:paraId="61A8CB4F" w14:textId="77777777" w:rsidR="0088753F" w:rsidRDefault="0088753F" w:rsidP="0088753F">
      <w:pPr>
        <w:pStyle w:val="ListParagraph"/>
        <w:numPr>
          <w:ilvl w:val="0"/>
          <w:numId w:val="4"/>
        </w:numPr>
        <w:spacing w:after="0" w:line="360" w:lineRule="auto"/>
        <w:ind w:left="0"/>
        <w:rPr>
          <w:ins w:id="5856" w:author="The Si Tran" w:date="2012-12-06T03:10:00Z"/>
          <w:rFonts w:ascii="Times New Roman" w:hAnsi="Times New Roman"/>
          <w:sz w:val="26"/>
          <w:szCs w:val="26"/>
        </w:rPr>
      </w:pPr>
      <w:r w:rsidRPr="0049233F">
        <w:rPr>
          <w:rFonts w:ascii="Times New Roman" w:hAnsi="Times New Roman"/>
          <w:sz w:val="26"/>
          <w:szCs w:val="26"/>
        </w:rPr>
        <w:t xml:space="preserve">Nếu đơn vị </w:t>
      </w:r>
      <w:r w:rsidRPr="0049233F">
        <w:rPr>
          <w:rFonts w:ascii="Times New Roman" w:hAnsi="Times New Roman"/>
          <w:i/>
          <w:sz w:val="26"/>
          <w:szCs w:val="26"/>
        </w:rPr>
        <w:t>i</w:t>
      </w:r>
      <w:r w:rsidRPr="0049233F">
        <w:rPr>
          <w:rFonts w:ascii="Times New Roman" w:hAnsi="Times New Roman"/>
          <w:sz w:val="26"/>
          <w:szCs w:val="26"/>
        </w:rPr>
        <w:t xml:space="preserve"> là đơn vị ở tầng xuất thì:</w:t>
      </w:r>
    </w:p>
    <w:p w14:paraId="238C82B9" w14:textId="77777777" w:rsidR="00EF4DD4" w:rsidRPr="0008713C" w:rsidRDefault="0056499D" w:rsidP="0008713C">
      <w:pPr>
        <w:pStyle w:val="Equation"/>
        <w:rPr>
          <w:rFonts w:ascii="Times New Roman" w:hAnsi="Times New Roman"/>
          <w:rPrChange w:id="5857" w:author="The Si Tran" w:date="2012-12-14T06:16:00Z">
            <w:rPr>
              <w:rFonts w:ascii="Times New Roman" w:hAnsi="Times New Roman"/>
            </w:rPr>
          </w:rPrChange>
        </w:rPr>
        <w:pPrChange w:id="5858" w:author="The Si Tran" w:date="2012-12-14T06:16:00Z">
          <w:pPr>
            <w:pStyle w:val="ListParagraph"/>
            <w:numPr>
              <w:numId w:val="4"/>
            </w:numPr>
            <w:spacing w:after="0" w:line="360" w:lineRule="auto"/>
            <w:ind w:left="0" w:hanging="360"/>
          </w:pPr>
        </w:pPrChange>
      </w:pPr>
      <m:oMathPara>
        <m:oMath>
          <m:f>
            <m:fPr>
              <m:ctrlPr>
                <w:ins w:id="5859" w:author="The Si Tran" w:date="2012-12-06T03:11:00Z">
                  <w:rPr/>
                </w:ins>
              </m:ctrlPr>
            </m:fPr>
            <m:num>
              <w:ins w:id="5860" w:author="The Si Tran" w:date="2012-12-06T03:11:00Z">
                <m:r>
                  <m:t>∂E</m:t>
                </m:r>
              </w:ins>
            </m:num>
            <m:den>
              <w:ins w:id="5861" w:author="The Si Tran" w:date="2012-12-06T03:11:00Z">
                <m:r>
                  <m:t>∂</m:t>
                </m:r>
              </w:ins>
              <m:sSub>
                <m:sSubPr>
                  <m:ctrlPr>
                    <w:ins w:id="5862" w:author="The Si Tran" w:date="2012-12-06T03:11:00Z">
                      <w:rPr/>
                    </w:ins>
                  </m:ctrlPr>
                </m:sSubPr>
                <m:e>
                  <w:ins w:id="5863" w:author="The Si Tran" w:date="2012-12-06T03:11:00Z">
                    <m:r>
                      <m:t>o</m:t>
                    </m:r>
                  </w:ins>
                </m:e>
                <m:sub>
                  <w:ins w:id="5864" w:author="The Si Tran" w:date="2012-12-06T03:11:00Z">
                    <m:r>
                      <m:t>i</m:t>
                    </m:r>
                  </w:ins>
                </m:sub>
              </m:sSub>
            </m:den>
          </m:f>
          <w:ins w:id="5865" w:author="The Si Tran" w:date="2012-12-06T03:11:00Z">
            <m:r>
              <m:t>=</m:t>
            </m:r>
          </w:ins>
          <m:f>
            <m:fPr>
              <m:ctrlPr>
                <w:ins w:id="5866" w:author="The Si Tran" w:date="2012-12-06T03:11:00Z">
                  <w:rPr/>
                </w:ins>
              </m:ctrlPr>
            </m:fPr>
            <m:num>
              <w:ins w:id="5867" w:author="The Si Tran" w:date="2012-12-06T03:11:00Z">
                <m:r>
                  <m:t>∂</m:t>
                </m:r>
              </w:ins>
            </m:num>
            <m:den>
              <w:ins w:id="5868" w:author="The Si Tran" w:date="2012-12-06T03:11:00Z">
                <m:r>
                  <m:t>∂</m:t>
                </m:r>
              </w:ins>
              <m:sSub>
                <m:sSubPr>
                  <m:ctrlPr>
                    <w:ins w:id="5869" w:author="The Si Tran" w:date="2012-12-06T03:11:00Z">
                      <w:rPr/>
                    </w:ins>
                  </m:ctrlPr>
                </m:sSubPr>
                <m:e>
                  <w:ins w:id="5870" w:author="The Si Tran" w:date="2012-12-06T03:11:00Z">
                    <m:r>
                      <m:t>o</m:t>
                    </m:r>
                  </w:ins>
                </m:e>
                <m:sub>
                  <w:ins w:id="5871" w:author="The Si Tran" w:date="2012-12-06T03:11:00Z">
                    <m:r>
                      <m:t>i</m:t>
                    </m:r>
                  </w:ins>
                </m:sub>
              </m:sSub>
            </m:den>
          </m:f>
          <m:f>
            <m:fPr>
              <m:ctrlPr>
                <w:ins w:id="5872" w:author="The Si Tran" w:date="2012-12-06T03:11:00Z">
                  <w:rPr/>
                </w:ins>
              </m:ctrlPr>
            </m:fPr>
            <m:num>
              <w:ins w:id="5873" w:author="The Si Tran" w:date="2012-12-06T03:11:00Z">
                <m:r>
                  <m:t>1</m:t>
                </m:r>
              </w:ins>
            </m:num>
            <m:den>
              <w:ins w:id="5874" w:author="The Si Tran" w:date="2012-12-06T03:11:00Z">
                <m:r>
                  <m:t>2</m:t>
                </m:r>
              </w:ins>
            </m:den>
          </m:f>
          <m:nary>
            <m:naryPr>
              <m:chr m:val="∑"/>
              <m:limLoc m:val="subSup"/>
              <m:supHide m:val="1"/>
              <m:ctrlPr>
                <w:ins w:id="5875" w:author="The Si Tran" w:date="2012-12-06T03:11:00Z">
                  <w:rPr/>
                </w:ins>
              </m:ctrlPr>
            </m:naryPr>
            <m:sub>
              <w:ins w:id="5876" w:author="The Si Tran" w:date="2012-12-06T03:12:00Z">
                <m:r>
                  <m:t>k∈outputs</m:t>
                </m:r>
              </w:ins>
            </m:sub>
            <m:sup/>
            <m:e>
              <m:sSup>
                <m:sSupPr>
                  <m:ctrlPr>
                    <w:ins w:id="5877" w:author="The Si Tran" w:date="2012-12-06T03:11:00Z">
                      <w:rPr/>
                    </w:ins>
                  </m:ctrlPr>
                </m:sSupPr>
                <m:e>
                  <w:ins w:id="5878" w:author="The Si Tran" w:date="2012-12-06T03:11:00Z">
                    <m:r>
                      <m:t>(</m:t>
                    </m:r>
                  </w:ins>
                  <m:sSub>
                    <m:sSubPr>
                      <m:ctrlPr>
                        <w:ins w:id="5879" w:author="The Si Tran" w:date="2012-12-06T03:11:00Z">
                          <w:rPr/>
                        </w:ins>
                      </m:ctrlPr>
                    </m:sSubPr>
                    <m:e>
                      <w:ins w:id="5880" w:author="The Si Tran" w:date="2012-12-06T03:12:00Z">
                        <m:r>
                          <m:t>t</m:t>
                        </m:r>
                      </w:ins>
                    </m:e>
                    <m:sub>
                      <w:ins w:id="5881" w:author="The Si Tran" w:date="2012-12-06T03:12:00Z">
                        <m:r>
                          <m:t>k</m:t>
                        </m:r>
                      </w:ins>
                    </m:sub>
                  </m:sSub>
                  <w:ins w:id="5882" w:author="The Si Tran" w:date="2012-12-06T03:12:00Z">
                    <m:r>
                      <m:t>-</m:t>
                    </m:r>
                  </w:ins>
                  <m:sSub>
                    <m:sSubPr>
                      <m:ctrlPr>
                        <w:ins w:id="5883" w:author="The Si Tran" w:date="2012-12-06T03:12:00Z">
                          <w:rPr/>
                        </w:ins>
                      </m:ctrlPr>
                    </m:sSubPr>
                    <m:e>
                      <w:ins w:id="5884" w:author="The Si Tran" w:date="2012-12-06T03:12:00Z">
                        <m:r>
                          <m:t>o</m:t>
                        </m:r>
                      </w:ins>
                    </m:e>
                    <m:sub>
                      <w:ins w:id="5885" w:author="The Si Tran" w:date="2012-12-06T03:12:00Z">
                        <m:r>
                          <m:t>k</m:t>
                        </m:r>
                      </w:ins>
                    </m:sub>
                  </m:sSub>
                  <w:ins w:id="5886" w:author="The Si Tran" w:date="2012-12-06T03:11:00Z">
                    <m:r>
                      <m:t>)</m:t>
                    </m:r>
                  </w:ins>
                </m:e>
                <m:sup>
                  <w:ins w:id="5887" w:author="The Si Tran" w:date="2012-12-06T03:11:00Z">
                    <m:r>
                      <m:t>2</m:t>
                    </m:r>
                  </w:ins>
                </m:sup>
              </m:sSup>
              <m:ctrlPr>
                <w:ins w:id="5888" w:author="The Si Tran" w:date="2012-12-06T03:11:00Z">
                  <w:rPr>
                    <w:rPrChange w:id="5889" w:author="The Si Tran" w:date="2012-12-14T06:16:00Z">
                      <w:rPr>
                        <w:i/>
                      </w:rPr>
                    </w:rPrChange>
                  </w:rPr>
                </w:ins>
              </m:ctrlPr>
            </m:e>
          </m:nary>
        </m:oMath>
      </m:oMathPara>
    </w:p>
    <w:p w14:paraId="607FB1B2" w14:textId="6A52AD20" w:rsidR="0088753F" w:rsidRPr="0049233F" w:rsidDel="00EF4DD4" w:rsidRDefault="00BC0EFC" w:rsidP="0088753F">
      <w:pPr>
        <w:pStyle w:val="ListParagraph"/>
        <w:spacing w:after="0" w:line="360" w:lineRule="auto"/>
        <w:ind w:left="0"/>
        <w:rPr>
          <w:del w:id="5890" w:author="The Si Tran" w:date="2012-12-06T03:13:00Z"/>
          <w:rFonts w:ascii="Times New Roman" w:hAnsi="Times New Roman"/>
          <w:sz w:val="26"/>
          <w:szCs w:val="26"/>
        </w:rPr>
      </w:pPr>
      <w:ins w:id="5891" w:author="The Si Tran" w:date="2012-12-14T05:40:00Z">
        <w:r w:rsidRPr="007C782C">
          <w:rPr>
            <w:noProof/>
            <w:szCs w:val="26"/>
            <w:rPrChange w:id="5892" w:author="Unknown">
              <w:rPr>
                <w:noProof/>
              </w:rPr>
            </w:rPrChange>
          </w:rPr>
          <mc:AlternateContent>
            <mc:Choice Requires="wps">
              <w:drawing>
                <wp:anchor distT="0" distB="0" distL="114300" distR="114300" simplePos="0" relativeHeight="251639296" behindDoc="0" locked="0" layoutInCell="1" allowOverlap="1" wp14:anchorId="0B6A6565" wp14:editId="6EFB6DAC">
                  <wp:simplePos x="0" y="0"/>
                  <wp:positionH relativeFrom="column">
                    <wp:posOffset>5220335</wp:posOffset>
                  </wp:positionH>
                  <wp:positionV relativeFrom="paragraph">
                    <wp:posOffset>414271</wp:posOffset>
                  </wp:positionV>
                  <wp:extent cx="531628" cy="361950"/>
                  <wp:effectExtent l="0" t="0" r="1905" b="0"/>
                  <wp:wrapNone/>
                  <wp:docPr id="209" name="Text Box 209"/>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0D008" w14:textId="683B4FBD" w:rsidR="00BC0EFC" w:rsidRDefault="00BC0EFC" w:rsidP="00BC0EFC">
                              <w:ins w:id="5893" w:author="The Si Tran" w:date="2012-12-06T02:41:00Z">
                                <w:r>
                                  <w:t>(4.</w:t>
                                </w:r>
                              </w:ins>
                              <w:ins w:id="5894" w:author="The Si Tran" w:date="2012-12-06T02:44:00Z">
                                <w:r>
                                  <w:t>8</w:t>
                                </w:r>
                              </w:ins>
                              <w:ins w:id="5895"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6A6565" id="Text Box 209" o:spid="_x0000_s1097" type="#_x0000_t202" style="position:absolute;margin-left:411.05pt;margin-top:32.6pt;width:41.85pt;height:28.5pt;z-index:251639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" fillcolor="white [3201]" stroked="f" strokeweight=".5pt">
                  <v:textbox>
                    <w:txbxContent>
                      <w:p w14:paraId="2AB0D008" w14:textId="683B4FBD" w:rsidR="00BC0EFC" w:rsidRDefault="00BC0EFC" w:rsidP="00BC0EFC">
                        <w:ins w:id="5896" w:author="The Si Tran" w:date="2012-12-06T02:41:00Z">
                          <w:r>
                            <w:t>(4.</w:t>
                          </w:r>
                        </w:ins>
                        <w:ins w:id="5897" w:author="The Si Tran" w:date="2012-12-06T02:44:00Z">
                          <w:r>
                            <w:t>8</w:t>
                          </w:r>
                        </w:ins>
                        <w:ins w:id="5898" w:author="The Si Tran" w:date="2012-12-06T02:41:00Z">
                          <w:r>
                            <w:t>)</w:t>
                          </w:r>
                        </w:ins>
                      </w:p>
                    </w:txbxContent>
                  </v:textbox>
                </v:shape>
              </w:pict>
            </mc:Fallback>
          </mc:AlternateContent>
        </w:r>
      </w:ins>
      <w:r w:rsidR="0088753F" w:rsidRPr="0049233F">
        <w:rPr>
          <w:rFonts w:ascii="Times New Roman" w:hAnsi="Times New Roman"/>
          <w:sz w:val="26"/>
          <w:szCs w:val="26"/>
        </w:rPr>
        <w:t xml:space="preserve"> </w:t>
      </w:r>
      <w:del w:id="5899" w:author="The Si Tran" w:date="2012-12-06T03:13:00Z">
        <w:r w:rsidR="0088753F" w:rsidRPr="0049233F" w:rsidDel="00EF4DD4">
          <w:rPr>
            <w:rFonts w:ascii="Times New Roman" w:hAnsi="Times New Roman"/>
            <w:sz w:val="26"/>
            <w:szCs w:val="26"/>
          </w:rPr>
          <w:tab/>
        </w:r>
        <w:r w:rsidR="0088753F" w:rsidRPr="00AF1345" w:rsidDel="00EF4DD4">
          <w:rPr>
            <w:rFonts w:ascii="Times New Roman" w:hAnsi="Times New Roman"/>
            <w:position w:val="-30"/>
            <w:sz w:val="26"/>
            <w:szCs w:val="26"/>
          </w:rPr>
          <w:object w:dxaOrig="2659" w:dyaOrig="680" w14:anchorId="7F386864">
            <v:shape id="_x0000_i1126" type="#_x0000_t75" style="width:184.2pt;height:46.9pt" o:ole="">
              <v:imagedata r:id="rId253" o:title=""/>
            </v:shape>
            <o:OLEObject Type="Embed" ProgID="Equation.DSMT4" ShapeID="_x0000_i1126" DrawAspect="Content" ObjectID="_1416977659" r:id="rId254"/>
          </w:object>
        </w:r>
      </w:del>
    </w:p>
    <w:p w14:paraId="1DD0E63D" w14:textId="5A6E6883" w:rsidR="0088753F" w:rsidRDefault="0088753F" w:rsidP="0088753F">
      <w:pPr>
        <w:pStyle w:val="ListParagraph"/>
        <w:spacing w:after="0" w:line="360" w:lineRule="auto"/>
        <w:ind w:left="0"/>
        <w:rPr>
          <w:ins w:id="5900" w:author="The Si Tran" w:date="2012-12-06T03:13:00Z"/>
          <w:rFonts w:ascii="Times New Roman" w:hAnsi="Times New Roman"/>
          <w:sz w:val="26"/>
          <w:szCs w:val="26"/>
        </w:rPr>
      </w:pPr>
      <w:r w:rsidRPr="0049233F">
        <w:rPr>
          <w:rFonts w:ascii="Times New Roman" w:hAnsi="Times New Roman"/>
          <w:sz w:val="26"/>
          <w:szCs w:val="26"/>
        </w:rPr>
        <w:t xml:space="preserve">Đạo hàm </w:t>
      </w:r>
      <m:oMath>
        <m:f>
          <m:fPr>
            <m:ctrlPr>
              <w:ins w:id="5901" w:author="The Si Tran" w:date="2012-12-06T03:13:00Z">
                <w:rPr>
                  <w:rFonts w:ascii="Cambria Math" w:eastAsia="Times New Roman" w:hAnsi="Cambria Math"/>
                  <w:i/>
                  <w:sz w:val="26"/>
                  <w:szCs w:val="26"/>
                </w:rPr>
              </w:ins>
            </m:ctrlPr>
          </m:fPr>
          <m:num>
            <w:ins w:id="5902" w:author="The Si Tran" w:date="2012-12-06T03:13:00Z">
              <m:r>
                <w:rPr>
                  <w:rFonts w:ascii="Cambria Math" w:eastAsia="Times New Roman" w:hAnsi="Cambria Math"/>
                  <w:sz w:val="26"/>
                  <w:szCs w:val="26"/>
                </w:rPr>
                <m:t>∂</m:t>
              </m:r>
            </w:ins>
          </m:num>
          <m:den>
            <w:ins w:id="5903" w:author="The Si Tran" w:date="2012-12-06T03:13:00Z">
              <m:r>
                <w:rPr>
                  <w:rFonts w:ascii="Cambria Math" w:eastAsia="Times New Roman" w:hAnsi="Cambria Math"/>
                  <w:sz w:val="26"/>
                  <w:szCs w:val="26"/>
                </w:rPr>
                <m:t>∂</m:t>
              </m:r>
            </w:ins>
            <m:sSub>
              <m:sSubPr>
                <m:ctrlPr>
                  <w:ins w:id="5904" w:author="The Si Tran" w:date="2012-12-06T03:13:00Z">
                    <w:rPr>
                      <w:rFonts w:ascii="Cambria Math" w:eastAsia="Times New Roman" w:hAnsi="Cambria Math"/>
                      <w:i/>
                      <w:sz w:val="26"/>
                      <w:szCs w:val="26"/>
                    </w:rPr>
                  </w:ins>
                </m:ctrlPr>
              </m:sSubPr>
              <m:e>
                <w:ins w:id="5905" w:author="The Si Tran" w:date="2012-12-06T03:13:00Z">
                  <m:r>
                    <w:rPr>
                      <w:rFonts w:ascii="Cambria Math" w:eastAsia="Times New Roman" w:hAnsi="Cambria Math"/>
                      <w:sz w:val="26"/>
                      <w:szCs w:val="26"/>
                    </w:rPr>
                    <m:t>o</m:t>
                  </m:r>
                </w:ins>
              </m:e>
              <m:sub>
                <w:ins w:id="5906" w:author="The Si Tran" w:date="2012-12-06T03:13:00Z">
                  <m:r>
                    <w:rPr>
                      <w:rFonts w:ascii="Cambria Math" w:eastAsia="Times New Roman" w:hAnsi="Cambria Math"/>
                      <w:sz w:val="26"/>
                      <w:szCs w:val="26"/>
                    </w:rPr>
                    <m:t>i</m:t>
                  </m:r>
                </w:ins>
              </m:sub>
            </m:sSub>
          </m:den>
        </m:f>
        <m:sSup>
          <m:sSupPr>
            <m:ctrlPr>
              <w:ins w:id="5907" w:author="The Si Tran" w:date="2012-12-06T03:13:00Z">
                <w:rPr>
                  <w:rFonts w:ascii="Cambria Math" w:eastAsia="Times New Roman" w:hAnsi="Cambria Math"/>
                  <w:i/>
                  <w:sz w:val="26"/>
                  <w:szCs w:val="26"/>
                </w:rPr>
              </w:ins>
            </m:ctrlPr>
          </m:sSupPr>
          <m:e>
            <w:ins w:id="5908" w:author="The Si Tran" w:date="2012-12-06T03:13:00Z">
              <m:r>
                <w:rPr>
                  <w:rFonts w:ascii="Cambria Math" w:eastAsia="Times New Roman" w:hAnsi="Cambria Math"/>
                  <w:sz w:val="26"/>
                  <w:szCs w:val="26"/>
                </w:rPr>
                <m:t>(</m:t>
              </m:r>
            </w:ins>
            <m:sSub>
              <m:sSubPr>
                <m:ctrlPr>
                  <w:ins w:id="5909" w:author="The Si Tran" w:date="2012-12-06T03:13:00Z">
                    <w:rPr>
                      <w:rFonts w:ascii="Cambria Math" w:eastAsia="Times New Roman" w:hAnsi="Cambria Math"/>
                      <w:i/>
                      <w:sz w:val="26"/>
                      <w:szCs w:val="26"/>
                    </w:rPr>
                  </w:ins>
                </m:ctrlPr>
              </m:sSubPr>
              <m:e>
                <w:ins w:id="5910" w:author="The Si Tran" w:date="2012-12-06T03:13:00Z">
                  <m:r>
                    <w:rPr>
                      <w:rFonts w:ascii="Cambria Math" w:eastAsia="Times New Roman" w:hAnsi="Cambria Math"/>
                      <w:sz w:val="26"/>
                      <w:szCs w:val="26"/>
                    </w:rPr>
                    <m:t>t</m:t>
                  </m:r>
                </w:ins>
              </m:e>
              <m:sub>
                <w:ins w:id="5911" w:author="The Si Tran" w:date="2012-12-06T03:13:00Z">
                  <m:r>
                    <w:rPr>
                      <w:rFonts w:ascii="Cambria Math" w:eastAsia="Times New Roman" w:hAnsi="Cambria Math"/>
                      <w:sz w:val="26"/>
                      <w:szCs w:val="26"/>
                    </w:rPr>
                    <m:t>k</m:t>
                  </m:r>
                </w:ins>
              </m:sub>
            </m:sSub>
            <w:ins w:id="5912" w:author="The Si Tran" w:date="2012-12-06T03:13:00Z">
              <m:r>
                <w:rPr>
                  <w:rFonts w:ascii="Cambria Math" w:eastAsia="Times New Roman" w:hAnsi="Cambria Math"/>
                  <w:sz w:val="26"/>
                  <w:szCs w:val="26"/>
                </w:rPr>
                <m:t>-</m:t>
              </m:r>
            </w:ins>
            <m:sSub>
              <m:sSubPr>
                <m:ctrlPr>
                  <w:ins w:id="5913" w:author="The Si Tran" w:date="2012-12-06T03:13:00Z">
                    <w:rPr>
                      <w:rFonts w:ascii="Cambria Math" w:eastAsia="Times New Roman" w:hAnsi="Cambria Math"/>
                      <w:i/>
                      <w:sz w:val="26"/>
                      <w:szCs w:val="26"/>
                    </w:rPr>
                  </w:ins>
                </m:ctrlPr>
              </m:sSubPr>
              <m:e>
                <w:ins w:id="5914" w:author="The Si Tran" w:date="2012-12-06T03:13:00Z">
                  <m:r>
                    <w:rPr>
                      <w:rFonts w:ascii="Cambria Math" w:eastAsia="Times New Roman" w:hAnsi="Cambria Math"/>
                      <w:sz w:val="26"/>
                      <w:szCs w:val="26"/>
                    </w:rPr>
                    <m:t>o</m:t>
                  </m:r>
                </w:ins>
              </m:e>
              <m:sub>
                <w:ins w:id="5915" w:author="The Si Tran" w:date="2012-12-06T03:13:00Z">
                  <m:r>
                    <w:rPr>
                      <w:rFonts w:ascii="Cambria Math" w:eastAsia="Times New Roman" w:hAnsi="Cambria Math"/>
                      <w:sz w:val="26"/>
                      <w:szCs w:val="26"/>
                    </w:rPr>
                    <m:t>k</m:t>
                  </m:r>
                </w:ins>
              </m:sub>
            </m:sSub>
            <w:ins w:id="5916" w:author="The Si Tran" w:date="2012-12-06T03:13:00Z">
              <m:r>
                <w:rPr>
                  <w:rFonts w:ascii="Cambria Math" w:eastAsia="Times New Roman" w:hAnsi="Cambria Math"/>
                  <w:sz w:val="26"/>
                  <w:szCs w:val="26"/>
                </w:rPr>
                <m:t>)</m:t>
              </m:r>
            </w:ins>
          </m:e>
          <m:sup>
            <w:ins w:id="5917" w:author="The Si Tran" w:date="2012-12-06T03:13:00Z">
              <m:r>
                <w:rPr>
                  <w:rFonts w:ascii="Cambria Math" w:eastAsia="Times New Roman" w:hAnsi="Cambria Math"/>
                  <w:sz w:val="26"/>
                  <w:szCs w:val="26"/>
                </w:rPr>
                <m:t>2</m:t>
              </m:r>
            </w:ins>
          </m:sup>
        </m:sSup>
      </m:oMath>
      <w:del w:id="5918" w:author="The Si Tran" w:date="2012-12-06T03:13:00Z">
        <w:r w:rsidRPr="00AF1345" w:rsidDel="00EF4DD4">
          <w:rPr>
            <w:rFonts w:ascii="Times New Roman" w:hAnsi="Times New Roman"/>
            <w:position w:val="-32"/>
            <w:sz w:val="26"/>
            <w:szCs w:val="26"/>
          </w:rPr>
          <w:object w:dxaOrig="1300" w:dyaOrig="700" w14:anchorId="3209CE0C">
            <v:shape id="_x0000_i1127" type="#_x0000_t75" style="width:65.3pt;height:35.15pt" o:ole="">
              <v:imagedata r:id="rId255" o:title=""/>
            </v:shape>
            <o:OLEObject Type="Embed" ProgID="Equation.DSMT4" ShapeID="_x0000_i1127" DrawAspect="Content" ObjectID="_1416977660" r:id="rId256"/>
          </w:object>
        </w:r>
      </w:del>
      <w:r w:rsidRPr="0049233F">
        <w:rPr>
          <w:rFonts w:ascii="Times New Roman" w:hAnsi="Times New Roman"/>
          <w:sz w:val="26"/>
          <w:szCs w:val="26"/>
        </w:rPr>
        <w:t xml:space="preserve"> bằng 0 đối với mỗi giá trị </w:t>
      </w:r>
      <w:r w:rsidRPr="0049233F">
        <w:rPr>
          <w:rFonts w:ascii="Times New Roman" w:hAnsi="Times New Roman"/>
          <w:i/>
          <w:sz w:val="26"/>
          <w:szCs w:val="26"/>
        </w:rPr>
        <w:t>k</w:t>
      </w:r>
      <w:r w:rsidRPr="0049233F">
        <w:rPr>
          <w:rFonts w:ascii="Times New Roman" w:hAnsi="Times New Roman"/>
          <w:sz w:val="26"/>
          <w:szCs w:val="26"/>
        </w:rPr>
        <w:t xml:space="preserve"> khác </w:t>
      </w:r>
      <w:r w:rsidRPr="0049233F">
        <w:rPr>
          <w:rFonts w:ascii="Times New Roman" w:hAnsi="Times New Roman"/>
          <w:i/>
          <w:sz w:val="26"/>
          <w:szCs w:val="26"/>
        </w:rPr>
        <w:t>i</w:t>
      </w:r>
      <w:r w:rsidRPr="0049233F">
        <w:rPr>
          <w:rFonts w:ascii="Times New Roman" w:hAnsi="Times New Roman"/>
          <w:sz w:val="26"/>
          <w:szCs w:val="26"/>
        </w:rPr>
        <w:t xml:space="preserve"> nên</w:t>
      </w:r>
      <w:ins w:id="5919" w:author="The Si Tran" w:date="2012-12-14T05:40:00Z">
        <w:r w:rsidR="00BC0EFC">
          <w:rPr>
            <w:rFonts w:ascii="Times New Roman" w:hAnsi="Times New Roman"/>
            <w:sz w:val="26"/>
            <w:szCs w:val="26"/>
          </w:rPr>
          <w:t xml:space="preserve"> </w:t>
        </w:r>
      </w:ins>
    </w:p>
    <w:p w14:paraId="721D6D33" w14:textId="706DA5D1" w:rsidR="00EF4DD4" w:rsidRPr="0008713C" w:rsidRDefault="0056499D" w:rsidP="0008713C">
      <w:pPr>
        <w:pStyle w:val="Equation"/>
        <w:rPr>
          <w:rFonts w:ascii="Times New Roman" w:hAnsi="Times New Roman"/>
          <w:rPrChange w:id="5920" w:author="The Si Tran" w:date="2012-12-14T06:16:00Z">
            <w:rPr>
              <w:rFonts w:ascii="Times New Roman" w:hAnsi="Times New Roman"/>
            </w:rPr>
          </w:rPrChange>
        </w:rPr>
        <w:pPrChange w:id="5921" w:author="The Si Tran" w:date="2012-12-14T06:16:00Z">
          <w:pPr>
            <w:pStyle w:val="ListParagraph"/>
            <w:spacing w:after="0" w:line="360" w:lineRule="auto"/>
            <w:ind w:left="0"/>
          </w:pPr>
        </w:pPrChange>
      </w:pPr>
      <m:oMathPara>
        <m:oMathParaPr>
          <m:jc m:val="center"/>
        </m:oMathParaPr>
        <m:oMath>
          <m:f>
            <m:fPr>
              <m:ctrlPr>
                <w:ins w:id="5922" w:author="The Si Tran" w:date="2012-12-06T03:13:00Z">
                  <w:rPr/>
                </w:ins>
              </m:ctrlPr>
            </m:fPr>
            <m:num>
              <w:ins w:id="5923" w:author="The Si Tran" w:date="2012-12-06T03:13:00Z">
                <m:r>
                  <m:t>∂E</m:t>
                </m:r>
              </w:ins>
            </m:num>
            <m:den>
              <w:ins w:id="5924" w:author="The Si Tran" w:date="2012-12-06T03:13:00Z">
                <m:r>
                  <m:t>∂</m:t>
                </m:r>
              </w:ins>
              <m:sSub>
                <m:sSubPr>
                  <m:ctrlPr>
                    <w:ins w:id="5925" w:author="The Si Tran" w:date="2012-12-06T03:13:00Z">
                      <w:rPr/>
                    </w:ins>
                  </m:ctrlPr>
                </m:sSubPr>
                <m:e>
                  <w:ins w:id="5926" w:author="The Si Tran" w:date="2012-12-06T03:13:00Z">
                    <m:r>
                      <m:t>o</m:t>
                    </m:r>
                  </w:ins>
                </m:e>
                <m:sub>
                  <w:ins w:id="5927" w:author="The Si Tran" w:date="2012-12-06T03:13:00Z">
                    <m:r>
                      <m:t>i</m:t>
                    </m:r>
                  </w:ins>
                </m:sub>
              </m:sSub>
            </m:den>
          </m:f>
          <w:ins w:id="5928" w:author="The Si Tran" w:date="2012-12-06T03:13:00Z">
            <m:r>
              <m:t>=</m:t>
            </m:r>
          </w:ins>
          <m:f>
            <m:fPr>
              <m:ctrlPr>
                <w:ins w:id="5929" w:author="The Si Tran" w:date="2012-12-06T03:14:00Z">
                  <w:rPr/>
                </w:ins>
              </m:ctrlPr>
            </m:fPr>
            <m:num>
              <w:ins w:id="5930" w:author="The Si Tran" w:date="2012-12-06T03:14:00Z">
                <m:r>
                  <m:t>∂</m:t>
                </m:r>
              </w:ins>
            </m:num>
            <m:den>
              <w:ins w:id="5931" w:author="The Si Tran" w:date="2012-12-06T03:14:00Z">
                <m:r>
                  <m:t>∂</m:t>
                </m:r>
              </w:ins>
              <m:sSub>
                <m:sSubPr>
                  <m:ctrlPr>
                    <w:ins w:id="5932" w:author="The Si Tran" w:date="2012-12-06T03:14:00Z">
                      <w:rPr/>
                    </w:ins>
                  </m:ctrlPr>
                </m:sSubPr>
                <m:e>
                  <w:ins w:id="5933" w:author="The Si Tran" w:date="2012-12-06T03:14:00Z">
                    <m:r>
                      <m:t>o</m:t>
                    </m:r>
                  </w:ins>
                </m:e>
                <m:sub>
                  <w:ins w:id="5934" w:author="The Si Tran" w:date="2012-12-06T03:14:00Z">
                    <m:r>
                      <m:t>i</m:t>
                    </m:r>
                  </w:ins>
                </m:sub>
              </m:sSub>
            </m:den>
          </m:f>
          <m:sSup>
            <m:sSupPr>
              <m:ctrlPr>
                <w:ins w:id="5935" w:author="The Si Tran" w:date="2012-12-06T03:14:00Z">
                  <w:rPr/>
                </w:ins>
              </m:ctrlPr>
            </m:sSupPr>
            <m:e>
              <w:ins w:id="5936" w:author="The Si Tran" w:date="2012-12-06T03:14:00Z">
                <m:r>
                  <m:t>(</m:t>
                </m:r>
              </w:ins>
              <m:sSub>
                <m:sSubPr>
                  <m:ctrlPr>
                    <w:ins w:id="5937" w:author="The Si Tran" w:date="2012-12-06T03:14:00Z">
                      <w:rPr/>
                    </w:ins>
                  </m:ctrlPr>
                </m:sSubPr>
                <m:e>
                  <w:ins w:id="5938" w:author="The Si Tran" w:date="2012-12-06T03:14:00Z">
                    <m:r>
                      <m:t>t</m:t>
                    </m:r>
                  </w:ins>
                </m:e>
                <m:sub>
                  <w:ins w:id="5939" w:author="The Si Tran" w:date="2012-12-06T03:14:00Z">
                    <m:r>
                      <m:t>i</m:t>
                    </m:r>
                  </w:ins>
                </m:sub>
              </m:sSub>
              <w:ins w:id="5940" w:author="The Si Tran" w:date="2012-12-06T03:14:00Z">
                <m:r>
                  <m:t>-</m:t>
                </m:r>
              </w:ins>
              <m:sSub>
                <m:sSubPr>
                  <m:ctrlPr>
                    <w:ins w:id="5941" w:author="The Si Tran" w:date="2012-12-06T03:14:00Z">
                      <w:rPr/>
                    </w:ins>
                  </m:ctrlPr>
                </m:sSubPr>
                <m:e>
                  <w:ins w:id="5942" w:author="The Si Tran" w:date="2012-12-06T03:14:00Z">
                    <m:r>
                      <m:t>o</m:t>
                    </m:r>
                  </w:ins>
                </m:e>
                <m:sub>
                  <w:ins w:id="5943" w:author="The Si Tran" w:date="2012-12-06T03:14:00Z">
                    <m:r>
                      <m:t>i</m:t>
                    </m:r>
                  </w:ins>
                </m:sub>
              </m:sSub>
              <w:ins w:id="5944" w:author="The Si Tran" w:date="2012-12-06T03:14:00Z">
                <m:r>
                  <m:t>)</m:t>
                </m:r>
              </w:ins>
            </m:e>
            <m:sup>
              <w:ins w:id="5945" w:author="The Si Tran" w:date="2012-12-06T03:14:00Z">
                <m:r>
                  <m:t>2</m:t>
                </m:r>
              </w:ins>
            </m:sup>
          </m:sSup>
          <w:ins w:id="5946" w:author="The Si Tran" w:date="2012-12-06T03:14:00Z">
            <m:r>
              <m:t>=</m:t>
            </m:r>
          </w:ins>
          <m:f>
            <m:fPr>
              <m:ctrlPr>
                <w:ins w:id="5947" w:author="The Si Tran" w:date="2012-12-06T03:14:00Z">
                  <w:rPr/>
                </w:ins>
              </m:ctrlPr>
            </m:fPr>
            <m:num>
              <w:ins w:id="5948" w:author="The Si Tran" w:date="2012-12-06T03:14:00Z">
                <m:r>
                  <m:t>1</m:t>
                </m:r>
              </w:ins>
            </m:num>
            <m:den>
              <w:ins w:id="5949" w:author="The Si Tran" w:date="2012-12-06T03:14:00Z">
                <m:r>
                  <m:t>2</m:t>
                </m:r>
              </w:ins>
            </m:den>
          </m:f>
          <w:ins w:id="5950" w:author="The Si Tran" w:date="2012-12-06T03:14:00Z">
            <m:r>
              <m:t>2</m:t>
            </m:r>
          </w:ins>
          <m:d>
            <m:dPr>
              <m:ctrlPr>
                <w:ins w:id="5951" w:author="The Si Tran" w:date="2012-12-06T03:14:00Z">
                  <w:rPr/>
                </w:ins>
              </m:ctrlPr>
            </m:dPr>
            <m:e>
              <m:sSub>
                <m:sSubPr>
                  <m:ctrlPr>
                    <w:ins w:id="5952" w:author="The Si Tran" w:date="2012-12-06T03:14:00Z">
                      <w:rPr/>
                    </w:ins>
                  </m:ctrlPr>
                </m:sSubPr>
                <m:e>
                  <w:ins w:id="5953" w:author="The Si Tran" w:date="2012-12-06T03:14:00Z">
                    <m:r>
                      <m:t>t</m:t>
                    </m:r>
                  </w:ins>
                </m:e>
                <m:sub>
                  <w:ins w:id="5954" w:author="The Si Tran" w:date="2012-12-06T03:14:00Z">
                    <m:r>
                      <m:t>i</m:t>
                    </m:r>
                  </w:ins>
                </m:sub>
              </m:sSub>
              <w:ins w:id="5955" w:author="The Si Tran" w:date="2012-12-06T03:14:00Z">
                <m:r>
                  <m:t>-</m:t>
                </m:r>
              </w:ins>
              <m:sSub>
                <m:sSubPr>
                  <m:ctrlPr>
                    <w:ins w:id="5956" w:author="The Si Tran" w:date="2012-12-06T03:14:00Z">
                      <w:rPr/>
                    </w:ins>
                  </m:ctrlPr>
                </m:sSubPr>
                <m:e>
                  <w:ins w:id="5957" w:author="The Si Tran" w:date="2012-12-06T03:14:00Z">
                    <m:r>
                      <m:t>o</m:t>
                    </m:r>
                  </w:ins>
                </m:e>
                <m:sub>
                  <w:ins w:id="5958" w:author="The Si Tran" w:date="2012-12-06T03:14:00Z">
                    <m:r>
                      <m:t>i</m:t>
                    </m:r>
                  </w:ins>
                </m:sub>
              </m:sSub>
            </m:e>
          </m:d>
          <m:f>
            <m:fPr>
              <m:ctrlPr>
                <w:ins w:id="5959" w:author="The Si Tran" w:date="2012-12-06T03:14:00Z">
                  <w:rPr/>
                </w:ins>
              </m:ctrlPr>
            </m:fPr>
            <m:num>
              <w:ins w:id="5960" w:author="The Si Tran" w:date="2012-12-06T03:14:00Z">
                <m:r>
                  <m:t>∂</m:t>
                </m:r>
              </w:ins>
              <m:d>
                <m:dPr>
                  <m:ctrlPr>
                    <w:ins w:id="5961" w:author="The Si Tran" w:date="2012-12-06T03:14:00Z">
                      <w:rPr/>
                    </w:ins>
                  </m:ctrlPr>
                </m:dPr>
                <m:e>
                  <m:sSub>
                    <m:sSubPr>
                      <m:ctrlPr>
                        <w:ins w:id="5962" w:author="The Si Tran" w:date="2012-12-06T03:14:00Z">
                          <w:rPr/>
                        </w:ins>
                      </m:ctrlPr>
                    </m:sSubPr>
                    <m:e>
                      <w:ins w:id="5963" w:author="The Si Tran" w:date="2012-12-06T03:14:00Z">
                        <m:r>
                          <m:t>t</m:t>
                        </m:r>
                      </w:ins>
                    </m:e>
                    <m:sub>
                      <w:ins w:id="5964" w:author="The Si Tran" w:date="2012-12-06T03:14:00Z">
                        <m:r>
                          <m:t>i</m:t>
                        </m:r>
                      </w:ins>
                    </m:sub>
                  </m:sSub>
                  <w:ins w:id="5965" w:author="The Si Tran" w:date="2012-12-06T03:14:00Z">
                    <m:r>
                      <m:t>-</m:t>
                    </m:r>
                  </w:ins>
                  <m:sSub>
                    <m:sSubPr>
                      <m:ctrlPr>
                        <w:ins w:id="5966" w:author="The Si Tran" w:date="2012-12-06T03:14:00Z">
                          <w:rPr/>
                        </w:ins>
                      </m:ctrlPr>
                    </m:sSubPr>
                    <m:e>
                      <w:ins w:id="5967" w:author="The Si Tran" w:date="2012-12-06T03:14:00Z">
                        <m:r>
                          <m:t>o</m:t>
                        </m:r>
                      </w:ins>
                    </m:e>
                    <m:sub>
                      <w:ins w:id="5968" w:author="The Si Tran" w:date="2012-12-06T03:14:00Z">
                        <m:r>
                          <m:t>i</m:t>
                        </m:r>
                      </w:ins>
                    </m:sub>
                  </m:sSub>
                </m:e>
              </m:d>
            </m:num>
            <m:den>
              <w:ins w:id="5969" w:author="The Si Tran" w:date="2012-12-06T03:14:00Z">
                <m:r>
                  <m:t>∂</m:t>
                </m:r>
              </w:ins>
              <m:sSub>
                <m:sSubPr>
                  <m:ctrlPr>
                    <w:ins w:id="5970" w:author="The Si Tran" w:date="2012-12-06T03:15:00Z">
                      <w:rPr/>
                    </w:ins>
                  </m:ctrlPr>
                </m:sSubPr>
                <m:e>
                  <w:ins w:id="5971" w:author="The Si Tran" w:date="2012-12-06T03:15:00Z">
                    <m:r>
                      <m:t>o</m:t>
                    </m:r>
                  </w:ins>
                </m:e>
                <m:sub>
                  <w:ins w:id="5972" w:author="The Si Tran" w:date="2012-12-06T03:15:00Z">
                    <m:r>
                      <m:t>i</m:t>
                    </m:r>
                  </w:ins>
                </m:sub>
              </m:sSub>
            </m:den>
          </m:f>
          <w:ins w:id="5973" w:author="The Si Tran" w:date="2012-12-06T03:17:00Z">
            <m:r>
              <m:t>=-</m:t>
            </m:r>
          </w:ins>
          <m:d>
            <m:dPr>
              <m:ctrlPr>
                <w:ins w:id="5974" w:author="The Si Tran" w:date="2012-12-06T03:17:00Z">
                  <w:rPr/>
                </w:ins>
              </m:ctrlPr>
            </m:dPr>
            <m:e>
              <m:sSub>
                <m:sSubPr>
                  <m:ctrlPr>
                    <w:ins w:id="5975" w:author="The Si Tran" w:date="2012-12-06T03:17:00Z">
                      <w:rPr/>
                    </w:ins>
                  </m:ctrlPr>
                </m:sSubPr>
                <m:e>
                  <w:ins w:id="5976" w:author="The Si Tran" w:date="2012-12-06T03:17:00Z">
                    <m:r>
                      <m:t>t</m:t>
                    </m:r>
                  </w:ins>
                </m:e>
                <m:sub>
                  <w:ins w:id="5977" w:author="The Si Tran" w:date="2012-12-06T03:17:00Z">
                    <m:r>
                      <m:t>i</m:t>
                    </m:r>
                  </w:ins>
                </m:sub>
              </m:sSub>
              <w:ins w:id="5978" w:author="The Si Tran" w:date="2012-12-06T03:17:00Z">
                <m:r>
                  <m:t>-</m:t>
                </m:r>
              </w:ins>
              <m:sSub>
                <m:sSubPr>
                  <m:ctrlPr>
                    <w:ins w:id="5979" w:author="The Si Tran" w:date="2012-12-06T03:17:00Z">
                      <w:rPr/>
                    </w:ins>
                  </m:ctrlPr>
                </m:sSubPr>
                <m:e>
                  <w:ins w:id="5980" w:author="The Si Tran" w:date="2012-12-06T03:17:00Z">
                    <m:r>
                      <m:t>o</m:t>
                    </m:r>
                  </w:ins>
                </m:e>
                <m:sub>
                  <w:ins w:id="5981" w:author="The Si Tran" w:date="2012-12-06T03:17:00Z">
                    <m:r>
                      <m:t>i</m:t>
                    </m:r>
                  </w:ins>
                </m:sub>
              </m:sSub>
              <m:ctrlPr>
                <w:ins w:id="5982" w:author="The Si Tran" w:date="2012-12-06T03:17:00Z">
                  <w:rPr>
                    <w:rPrChange w:id="5983" w:author="The Si Tran" w:date="2012-12-14T06:16:00Z">
                      <w:rPr>
                        <w:i/>
                      </w:rPr>
                    </w:rPrChange>
                  </w:rPr>
                </w:ins>
              </m:ctrlPr>
            </m:e>
          </m:d>
        </m:oMath>
      </m:oMathPara>
    </w:p>
    <w:p w14:paraId="6DF342D3" w14:textId="39CCF51B"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del w:id="5984" w:author="The Si Tran" w:date="2012-12-06T03:15:00Z">
        <w:r w:rsidRPr="00AF1345" w:rsidDel="00EF4DD4">
          <w:rPr>
            <w:rFonts w:ascii="Times New Roman" w:hAnsi="Times New Roman"/>
            <w:position w:val="-66"/>
            <w:sz w:val="26"/>
            <w:szCs w:val="26"/>
          </w:rPr>
          <w:object w:dxaOrig="3120" w:dyaOrig="1760" w14:anchorId="3D3276CE">
            <v:shape id="_x0000_i1128" type="#_x0000_t75" style="width:200.95pt;height:112.2pt" o:ole="">
              <v:imagedata r:id="rId257" o:title=""/>
            </v:shape>
            <o:OLEObject Type="Embed" ProgID="Equation.DSMT4" ShapeID="_x0000_i1128" DrawAspect="Content" ObjectID="_1416977661" r:id="rId258"/>
          </w:object>
        </w:r>
      </w:del>
    </w:p>
    <w:p w14:paraId="285777E3" w14:textId="1B352A76" w:rsidR="0088753F" w:rsidRDefault="00D21E01" w:rsidP="0088753F">
      <w:pPr>
        <w:pStyle w:val="ListParagraph"/>
        <w:spacing w:after="0" w:line="360" w:lineRule="auto"/>
        <w:ind w:left="0"/>
        <w:rPr>
          <w:ins w:id="5985" w:author="The Si Tran" w:date="2012-12-06T03:16:00Z"/>
          <w:rFonts w:ascii="Times New Roman" w:hAnsi="Times New Roman"/>
          <w:position w:val="-30"/>
          <w:sz w:val="26"/>
          <w:szCs w:val="26"/>
        </w:rPr>
      </w:pPr>
      <w:ins w:id="5986" w:author="The Si Tran" w:date="2012-12-14T05:42:00Z">
        <w:r w:rsidRPr="007C782C">
          <w:rPr>
            <w:noProof/>
            <w:szCs w:val="26"/>
            <w:rPrChange w:id="5987" w:author="Unknown">
              <w:rPr>
                <w:noProof/>
              </w:rPr>
            </w:rPrChange>
          </w:rPr>
          <mc:AlternateContent>
            <mc:Choice Requires="wps">
              <w:drawing>
                <wp:anchor distT="0" distB="0" distL="114300" distR="114300" simplePos="0" relativeHeight="251644416" behindDoc="0" locked="0" layoutInCell="1" allowOverlap="1" wp14:anchorId="559E3426" wp14:editId="3EAB5319">
                  <wp:simplePos x="0" y="0"/>
                  <wp:positionH relativeFrom="column">
                    <wp:posOffset>5230968</wp:posOffset>
                  </wp:positionH>
                  <wp:positionV relativeFrom="paragraph">
                    <wp:posOffset>500867</wp:posOffset>
                  </wp:positionV>
                  <wp:extent cx="531628" cy="361950"/>
                  <wp:effectExtent l="0" t="0" r="1905" b="0"/>
                  <wp:wrapNone/>
                  <wp:docPr id="210" name="Text Box 210"/>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03848" w14:textId="2CE95921" w:rsidR="00D21E01" w:rsidRDefault="00D21E01" w:rsidP="00BC0EFC">
                              <w:ins w:id="5988" w:author="The Si Tran" w:date="2012-12-06T02:41:00Z">
                                <w:r>
                                  <w:t>(4.</w:t>
                                </w:r>
                              </w:ins>
                              <w:ins w:id="5989" w:author="The Si Tran" w:date="2012-12-06T02:44:00Z">
                                <w:r>
                                  <w:t>9</w:t>
                                </w:r>
                              </w:ins>
                              <w:ins w:id="599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9E3426" id="Text Box 210" o:spid="_x0000_s1098" type="#_x0000_t202" style="position:absolute;margin-left:411.9pt;margin-top:39.45pt;width:41.85pt;height:28.5pt;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" fillcolor="white [3201]" stroked="f" strokeweight=".5pt">
                  <v:textbox>
                    <w:txbxContent>
                      <w:p w14:paraId="34A03848" w14:textId="2CE95921" w:rsidR="00D21E01" w:rsidRDefault="00D21E01" w:rsidP="00BC0EFC">
                        <w:ins w:id="5991" w:author="The Si Tran" w:date="2012-12-06T02:41:00Z">
                          <w:r>
                            <w:t>(4.</w:t>
                          </w:r>
                        </w:ins>
                        <w:ins w:id="5992" w:author="The Si Tran" w:date="2012-12-06T02:44:00Z">
                          <w:r>
                            <w:t>9</w:t>
                          </w:r>
                        </w:ins>
                        <w:ins w:id="5993" w:author="The Si Tran" w:date="2012-12-06T02:41:00Z">
                          <w:r>
                            <w:t>)</w:t>
                          </w:r>
                        </w:ins>
                      </w:p>
                    </w:txbxContent>
                  </v:textbox>
                </v:shape>
              </w:pict>
            </mc:Fallback>
          </mc:AlternateContent>
        </w:r>
      </w:ins>
      <w:r w:rsidR="0088753F" w:rsidRPr="0049233F">
        <w:rPr>
          <w:rFonts w:ascii="Times New Roman" w:hAnsi="Times New Roman"/>
          <w:position w:val="-30"/>
          <w:sz w:val="26"/>
          <w:szCs w:val="26"/>
        </w:rPr>
        <w:t>Thay (</w:t>
      </w:r>
      <w:ins w:id="5994" w:author="The Si Tran" w:date="2012-12-14T05:41:00Z">
        <w:r w:rsidR="00BC0EFC">
          <w:rPr>
            <w:rFonts w:ascii="Times New Roman" w:hAnsi="Times New Roman"/>
            <w:position w:val="-30"/>
            <w:sz w:val="26"/>
            <w:szCs w:val="26"/>
          </w:rPr>
          <w:t>4.</w:t>
        </w:r>
      </w:ins>
      <w:del w:id="5995"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8)  và (</w:t>
      </w:r>
      <w:ins w:id="5996" w:author="The Si Tran" w:date="2012-12-14T05:41:00Z">
        <w:r w:rsidR="00BC0EFC">
          <w:rPr>
            <w:rFonts w:ascii="Times New Roman" w:hAnsi="Times New Roman"/>
            <w:position w:val="-30"/>
            <w:sz w:val="26"/>
            <w:szCs w:val="26"/>
          </w:rPr>
          <w:t>4</w:t>
        </w:r>
      </w:ins>
      <w:del w:id="5997"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.6) vào (</w:t>
      </w:r>
      <w:ins w:id="5998" w:author="The Si Tran" w:date="2012-12-14T05:41:00Z">
        <w:r w:rsidR="00BC0EFC">
          <w:rPr>
            <w:rFonts w:ascii="Times New Roman" w:hAnsi="Times New Roman"/>
            <w:position w:val="-30"/>
            <w:sz w:val="26"/>
            <w:szCs w:val="26"/>
          </w:rPr>
          <w:t>4</w:t>
        </w:r>
      </w:ins>
      <w:del w:id="5999"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 xml:space="preserve">.5) ta được công thức tính đạo hàm riêng phần của hàm lỗi theo trọng số </w:t>
      </w:r>
      <w:r w:rsidR="0088753F" w:rsidRPr="0049233F">
        <w:rPr>
          <w:rFonts w:ascii="Times New Roman" w:hAnsi="Times New Roman"/>
          <w:i/>
          <w:position w:val="-30"/>
          <w:sz w:val="26"/>
          <w:szCs w:val="26"/>
        </w:rPr>
        <w:t>w</w:t>
      </w:r>
      <w:r w:rsidR="0088753F" w:rsidRPr="0049233F">
        <w:rPr>
          <w:rFonts w:ascii="Times New Roman" w:hAnsi="Times New Roman"/>
          <w:i/>
          <w:position w:val="-30"/>
          <w:sz w:val="26"/>
          <w:szCs w:val="26"/>
          <w:vertAlign w:val="subscript"/>
        </w:rPr>
        <w:t>ij</w:t>
      </w:r>
      <w:r w:rsidR="0088753F" w:rsidRPr="0049233F">
        <w:rPr>
          <w:rFonts w:ascii="Times New Roman" w:hAnsi="Times New Roman"/>
          <w:position w:val="-30"/>
          <w:sz w:val="26"/>
          <w:szCs w:val="26"/>
        </w:rPr>
        <w:t xml:space="preserve"> của đơn vị xuất </w:t>
      </w:r>
      <w:r w:rsidR="0088753F" w:rsidRPr="0049233F">
        <w:rPr>
          <w:rFonts w:ascii="Times New Roman" w:hAnsi="Times New Roman"/>
          <w:i/>
          <w:position w:val="-30"/>
          <w:sz w:val="26"/>
          <w:szCs w:val="26"/>
        </w:rPr>
        <w:t>i</w:t>
      </w:r>
      <w:r w:rsidR="0088753F" w:rsidRPr="0049233F">
        <w:rPr>
          <w:rFonts w:ascii="Times New Roman" w:hAnsi="Times New Roman"/>
          <w:position w:val="-30"/>
          <w:sz w:val="26"/>
          <w:szCs w:val="26"/>
        </w:rPr>
        <w:t xml:space="preserve"> </w:t>
      </w:r>
    </w:p>
    <w:p w14:paraId="3E9F1436" w14:textId="0638A081" w:rsidR="002D525D" w:rsidRPr="0008713C" w:rsidDel="002D525D" w:rsidRDefault="0056499D" w:rsidP="0008713C">
      <w:pPr>
        <w:pStyle w:val="Equation"/>
        <w:rPr>
          <w:del w:id="6000" w:author="The Si Tran" w:date="2012-12-06T03:18:00Z"/>
          <w:rFonts w:ascii="Times New Roman" w:hAnsi="Times New Roman"/>
          <w:position w:val="-30"/>
          <w:rPrChange w:id="6001" w:author="The Si Tran" w:date="2012-12-14T06:17:00Z">
            <w:rPr>
              <w:del w:id="6002" w:author="The Si Tran" w:date="2012-12-06T03:18:00Z"/>
              <w:rFonts w:ascii="Times New Roman" w:hAnsi="Times New Roman"/>
              <w:position w:val="-30"/>
            </w:rPr>
          </w:rPrChange>
        </w:rPr>
        <w:pPrChange w:id="6003" w:author="The Si Tran" w:date="2012-12-14T06:17:00Z">
          <w:pPr>
            <w:pStyle w:val="ListParagraph"/>
            <w:spacing w:after="0" w:line="360" w:lineRule="auto"/>
            <w:ind w:left="0"/>
          </w:pPr>
        </w:pPrChange>
      </w:pPr>
      <m:oMathPara>
        <m:oMath>
          <m:f>
            <m:fPr>
              <m:ctrlPr>
                <w:ins w:id="6004" w:author="The Si Tran" w:date="2012-12-06T03:16:00Z">
                  <w:rPr>
                    <w:rFonts w:eastAsia="Times New Roman"/>
                  </w:rPr>
                </w:ins>
              </m:ctrlPr>
            </m:fPr>
            <m:num>
              <w:ins w:id="6005" w:author="The Si Tran" w:date="2012-12-06T03:16:00Z">
                <m:r>
                  <w:rPr>
                    <w:rPrChange w:id="6006" w:author="The Si Tran" w:date="2012-12-06T03:19:00Z">
                      <w:rPr>
                        <w:rFonts w:ascii="Cambria Math" w:hAnsi="Cambria Math"/>
                        <w:szCs w:val="26"/>
                      </w:rPr>
                    </w:rPrChange>
                  </w:rPr>
                  <m:t>∂E</m:t>
                </m:r>
              </w:ins>
            </m:num>
            <m:den>
              <w:ins w:id="6007" w:author="The Si Tran" w:date="2012-12-06T03:16:00Z">
                <m:r>
                  <w:rPr>
                    <w:rPrChange w:id="6008" w:author="The Si Tran" w:date="2012-12-06T03:19:00Z">
                      <w:rPr>
                        <w:rFonts w:ascii="Cambria Math" w:hAnsi="Cambria Math"/>
                        <w:szCs w:val="26"/>
                      </w:rPr>
                    </w:rPrChange>
                  </w:rPr>
                  <m:t>∂</m:t>
                </m:r>
              </w:ins>
              <m:sSub>
                <m:sSubPr>
                  <m:ctrlPr>
                    <w:ins w:id="6009" w:author="The Si Tran" w:date="2012-12-06T03:16:00Z">
                      <w:rPr>
                        <w:rFonts w:eastAsia="Times New Roman"/>
                      </w:rPr>
                    </w:ins>
                  </m:ctrlPr>
                </m:sSubPr>
                <m:e>
                  <w:ins w:id="6010" w:author="The Si Tran" w:date="2012-12-06T03:16:00Z">
                    <m:r>
                      <w:rPr>
                        <w:rPrChange w:id="6011" w:author="The Si Tran" w:date="2012-12-06T03:19:00Z">
                          <w:rPr>
                            <w:rFonts w:ascii="Cambria Math" w:hAnsi="Cambria Math"/>
                            <w:szCs w:val="26"/>
                          </w:rPr>
                        </w:rPrChange>
                      </w:rPr>
                      <m:t>w</m:t>
                    </m:r>
                  </w:ins>
                </m:e>
                <m:sub>
                  <w:ins w:id="6012" w:author="The Si Tran" w:date="2012-12-06T03:16:00Z">
                    <m:r>
                      <w:rPr>
                        <w:rPrChange w:id="6013" w:author="The Si Tran" w:date="2012-12-06T03:19:00Z">
                          <w:rPr>
                            <w:rFonts w:ascii="Cambria Math" w:hAnsi="Cambria Math"/>
                            <w:szCs w:val="26"/>
                          </w:rPr>
                        </w:rPrChange>
                      </w:rPr>
                      <m:t>ij</m:t>
                    </m:r>
                  </w:ins>
                </m:sub>
              </m:sSub>
            </m:den>
          </m:f>
          <w:ins w:id="6014" w:author="The Si Tran" w:date="2012-12-06T03:16:00Z">
            <m:r>
              <w:rPr>
                <w:rPrChange w:id="6015" w:author="The Si Tran" w:date="2012-12-06T03:19:00Z">
                  <w:rPr>
                    <w:rFonts w:ascii="Cambria Math" w:hAnsi="Cambria Math"/>
                    <w:szCs w:val="26"/>
                  </w:rPr>
                </w:rPrChange>
              </w:rPr>
              <m:t>=</m:t>
            </m:r>
          </w:ins>
          <w:ins w:id="6016" w:author="The Si Tran" w:date="2012-12-06T03:18:00Z">
            <m:r>
              <w:rPr>
                <w:rPrChange w:id="6017" w:author="The Si Tran" w:date="2012-12-06T03:19:00Z">
                  <w:rPr>
                    <w:rFonts w:ascii="Cambria Math" w:hAnsi="Cambria Math"/>
                    <w:szCs w:val="26"/>
                  </w:rPr>
                </w:rPrChange>
              </w:rPr>
              <m:t>-</m:t>
            </m:r>
          </w:ins>
          <m:d>
            <m:dPr>
              <m:ctrlPr>
                <w:ins w:id="6018" w:author="The Si Tran" w:date="2012-12-06T03:17:00Z">
                  <w:rPr>
                    <w:rFonts w:eastAsia="Times New Roman"/>
                  </w:rPr>
                </w:ins>
              </m:ctrlPr>
            </m:dPr>
            <m:e>
              <m:sSub>
                <m:sSubPr>
                  <m:ctrlPr>
                    <w:ins w:id="6019" w:author="The Si Tran" w:date="2012-12-06T03:17:00Z">
                      <w:rPr>
                        <w:rFonts w:eastAsia="Times New Roman"/>
                      </w:rPr>
                    </w:ins>
                  </m:ctrlPr>
                </m:sSubPr>
                <m:e>
                  <w:ins w:id="6020" w:author="The Si Tran" w:date="2012-12-06T03:17:00Z">
                    <m:r>
                      <m:t>t</m:t>
                    </m:r>
                  </w:ins>
                </m:e>
                <m:sub>
                  <w:ins w:id="6021" w:author="The Si Tran" w:date="2012-12-06T03:17:00Z">
                    <m:r>
                      <m:t>i</m:t>
                    </m:r>
                  </w:ins>
                </m:sub>
              </m:sSub>
              <w:ins w:id="6022" w:author="The Si Tran" w:date="2012-12-06T03:17:00Z">
                <m:r>
                  <m:t>-</m:t>
                </m:r>
              </w:ins>
              <m:sSub>
                <m:sSubPr>
                  <m:ctrlPr>
                    <w:ins w:id="6023" w:author="The Si Tran" w:date="2012-12-06T03:17:00Z">
                      <w:rPr>
                        <w:rFonts w:eastAsia="Times New Roman"/>
                      </w:rPr>
                    </w:ins>
                  </m:ctrlPr>
                </m:sSubPr>
                <m:e>
                  <w:ins w:id="6024" w:author="The Si Tran" w:date="2012-12-06T03:17:00Z">
                    <m:r>
                      <m:t>o</m:t>
                    </m:r>
                  </w:ins>
                </m:e>
                <m:sub>
                  <w:ins w:id="6025" w:author="The Si Tran" w:date="2012-12-06T03:17:00Z">
                    <m:r>
                      <m:t>i</m:t>
                    </m:r>
                  </w:ins>
                </m:sub>
              </m:sSub>
            </m:e>
          </m:d>
          <w:ins w:id="6026" w:author="The Si Tran" w:date="2012-12-06T03:18:00Z">
            <m:r>
              <m:t>*</m:t>
            </m:r>
          </w:ins>
          <m:sSup>
            <m:sSupPr>
              <m:ctrlPr>
                <w:ins w:id="6027" w:author="The Si Tran" w:date="2012-12-06T03:18:00Z">
                  <w:rPr>
                    <w:rFonts w:eastAsia="Times New Roman"/>
                  </w:rPr>
                </w:ins>
              </m:ctrlPr>
            </m:sSupPr>
            <m:e>
              <w:ins w:id="6028" w:author="The Si Tran" w:date="2012-12-06T03:18:00Z">
                <m:r>
                  <w:rPr>
                    <w:rPrChange w:id="6029" w:author="The Si Tran" w:date="2012-12-06T03:19:00Z">
                      <w:rPr>
                        <w:rFonts w:ascii="Cambria Math" w:hAnsi="Cambria Math"/>
                        <w:szCs w:val="26"/>
                      </w:rPr>
                    </w:rPrChange>
                  </w:rPr>
                  <m:t>f</m:t>
                </m:r>
              </w:ins>
            </m:e>
            <m:sup>
              <w:ins w:id="6030" w:author="The Si Tran" w:date="2012-12-06T03:18:00Z">
                <m:r>
                  <w:rPr>
                    <w:rPrChange w:id="6031" w:author="The Si Tran" w:date="2012-12-06T03:19:00Z">
                      <w:rPr>
                        <w:rFonts w:ascii="Cambria Math" w:hAnsi="Cambria Math"/>
                        <w:szCs w:val="26"/>
                      </w:rPr>
                    </w:rPrChange>
                  </w:rPr>
                  <m:t>'</m:t>
                </m:r>
              </w:ins>
            </m:sup>
          </m:sSup>
          <m:d>
            <m:dPr>
              <m:ctrlPr>
                <w:ins w:id="6032" w:author="The Si Tran" w:date="2012-12-06T03:18:00Z">
                  <w:rPr/>
                </w:ins>
              </m:ctrlPr>
            </m:dPr>
            <m:e>
              <m:sSub>
                <m:sSubPr>
                  <m:ctrlPr>
                    <w:ins w:id="6033" w:author="The Si Tran" w:date="2012-12-06T03:18:00Z">
                      <w:rPr>
                        <w:rFonts w:eastAsia="Times New Roman"/>
                      </w:rPr>
                    </w:ins>
                  </m:ctrlPr>
                </m:sSubPr>
                <m:e>
                  <w:ins w:id="6034" w:author="The Si Tran" w:date="2012-12-06T03:18:00Z">
                    <m:r>
                      <w:rPr>
                        <w:rPrChange w:id="6035" w:author="The Si Tran" w:date="2012-12-06T03:19:00Z">
                          <w:rPr>
                            <w:rFonts w:ascii="Cambria Math" w:hAnsi="Cambria Math"/>
                            <w:szCs w:val="26"/>
                          </w:rPr>
                        </w:rPrChange>
                      </w:rPr>
                      <m:t>net</m:t>
                    </m:r>
                  </w:ins>
                </m:e>
                <m:sub>
                  <w:ins w:id="6036" w:author="The Si Tran" w:date="2012-12-06T03:18:00Z">
                    <m:r>
                      <w:rPr>
                        <w:rPrChange w:id="6037" w:author="The Si Tran" w:date="2012-12-06T03:19:00Z">
                          <w:rPr>
                            <w:rFonts w:ascii="Cambria Math" w:hAnsi="Cambria Math"/>
                            <w:szCs w:val="26"/>
                          </w:rPr>
                        </w:rPrChange>
                      </w:rPr>
                      <m:t>i</m:t>
                    </m:r>
                  </w:ins>
                </m:sub>
              </m:sSub>
            </m:e>
          </m:d>
          <m:sSub>
            <m:sSubPr>
              <m:ctrlPr>
                <w:ins w:id="6038" w:author="The Si Tran" w:date="2012-12-06T03:18:00Z">
                  <w:rPr>
                    <w:rFonts w:eastAsia="Times New Roman"/>
                  </w:rPr>
                </w:ins>
              </m:ctrlPr>
            </m:sSubPr>
            <m:e>
              <w:ins w:id="6039" w:author="The Si Tran" w:date="2012-12-06T03:18:00Z">
                <m:r>
                  <w:rPr>
                    <w:rPrChange w:id="6040" w:author="The Si Tran" w:date="2012-12-06T03:19:00Z">
                      <w:rPr>
                        <w:rFonts w:ascii="Cambria Math" w:hAnsi="Cambria Math"/>
                        <w:szCs w:val="26"/>
                      </w:rPr>
                    </w:rPrChange>
                  </w:rPr>
                  <m:t>o</m:t>
                </m:r>
              </w:ins>
            </m:e>
            <m:sub>
              <w:ins w:id="6041" w:author="The Si Tran" w:date="2012-12-06T03:18:00Z">
                <m:r>
                  <w:rPr>
                    <w:rPrChange w:id="6042" w:author="The Si Tran" w:date="2012-12-06T03:19:00Z">
                      <w:rPr>
                        <w:rFonts w:ascii="Cambria Math" w:hAnsi="Cambria Math"/>
                        <w:szCs w:val="26"/>
                      </w:rPr>
                    </w:rPrChange>
                  </w:rPr>
                  <m:t>j</m:t>
                </m:r>
              </w:ins>
              <w:ins w:id="6043" w:author="The Si Tran" w:date="2012-12-06T03:23:00Z">
                <m:r>
                  <m:t xml:space="preserve">         </m:t>
                </m:r>
              </w:ins>
              <m:ctrlPr>
                <w:ins w:id="6044" w:author="The Si Tran" w:date="2012-12-06T03:18:00Z">
                  <w:rPr>
                    <w:rFonts w:eastAsia="Times New Roman"/>
                    <w:rPrChange w:id="6045" w:author="The Si Tran" w:date="2012-12-14T06:17:00Z">
                      <w:rPr>
                        <w:rFonts w:eastAsia="Times New Roman"/>
                        <w:i/>
                      </w:rPr>
                    </w:rPrChange>
                  </w:rPr>
                </w:ins>
              </m:ctrlPr>
            </m:sub>
          </m:sSub>
        </m:oMath>
      </m:oMathPara>
    </w:p>
    <w:p w14:paraId="77D71FCD" w14:textId="77777777" w:rsidR="0088753F" w:rsidRPr="0049233F" w:rsidRDefault="0088753F" w:rsidP="0008713C">
      <w:pPr>
        <w:pStyle w:val="Equation"/>
        <w:rPr>
          <w:rFonts w:ascii="Times New Roman" w:hAnsi="Times New Roman"/>
          <w:position w:val="-30"/>
        </w:rPr>
        <w:pPrChange w:id="6046" w:author="The Si Tran" w:date="2012-12-14T06:17:00Z">
          <w:pPr>
            <w:pStyle w:val="ListParagraph"/>
            <w:spacing w:after="0" w:line="360" w:lineRule="auto"/>
            <w:ind w:left="0"/>
          </w:pPr>
        </w:pPrChange>
      </w:pPr>
      <w:del w:id="6047" w:author="The Si Tran" w:date="2012-12-06T03:18:00Z">
        <w:r w:rsidRPr="0049233F" w:rsidDel="002D525D">
          <w:rPr>
            <w:rFonts w:ascii="Times New Roman" w:hAnsi="Times New Roman"/>
            <w:position w:val="-30"/>
          </w:rPr>
          <w:delText xml:space="preserve">            </w:delText>
        </w:r>
        <w:r w:rsidRPr="00AF1345" w:rsidDel="002D525D">
          <w:rPr>
            <w:rFonts w:ascii="Times New Roman" w:hAnsi="Times New Roman"/>
            <w:position w:val="-32"/>
          </w:rPr>
          <w:object w:dxaOrig="3400" w:dyaOrig="700" w14:anchorId="54048B82">
            <v:shape id="_x0000_i1129" type="#_x0000_t75" style="width:228.55pt;height:46.9pt" o:ole="">
              <v:imagedata r:id="rId259" o:title=""/>
            </v:shape>
            <o:OLEObject Type="Embed" ProgID="Equation.DSMT4" ShapeID="_x0000_i1129" DrawAspect="Content" ObjectID="_1416977662" r:id="rId260"/>
          </w:object>
        </w:r>
      </w:del>
    </w:p>
    <w:p w14:paraId="12EBE08E" w14:textId="61AAC1A3" w:rsidR="0088753F" w:rsidRDefault="00E20E05" w:rsidP="0088753F">
      <w:pPr>
        <w:pStyle w:val="ListParagraph"/>
        <w:numPr>
          <w:ilvl w:val="0"/>
          <w:numId w:val="4"/>
        </w:numPr>
        <w:spacing w:after="0" w:line="360" w:lineRule="auto"/>
        <w:ind w:left="0"/>
        <w:rPr>
          <w:ins w:id="6048" w:author="The Si Tran" w:date="2012-12-06T03:19:00Z"/>
          <w:rFonts w:ascii="Times New Roman" w:hAnsi="Times New Roman"/>
          <w:sz w:val="26"/>
          <w:szCs w:val="26"/>
        </w:rPr>
      </w:pPr>
      <w:ins w:id="6049" w:author="The Si Tran" w:date="2012-12-14T05:43:00Z">
        <w:r w:rsidRPr="007C782C">
          <w:rPr>
            <w:noProof/>
            <w:szCs w:val="26"/>
            <w:rPrChange w:id="6050" w:author="Unknown">
              <w:rPr>
                <w:noProof/>
              </w:rPr>
            </w:rPrChange>
          </w:rPr>
          <mc:AlternateContent>
            <mc:Choice Requires="wps">
              <w:drawing>
                <wp:anchor distT="0" distB="0" distL="114300" distR="114300" simplePos="0" relativeHeight="251649536" behindDoc="0" locked="0" layoutInCell="1" allowOverlap="1" wp14:anchorId="0BC2898F" wp14:editId="4D9FCA69">
                  <wp:simplePos x="0" y="0"/>
                  <wp:positionH relativeFrom="column">
                    <wp:posOffset>5109210</wp:posOffset>
                  </wp:positionH>
                  <wp:positionV relativeFrom="paragraph">
                    <wp:posOffset>942827</wp:posOffset>
                  </wp:positionV>
                  <wp:extent cx="647995" cy="361950"/>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647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D0E72E" w14:textId="67068AA6" w:rsidR="00E20E05" w:rsidRDefault="00E20E05" w:rsidP="00BC0EFC">
                              <w:ins w:id="6051" w:author="The Si Tran" w:date="2012-12-06T02:41:00Z">
                                <w:r>
                                  <w:t>(4.</w:t>
                                </w:r>
                              </w:ins>
                              <w:ins w:id="6052" w:author="The Si Tran" w:date="2012-12-06T02:44:00Z">
                                <w:r>
                                  <w:t>10</w:t>
                                </w:r>
                              </w:ins>
                              <w:ins w:id="605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C2898F" id="Text Box 213" o:spid="_x0000_s1099" type="#_x0000_t202" style="position:absolute;left:0;text-align:left;margin-left:402.3pt;margin-top:74.25pt;width:51pt;height:28.5pt;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" fillcolor="white [3201]" stroked="f" strokeweight=".5pt">
                  <v:textbox>
                    <w:txbxContent>
                      <w:p w14:paraId="31D0E72E" w14:textId="67068AA6" w:rsidR="00E20E05" w:rsidRDefault="00E20E05" w:rsidP="00BC0EFC">
                        <w:ins w:id="6054" w:author="The Si Tran" w:date="2012-12-06T02:41:00Z">
                          <w:r>
                            <w:t>(4.</w:t>
                          </w:r>
                        </w:ins>
                        <w:ins w:id="6055" w:author="The Si Tran" w:date="2012-12-06T02:44:00Z">
                          <w:r>
                            <w:t>10</w:t>
                          </w:r>
                        </w:ins>
                        <w:ins w:id="6056" w:author="The Si Tran" w:date="2012-12-06T02:41:00Z">
                          <w:r>
                            <w:t>)</w:t>
                          </w:r>
                        </w:ins>
                      </w:p>
                    </w:txbxContent>
                  </v:textbox>
                </v:shape>
              </w:pict>
            </mc:Fallback>
          </mc:AlternateContent>
        </w:r>
      </w:ins>
      <w:r w:rsidR="0088753F" w:rsidRPr="0049233F">
        <w:rPr>
          <w:rFonts w:ascii="Times New Roman" w:hAnsi="Times New Roman"/>
          <w:sz w:val="26"/>
          <w:szCs w:val="26"/>
        </w:rPr>
        <w:t xml:space="preserve">Nếu đơn vị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là đơn vị ở tầng ẩn ở tầng ẩn thì việc tính toán phức tạp hơn bởi vì giá trị xuất của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không ảnh hưởng trực tiếp lên giá trị xuất của mạng neuron mà ảnh hưởng gián tiếp thông qua các đơn vị ở sau nó.</w:t>
      </w:r>
    </w:p>
    <w:p w14:paraId="7E125C68" w14:textId="256F4FC4" w:rsidR="002D525D" w:rsidRPr="002D525D" w:rsidRDefault="0056499D">
      <w:pPr>
        <w:pStyle w:val="ListParagraph"/>
        <w:spacing w:after="0" w:line="360" w:lineRule="auto"/>
        <w:ind w:left="0"/>
        <w:rPr>
          <w:rFonts w:ascii="Times New Roman" w:hAnsi="Times New Roman"/>
          <w:sz w:val="26"/>
          <w:szCs w:val="26"/>
        </w:rPr>
        <w:pPrChange w:id="6057" w:author="The Si Tran" w:date="2012-12-06T03:19:00Z">
          <w:pPr>
            <w:pStyle w:val="ListParagraph"/>
            <w:numPr>
              <w:numId w:val="4"/>
            </w:numPr>
            <w:spacing w:after="0" w:line="360" w:lineRule="auto"/>
            <w:ind w:left="0" w:hanging="360"/>
          </w:pPr>
        </w:pPrChange>
      </w:pPr>
      <m:oMathPara>
        <m:oMath>
          <m:f>
            <m:fPr>
              <m:ctrlPr>
                <w:ins w:id="6058" w:author="The Si Tran" w:date="2012-12-06T03:19:00Z">
                  <w:rPr>
                    <w:rFonts w:ascii="Cambria Math" w:eastAsia="Times New Roman" w:hAnsi="Cambria Math"/>
                    <w:i/>
                    <w:sz w:val="26"/>
                    <w:szCs w:val="26"/>
                  </w:rPr>
                </w:ins>
              </m:ctrlPr>
            </m:fPr>
            <m:num>
              <w:ins w:id="6059" w:author="The Si Tran" w:date="2012-12-06T03:19:00Z">
                <m:r>
                  <w:rPr>
                    <w:rFonts w:ascii="Cambria Math" w:hAnsi="Cambria Math"/>
                    <w:sz w:val="26"/>
                    <w:szCs w:val="26"/>
                    <w:rPrChange w:id="6060" w:author="The Si Tran" w:date="2012-12-06T03:20:00Z">
                      <w:rPr>
                        <w:rFonts w:ascii="Cambria Math" w:hAnsi="Cambria Math"/>
                        <w:szCs w:val="26"/>
                      </w:rPr>
                    </w:rPrChange>
                  </w:rPr>
                  <m:t>∂E</m:t>
                </m:r>
              </w:ins>
            </m:num>
            <m:den>
              <w:ins w:id="6061" w:author="The Si Tran" w:date="2012-12-06T03:19:00Z">
                <m:r>
                  <w:rPr>
                    <w:rFonts w:ascii="Cambria Math" w:hAnsi="Cambria Math"/>
                    <w:sz w:val="26"/>
                    <w:szCs w:val="26"/>
                    <w:rPrChange w:id="6062" w:author="The Si Tran" w:date="2012-12-06T03:20:00Z">
                      <w:rPr>
                        <w:rFonts w:ascii="Cambria Math" w:hAnsi="Cambria Math"/>
                        <w:szCs w:val="26"/>
                      </w:rPr>
                    </w:rPrChange>
                  </w:rPr>
                  <m:t>∂</m:t>
                </m:r>
              </w:ins>
              <m:sSub>
                <m:sSubPr>
                  <m:ctrlPr>
                    <w:ins w:id="6063" w:author="The Si Tran" w:date="2012-12-06T03:19:00Z">
                      <w:rPr>
                        <w:rFonts w:ascii="Cambria Math" w:eastAsia="Times New Roman" w:hAnsi="Cambria Math"/>
                        <w:i/>
                        <w:sz w:val="26"/>
                        <w:szCs w:val="26"/>
                      </w:rPr>
                    </w:ins>
                  </m:ctrlPr>
                </m:sSubPr>
                <m:e>
                  <w:ins w:id="6064" w:author="The Si Tran" w:date="2012-12-06T03:19:00Z">
                    <m:r>
                      <w:rPr>
                        <w:rFonts w:ascii="Cambria Math" w:hAnsi="Cambria Math"/>
                        <w:sz w:val="26"/>
                        <w:szCs w:val="26"/>
                        <w:rPrChange w:id="6065" w:author="The Si Tran" w:date="2012-12-06T03:20:00Z">
                          <w:rPr>
                            <w:rFonts w:ascii="Cambria Math" w:hAnsi="Cambria Math"/>
                            <w:szCs w:val="26"/>
                          </w:rPr>
                        </w:rPrChange>
                      </w:rPr>
                      <m:t>o</m:t>
                    </m:r>
                  </w:ins>
                </m:e>
                <m:sub>
                  <w:ins w:id="6066" w:author="The Si Tran" w:date="2012-12-06T03:19:00Z">
                    <m:r>
                      <w:rPr>
                        <w:rFonts w:ascii="Cambria Math" w:hAnsi="Cambria Math"/>
                        <w:sz w:val="26"/>
                        <w:szCs w:val="26"/>
                        <w:rPrChange w:id="6067" w:author="The Si Tran" w:date="2012-12-06T03:20:00Z">
                          <w:rPr>
                            <w:rFonts w:ascii="Cambria Math" w:hAnsi="Cambria Math"/>
                            <w:szCs w:val="26"/>
                          </w:rPr>
                        </w:rPrChange>
                      </w:rPr>
                      <m:t>i</m:t>
                    </m:r>
                  </w:ins>
                </m:sub>
              </m:sSub>
            </m:den>
          </m:f>
          <w:ins w:id="6068" w:author="The Si Tran" w:date="2012-12-06T03:19:00Z">
            <m:r>
              <w:rPr>
                <w:rFonts w:ascii="Cambria Math" w:eastAsia="Times New Roman" w:hAnsi="Cambria Math"/>
                <w:sz w:val="26"/>
                <w:szCs w:val="26"/>
              </w:rPr>
              <m:t>=</m:t>
            </m:r>
          </w:ins>
          <m:nary>
            <m:naryPr>
              <m:chr m:val="∑"/>
              <m:limLoc m:val="subSup"/>
              <m:supHide m:val="1"/>
              <m:ctrlPr>
                <w:ins w:id="6069" w:author="The Si Tran" w:date="2012-12-06T03:19:00Z">
                  <w:rPr>
                    <w:rFonts w:ascii="Cambria Math" w:eastAsia="Times New Roman" w:hAnsi="Cambria Math"/>
                    <w:i/>
                    <w:sz w:val="26"/>
                    <w:szCs w:val="26"/>
                  </w:rPr>
                </w:ins>
              </m:ctrlPr>
            </m:naryPr>
            <m:sub>
              <w:ins w:id="6070" w:author="The Si Tran" w:date="2012-12-06T03:19:00Z">
                <m:r>
                  <w:rPr>
                    <w:rFonts w:ascii="Cambria Math" w:eastAsia="Times New Roman" w:hAnsi="Cambria Math"/>
                    <w:sz w:val="26"/>
                    <w:szCs w:val="26"/>
                  </w:rPr>
                  <m:t>k∈succ(i)</m:t>
                </m:r>
              </w:ins>
            </m:sub>
            <m:sup/>
            <m:e>
              <m:f>
                <m:fPr>
                  <m:ctrlPr>
                    <w:ins w:id="6071" w:author="The Si Tran" w:date="2012-12-06T03:20:00Z">
                      <w:rPr>
                        <w:rFonts w:ascii="Cambria Math" w:eastAsia="Times New Roman" w:hAnsi="Cambria Math"/>
                        <w:i/>
                        <w:sz w:val="26"/>
                        <w:szCs w:val="26"/>
                      </w:rPr>
                    </w:ins>
                  </m:ctrlPr>
                </m:fPr>
                <m:num>
                  <w:ins w:id="6072" w:author="The Si Tran" w:date="2012-12-06T03:20:00Z">
                    <m:r>
                      <w:rPr>
                        <w:rFonts w:ascii="Cambria Math" w:hAnsi="Cambria Math"/>
                        <w:sz w:val="26"/>
                        <w:szCs w:val="26"/>
                        <w:rPrChange w:id="6073" w:author="The Si Tran" w:date="2012-12-06T03:20:00Z">
                          <w:rPr>
                            <w:rFonts w:ascii="Cambria Math" w:hAnsi="Cambria Math"/>
                            <w:szCs w:val="26"/>
                          </w:rPr>
                        </w:rPrChange>
                      </w:rPr>
                      <m:t>∂E</m:t>
                    </m:r>
                  </w:ins>
                </m:num>
                <m:den>
                  <w:ins w:id="6074" w:author="The Si Tran" w:date="2012-12-06T03:20:00Z">
                    <m:r>
                      <w:rPr>
                        <w:rFonts w:ascii="Cambria Math" w:hAnsi="Cambria Math"/>
                        <w:sz w:val="26"/>
                        <w:szCs w:val="26"/>
                        <w:rPrChange w:id="6075" w:author="The Si Tran" w:date="2012-12-06T03:20:00Z">
                          <w:rPr>
                            <w:rFonts w:ascii="Cambria Math" w:hAnsi="Cambria Math"/>
                            <w:szCs w:val="26"/>
                          </w:rPr>
                        </w:rPrChange>
                      </w:rPr>
                      <m:t>∂</m:t>
                    </m:r>
                  </w:ins>
                  <m:sSub>
                    <m:sSubPr>
                      <m:ctrlPr>
                        <w:ins w:id="6076" w:author="The Si Tran" w:date="2012-12-06T03:20:00Z">
                          <w:rPr>
                            <w:rFonts w:ascii="Cambria Math" w:eastAsia="Times New Roman" w:hAnsi="Cambria Math"/>
                            <w:i/>
                            <w:sz w:val="26"/>
                            <w:szCs w:val="26"/>
                          </w:rPr>
                        </w:ins>
                      </m:ctrlPr>
                    </m:sSubPr>
                    <m:e>
                      <w:ins w:id="6077" w:author="The Si Tran" w:date="2012-12-06T03:20:00Z">
                        <m:r>
                          <w:rPr>
                            <w:rFonts w:ascii="Cambria Math" w:hAnsi="Cambria Math"/>
                            <w:sz w:val="26"/>
                            <w:szCs w:val="26"/>
                            <w:rPrChange w:id="6078" w:author="The Si Tran" w:date="2012-12-06T03:20:00Z">
                              <w:rPr>
                                <w:rFonts w:ascii="Cambria Math" w:hAnsi="Cambria Math"/>
                                <w:szCs w:val="26"/>
                              </w:rPr>
                            </w:rPrChange>
                          </w:rPr>
                          <m:t>o</m:t>
                        </m:r>
                      </w:ins>
                    </m:e>
                    <m:sub>
                      <w:ins w:id="6079" w:author="The Si Tran" w:date="2012-12-06T03:20:00Z">
                        <m:r>
                          <w:rPr>
                            <w:rFonts w:ascii="Cambria Math" w:hAnsi="Cambria Math"/>
                            <w:sz w:val="26"/>
                            <w:szCs w:val="26"/>
                          </w:rPr>
                          <m:t>k</m:t>
                        </m:r>
                      </w:ins>
                    </m:sub>
                  </m:sSub>
                </m:den>
              </m:f>
              <m:f>
                <m:fPr>
                  <m:ctrlPr>
                    <w:ins w:id="6080" w:author="The Si Tran" w:date="2012-12-06T03:20:00Z">
                      <w:rPr>
                        <w:rFonts w:ascii="Cambria Math" w:eastAsia="Times New Roman" w:hAnsi="Cambria Math"/>
                        <w:i/>
                        <w:sz w:val="26"/>
                        <w:szCs w:val="26"/>
                      </w:rPr>
                    </w:ins>
                  </m:ctrlPr>
                </m:fPr>
                <m:num>
                  <w:ins w:id="6081" w:author="The Si Tran" w:date="2012-12-06T03:20:00Z">
                    <m:r>
                      <w:rPr>
                        <w:rFonts w:ascii="Cambria Math" w:hAnsi="Cambria Math"/>
                        <w:sz w:val="26"/>
                        <w:szCs w:val="26"/>
                        <w:rPrChange w:id="6082" w:author="The Si Tran" w:date="2012-12-06T03:20:00Z">
                          <w:rPr>
                            <w:rFonts w:ascii="Cambria Math" w:hAnsi="Cambria Math"/>
                            <w:szCs w:val="26"/>
                          </w:rPr>
                        </w:rPrChange>
                      </w:rPr>
                      <m:t>∂</m:t>
                    </m:r>
                  </w:ins>
                  <m:sSub>
                    <m:sSubPr>
                      <m:ctrlPr>
                        <w:ins w:id="6083" w:author="The Si Tran" w:date="2012-12-06T03:20:00Z">
                          <w:rPr>
                            <w:rFonts w:ascii="Cambria Math" w:eastAsia="Times New Roman" w:hAnsi="Cambria Math"/>
                            <w:i/>
                            <w:sz w:val="26"/>
                            <w:szCs w:val="26"/>
                          </w:rPr>
                        </w:ins>
                      </m:ctrlPr>
                    </m:sSubPr>
                    <m:e>
                      <w:ins w:id="6084" w:author="The Si Tran" w:date="2012-12-06T03:20:00Z">
                        <m:r>
                          <w:rPr>
                            <w:rFonts w:ascii="Cambria Math" w:hAnsi="Cambria Math"/>
                            <w:sz w:val="26"/>
                            <w:szCs w:val="26"/>
                            <w:rPrChange w:id="6085" w:author="The Si Tran" w:date="2012-12-06T03:20:00Z">
                              <w:rPr>
                                <w:rFonts w:ascii="Cambria Math" w:hAnsi="Cambria Math"/>
                                <w:szCs w:val="26"/>
                              </w:rPr>
                            </w:rPrChange>
                          </w:rPr>
                          <m:t>o</m:t>
                        </m:r>
                      </w:ins>
                    </m:e>
                    <m:sub>
                      <w:ins w:id="6086" w:author="The Si Tran" w:date="2012-12-06T03:20:00Z">
                        <m:r>
                          <w:rPr>
                            <w:rFonts w:ascii="Cambria Math" w:hAnsi="Cambria Math"/>
                            <w:sz w:val="26"/>
                            <w:szCs w:val="26"/>
                          </w:rPr>
                          <m:t>k</m:t>
                        </m:r>
                      </w:ins>
                    </m:sub>
                  </m:sSub>
                </m:num>
                <m:den>
                  <w:ins w:id="6087" w:author="The Si Tran" w:date="2012-12-06T03:20:00Z">
                    <m:r>
                      <w:rPr>
                        <w:rFonts w:ascii="Cambria Math" w:hAnsi="Cambria Math"/>
                        <w:sz w:val="26"/>
                        <w:szCs w:val="26"/>
                        <w:rPrChange w:id="6088" w:author="The Si Tran" w:date="2012-12-06T03:20:00Z">
                          <w:rPr>
                            <w:rFonts w:ascii="Cambria Math" w:hAnsi="Cambria Math"/>
                            <w:szCs w:val="26"/>
                          </w:rPr>
                        </w:rPrChange>
                      </w:rPr>
                      <m:t>∂</m:t>
                    </m:r>
                  </w:ins>
                  <m:sSub>
                    <m:sSubPr>
                      <m:ctrlPr>
                        <w:ins w:id="6089" w:author="The Si Tran" w:date="2012-12-06T03:20:00Z">
                          <w:rPr>
                            <w:rFonts w:ascii="Cambria Math" w:eastAsia="Times New Roman" w:hAnsi="Cambria Math"/>
                            <w:i/>
                            <w:sz w:val="26"/>
                            <w:szCs w:val="26"/>
                          </w:rPr>
                        </w:ins>
                      </m:ctrlPr>
                    </m:sSubPr>
                    <m:e>
                      <w:ins w:id="6090" w:author="The Si Tran" w:date="2012-12-06T03:20:00Z">
                        <m:r>
                          <w:rPr>
                            <w:rFonts w:ascii="Cambria Math" w:eastAsia="Times New Roman" w:hAnsi="Cambria Math"/>
                            <w:sz w:val="26"/>
                            <w:szCs w:val="26"/>
                          </w:rPr>
                          <m:t>o</m:t>
                        </m:r>
                      </w:ins>
                    </m:e>
                    <m:sub>
                      <w:ins w:id="6091" w:author="The Si Tran" w:date="2012-12-06T03:20:00Z">
                        <m:r>
                          <w:rPr>
                            <w:rFonts w:ascii="Cambria Math" w:hAnsi="Cambria Math"/>
                            <w:sz w:val="26"/>
                            <w:szCs w:val="26"/>
                          </w:rPr>
                          <m:t>i</m:t>
                        </m:r>
                      </w:ins>
                    </m:sub>
                  </m:sSub>
                </m:den>
              </m:f>
            </m:e>
          </m:nary>
          <w:ins w:id="6092" w:author="The Si Tran" w:date="2012-12-06T03:20:00Z">
            <m:r>
              <w:rPr>
                <w:rFonts w:ascii="Cambria Math" w:eastAsia="Times New Roman" w:hAnsi="Cambria Math"/>
                <w:sz w:val="26"/>
                <w:szCs w:val="26"/>
              </w:rPr>
              <m:t>=</m:t>
            </m:r>
          </w:ins>
          <m:nary>
            <m:naryPr>
              <m:chr m:val="∑"/>
              <m:limLoc m:val="subSup"/>
              <m:supHide m:val="1"/>
              <m:ctrlPr>
                <w:ins w:id="6093" w:author="The Si Tran" w:date="2012-12-06T03:21:00Z">
                  <w:rPr>
                    <w:rFonts w:ascii="Cambria Math" w:eastAsia="Times New Roman" w:hAnsi="Cambria Math"/>
                    <w:i/>
                    <w:sz w:val="26"/>
                    <w:szCs w:val="26"/>
                  </w:rPr>
                </w:ins>
              </m:ctrlPr>
            </m:naryPr>
            <m:sub>
              <w:ins w:id="6094" w:author="The Si Tran" w:date="2012-12-06T03:21:00Z">
                <m:r>
                  <w:rPr>
                    <w:rFonts w:ascii="Cambria Math" w:eastAsia="Times New Roman" w:hAnsi="Cambria Math"/>
                    <w:sz w:val="26"/>
                    <w:szCs w:val="26"/>
                  </w:rPr>
                  <m:t>k∈succ(i)</m:t>
                </m:r>
              </w:ins>
            </m:sub>
            <m:sup/>
            <m:e>
              <m:f>
                <m:fPr>
                  <m:ctrlPr>
                    <w:ins w:id="6095" w:author="The Si Tran" w:date="2012-12-06T03:21:00Z">
                      <w:rPr>
                        <w:rFonts w:ascii="Cambria Math" w:eastAsia="Times New Roman" w:hAnsi="Cambria Math"/>
                        <w:i/>
                        <w:sz w:val="26"/>
                        <w:szCs w:val="26"/>
                      </w:rPr>
                    </w:ins>
                  </m:ctrlPr>
                </m:fPr>
                <m:num>
                  <w:ins w:id="6096" w:author="The Si Tran" w:date="2012-12-06T03:21:00Z">
                    <m:r>
                      <w:rPr>
                        <w:rFonts w:ascii="Cambria Math" w:hAnsi="Cambria Math"/>
                        <w:sz w:val="26"/>
                        <w:szCs w:val="26"/>
                      </w:rPr>
                      <m:t>∂E</m:t>
                    </m:r>
                  </w:ins>
                </m:num>
                <m:den>
                  <w:ins w:id="6097" w:author="The Si Tran" w:date="2012-12-06T03:21:00Z">
                    <m:r>
                      <w:rPr>
                        <w:rFonts w:ascii="Cambria Math" w:hAnsi="Cambria Math"/>
                        <w:sz w:val="26"/>
                        <w:szCs w:val="26"/>
                      </w:rPr>
                      <m:t>∂</m:t>
                    </m:r>
                  </w:ins>
                  <m:sSub>
                    <m:sSubPr>
                      <m:ctrlPr>
                        <w:ins w:id="6098" w:author="The Si Tran" w:date="2012-12-06T03:21:00Z">
                          <w:rPr>
                            <w:rFonts w:ascii="Cambria Math" w:eastAsia="Times New Roman" w:hAnsi="Cambria Math"/>
                            <w:i/>
                            <w:sz w:val="26"/>
                            <w:szCs w:val="26"/>
                          </w:rPr>
                        </w:ins>
                      </m:ctrlPr>
                    </m:sSubPr>
                    <m:e>
                      <w:ins w:id="6099" w:author="The Si Tran" w:date="2012-12-06T03:21:00Z">
                        <m:r>
                          <w:rPr>
                            <w:rFonts w:ascii="Cambria Math" w:hAnsi="Cambria Math"/>
                            <w:sz w:val="26"/>
                            <w:szCs w:val="26"/>
                          </w:rPr>
                          <m:t>o</m:t>
                        </m:r>
                      </w:ins>
                    </m:e>
                    <m:sub>
                      <w:ins w:id="6100" w:author="The Si Tran" w:date="2012-12-06T03:21:00Z">
                        <m:r>
                          <w:rPr>
                            <w:rFonts w:ascii="Cambria Math" w:hAnsi="Cambria Math"/>
                            <w:sz w:val="26"/>
                            <w:szCs w:val="26"/>
                          </w:rPr>
                          <m:t>k</m:t>
                        </m:r>
                      </w:ins>
                    </m:sub>
                  </m:sSub>
                </m:den>
              </m:f>
              <m:f>
                <m:fPr>
                  <m:ctrlPr>
                    <w:ins w:id="6101" w:author="The Si Tran" w:date="2012-12-06T03:21:00Z">
                      <w:rPr>
                        <w:rFonts w:ascii="Cambria Math" w:eastAsia="Times New Roman" w:hAnsi="Cambria Math"/>
                        <w:i/>
                        <w:sz w:val="26"/>
                        <w:szCs w:val="26"/>
                      </w:rPr>
                    </w:ins>
                  </m:ctrlPr>
                </m:fPr>
                <m:num>
                  <w:ins w:id="6102" w:author="The Si Tran" w:date="2012-12-06T03:21:00Z">
                    <m:r>
                      <w:rPr>
                        <w:rFonts w:ascii="Cambria Math" w:hAnsi="Cambria Math"/>
                        <w:sz w:val="26"/>
                        <w:szCs w:val="26"/>
                      </w:rPr>
                      <m:t>∂</m:t>
                    </m:r>
                  </w:ins>
                  <m:sSub>
                    <m:sSubPr>
                      <m:ctrlPr>
                        <w:ins w:id="6103" w:author="The Si Tran" w:date="2012-12-06T03:21:00Z">
                          <w:rPr>
                            <w:rFonts w:ascii="Cambria Math" w:eastAsia="Times New Roman" w:hAnsi="Cambria Math"/>
                            <w:i/>
                            <w:sz w:val="26"/>
                            <w:szCs w:val="26"/>
                          </w:rPr>
                        </w:ins>
                      </m:ctrlPr>
                    </m:sSubPr>
                    <m:e>
                      <w:ins w:id="6104" w:author="The Si Tran" w:date="2012-12-06T03:21:00Z">
                        <m:r>
                          <w:rPr>
                            <w:rFonts w:ascii="Cambria Math" w:hAnsi="Cambria Math"/>
                            <w:sz w:val="26"/>
                            <w:szCs w:val="26"/>
                          </w:rPr>
                          <m:t>o</m:t>
                        </m:r>
                      </w:ins>
                    </m:e>
                    <m:sub>
                      <w:ins w:id="6105" w:author="The Si Tran" w:date="2012-12-06T03:21:00Z">
                        <m:r>
                          <w:rPr>
                            <w:rFonts w:ascii="Cambria Math" w:hAnsi="Cambria Math"/>
                            <w:sz w:val="26"/>
                            <w:szCs w:val="26"/>
                          </w:rPr>
                          <m:t>k</m:t>
                        </m:r>
                      </w:ins>
                    </m:sub>
                  </m:sSub>
                </m:num>
                <m:den>
                  <w:ins w:id="6106" w:author="The Si Tran" w:date="2012-12-06T03:21:00Z">
                    <m:r>
                      <w:rPr>
                        <w:rFonts w:ascii="Cambria Math" w:hAnsi="Cambria Math"/>
                        <w:sz w:val="26"/>
                        <w:szCs w:val="26"/>
                      </w:rPr>
                      <m:t>∂</m:t>
                    </m:r>
                  </w:ins>
                  <m:sSub>
                    <m:sSubPr>
                      <m:ctrlPr>
                        <w:ins w:id="6107" w:author="The Si Tran" w:date="2012-12-06T03:21:00Z">
                          <w:rPr>
                            <w:rFonts w:ascii="Cambria Math" w:eastAsia="Times New Roman" w:hAnsi="Cambria Math"/>
                            <w:i/>
                            <w:sz w:val="26"/>
                            <w:szCs w:val="26"/>
                          </w:rPr>
                        </w:ins>
                      </m:ctrlPr>
                    </m:sSubPr>
                    <m:e>
                      <w:ins w:id="6108" w:author="The Si Tran" w:date="2012-12-06T03:21:00Z">
                        <m:r>
                          <w:rPr>
                            <w:rFonts w:ascii="Cambria Math" w:eastAsia="Times New Roman" w:hAnsi="Cambria Math"/>
                            <w:sz w:val="26"/>
                            <w:szCs w:val="26"/>
                          </w:rPr>
                          <m:t>net</m:t>
                        </m:r>
                      </w:ins>
                    </m:e>
                    <m:sub>
                      <w:ins w:id="6109" w:author="The Si Tran" w:date="2012-12-06T03:21:00Z">
                        <m:r>
                          <w:rPr>
                            <w:rFonts w:ascii="Cambria Math" w:hAnsi="Cambria Math"/>
                            <w:sz w:val="26"/>
                            <w:szCs w:val="26"/>
                          </w:rPr>
                          <m:t>k</m:t>
                        </m:r>
                      </w:ins>
                    </m:sub>
                  </m:sSub>
                </m:den>
              </m:f>
              <m:f>
                <m:fPr>
                  <m:ctrlPr>
                    <w:ins w:id="6110" w:author="The Si Tran" w:date="2012-12-06T03:21:00Z">
                      <w:rPr>
                        <w:rFonts w:ascii="Cambria Math" w:eastAsia="Times New Roman" w:hAnsi="Cambria Math"/>
                        <w:i/>
                        <w:sz w:val="26"/>
                        <w:szCs w:val="26"/>
                      </w:rPr>
                    </w:ins>
                  </m:ctrlPr>
                </m:fPr>
                <m:num>
                  <w:ins w:id="6111" w:author="The Si Tran" w:date="2012-12-06T03:21:00Z">
                    <m:r>
                      <w:rPr>
                        <w:rFonts w:ascii="Cambria Math" w:hAnsi="Cambria Math"/>
                        <w:sz w:val="26"/>
                        <w:szCs w:val="26"/>
                      </w:rPr>
                      <m:t>∂</m:t>
                    </m:r>
                  </w:ins>
                  <m:sSub>
                    <m:sSubPr>
                      <m:ctrlPr>
                        <w:ins w:id="6112" w:author="The Si Tran" w:date="2012-12-06T03:21:00Z">
                          <w:rPr>
                            <w:rFonts w:ascii="Cambria Math" w:eastAsia="Times New Roman" w:hAnsi="Cambria Math"/>
                            <w:i/>
                            <w:sz w:val="26"/>
                            <w:szCs w:val="26"/>
                          </w:rPr>
                        </w:ins>
                      </m:ctrlPr>
                    </m:sSubPr>
                    <m:e>
                      <w:ins w:id="6113" w:author="The Si Tran" w:date="2012-12-06T03:21:00Z">
                        <m:r>
                          <w:rPr>
                            <w:rFonts w:ascii="Cambria Math" w:hAnsi="Cambria Math"/>
                            <w:sz w:val="26"/>
                            <w:szCs w:val="26"/>
                          </w:rPr>
                          <m:t>net</m:t>
                        </m:r>
                      </w:ins>
                    </m:e>
                    <m:sub>
                      <w:ins w:id="6114" w:author="The Si Tran" w:date="2012-12-06T03:21:00Z">
                        <m:r>
                          <w:rPr>
                            <w:rFonts w:ascii="Cambria Math" w:hAnsi="Cambria Math"/>
                            <w:sz w:val="26"/>
                            <w:szCs w:val="26"/>
                          </w:rPr>
                          <m:t>k</m:t>
                        </m:r>
                      </w:ins>
                    </m:sub>
                  </m:sSub>
                </m:num>
                <m:den>
                  <w:ins w:id="6115" w:author="The Si Tran" w:date="2012-12-06T03:21:00Z">
                    <m:r>
                      <w:rPr>
                        <w:rFonts w:ascii="Cambria Math" w:hAnsi="Cambria Math"/>
                        <w:sz w:val="26"/>
                        <w:szCs w:val="26"/>
                      </w:rPr>
                      <m:t>∂</m:t>
                    </m:r>
                  </w:ins>
                  <m:sSub>
                    <m:sSubPr>
                      <m:ctrlPr>
                        <w:ins w:id="6116" w:author="The Si Tran" w:date="2012-12-06T03:21:00Z">
                          <w:rPr>
                            <w:rFonts w:ascii="Cambria Math" w:eastAsia="Times New Roman" w:hAnsi="Cambria Math"/>
                            <w:i/>
                            <w:sz w:val="26"/>
                            <w:szCs w:val="26"/>
                          </w:rPr>
                        </w:ins>
                      </m:ctrlPr>
                    </m:sSubPr>
                    <m:e>
                      <w:ins w:id="6117" w:author="The Si Tran" w:date="2012-12-06T03:21:00Z">
                        <m:r>
                          <w:rPr>
                            <w:rFonts w:ascii="Cambria Math" w:eastAsia="Times New Roman" w:hAnsi="Cambria Math"/>
                            <w:sz w:val="26"/>
                            <w:szCs w:val="26"/>
                          </w:rPr>
                          <m:t>o</m:t>
                        </m:r>
                      </w:ins>
                    </m:e>
                    <m:sub>
                      <w:ins w:id="6118" w:author="The Si Tran" w:date="2012-12-06T03:21:00Z">
                        <m:r>
                          <w:rPr>
                            <w:rFonts w:ascii="Cambria Math" w:hAnsi="Cambria Math"/>
                            <w:sz w:val="26"/>
                            <w:szCs w:val="26"/>
                          </w:rPr>
                          <m:t>i</m:t>
                        </m:r>
                      </w:ins>
                    </m:sub>
                  </m:sSub>
                </m:den>
              </m:f>
              <w:ins w:id="6119" w:author="The Si Tran" w:date="2012-12-06T03:22:00Z">
                <m:r>
                  <w:rPr>
                    <w:rFonts w:ascii="Cambria Math" w:eastAsia="Times New Roman" w:hAnsi="Cambria Math"/>
                    <w:sz w:val="26"/>
                    <w:szCs w:val="26"/>
                  </w:rPr>
                  <m:t>=</m:t>
                </m:r>
              </w:ins>
            </m:e>
          </m:nary>
          <m:nary>
            <m:naryPr>
              <m:chr m:val="∑"/>
              <m:limLoc m:val="subSup"/>
              <m:supHide m:val="1"/>
              <m:ctrlPr>
                <w:ins w:id="6120" w:author="The Si Tran" w:date="2012-12-06T03:22:00Z">
                  <w:rPr>
                    <w:rFonts w:ascii="Cambria Math" w:eastAsia="Times New Roman" w:hAnsi="Cambria Math"/>
                    <w:i/>
                    <w:sz w:val="26"/>
                    <w:szCs w:val="26"/>
                  </w:rPr>
                </w:ins>
              </m:ctrlPr>
            </m:naryPr>
            <m:sub>
              <w:ins w:id="6121" w:author="The Si Tran" w:date="2012-12-06T03:22:00Z">
                <m:r>
                  <w:rPr>
                    <w:rFonts w:ascii="Cambria Math" w:eastAsia="Times New Roman" w:hAnsi="Cambria Math"/>
                    <w:sz w:val="26"/>
                    <w:szCs w:val="26"/>
                  </w:rPr>
                  <m:t>k∈succ(i)</m:t>
                </m:r>
              </w:ins>
            </m:sub>
            <m:sup/>
            <m:e>
              <m:f>
                <m:fPr>
                  <m:ctrlPr>
                    <w:ins w:id="6122" w:author="The Si Tran" w:date="2012-12-06T03:22:00Z">
                      <w:rPr>
                        <w:rFonts w:ascii="Cambria Math" w:eastAsia="Times New Roman" w:hAnsi="Cambria Math"/>
                        <w:i/>
                        <w:sz w:val="26"/>
                        <w:szCs w:val="26"/>
                      </w:rPr>
                    </w:ins>
                  </m:ctrlPr>
                </m:fPr>
                <m:num>
                  <w:ins w:id="6123" w:author="The Si Tran" w:date="2012-12-06T03:22:00Z">
                    <m:r>
                      <w:rPr>
                        <w:rFonts w:ascii="Cambria Math" w:hAnsi="Cambria Math"/>
                        <w:sz w:val="26"/>
                        <w:szCs w:val="26"/>
                      </w:rPr>
                      <m:t>∂E</m:t>
                    </m:r>
                  </w:ins>
                </m:num>
                <m:den>
                  <w:ins w:id="6124" w:author="The Si Tran" w:date="2012-12-06T03:22:00Z">
                    <m:r>
                      <w:rPr>
                        <w:rFonts w:ascii="Cambria Math" w:hAnsi="Cambria Math"/>
                        <w:sz w:val="26"/>
                        <w:szCs w:val="26"/>
                      </w:rPr>
                      <m:t>∂</m:t>
                    </m:r>
                  </w:ins>
                  <m:sSub>
                    <m:sSubPr>
                      <m:ctrlPr>
                        <w:ins w:id="6125" w:author="The Si Tran" w:date="2012-12-06T03:22:00Z">
                          <w:rPr>
                            <w:rFonts w:ascii="Cambria Math" w:eastAsia="Times New Roman" w:hAnsi="Cambria Math"/>
                            <w:i/>
                            <w:sz w:val="26"/>
                            <w:szCs w:val="26"/>
                          </w:rPr>
                        </w:ins>
                      </m:ctrlPr>
                    </m:sSubPr>
                    <m:e>
                      <w:ins w:id="6126" w:author="The Si Tran" w:date="2012-12-06T03:22:00Z">
                        <m:r>
                          <w:rPr>
                            <w:rFonts w:ascii="Cambria Math" w:hAnsi="Cambria Math"/>
                            <w:sz w:val="26"/>
                            <w:szCs w:val="26"/>
                          </w:rPr>
                          <m:t>o</m:t>
                        </m:r>
                      </w:ins>
                    </m:e>
                    <m:sub>
                      <w:ins w:id="6127" w:author="The Si Tran" w:date="2012-12-06T03:22:00Z">
                        <m:r>
                          <w:rPr>
                            <w:rFonts w:ascii="Cambria Math" w:hAnsi="Cambria Math"/>
                            <w:sz w:val="26"/>
                            <w:szCs w:val="26"/>
                          </w:rPr>
                          <m:t>k</m:t>
                        </m:r>
                      </w:ins>
                    </m:sub>
                  </m:sSub>
                </m:den>
              </m:f>
              <m:sSup>
                <m:sSupPr>
                  <m:ctrlPr>
                    <w:ins w:id="6128" w:author="The Si Tran" w:date="2012-12-06T03:22:00Z">
                      <w:rPr>
                        <w:rFonts w:ascii="Cambria Math" w:eastAsia="Times New Roman" w:hAnsi="Cambria Math"/>
                        <w:i/>
                        <w:sz w:val="26"/>
                        <w:szCs w:val="26"/>
                      </w:rPr>
                    </w:ins>
                  </m:ctrlPr>
                </m:sSupPr>
                <m:e>
                  <w:ins w:id="6129" w:author="The Si Tran" w:date="2012-12-06T03:22:00Z">
                    <m:r>
                      <w:rPr>
                        <w:rFonts w:ascii="Cambria Math" w:eastAsia="Times New Roman" w:hAnsi="Cambria Math"/>
                        <w:sz w:val="26"/>
                        <w:szCs w:val="26"/>
                      </w:rPr>
                      <m:t>f</m:t>
                    </m:r>
                  </w:ins>
                </m:e>
                <m:sup>
                  <w:ins w:id="6130" w:author="The Si Tran" w:date="2012-12-06T03:22:00Z">
                    <m:r>
                      <w:rPr>
                        <w:rFonts w:ascii="Cambria Math" w:eastAsia="Times New Roman" w:hAnsi="Cambria Math"/>
                        <w:sz w:val="26"/>
                        <w:szCs w:val="26"/>
                      </w:rPr>
                      <m:t>'</m:t>
                    </m:r>
                  </w:ins>
                </m:sup>
              </m:sSup>
              <m:d>
                <m:dPr>
                  <m:ctrlPr>
                    <w:ins w:id="6131" w:author="The Si Tran" w:date="2012-12-06T03:22:00Z">
                      <w:rPr>
                        <w:rFonts w:ascii="Cambria Math" w:eastAsia="Times New Roman" w:hAnsi="Cambria Math"/>
                        <w:i/>
                        <w:sz w:val="26"/>
                        <w:szCs w:val="26"/>
                      </w:rPr>
                    </w:ins>
                  </m:ctrlPr>
                </m:dPr>
                <m:e>
                  <m:sSub>
                    <m:sSubPr>
                      <m:ctrlPr>
                        <w:ins w:id="6132" w:author="The Si Tran" w:date="2012-12-06T03:22:00Z">
                          <w:rPr>
                            <w:rFonts w:ascii="Cambria Math" w:eastAsia="Times New Roman" w:hAnsi="Cambria Math"/>
                            <w:i/>
                            <w:sz w:val="26"/>
                            <w:szCs w:val="26"/>
                          </w:rPr>
                        </w:ins>
                      </m:ctrlPr>
                    </m:sSubPr>
                    <m:e>
                      <w:ins w:id="6133" w:author="The Si Tran" w:date="2012-12-06T03:23:00Z">
                        <m:r>
                          <w:rPr>
                            <w:rFonts w:ascii="Cambria Math" w:eastAsia="Times New Roman" w:hAnsi="Cambria Math"/>
                            <w:sz w:val="26"/>
                            <w:szCs w:val="26"/>
                          </w:rPr>
                          <m:t>net</m:t>
                        </m:r>
                      </w:ins>
                    </m:e>
                    <m:sub>
                      <w:ins w:id="6134" w:author="The Si Tran" w:date="2012-12-06T03:23:00Z">
                        <m:r>
                          <w:rPr>
                            <w:rFonts w:ascii="Cambria Math" w:eastAsia="Times New Roman" w:hAnsi="Cambria Math"/>
                            <w:sz w:val="26"/>
                            <w:szCs w:val="26"/>
                          </w:rPr>
                          <m:t>k</m:t>
                        </m:r>
                      </w:ins>
                    </m:sub>
                  </m:sSub>
                </m:e>
              </m:d>
              <m:sSub>
                <m:sSubPr>
                  <m:ctrlPr>
                    <w:ins w:id="6135" w:author="The Si Tran" w:date="2012-12-06T03:23:00Z">
                      <w:rPr>
                        <w:rFonts w:ascii="Cambria Math" w:eastAsia="Times New Roman" w:hAnsi="Cambria Math"/>
                        <w:i/>
                        <w:sz w:val="26"/>
                        <w:szCs w:val="26"/>
                      </w:rPr>
                    </w:ins>
                  </m:ctrlPr>
                </m:sSubPr>
                <m:e>
                  <w:ins w:id="6136" w:author="The Si Tran" w:date="2012-12-06T03:23:00Z">
                    <m:r>
                      <w:rPr>
                        <w:rFonts w:ascii="Cambria Math" w:eastAsia="Times New Roman" w:hAnsi="Cambria Math"/>
                        <w:sz w:val="26"/>
                        <w:szCs w:val="26"/>
                      </w:rPr>
                      <m:t>w</m:t>
                    </m:r>
                  </w:ins>
                </m:e>
                <m:sub>
                  <w:ins w:id="6137" w:author="The Si Tran" w:date="2012-12-06T03:23:00Z">
                    <m:r>
                      <w:rPr>
                        <w:rFonts w:ascii="Cambria Math" w:eastAsia="Times New Roman" w:hAnsi="Cambria Math"/>
                        <w:sz w:val="26"/>
                        <w:szCs w:val="26"/>
                      </w:rPr>
                      <m:t>ki</m:t>
                    </m:r>
                  </w:ins>
                </m:sub>
              </m:sSub>
            </m:e>
          </m:nary>
        </m:oMath>
      </m:oMathPara>
    </w:p>
    <w:p w14:paraId="21700429" w14:textId="158C37EA"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r w:rsidRPr="0049233F">
        <w:rPr>
          <w:rFonts w:ascii="Times New Roman" w:hAnsi="Times New Roman"/>
          <w:sz w:val="26"/>
          <w:szCs w:val="26"/>
        </w:rPr>
        <w:tab/>
      </w:r>
      <w:del w:id="6138" w:author="The Si Tran" w:date="2012-12-06T03:23:00Z">
        <w:r w:rsidRPr="00AF1345" w:rsidDel="008A5312">
          <w:rPr>
            <w:rFonts w:ascii="Times New Roman" w:hAnsi="Times New Roman"/>
            <w:position w:val="-64"/>
            <w:sz w:val="26"/>
            <w:szCs w:val="26"/>
          </w:rPr>
          <w:object w:dxaOrig="5840" w:dyaOrig="1400" w14:anchorId="4D68EFCA">
            <v:shape id="_x0000_i1130" type="#_x0000_t75" style="width:383.45pt;height:90.4pt" o:ole="">
              <v:imagedata r:id="rId261" o:title=""/>
            </v:shape>
            <o:OLEObject Type="Embed" ProgID="Equation.DSMT4" ShapeID="_x0000_i1130" DrawAspect="Content" ObjectID="_1416977663" r:id="rId262"/>
          </w:object>
        </w:r>
      </w:del>
    </w:p>
    <w:p w14:paraId="615C4E77" w14:textId="796CC167" w:rsidR="0088753F" w:rsidRDefault="00E20E05" w:rsidP="0088753F">
      <w:pPr>
        <w:pStyle w:val="ListParagraph"/>
        <w:spacing w:after="0" w:line="360" w:lineRule="auto"/>
        <w:ind w:left="0"/>
        <w:rPr>
          <w:ins w:id="6139" w:author="The Si Tran" w:date="2012-12-06T03:24:00Z"/>
          <w:rFonts w:ascii="Times New Roman" w:hAnsi="Times New Roman"/>
          <w:sz w:val="26"/>
          <w:szCs w:val="26"/>
        </w:rPr>
      </w:pPr>
      <w:ins w:id="6140" w:author="The Si Tran" w:date="2012-12-14T05:43:00Z">
        <w:r w:rsidRPr="007C782C">
          <w:rPr>
            <w:noProof/>
            <w:szCs w:val="26"/>
            <w:rPrChange w:id="6141" w:author="Unknown">
              <w:rPr>
                <w:noProof/>
              </w:rPr>
            </w:rPrChange>
          </w:rPr>
          <mc:AlternateContent>
            <mc:Choice Requires="wps">
              <w:drawing>
                <wp:anchor distT="0" distB="0" distL="114300" distR="114300" simplePos="0" relativeHeight="251648512" behindDoc="0" locked="0" layoutInCell="1" allowOverlap="1" wp14:anchorId="04312190" wp14:editId="0625004E">
                  <wp:simplePos x="0" y="0"/>
                  <wp:positionH relativeFrom="column">
                    <wp:posOffset>5151815</wp:posOffset>
                  </wp:positionH>
                  <wp:positionV relativeFrom="paragraph">
                    <wp:posOffset>585012</wp:posOffset>
                  </wp:positionV>
                  <wp:extent cx="595290" cy="36195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B77D1" w14:textId="4AFF9F18" w:rsidR="00E20E05" w:rsidRDefault="00E20E05" w:rsidP="00BC0EFC">
                              <w:ins w:id="6142" w:author="The Si Tran" w:date="2012-12-06T02:41:00Z">
                                <w:r>
                                  <w:t>(4.</w:t>
                                </w:r>
                              </w:ins>
                              <w:ins w:id="6143" w:author="The Si Tran" w:date="2012-12-06T02:44:00Z">
                                <w:r>
                                  <w:t>11</w:t>
                                </w:r>
                              </w:ins>
                              <w:ins w:id="614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312190" id="Text Box 212" o:spid="_x0000_s1100" type="#_x0000_t202" style="position:absolute;margin-left:405.65pt;margin-top:46.05pt;width:46.85pt;height:28.5pt;z-index:25164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" fillcolor="white [3201]" stroked="f" strokeweight=".5pt">
                  <v:textbox>
                    <w:txbxContent>
                      <w:p w14:paraId="66EB77D1" w14:textId="4AFF9F18" w:rsidR="00E20E05" w:rsidRDefault="00E20E05" w:rsidP="00BC0EFC">
                        <w:ins w:id="6145" w:author="The Si Tran" w:date="2012-12-06T02:41:00Z">
                          <w:r>
                            <w:t>(4.</w:t>
                          </w:r>
                        </w:ins>
                        <w:ins w:id="6146" w:author="The Si Tran" w:date="2012-12-06T02:44:00Z">
                          <w:r>
                            <w:t>11</w:t>
                          </w:r>
                        </w:ins>
                        <w:ins w:id="6147" w:author="The Si Tran" w:date="2012-12-06T02:41:00Z">
                          <w:r>
                            <w:t>)</w:t>
                          </w:r>
                        </w:ins>
                      </w:p>
                    </w:txbxContent>
                  </v:textbox>
                </v:shape>
              </w:pict>
            </mc:Fallback>
          </mc:AlternateContent>
        </w:r>
      </w:ins>
      <w:r w:rsidR="0088753F" w:rsidRPr="0049233F">
        <w:rPr>
          <w:rFonts w:ascii="Times New Roman" w:hAnsi="Times New Roman"/>
          <w:sz w:val="26"/>
          <w:szCs w:val="26"/>
        </w:rPr>
        <w:t>Thay (</w:t>
      </w:r>
      <w:ins w:id="6148" w:author="The Si Tran" w:date="2012-12-14T05:45:00Z">
        <w:r>
          <w:rPr>
            <w:rFonts w:ascii="Times New Roman" w:hAnsi="Times New Roman"/>
            <w:sz w:val="26"/>
            <w:szCs w:val="26"/>
          </w:rPr>
          <w:t>4</w:t>
        </w:r>
      </w:ins>
      <w:del w:id="6149"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.10) và (</w:t>
      </w:r>
      <w:ins w:id="6150" w:author="The Si Tran" w:date="2012-12-14T05:45:00Z">
        <w:r>
          <w:rPr>
            <w:rFonts w:ascii="Times New Roman" w:hAnsi="Times New Roman"/>
            <w:sz w:val="26"/>
            <w:szCs w:val="26"/>
          </w:rPr>
          <w:t>4</w:t>
        </w:r>
      </w:ins>
      <w:del w:id="6151"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.6) vào (</w:t>
      </w:r>
      <w:ins w:id="6152" w:author="The Si Tran" w:date="2012-12-14T05:45:00Z">
        <w:r>
          <w:rPr>
            <w:rFonts w:ascii="Times New Roman" w:hAnsi="Times New Roman"/>
            <w:sz w:val="26"/>
            <w:szCs w:val="26"/>
          </w:rPr>
          <w:t>4</w:t>
        </w:r>
      </w:ins>
      <w:del w:id="6153"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 xml:space="preserve">.5) ta được công thức tính đạo hàm riêng phần của hàm lỗi theo trọng số </w:t>
      </w:r>
      <w:r w:rsidR="0088753F" w:rsidRPr="0049233F">
        <w:rPr>
          <w:rFonts w:ascii="Times New Roman" w:hAnsi="Times New Roman"/>
          <w:i/>
          <w:sz w:val="26"/>
          <w:szCs w:val="26"/>
        </w:rPr>
        <w:t>w</w:t>
      </w:r>
      <w:r w:rsidR="0088753F" w:rsidRPr="0049233F">
        <w:rPr>
          <w:rFonts w:ascii="Times New Roman" w:hAnsi="Times New Roman"/>
          <w:i/>
          <w:sz w:val="26"/>
          <w:szCs w:val="26"/>
          <w:vertAlign w:val="subscript"/>
        </w:rPr>
        <w:t>ij</w:t>
      </w:r>
      <w:r w:rsidR="0088753F" w:rsidRPr="0049233F">
        <w:rPr>
          <w:rFonts w:ascii="Times New Roman" w:hAnsi="Times New Roman"/>
          <w:i/>
          <w:sz w:val="26"/>
          <w:szCs w:val="26"/>
        </w:rPr>
        <w:t xml:space="preserve"> </w:t>
      </w:r>
      <w:r w:rsidR="0088753F" w:rsidRPr="0049233F">
        <w:rPr>
          <w:rFonts w:ascii="Times New Roman" w:hAnsi="Times New Roman"/>
          <w:sz w:val="26"/>
          <w:szCs w:val="26"/>
        </w:rPr>
        <w:t xml:space="preserve">của đơn vị ẩn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w:t>
      </w:r>
    </w:p>
    <w:p w14:paraId="2D3B2690" w14:textId="240F8AFF" w:rsidR="005B51B1" w:rsidRPr="0008713C" w:rsidRDefault="0056499D">
      <w:pPr>
        <w:pStyle w:val="ListParagraph"/>
        <w:spacing w:after="0" w:line="360" w:lineRule="auto"/>
        <w:ind w:firstLine="720"/>
        <w:rPr>
          <w:rFonts w:ascii="Times New Roman" w:hAnsi="Times New Roman"/>
          <w:sz w:val="26"/>
          <w:szCs w:val="26"/>
          <w:rPrChange w:id="6154" w:author="The Si Tran" w:date="2012-12-14T06:17:00Z">
            <w:rPr>
              <w:rFonts w:ascii="Times New Roman" w:hAnsi="Times New Roman"/>
              <w:sz w:val="26"/>
              <w:szCs w:val="26"/>
            </w:rPr>
          </w:rPrChange>
        </w:rPr>
        <w:pPrChange w:id="6155" w:author="The Si Tran" w:date="2012-12-06T03:25:00Z">
          <w:pPr>
            <w:pStyle w:val="ListParagraph"/>
            <w:spacing w:after="0" w:line="360" w:lineRule="auto"/>
            <w:ind w:left="0"/>
          </w:pPr>
        </w:pPrChange>
      </w:pPr>
      <m:oMathPara>
        <m:oMath>
          <m:f>
            <m:fPr>
              <m:ctrlPr>
                <w:ins w:id="6156" w:author="The Si Tran" w:date="2012-12-06T03:24:00Z">
                  <w:rPr>
                    <w:rFonts w:ascii="Cambria Math" w:eastAsia="Times New Roman" w:hAnsi="Cambria Math"/>
                    <w:i/>
                    <w:sz w:val="26"/>
                    <w:szCs w:val="26"/>
                  </w:rPr>
                </w:ins>
              </m:ctrlPr>
            </m:fPr>
            <m:num>
              <w:ins w:id="6157" w:author="The Si Tran" w:date="2012-12-06T03:24:00Z">
                <m:r>
                  <w:rPr>
                    <w:rFonts w:ascii="Cambria Math" w:hAnsi="Cambria Math"/>
                    <w:sz w:val="26"/>
                    <w:szCs w:val="26"/>
                  </w:rPr>
                  <m:t>∂E</m:t>
                </m:r>
              </w:ins>
            </m:num>
            <m:den>
              <w:ins w:id="6158" w:author="The Si Tran" w:date="2012-12-06T03:24:00Z">
                <m:r>
                  <w:rPr>
                    <w:rFonts w:ascii="Cambria Math" w:hAnsi="Cambria Math"/>
                    <w:sz w:val="26"/>
                    <w:szCs w:val="26"/>
                  </w:rPr>
                  <m:t>∂</m:t>
                </m:r>
              </w:ins>
              <m:sSub>
                <m:sSubPr>
                  <m:ctrlPr>
                    <w:ins w:id="6159" w:author="The Si Tran" w:date="2012-12-06T03:24:00Z">
                      <w:rPr>
                        <w:rFonts w:ascii="Cambria Math" w:eastAsia="Times New Roman" w:hAnsi="Cambria Math"/>
                        <w:i/>
                        <w:sz w:val="26"/>
                        <w:szCs w:val="26"/>
                      </w:rPr>
                    </w:ins>
                  </m:ctrlPr>
                </m:sSubPr>
                <m:e>
                  <w:ins w:id="6160" w:author="The Si Tran" w:date="2012-12-06T03:24:00Z">
                    <m:r>
                      <w:rPr>
                        <w:rFonts w:ascii="Cambria Math" w:hAnsi="Cambria Math"/>
                        <w:sz w:val="26"/>
                        <w:szCs w:val="26"/>
                      </w:rPr>
                      <m:t>w</m:t>
                    </m:r>
                  </w:ins>
                </m:e>
                <m:sub>
                  <w:ins w:id="6161" w:author="The Si Tran" w:date="2012-12-06T03:24:00Z">
                    <m:r>
                      <w:rPr>
                        <w:rFonts w:ascii="Cambria Math" w:hAnsi="Cambria Math"/>
                        <w:sz w:val="26"/>
                        <w:szCs w:val="26"/>
                      </w:rPr>
                      <m:t>ij</m:t>
                    </m:r>
                  </w:ins>
                </m:sub>
              </m:sSub>
            </m:den>
          </m:f>
          <w:ins w:id="6162" w:author="The Si Tran" w:date="2012-12-06T03:24:00Z">
            <m:r>
              <w:rPr>
                <w:rFonts w:ascii="Cambria Math" w:hAnsi="Cambria Math"/>
                <w:sz w:val="26"/>
                <w:szCs w:val="26"/>
              </w:rPr>
              <m:t>=</m:t>
            </m:r>
          </w:ins>
          <m:d>
            <m:dPr>
              <m:ctrlPr>
                <w:ins w:id="6163" w:author="The Si Tran" w:date="2012-12-06T03:24:00Z">
                  <w:rPr>
                    <w:rFonts w:ascii="Cambria Math" w:hAnsi="Cambria Math"/>
                    <w:i/>
                    <w:sz w:val="26"/>
                    <w:szCs w:val="26"/>
                  </w:rPr>
                </w:ins>
              </m:ctrlPr>
            </m:dPr>
            <m:e>
              <m:nary>
                <m:naryPr>
                  <m:chr m:val="∑"/>
                  <m:limLoc m:val="subSup"/>
                  <m:supHide m:val="1"/>
                  <m:ctrlPr>
                    <w:ins w:id="6164" w:author="The Si Tran" w:date="2012-12-06T03:24:00Z">
                      <w:rPr>
                        <w:rFonts w:ascii="Cambria Math" w:eastAsia="Times New Roman" w:hAnsi="Cambria Math"/>
                        <w:i/>
                        <w:sz w:val="26"/>
                        <w:szCs w:val="26"/>
                      </w:rPr>
                    </w:ins>
                  </m:ctrlPr>
                </m:naryPr>
                <m:sub>
                  <w:ins w:id="6165" w:author="The Si Tran" w:date="2012-12-06T03:24:00Z">
                    <m:r>
                      <w:rPr>
                        <w:rFonts w:ascii="Cambria Math" w:eastAsia="Times New Roman" w:hAnsi="Cambria Math"/>
                        <w:sz w:val="26"/>
                        <w:szCs w:val="26"/>
                      </w:rPr>
                      <m:t>k∈succ</m:t>
                    </m:r>
                  </w:ins>
                  <m:d>
                    <m:dPr>
                      <m:ctrlPr>
                        <w:ins w:id="6166" w:author="The Si Tran" w:date="2012-12-06T03:24:00Z">
                          <w:rPr>
                            <w:rFonts w:ascii="Cambria Math" w:eastAsia="Times New Roman" w:hAnsi="Cambria Math"/>
                            <w:i/>
                            <w:sz w:val="26"/>
                            <w:szCs w:val="26"/>
                          </w:rPr>
                        </w:ins>
                      </m:ctrlPr>
                    </m:dPr>
                    <m:e>
                      <w:ins w:id="6167" w:author="The Si Tran" w:date="2012-12-06T03:24:00Z">
                        <m:r>
                          <w:rPr>
                            <w:rFonts w:ascii="Cambria Math" w:eastAsia="Times New Roman" w:hAnsi="Cambria Math"/>
                            <w:sz w:val="26"/>
                            <w:szCs w:val="26"/>
                          </w:rPr>
                          <m:t>i</m:t>
                        </m:r>
                      </w:ins>
                    </m:e>
                  </m:d>
                </m:sub>
                <m:sup/>
                <m:e>
                  <m:f>
                    <m:fPr>
                      <m:ctrlPr>
                        <w:ins w:id="6168" w:author="The Si Tran" w:date="2012-12-06T03:24:00Z">
                          <w:rPr>
                            <w:rFonts w:ascii="Cambria Math" w:eastAsia="Times New Roman" w:hAnsi="Cambria Math"/>
                            <w:i/>
                            <w:sz w:val="26"/>
                            <w:szCs w:val="26"/>
                          </w:rPr>
                        </w:ins>
                      </m:ctrlPr>
                    </m:fPr>
                    <m:num>
                      <w:ins w:id="6169" w:author="The Si Tran" w:date="2012-12-06T03:24:00Z">
                        <m:r>
                          <w:rPr>
                            <w:rFonts w:ascii="Cambria Math" w:hAnsi="Cambria Math"/>
                            <w:sz w:val="26"/>
                            <w:szCs w:val="26"/>
                          </w:rPr>
                          <m:t>∂E</m:t>
                        </m:r>
                      </w:ins>
                    </m:num>
                    <m:den>
                      <w:ins w:id="6170" w:author="The Si Tran" w:date="2012-12-06T03:24:00Z">
                        <m:r>
                          <w:rPr>
                            <w:rFonts w:ascii="Cambria Math" w:hAnsi="Cambria Math"/>
                            <w:sz w:val="26"/>
                            <w:szCs w:val="26"/>
                          </w:rPr>
                          <m:t>∂</m:t>
                        </m:r>
                      </w:ins>
                      <m:sSub>
                        <m:sSubPr>
                          <m:ctrlPr>
                            <w:ins w:id="6171" w:author="The Si Tran" w:date="2012-12-06T03:24:00Z">
                              <w:rPr>
                                <w:rFonts w:ascii="Cambria Math" w:eastAsia="Times New Roman" w:hAnsi="Cambria Math"/>
                                <w:i/>
                                <w:sz w:val="26"/>
                                <w:szCs w:val="26"/>
                              </w:rPr>
                            </w:ins>
                          </m:ctrlPr>
                        </m:sSubPr>
                        <m:e>
                          <w:ins w:id="6172" w:author="The Si Tran" w:date="2012-12-06T03:24:00Z">
                            <m:r>
                              <w:rPr>
                                <w:rFonts w:ascii="Cambria Math" w:hAnsi="Cambria Math"/>
                                <w:sz w:val="26"/>
                                <w:szCs w:val="26"/>
                              </w:rPr>
                              <m:t>o</m:t>
                            </m:r>
                          </w:ins>
                        </m:e>
                        <m:sub>
                          <w:ins w:id="6173" w:author="The Si Tran" w:date="2012-12-06T03:24:00Z">
                            <m:r>
                              <w:rPr>
                                <w:rFonts w:ascii="Cambria Math" w:hAnsi="Cambria Math"/>
                                <w:sz w:val="26"/>
                                <w:szCs w:val="26"/>
                              </w:rPr>
                              <m:t>k</m:t>
                            </m:r>
                          </w:ins>
                        </m:sub>
                      </m:sSub>
                    </m:den>
                  </m:f>
                  <m:sSup>
                    <m:sSupPr>
                      <m:ctrlPr>
                        <w:ins w:id="6174" w:author="The Si Tran" w:date="2012-12-06T03:24:00Z">
                          <w:rPr>
                            <w:rFonts w:ascii="Cambria Math" w:eastAsia="Times New Roman" w:hAnsi="Cambria Math"/>
                            <w:i/>
                            <w:sz w:val="26"/>
                            <w:szCs w:val="26"/>
                          </w:rPr>
                        </w:ins>
                      </m:ctrlPr>
                    </m:sSupPr>
                    <m:e>
                      <w:ins w:id="6175" w:author="The Si Tran" w:date="2012-12-06T03:24:00Z">
                        <m:r>
                          <w:rPr>
                            <w:rFonts w:ascii="Cambria Math" w:eastAsia="Times New Roman" w:hAnsi="Cambria Math"/>
                            <w:sz w:val="26"/>
                            <w:szCs w:val="26"/>
                          </w:rPr>
                          <m:t>f</m:t>
                        </m:r>
                      </w:ins>
                    </m:e>
                    <m:sup>
                      <w:ins w:id="6176" w:author="The Si Tran" w:date="2012-12-06T03:24:00Z">
                        <m:r>
                          <w:rPr>
                            <w:rFonts w:ascii="Cambria Math" w:eastAsia="Times New Roman" w:hAnsi="Cambria Math"/>
                            <w:sz w:val="26"/>
                            <w:szCs w:val="26"/>
                          </w:rPr>
                          <m:t>'</m:t>
                        </m:r>
                      </w:ins>
                    </m:sup>
                  </m:sSup>
                  <m:d>
                    <m:dPr>
                      <m:ctrlPr>
                        <w:ins w:id="6177" w:author="The Si Tran" w:date="2012-12-06T03:24:00Z">
                          <w:rPr>
                            <w:rFonts w:ascii="Cambria Math" w:eastAsia="Times New Roman" w:hAnsi="Cambria Math"/>
                            <w:i/>
                            <w:sz w:val="26"/>
                            <w:szCs w:val="26"/>
                          </w:rPr>
                        </w:ins>
                      </m:ctrlPr>
                    </m:dPr>
                    <m:e>
                      <m:sSub>
                        <m:sSubPr>
                          <m:ctrlPr>
                            <w:ins w:id="6178" w:author="The Si Tran" w:date="2012-12-06T03:24:00Z">
                              <w:rPr>
                                <w:rFonts w:ascii="Cambria Math" w:eastAsia="Times New Roman" w:hAnsi="Cambria Math"/>
                                <w:i/>
                                <w:sz w:val="26"/>
                                <w:szCs w:val="26"/>
                              </w:rPr>
                            </w:ins>
                          </m:ctrlPr>
                        </m:sSubPr>
                        <m:e>
                          <w:ins w:id="6179" w:author="The Si Tran" w:date="2012-12-06T03:24:00Z">
                            <m:r>
                              <w:rPr>
                                <w:rFonts w:ascii="Cambria Math" w:eastAsia="Times New Roman" w:hAnsi="Cambria Math"/>
                                <w:sz w:val="26"/>
                                <w:szCs w:val="26"/>
                              </w:rPr>
                              <m:t>net</m:t>
                            </m:r>
                          </w:ins>
                        </m:e>
                        <m:sub>
                          <w:ins w:id="6180" w:author="The Si Tran" w:date="2012-12-06T03:24:00Z">
                            <m:r>
                              <w:rPr>
                                <w:rFonts w:ascii="Cambria Math" w:eastAsia="Times New Roman" w:hAnsi="Cambria Math"/>
                                <w:sz w:val="26"/>
                                <w:szCs w:val="26"/>
                              </w:rPr>
                              <m:t>k</m:t>
                            </m:r>
                          </w:ins>
                        </m:sub>
                      </m:sSub>
                    </m:e>
                  </m:d>
                  <m:sSub>
                    <m:sSubPr>
                      <m:ctrlPr>
                        <w:ins w:id="6181" w:author="The Si Tran" w:date="2012-12-06T03:24:00Z">
                          <w:rPr>
                            <w:rFonts w:ascii="Cambria Math" w:eastAsia="Times New Roman" w:hAnsi="Cambria Math"/>
                            <w:i/>
                            <w:sz w:val="26"/>
                            <w:szCs w:val="26"/>
                          </w:rPr>
                        </w:ins>
                      </m:ctrlPr>
                    </m:sSubPr>
                    <m:e>
                      <w:ins w:id="6182" w:author="The Si Tran" w:date="2012-12-06T03:24:00Z">
                        <m:r>
                          <w:rPr>
                            <w:rFonts w:ascii="Cambria Math" w:eastAsia="Times New Roman" w:hAnsi="Cambria Math"/>
                            <w:sz w:val="26"/>
                            <w:szCs w:val="26"/>
                          </w:rPr>
                          <m:t>w</m:t>
                        </m:r>
                      </w:ins>
                    </m:e>
                    <m:sub>
                      <w:ins w:id="6183" w:author="The Si Tran" w:date="2012-12-06T03:24:00Z">
                        <m:r>
                          <w:rPr>
                            <w:rFonts w:ascii="Cambria Math" w:eastAsia="Times New Roman" w:hAnsi="Cambria Math"/>
                            <w:sz w:val="26"/>
                            <w:szCs w:val="26"/>
                          </w:rPr>
                          <m:t>ki</m:t>
                        </m:r>
                      </w:ins>
                    </m:sub>
                  </m:sSub>
                </m:e>
              </m:nary>
            </m:e>
          </m:d>
          <w:ins w:id="6184" w:author="The Si Tran" w:date="2012-12-06T03:24:00Z">
            <m:r>
              <w:rPr>
                <w:rFonts w:ascii="Cambria Math" w:hAnsi="Cambria Math"/>
                <w:sz w:val="26"/>
                <w:szCs w:val="26"/>
              </w:rPr>
              <m:t>*</m:t>
            </m:r>
          </w:ins>
          <m:sSup>
            <m:sSupPr>
              <m:ctrlPr>
                <w:ins w:id="6185" w:author="The Si Tran" w:date="2012-12-06T03:25:00Z">
                  <w:rPr>
                    <w:rFonts w:ascii="Cambria Math" w:eastAsia="Times New Roman" w:hAnsi="Cambria Math"/>
                    <w:i/>
                    <w:sz w:val="26"/>
                    <w:szCs w:val="26"/>
                  </w:rPr>
                </w:ins>
              </m:ctrlPr>
            </m:sSupPr>
            <m:e>
              <w:ins w:id="6186" w:author="The Si Tran" w:date="2012-12-06T03:25:00Z">
                <m:r>
                  <w:rPr>
                    <w:rFonts w:ascii="Cambria Math" w:hAnsi="Cambria Math"/>
                    <w:sz w:val="26"/>
                    <w:szCs w:val="26"/>
                  </w:rPr>
                  <m:t>f</m:t>
                </m:r>
              </w:ins>
            </m:e>
            <m:sup>
              <w:ins w:id="6187" w:author="The Si Tran" w:date="2012-12-06T03:25:00Z">
                <m:r>
                  <w:rPr>
                    <w:rFonts w:ascii="Cambria Math" w:hAnsi="Cambria Math"/>
                    <w:sz w:val="26"/>
                    <w:szCs w:val="26"/>
                  </w:rPr>
                  <m:t>'</m:t>
                </m:r>
              </w:ins>
            </m:sup>
          </m:sSup>
          <m:d>
            <m:dPr>
              <m:ctrlPr>
                <w:ins w:id="6188" w:author="The Si Tran" w:date="2012-12-06T03:25:00Z">
                  <w:rPr>
                    <w:rFonts w:ascii="Cambria Math" w:hAnsi="Cambria Math"/>
                    <w:i/>
                    <w:sz w:val="26"/>
                    <w:szCs w:val="26"/>
                  </w:rPr>
                </w:ins>
              </m:ctrlPr>
            </m:dPr>
            <m:e>
              <m:sSub>
                <m:sSubPr>
                  <m:ctrlPr>
                    <w:ins w:id="6189" w:author="The Si Tran" w:date="2012-12-06T03:25:00Z">
                      <w:rPr>
                        <w:rFonts w:ascii="Cambria Math" w:eastAsia="Times New Roman" w:hAnsi="Cambria Math"/>
                        <w:i/>
                        <w:sz w:val="26"/>
                        <w:szCs w:val="26"/>
                      </w:rPr>
                    </w:ins>
                  </m:ctrlPr>
                </m:sSubPr>
                <m:e>
                  <w:ins w:id="6190" w:author="The Si Tran" w:date="2012-12-06T03:25:00Z">
                    <m:r>
                      <w:rPr>
                        <w:rFonts w:ascii="Cambria Math" w:hAnsi="Cambria Math"/>
                        <w:sz w:val="26"/>
                        <w:szCs w:val="26"/>
                      </w:rPr>
                      <m:t>net</m:t>
                    </m:r>
                  </w:ins>
                </m:e>
                <m:sub>
                  <w:ins w:id="6191" w:author="The Si Tran" w:date="2012-12-06T03:25:00Z">
                    <m:r>
                      <w:rPr>
                        <w:rFonts w:ascii="Cambria Math" w:hAnsi="Cambria Math"/>
                        <w:sz w:val="26"/>
                        <w:szCs w:val="26"/>
                      </w:rPr>
                      <m:t>i</m:t>
                    </m:r>
                  </w:ins>
                </m:sub>
              </m:sSub>
            </m:e>
          </m:d>
          <m:sSub>
            <m:sSubPr>
              <m:ctrlPr>
                <w:ins w:id="6192" w:author="The Si Tran" w:date="2012-12-06T03:25:00Z">
                  <w:rPr>
                    <w:rFonts w:ascii="Cambria Math" w:eastAsia="Times New Roman" w:hAnsi="Cambria Math"/>
                    <w:i/>
                    <w:sz w:val="26"/>
                    <w:szCs w:val="26"/>
                  </w:rPr>
                </w:ins>
              </m:ctrlPr>
            </m:sSubPr>
            <m:e>
              <w:ins w:id="6193" w:author="The Si Tran" w:date="2012-12-06T03:25:00Z">
                <m:r>
                  <w:rPr>
                    <w:rFonts w:ascii="Cambria Math" w:hAnsi="Cambria Math"/>
                    <w:sz w:val="26"/>
                    <w:szCs w:val="26"/>
                  </w:rPr>
                  <m:t>o</m:t>
                </m:r>
              </w:ins>
            </m:e>
            <m:sub>
              <w:ins w:id="6194" w:author="The Si Tran" w:date="2012-12-06T03:25:00Z">
                <m:r>
                  <w:rPr>
                    <w:rFonts w:ascii="Cambria Math" w:hAnsi="Cambria Math"/>
                    <w:sz w:val="26"/>
                    <w:szCs w:val="26"/>
                  </w:rPr>
                  <m:t xml:space="preserve">j         </m:t>
                </m:r>
              </w:ins>
              <m:ctrlPr>
                <w:ins w:id="6195" w:author="The Si Tran" w:date="2012-12-06T03:25:00Z">
                  <w:rPr>
                    <w:rFonts w:ascii="Cambria Math" w:eastAsia="Times New Roman" w:hAnsi="Cambria Math"/>
                    <w:i/>
                    <w:sz w:val="26"/>
                    <w:szCs w:val="26"/>
                    <w:rPrChange w:id="6196" w:author="The Si Tran" w:date="2012-12-14T06:17:00Z">
                      <w:rPr>
                        <w:rFonts w:ascii="Cambria Math" w:eastAsia="Times New Roman" w:hAnsi="Cambria Math"/>
                        <w:i/>
                        <w:sz w:val="26"/>
                        <w:szCs w:val="26"/>
                      </w:rPr>
                    </w:rPrChange>
                  </w:rPr>
                </w:ins>
              </m:ctrlPr>
            </m:sub>
          </m:sSub>
        </m:oMath>
      </m:oMathPara>
    </w:p>
    <w:p w14:paraId="51433B67"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del w:id="6197" w:author="The Si Tran" w:date="2012-12-06T03:25:00Z">
        <w:r w:rsidRPr="00AF1345" w:rsidDel="005B51B1">
          <w:rPr>
            <w:rFonts w:ascii="Times New Roman" w:hAnsi="Times New Roman"/>
            <w:position w:val="-32"/>
            <w:sz w:val="26"/>
            <w:szCs w:val="26"/>
          </w:rPr>
          <w:object w:dxaOrig="4940" w:dyaOrig="700" w14:anchorId="4DC3F1FF">
            <v:shape id="_x0000_i1131" type="#_x0000_t75" style="width:330.7pt;height:46.9pt" o:ole="">
              <v:imagedata r:id="rId263" o:title=""/>
            </v:shape>
            <o:OLEObject Type="Embed" ProgID="Equation.DSMT4" ShapeID="_x0000_i1131" DrawAspect="Content" ObjectID="_1416977664" r:id="rId264"/>
          </w:object>
        </w:r>
      </w:del>
    </w:p>
    <w:p w14:paraId="1B4AB723" w14:textId="4F7D63EE"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succ(i)</w:t>
      </w:r>
      <w:r w:rsidRPr="0049233F">
        <w:rPr>
          <w:rFonts w:ascii="Times New Roman" w:hAnsi="Times New Roman"/>
          <w:sz w:val="26"/>
          <w:szCs w:val="26"/>
        </w:rPr>
        <w:t xml:space="preserve"> là các đơn vị ở lớp ngay sau đơn vị </w:t>
      </w:r>
      <w:r w:rsidRPr="0049233F">
        <w:rPr>
          <w:rFonts w:ascii="Times New Roman" w:hAnsi="Times New Roman"/>
          <w:i/>
          <w:sz w:val="26"/>
          <w:szCs w:val="26"/>
        </w:rPr>
        <w:t>i</w:t>
      </w:r>
      <w:r w:rsidRPr="0049233F">
        <w:rPr>
          <w:rFonts w:ascii="Times New Roman" w:hAnsi="Times New Roman"/>
          <w:sz w:val="26"/>
          <w:szCs w:val="26"/>
        </w:rPr>
        <w:t xml:space="preserve">. Các công thức này cho phép ta xây dựng một thủ tục tính đạo hàm riêng của hàm lỗi </w:t>
      </w:r>
      <w:r w:rsidRPr="0049233F">
        <w:rPr>
          <w:rFonts w:ascii="Times New Roman" w:hAnsi="Times New Roman"/>
          <w:i/>
          <w:sz w:val="26"/>
          <w:szCs w:val="26"/>
        </w:rPr>
        <w:t>E</w:t>
      </w:r>
      <w:r w:rsidRPr="0049233F">
        <w:rPr>
          <w:rFonts w:ascii="Times New Roman" w:hAnsi="Times New Roman"/>
          <w:sz w:val="26"/>
          <w:szCs w:val="26"/>
        </w:rPr>
        <w:t xml:space="preserve"> theo các trọng số </w:t>
      </w:r>
      <w:r w:rsidRPr="0049233F">
        <w:rPr>
          <w:rFonts w:ascii="Times New Roman" w:hAnsi="Times New Roman"/>
          <w:i/>
          <w:sz w:val="26"/>
          <w:szCs w:val="26"/>
        </w:rPr>
        <w:t>w</w:t>
      </w:r>
      <w:r w:rsidRPr="0049233F">
        <w:rPr>
          <w:rFonts w:ascii="Times New Roman" w:hAnsi="Times New Roman"/>
          <w:i/>
          <w:sz w:val="26"/>
          <w:szCs w:val="26"/>
          <w:vertAlign w:val="subscript"/>
        </w:rPr>
        <w:t>ij</w:t>
      </w:r>
      <w:r w:rsidRPr="0049233F">
        <w:rPr>
          <w:rFonts w:ascii="Times New Roman" w:hAnsi="Times New Roman"/>
          <w:sz w:val="26"/>
          <w:szCs w:val="26"/>
        </w:rPr>
        <w:t xml:space="preserve"> như sau: Bắt đầu tính toán từ các đơn vị ở tầng xuất, sau đó sử dụng kết quả vừa tính được </w:t>
      </w:r>
      <w:r w:rsidRPr="0049233F">
        <w:rPr>
          <w:rFonts w:ascii="Times New Roman" w:hAnsi="Times New Roman"/>
          <w:sz w:val="26"/>
          <w:szCs w:val="26"/>
        </w:rPr>
        <w:lastRenderedPageBreak/>
        <w:t>vào việc tính toán ở các đơn vị ở tầng trước. Nói các khác thông tin về độ dốc được lan truyền từ tầng xuất đến tầng nhập. Do đó giả thuật này được gọi là giải thuật lan truyền ngược.</w:t>
      </w:r>
    </w:p>
    <w:p w14:paraId="1C606F97" w14:textId="6602D24C" w:rsidR="0088753F" w:rsidRDefault="00782A72" w:rsidP="0088753F">
      <w:pPr>
        <w:pStyle w:val="ListParagraph"/>
        <w:tabs>
          <w:tab w:val="left" w:pos="720"/>
        </w:tabs>
        <w:spacing w:after="0" w:line="360" w:lineRule="auto"/>
        <w:ind w:left="0" w:firstLine="720"/>
        <w:rPr>
          <w:ins w:id="6198" w:author="The Si Tran" w:date="2012-12-06T03:26:00Z"/>
          <w:rFonts w:ascii="Times New Roman" w:hAnsi="Times New Roman"/>
          <w:sz w:val="26"/>
          <w:szCs w:val="26"/>
        </w:rPr>
      </w:pPr>
      <w:ins w:id="6199" w:author="The Si Tran" w:date="2012-12-14T05:54:00Z">
        <w:r w:rsidRPr="007C782C">
          <w:rPr>
            <w:noProof/>
            <w:szCs w:val="26"/>
            <w:rPrChange w:id="6200" w:author="Unknown">
              <w:rPr>
                <w:noProof/>
              </w:rPr>
            </w:rPrChange>
          </w:rPr>
          <mc:AlternateContent>
            <mc:Choice Requires="wps">
              <w:drawing>
                <wp:anchor distT="0" distB="0" distL="114300" distR="114300" simplePos="0" relativeHeight="251670016" behindDoc="0" locked="0" layoutInCell="1" allowOverlap="1" wp14:anchorId="404F4B27" wp14:editId="548961DD">
                  <wp:simplePos x="0" y="0"/>
                  <wp:positionH relativeFrom="column">
                    <wp:posOffset>5161901</wp:posOffset>
                  </wp:positionH>
                  <wp:positionV relativeFrom="paragraph">
                    <wp:posOffset>469368</wp:posOffset>
                  </wp:positionV>
                  <wp:extent cx="595290" cy="36195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7FEFB" w14:textId="2F37823D" w:rsidR="00782A72" w:rsidRDefault="00782A72" w:rsidP="00BC0EFC">
                              <w:ins w:id="6201" w:author="The Si Tran" w:date="2012-12-06T02:41:00Z">
                                <w:r>
                                  <w:t>(4.</w:t>
                                </w:r>
                              </w:ins>
                              <w:ins w:id="6202" w:author="The Si Tran" w:date="2012-12-06T02:44:00Z">
                                <w:r>
                                  <w:t>12</w:t>
                                </w:r>
                              </w:ins>
                              <w:ins w:id="620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4F4B27" id="Text Box 214" o:spid="_x0000_s1101" type="#_x0000_t202" style="position:absolute;left:0;text-align:left;margin-left:406.45pt;margin-top:36.95pt;width:46.85pt;height:28.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" fillcolor="white [3201]" stroked="f" strokeweight=".5pt">
                  <v:textbox>
                    <w:txbxContent>
                      <w:p w14:paraId="0387FEFB" w14:textId="2F37823D" w:rsidR="00782A72" w:rsidRDefault="00782A72" w:rsidP="00BC0EFC">
                        <w:ins w:id="6204" w:author="The Si Tran" w:date="2012-12-06T02:41:00Z">
                          <w:r>
                            <w:t>(4.</w:t>
                          </w:r>
                        </w:ins>
                        <w:ins w:id="6205" w:author="The Si Tran" w:date="2012-12-06T02:44:00Z">
                          <w:r>
                            <w:t>12</w:t>
                          </w:r>
                        </w:ins>
                        <w:ins w:id="6206" w:author="The Si Tran" w:date="2012-12-06T02:41:00Z">
                          <w:r>
                            <w:t>)</w:t>
                          </w:r>
                        </w:ins>
                      </w:p>
                    </w:txbxContent>
                  </v:textbox>
                </v:shape>
              </w:pict>
            </mc:Fallback>
          </mc:AlternateContent>
        </w:r>
      </w:ins>
      <w:r w:rsidR="0088753F" w:rsidRPr="0049233F">
        <w:rPr>
          <w:rFonts w:ascii="Times New Roman" w:hAnsi="Times New Roman"/>
          <w:sz w:val="26"/>
          <w:szCs w:val="26"/>
        </w:rPr>
        <w:t xml:space="preserve">Mỗi khi thông tin về đạo hàm riêng phần đã biết, bước tiếp theo trong giải thuật lan truyền ngược là cập nhập các trọng số </w:t>
      </w:r>
      <w:r w:rsidR="0088753F" w:rsidRPr="0049233F">
        <w:rPr>
          <w:rFonts w:ascii="Times New Roman" w:hAnsi="Times New Roman"/>
          <w:i/>
          <w:sz w:val="26"/>
          <w:szCs w:val="26"/>
        </w:rPr>
        <w:t>w</w:t>
      </w:r>
      <w:r w:rsidR="0088753F" w:rsidRPr="0049233F">
        <w:rPr>
          <w:rFonts w:ascii="Times New Roman" w:hAnsi="Times New Roman"/>
          <w:i/>
          <w:sz w:val="26"/>
          <w:szCs w:val="26"/>
          <w:vertAlign w:val="subscript"/>
        </w:rPr>
        <w:t>ij</w:t>
      </w:r>
      <w:r w:rsidR="0088753F" w:rsidRPr="0049233F">
        <w:rPr>
          <w:rFonts w:ascii="Times New Roman" w:hAnsi="Times New Roman"/>
          <w:sz w:val="26"/>
          <w:szCs w:val="26"/>
        </w:rPr>
        <w:t xml:space="preserve">. </w:t>
      </w:r>
    </w:p>
    <w:p w14:paraId="3AA5BE56" w14:textId="17535E3C" w:rsidR="003C4D45" w:rsidRPr="00100B8E" w:rsidRDefault="00782A72" w:rsidP="0008713C">
      <w:pPr>
        <w:pStyle w:val="ListParagraph"/>
        <w:tabs>
          <w:tab w:val="left" w:pos="720"/>
        </w:tabs>
        <w:spacing w:after="0" w:line="360" w:lineRule="auto"/>
        <w:ind w:left="0" w:firstLine="720"/>
        <w:jc w:val="center"/>
        <w:rPr>
          <w:ins w:id="6207" w:author="The Si Tran" w:date="2012-12-06T03:30:00Z"/>
          <w:rFonts w:ascii="Times New Roman" w:hAnsi="Times New Roman"/>
          <w:sz w:val="26"/>
          <w:szCs w:val="26"/>
        </w:rPr>
        <w:pPrChange w:id="6208" w:author="The Si Tran" w:date="2012-12-14T06:17:00Z">
          <w:pPr>
            <w:pStyle w:val="ListParagraph"/>
            <w:tabs>
              <w:tab w:val="left" w:pos="720"/>
            </w:tabs>
            <w:spacing w:after="0" w:line="360" w:lineRule="auto"/>
            <w:ind w:left="0" w:firstLine="720"/>
          </w:pPr>
        </w:pPrChange>
      </w:pPr>
      <w:ins w:id="6209" w:author="The Si Tran" w:date="2012-12-14T05:55:00Z">
        <w:r w:rsidRPr="007C782C">
          <w:rPr>
            <w:noProof/>
            <w:szCs w:val="26"/>
            <w:rPrChange w:id="6210" w:author="Unknown">
              <w:rPr>
                <w:noProof/>
              </w:rPr>
            </w:rPrChange>
          </w:rPr>
          <mc:AlternateContent>
            <mc:Choice Requires="wps">
              <w:drawing>
                <wp:anchor distT="0" distB="0" distL="114300" distR="114300" simplePos="0" relativeHeight="251673088" behindDoc="0" locked="0" layoutInCell="1" allowOverlap="1" wp14:anchorId="78175529" wp14:editId="357C3799">
                  <wp:simplePos x="0" y="0"/>
                  <wp:positionH relativeFrom="column">
                    <wp:posOffset>5161280</wp:posOffset>
                  </wp:positionH>
                  <wp:positionV relativeFrom="paragraph">
                    <wp:posOffset>324662</wp:posOffset>
                  </wp:positionV>
                  <wp:extent cx="595290" cy="36195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3F0A0F" w14:textId="385B313A" w:rsidR="00782A72" w:rsidRDefault="00782A72" w:rsidP="00BC0EFC">
                              <w:ins w:id="6211" w:author="The Si Tran" w:date="2012-12-06T02:41:00Z">
                                <w:r>
                                  <w:t>(4.</w:t>
                                </w:r>
                              </w:ins>
                              <w:ins w:id="6212" w:author="The Si Tran" w:date="2012-12-06T02:44:00Z">
                                <w:r>
                                  <w:t>13</w:t>
                                </w:r>
                              </w:ins>
                              <w:ins w:id="621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175529" id="Text Box 215" o:spid="_x0000_s1102" type="#_x0000_t202" style="position:absolute;left:0;text-align:left;margin-left:406.4pt;margin-top:25.55pt;width:46.85pt;height:28.5pt;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L1ojQ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" fillcolor="white [3201]" stroked="f" strokeweight=".5pt">
                  <v:textbox>
                    <w:txbxContent>
                      <w:p w14:paraId="783F0A0F" w14:textId="385B313A" w:rsidR="00782A72" w:rsidRDefault="00782A72" w:rsidP="00BC0EFC">
                        <w:ins w:id="6214" w:author="The Si Tran" w:date="2012-12-06T02:41:00Z">
                          <w:r>
                            <w:t>(4.</w:t>
                          </w:r>
                        </w:ins>
                        <w:ins w:id="6215" w:author="The Si Tran" w:date="2012-12-06T02:44:00Z">
                          <w:r>
                            <w:t>13</w:t>
                          </w:r>
                        </w:ins>
                        <w:ins w:id="6216" w:author="The Si Tran" w:date="2012-12-06T02:41:00Z">
                          <w:r>
                            <w:t>)</w:t>
                          </w:r>
                        </w:ins>
                      </w:p>
                    </w:txbxContent>
                  </v:textbox>
                </v:shape>
              </w:pict>
            </mc:Fallback>
          </mc:AlternateContent>
        </w:r>
      </w:ins>
      <w:ins w:id="6217" w:author="The Si Tran" w:date="2012-12-06T03:30:00Z">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oMath>
      </w:ins>
    </w:p>
    <w:p w14:paraId="0383B1DA" w14:textId="28F40BC9" w:rsidR="00962DC9" w:rsidRPr="00962DC9" w:rsidDel="00962DC9" w:rsidRDefault="003C4D45" w:rsidP="0008713C">
      <w:pPr>
        <w:pStyle w:val="ListParagraph"/>
        <w:tabs>
          <w:tab w:val="left" w:pos="720"/>
        </w:tabs>
        <w:spacing w:after="0" w:line="360" w:lineRule="auto"/>
        <w:ind w:left="0" w:firstLine="720"/>
        <w:jc w:val="center"/>
        <w:rPr>
          <w:del w:id="6218" w:author="The Si Tran" w:date="2012-12-06T03:30:00Z"/>
          <w:rFonts w:ascii="Times New Roman" w:hAnsi="Times New Roman"/>
          <w:sz w:val="26"/>
          <w:szCs w:val="26"/>
        </w:rPr>
        <w:pPrChange w:id="6219" w:author="The Si Tran" w:date="2012-12-14T06:17:00Z">
          <w:pPr>
            <w:pStyle w:val="ListParagraph"/>
            <w:tabs>
              <w:tab w:val="left" w:pos="720"/>
            </w:tabs>
            <w:spacing w:after="0" w:line="360" w:lineRule="auto"/>
            <w:ind w:left="0" w:firstLine="720"/>
          </w:pPr>
        </w:pPrChange>
      </w:pPr>
      <w:ins w:id="6220" w:author="The Si Tran" w:date="2012-12-06T03:30:00Z">
        <m:oMathPara>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oMath>
        </m:oMathPara>
      </w:ins>
    </w:p>
    <w:p w14:paraId="6E4AAC0B" w14:textId="77777777" w:rsidR="0088753F" w:rsidRPr="00962DC9" w:rsidRDefault="0088753F" w:rsidP="0008713C">
      <w:pPr>
        <w:pStyle w:val="ListParagraph"/>
        <w:tabs>
          <w:tab w:val="left" w:pos="720"/>
        </w:tabs>
        <w:spacing w:after="0" w:line="360" w:lineRule="auto"/>
        <w:ind w:left="0" w:firstLine="720"/>
        <w:jc w:val="center"/>
        <w:rPr>
          <w:rFonts w:ascii="Times New Roman" w:hAnsi="Times New Roman"/>
          <w:sz w:val="26"/>
          <w:rPrChange w:id="6221" w:author="The Si Tran" w:date="2012-12-06T03:30:00Z">
            <w:rPr/>
          </w:rPrChange>
        </w:rPr>
        <w:pPrChange w:id="6222" w:author="The Si Tran" w:date="2012-12-14T06:17:00Z">
          <w:pPr>
            <w:pStyle w:val="ListParagraph"/>
            <w:spacing w:after="0" w:line="360" w:lineRule="auto"/>
            <w:ind w:left="0" w:firstLine="720"/>
          </w:pPr>
        </w:pPrChange>
      </w:pPr>
      <w:del w:id="6223" w:author="The Si Tran" w:date="2012-12-06T03:30:00Z">
        <w:r w:rsidRPr="00AF1345" w:rsidDel="00962DC9">
          <w:object w:dxaOrig="4040" w:dyaOrig="1040" w14:anchorId="7127A6C4">
            <v:shape id="_x0000_i1132" type="#_x0000_t75" style="width:265.4pt;height:68.65pt" o:ole="">
              <v:imagedata r:id="rId265" o:title=""/>
            </v:shape>
            <o:OLEObject Type="Embed" ProgID="Equation.DSMT4" ShapeID="_x0000_i1132" DrawAspect="Content" ObjectID="_1416977665" r:id="rId266"/>
          </w:object>
        </w:r>
      </w:del>
    </w:p>
    <w:p w14:paraId="41B71683" w14:textId="60BCD495"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Ở đây </w:t>
      </w:r>
      <w:r w:rsidRPr="00AF1345">
        <w:rPr>
          <w:rFonts w:ascii="Times New Roman" w:hAnsi="Times New Roman"/>
          <w:position w:val="-10"/>
          <w:sz w:val="26"/>
          <w:szCs w:val="26"/>
        </w:rPr>
        <w:object w:dxaOrig="200" w:dyaOrig="260" w14:anchorId="193592F5">
          <v:shape id="_x0000_i1133" type="#_x0000_t75" style="width:10.05pt;height:12.55pt" o:ole="">
            <v:imagedata r:id="rId267" o:title=""/>
          </v:shape>
          <o:OLEObject Type="Embed" ProgID="Equation.DSMT4" ShapeID="_x0000_i1133" DrawAspect="Content" ObjectID="_1416977666" r:id="rId268"/>
        </w:object>
      </w:r>
      <w:r w:rsidRPr="0049233F">
        <w:rPr>
          <w:rFonts w:ascii="Times New Roman" w:hAnsi="Times New Roman"/>
          <w:position w:val="-6"/>
          <w:sz w:val="26"/>
          <w:szCs w:val="26"/>
        </w:rPr>
        <w:t xml:space="preserve"> </w:t>
      </w:r>
      <w:r w:rsidRPr="0049233F">
        <w:rPr>
          <w:rFonts w:ascii="Times New Roman" w:hAnsi="Times New Roman"/>
          <w:sz w:val="26"/>
          <w:szCs w:val="26"/>
        </w:rPr>
        <w:t>là hệ số học có vai trò điều tiết mức độ thay đổi của trọng số trong các bước cập nhập.</w:t>
      </w:r>
    </w:p>
    <w:p w14:paraId="27E76473" w14:textId="05AAD8E0"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Cơ bản có hai phương pháp cập nhập các trọng số phân loại theo thời điểm cập nhập: </w:t>
      </w:r>
      <w:r w:rsidRPr="0049233F">
        <w:rPr>
          <w:rFonts w:ascii="Times New Roman" w:hAnsi="Times New Roman"/>
          <w:i/>
          <w:sz w:val="26"/>
          <w:szCs w:val="26"/>
        </w:rPr>
        <w:t>học theo mẫu</w:t>
      </w:r>
      <w:r w:rsidRPr="0049233F">
        <w:rPr>
          <w:rFonts w:ascii="Times New Roman" w:hAnsi="Times New Roman"/>
          <w:sz w:val="26"/>
          <w:szCs w:val="26"/>
        </w:rPr>
        <w:t xml:space="preserve"> (learning by pattern) và </w:t>
      </w:r>
      <w:r w:rsidRPr="0049233F">
        <w:rPr>
          <w:rFonts w:ascii="Times New Roman" w:hAnsi="Times New Roman"/>
          <w:i/>
          <w:sz w:val="26"/>
          <w:szCs w:val="26"/>
        </w:rPr>
        <w:t>học theo epoch</w:t>
      </w:r>
      <w:r w:rsidRPr="0049233F">
        <w:rPr>
          <w:rFonts w:ascii="Times New Roman" w:hAnsi="Times New Roman"/>
          <w:sz w:val="26"/>
          <w:szCs w:val="26"/>
        </w:rPr>
        <w:t xml:space="preserve"> (learning by epoch). Một epoch là một lần học duyệt qua tất cả các mẫu trong tập dữ liệu mẫu dùng để học. </w:t>
      </w:r>
    </w:p>
    <w:p w14:paraId="730566D7" w14:textId="515139D9"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Trong phương pháp học theo mẫu đôi khi còn dược gọi là </w:t>
      </w:r>
      <w:r w:rsidRPr="0049233F">
        <w:rPr>
          <w:rFonts w:ascii="Times New Roman" w:hAnsi="Times New Roman"/>
          <w:i/>
          <w:sz w:val="26"/>
          <w:szCs w:val="26"/>
        </w:rPr>
        <w:t>học trực tuyến</w:t>
      </w:r>
      <w:r w:rsidRPr="0049233F">
        <w:rPr>
          <w:rFonts w:ascii="Times New Roman" w:hAnsi="Times New Roman"/>
          <w:sz w:val="26"/>
          <w:szCs w:val="26"/>
        </w:rPr>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233F">
        <w:rPr>
          <w:rFonts w:ascii="Times New Roman" w:hAnsi="Times New Roman"/>
          <w:i/>
          <w:sz w:val="26"/>
          <w:szCs w:val="26"/>
        </w:rPr>
        <w:t>lỗi tổng thể</w:t>
      </w:r>
      <w:r w:rsidRPr="0049233F">
        <w:rPr>
          <w:rFonts w:ascii="Times New Roman" w:hAnsi="Times New Roman"/>
          <w:sz w:val="26"/>
          <w:szCs w:val="26"/>
        </w:rPr>
        <w:t xml:space="preserve"> (overall error) bằng cách tối ưu hàm lỗi cho từng mẫu trong tập dữ liệu học. Phương pháp này làm việc tốt cho các tập dữ liệu mẫu có kích cỡ lớn và chứa đựng nhiều thông tin dư thừa [5].</w:t>
      </w:r>
    </w:p>
    <w:p w14:paraId="314748DB" w14:textId="303000A7"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Phương pháp học theo epoch thực hiện lấy tổng tất cả thông tin về </w:t>
      </w:r>
      <w:r w:rsidRPr="0049233F">
        <w:rPr>
          <w:rFonts w:ascii="Times New Roman" w:hAnsi="Times New Roman"/>
          <w:i/>
          <w:sz w:val="26"/>
          <w:szCs w:val="26"/>
        </w:rPr>
        <w:t>độ dốc</w:t>
      </w:r>
      <w:r w:rsidRPr="0049233F">
        <w:rPr>
          <w:rFonts w:ascii="Times New Roman" w:hAnsi="Times New Roman"/>
          <w:sz w:val="26"/>
          <w:szCs w:val="26"/>
        </w:rPr>
        <w:t xml:space="preserve"> (gradient) cho toàn bộ </w:t>
      </w:r>
      <w:r w:rsidRPr="0049233F">
        <w:rPr>
          <w:rFonts w:ascii="Times New Roman" w:hAnsi="Times New Roman"/>
          <w:i/>
          <w:sz w:val="26"/>
          <w:szCs w:val="26"/>
        </w:rPr>
        <w:t>tập mẫu</w:t>
      </w:r>
      <w:r w:rsidRPr="0049233F">
        <w:rPr>
          <w:rFonts w:ascii="Times New Roman" w:hAnsi="Times New Roman"/>
          <w:sz w:val="26"/>
          <w:szCs w:val="26"/>
        </w:rPr>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rFonts w:ascii="Times New Roman" w:hAnsi="Times New Roman"/>
          <w:i/>
          <w:sz w:val="26"/>
          <w:szCs w:val="26"/>
        </w:rPr>
        <w:t>học theo bó</w:t>
      </w:r>
      <w:r w:rsidRPr="0049233F">
        <w:rPr>
          <w:rFonts w:ascii="Times New Roman" w:hAnsi="Times New Roman"/>
          <w:sz w:val="26"/>
          <w:szCs w:val="26"/>
        </w:rPr>
        <w:t xml:space="preserve"> (batch learning).</w:t>
      </w:r>
    </w:p>
    <w:p w14:paraId="16C2D20D" w14:textId="05FF6ABF"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Mặc dù giải thuật lan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233F">
        <w:rPr>
          <w:rFonts w:ascii="Times New Roman" w:hAnsi="Times New Roman"/>
          <w:i/>
          <w:sz w:val="26"/>
          <w:szCs w:val="26"/>
        </w:rPr>
        <w:t>giao động</w:t>
      </w:r>
      <w:r w:rsidRPr="0049233F">
        <w:rPr>
          <w:rFonts w:ascii="Times New Roman" w:hAnsi="Times New Roman"/>
          <w:sz w:val="26"/>
          <w:szCs w:val="26"/>
        </w:rPr>
        <w:t xml:space="preserve"> (</w:t>
      </w:r>
      <w:bookmarkStart w:id="6224" w:name="OLE_LINK1"/>
      <w:r w:rsidRPr="0049233F">
        <w:rPr>
          <w:rFonts w:ascii="Times New Roman" w:hAnsi="Times New Roman"/>
          <w:sz w:val="26"/>
          <w:szCs w:val="26"/>
        </w:rPr>
        <w:t>oscillation</w:t>
      </w:r>
      <w:bookmarkEnd w:id="6224"/>
      <w:r w:rsidRPr="0049233F">
        <w:rPr>
          <w:rFonts w:ascii="Times New Roman" w:hAnsi="Times New Roman"/>
          <w:sz w:val="26"/>
          <w:szCs w:val="26"/>
        </w:rPr>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w:t>
      </w:r>
      <w:r w:rsidRPr="0049233F">
        <w:rPr>
          <w:rFonts w:ascii="Times New Roman" w:hAnsi="Times New Roman"/>
          <w:sz w:val="26"/>
          <w:szCs w:val="26"/>
        </w:rPr>
        <w:lastRenderedPageBreak/>
        <w:t xml:space="preserve">ảnh hướng đến sự cập nhập các trọng số. Nếu đạo hàm riêng phần quá nhỏ thì </w:t>
      </w:r>
      <w:r w:rsidRPr="00AF1345">
        <w:rPr>
          <w:rFonts w:ascii="Times New Roman" w:hAnsi="Times New Roman"/>
          <w:position w:val="-6"/>
          <w:sz w:val="26"/>
          <w:szCs w:val="26"/>
        </w:rPr>
        <w:object w:dxaOrig="380" w:dyaOrig="279" w14:anchorId="37538E41">
          <v:shape id="_x0000_i1134" type="#_x0000_t75" style="width:17.6pt;height:14.25pt" o:ole="">
            <v:imagedata r:id="rId269" o:title=""/>
          </v:shape>
          <o:OLEObject Type="Embed" ProgID="Equation.DSMT4" ShapeID="_x0000_i1134" DrawAspect="Content" ObjectID="_1416977667" r:id="rId270"/>
        </w:object>
      </w:r>
      <w:r w:rsidRPr="0049233F">
        <w:rPr>
          <w:rFonts w:ascii="Times New Roman" w:hAnsi="Times New Roman"/>
          <w:sz w:val="26"/>
          <w:szCs w:val="26"/>
        </w:rPr>
        <w:t xml:space="preserve"> nhỏ, nếu đạo hàm riêng phần lớn thì </w:t>
      </w:r>
      <w:r w:rsidRPr="0049233F">
        <w:rPr>
          <w:rFonts w:ascii="Times New Roman" w:hAnsi="Times New Roman"/>
          <w:position w:val="-6"/>
          <w:sz w:val="26"/>
          <w:szCs w:val="26"/>
          <w:rPrChange w:id="6225" w:author="The Si Tran" w:date="2012-12-05T23:02:00Z">
            <w:rPr>
              <w:rFonts w:ascii="Times New Roman" w:hAnsi="Times New Roman"/>
              <w:position w:val="-6"/>
              <w:sz w:val="26"/>
              <w:szCs w:val="26"/>
            </w:rPr>
          </w:rPrChange>
        </w:rPr>
        <w:object w:dxaOrig="380" w:dyaOrig="279" w14:anchorId="1B8537DF">
          <v:shape id="_x0000_i1135" type="#_x0000_t75" style="width:17.6pt;height:14.25pt" o:ole="">
            <v:imagedata r:id="rId269" o:title=""/>
          </v:shape>
          <o:OLEObject Type="Embed" ProgID="Equation.DSMT4" ShapeID="_x0000_i1135" DrawAspect="Content" ObjectID="_1416977668" r:id="rId271"/>
        </w:object>
      </w:r>
      <w:r w:rsidRPr="0049233F">
        <w:rPr>
          <w:rFonts w:ascii="Times New Roman" w:hAnsi="Times New Roman"/>
          <w:sz w:val="26"/>
          <w:szCs w:val="26"/>
        </w:rPr>
        <w:t xml:space="preserve"> lớn. Độ lớn của đạo hàm riêng phần thay đổi không thể biết trước được theo hình dạng của hàm lỗi </w:t>
      </w:r>
      <w:r w:rsidRPr="0049233F">
        <w:rPr>
          <w:rFonts w:ascii="Times New Roman" w:hAnsi="Times New Roman"/>
          <w:i/>
          <w:sz w:val="26"/>
          <w:szCs w:val="26"/>
        </w:rPr>
        <w:t>E</w:t>
      </w:r>
      <w:r w:rsidRPr="0049233F">
        <w:rPr>
          <w:rFonts w:ascii="Times New Roman" w:hAnsi="Times New Roman"/>
          <w:sz w:val="26"/>
          <w:szCs w:val="26"/>
        </w:rPr>
        <w:t xml:space="preserve"> trong mỗi lần lặp. Do đó quá trình học không ổn định.</w:t>
      </w:r>
    </w:p>
    <w:p w14:paraId="4B01040E" w14:textId="2918DB3C" w:rsidR="00673068" w:rsidRPr="00673068" w:rsidDel="003B3962" w:rsidRDefault="00E67981">
      <w:pPr>
        <w:pStyle w:val="ListParagraph"/>
        <w:spacing w:after="0" w:line="360" w:lineRule="auto"/>
        <w:ind w:left="0" w:firstLine="720"/>
        <w:rPr>
          <w:del w:id="6226" w:author="The Si Tran" w:date="2012-12-06T03:34:00Z"/>
          <w:rFonts w:ascii="Times New Roman" w:hAnsi="Times New Roman"/>
          <w:sz w:val="26"/>
          <w:szCs w:val="26"/>
        </w:rPr>
      </w:pPr>
      <w:ins w:id="6227" w:author="The Si Tran" w:date="2012-12-14T05:55:00Z">
        <w:r w:rsidRPr="007C782C">
          <w:rPr>
            <w:noProof/>
            <w:szCs w:val="26"/>
            <w:rPrChange w:id="6228" w:author="Unknown">
              <w:rPr>
                <w:noProof/>
              </w:rPr>
            </w:rPrChange>
          </w:rPr>
          <mc:AlternateContent>
            <mc:Choice Requires="wps">
              <w:drawing>
                <wp:anchor distT="0" distB="0" distL="114300" distR="114300" simplePos="0" relativeHeight="251702784" behindDoc="0" locked="0" layoutInCell="1" allowOverlap="1" wp14:anchorId="6A99BEC4" wp14:editId="33062ED4">
                  <wp:simplePos x="0" y="0"/>
                  <wp:positionH relativeFrom="column">
                    <wp:posOffset>5161280</wp:posOffset>
                  </wp:positionH>
                  <wp:positionV relativeFrom="paragraph">
                    <wp:posOffset>542586</wp:posOffset>
                  </wp:positionV>
                  <wp:extent cx="595290" cy="36195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C7B76" w14:textId="0A8498BB" w:rsidR="00E67981" w:rsidRDefault="00E67981" w:rsidP="00BC0EFC">
                              <w:ins w:id="6229" w:author="The Si Tran" w:date="2012-12-06T02:41:00Z">
                                <w:r>
                                  <w:t>(4.</w:t>
                                </w:r>
                              </w:ins>
                              <w:ins w:id="6230" w:author="The Si Tran" w:date="2012-12-06T02:44:00Z">
                                <w:r>
                                  <w:t>14</w:t>
                                </w:r>
                              </w:ins>
                              <w:ins w:id="6231"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99BEC4" id="Text Box 216" o:spid="_x0000_s1103" type="#_x0000_t202" style="position:absolute;left:0;text-align:left;margin-left:406.4pt;margin-top:42.7pt;width:46.85pt;height:28.5pt;z-index:251702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" fillcolor="white [3201]" stroked="f" strokeweight=".5pt">
                  <v:textbox>
                    <w:txbxContent>
                      <w:p w14:paraId="583C7B76" w14:textId="0A8498BB" w:rsidR="00E67981" w:rsidRDefault="00E67981" w:rsidP="00BC0EFC">
                        <w:ins w:id="6232" w:author="The Si Tran" w:date="2012-12-06T02:41:00Z">
                          <w:r>
                            <w:t>(4.</w:t>
                          </w:r>
                        </w:ins>
                        <w:ins w:id="6233" w:author="The Si Tran" w:date="2012-12-06T02:44:00Z">
                          <w:r>
                            <w:t>14</w:t>
                          </w:r>
                        </w:ins>
                        <w:ins w:id="6234" w:author="The Si Tran" w:date="2012-12-06T02:41:00Z">
                          <w:r>
                            <w:t>)</w:t>
                          </w:r>
                        </w:ins>
                      </w:p>
                    </w:txbxContent>
                  </v:textbox>
                </v:shape>
              </w:pict>
            </mc:Fallback>
          </mc:AlternateContent>
        </w:r>
      </w:ins>
      <w:r w:rsidR="0088753F" w:rsidRPr="0049233F">
        <w:rPr>
          <w:rFonts w:ascii="Times New Roman" w:hAnsi="Times New Roman"/>
          <w:sz w:val="26"/>
          <w:szCs w:val="26"/>
        </w:rPr>
        <w:t xml:space="preserve">Để cho quá trình học ổn định người ta thêm vào một </w:t>
      </w:r>
      <w:r w:rsidR="0088753F" w:rsidRPr="0049233F">
        <w:rPr>
          <w:rFonts w:ascii="Times New Roman" w:hAnsi="Times New Roman"/>
          <w:i/>
          <w:sz w:val="26"/>
          <w:szCs w:val="26"/>
        </w:rPr>
        <w:t>hệ số quán tính</w:t>
      </w:r>
      <w:r w:rsidR="0088753F" w:rsidRPr="0049233F">
        <w:rPr>
          <w:rFonts w:ascii="Times New Roman" w:hAnsi="Times New Roman"/>
          <w:sz w:val="26"/>
          <w:szCs w:val="26"/>
        </w:rPr>
        <w:t xml:space="preserve"> (momentum term)</w:t>
      </w:r>
    </w:p>
    <w:p w14:paraId="010563EF" w14:textId="77777777" w:rsidR="0088753F" w:rsidRPr="003B3962" w:rsidRDefault="0088753F">
      <w:pPr>
        <w:pStyle w:val="ListParagraph"/>
        <w:spacing w:after="0" w:line="360" w:lineRule="auto"/>
        <w:ind w:left="0" w:firstLine="720"/>
        <w:rPr>
          <w:ins w:id="6235" w:author="The Si Tran" w:date="2012-12-06T03:31:00Z"/>
          <w:rFonts w:ascii="Times New Roman" w:hAnsi="Times New Roman"/>
          <w:sz w:val="26"/>
          <w:rPrChange w:id="6236" w:author="The Si Tran" w:date="2012-12-06T03:34:00Z">
            <w:rPr>
              <w:ins w:id="6237" w:author="The Si Tran" w:date="2012-12-06T03:31:00Z"/>
            </w:rPr>
          </w:rPrChange>
        </w:rPr>
      </w:pPr>
      <w:del w:id="6238" w:author="The Si Tran" w:date="2012-12-06T03:34:00Z">
        <w:r w:rsidRPr="0049233F" w:rsidDel="003B3962">
          <w:rPr>
            <w:rPrChange w:id="6239" w:author="The Si Tran" w:date="2012-12-05T23:02:00Z">
              <w:rPr/>
            </w:rPrChange>
          </w:rPr>
          <w:object w:dxaOrig="4760" w:dyaOrig="700" w14:anchorId="60BD1AD6">
            <v:shape id="_x0000_i1136" type="#_x0000_t75" style="width:304.75pt;height:46.05pt" o:ole="">
              <v:imagedata r:id="rId272" o:title=""/>
            </v:shape>
            <o:OLEObject Type="Embed" ProgID="Equation.DSMT4" ShapeID="_x0000_i1136" DrawAspect="Content" ObjectID="_1416977669" r:id="rId273"/>
          </w:object>
        </w:r>
      </w:del>
    </w:p>
    <w:p w14:paraId="46D768F1" w14:textId="4DAB363F" w:rsidR="00673068" w:rsidRPr="007E3E87" w:rsidRDefault="0056499D">
      <w:pPr>
        <w:pStyle w:val="ListParagraph"/>
        <w:spacing w:after="0" w:line="360" w:lineRule="auto"/>
        <w:ind w:firstLine="720"/>
        <w:rPr>
          <w:rFonts w:ascii="Times New Roman" w:hAnsi="Times New Roman"/>
          <w:sz w:val="26"/>
          <w:szCs w:val="26"/>
          <w:rPrChange w:id="6240" w:author="The Si Tran" w:date="2012-12-14T06:18:00Z">
            <w:rPr>
              <w:rFonts w:ascii="Times New Roman" w:hAnsi="Times New Roman"/>
              <w:sz w:val="26"/>
              <w:szCs w:val="26"/>
            </w:rPr>
          </w:rPrChange>
        </w:rPr>
        <w:pPrChange w:id="6241" w:author="The Si Tran" w:date="2012-12-06T03:34:00Z">
          <w:pPr>
            <w:pStyle w:val="ListParagraph"/>
            <w:spacing w:after="0" w:line="360" w:lineRule="auto"/>
            <w:ind w:left="0" w:firstLine="720"/>
          </w:pPr>
        </w:pPrChange>
      </w:pPr>
      <m:oMathPara>
        <m:oMathParaPr>
          <m:jc m:val="center"/>
        </m:oMathParaPr>
        <m:oMath>
          <m:f>
            <m:fPr>
              <m:ctrlPr>
                <w:ins w:id="6242" w:author="The Si Tran" w:date="2012-12-06T03:32:00Z">
                  <w:rPr>
                    <w:rFonts w:ascii="Cambria Math" w:eastAsia="Times New Roman" w:hAnsi="Cambria Math"/>
                    <w:i/>
                    <w:sz w:val="26"/>
                    <w:szCs w:val="26"/>
                  </w:rPr>
                </w:ins>
              </m:ctrlPr>
            </m:fPr>
            <m:num>
              <w:ins w:id="6243" w:author="The Si Tran" w:date="2012-12-06T03:32:00Z">
                <m:r>
                  <w:rPr>
                    <w:rFonts w:ascii="Cambria Math" w:hAnsi="Cambria Math"/>
                    <w:sz w:val="26"/>
                    <w:szCs w:val="26"/>
                  </w:rPr>
                  <m:t>∂E</m:t>
                </m:r>
              </w:ins>
            </m:num>
            <m:den>
              <w:ins w:id="6244" w:author="The Si Tran" w:date="2012-12-06T03:32:00Z">
                <m:r>
                  <w:rPr>
                    <w:rFonts w:ascii="Cambria Math" w:hAnsi="Cambria Math"/>
                    <w:sz w:val="26"/>
                    <w:szCs w:val="26"/>
                  </w:rPr>
                  <m:t>∂</m:t>
                </m:r>
              </w:ins>
              <m:sSub>
                <m:sSubPr>
                  <m:ctrlPr>
                    <w:ins w:id="6245" w:author="The Si Tran" w:date="2012-12-06T03:32:00Z">
                      <w:rPr>
                        <w:rFonts w:ascii="Cambria Math" w:eastAsia="Times New Roman" w:hAnsi="Cambria Math"/>
                        <w:i/>
                        <w:sz w:val="26"/>
                        <w:szCs w:val="26"/>
                      </w:rPr>
                    </w:ins>
                  </m:ctrlPr>
                </m:sSubPr>
                <m:e>
                  <w:ins w:id="6246" w:author="The Si Tran" w:date="2012-12-06T03:32:00Z">
                    <m:r>
                      <w:rPr>
                        <w:rFonts w:ascii="Cambria Math" w:hAnsi="Cambria Math"/>
                        <w:sz w:val="26"/>
                        <w:szCs w:val="26"/>
                      </w:rPr>
                      <m:t>w</m:t>
                    </m:r>
                  </w:ins>
                </m:e>
                <m:sub>
                  <w:ins w:id="6247" w:author="The Si Tran" w:date="2012-12-06T03:32:00Z">
                    <m:r>
                      <w:rPr>
                        <w:rFonts w:ascii="Cambria Math" w:hAnsi="Cambria Math"/>
                        <w:sz w:val="26"/>
                        <w:szCs w:val="26"/>
                      </w:rPr>
                      <m:t>ij</m:t>
                    </m:r>
                  </w:ins>
                </m:sub>
              </m:sSub>
            </m:den>
          </m:f>
          <w:ins w:id="6248" w:author="The Si Tran" w:date="2012-12-06T03:32:00Z">
            <m:r>
              <w:rPr>
                <w:rFonts w:ascii="Cambria Math" w:hAnsi="Cambria Math"/>
                <w:sz w:val="26"/>
                <w:szCs w:val="26"/>
              </w:rPr>
              <m:t xml:space="preserve">  ∆</m:t>
            </m:r>
          </w:ins>
          <m:sSub>
            <m:sSubPr>
              <m:ctrlPr>
                <w:ins w:id="6249" w:author="The Si Tran" w:date="2012-12-06T03:32:00Z">
                  <w:rPr>
                    <w:rFonts w:ascii="Cambria Math" w:hAnsi="Cambria Math"/>
                    <w:i/>
                    <w:sz w:val="26"/>
                    <w:szCs w:val="26"/>
                  </w:rPr>
                </w:ins>
              </m:ctrlPr>
            </m:sSubPr>
            <m:e>
              <w:ins w:id="6250" w:author="The Si Tran" w:date="2012-12-06T03:32:00Z">
                <m:r>
                  <w:rPr>
                    <w:rFonts w:ascii="Cambria Math" w:hAnsi="Cambria Math"/>
                    <w:sz w:val="26"/>
                    <w:szCs w:val="26"/>
                  </w:rPr>
                  <m:t>w</m:t>
                </m:r>
              </w:ins>
            </m:e>
            <m:sub>
              <w:ins w:id="6251" w:author="The Si Tran" w:date="2012-12-06T03:32:00Z">
                <m:r>
                  <w:rPr>
                    <w:rFonts w:ascii="Cambria Math" w:hAnsi="Cambria Math"/>
                    <w:sz w:val="26"/>
                    <w:szCs w:val="26"/>
                  </w:rPr>
                  <m:t>ij</m:t>
                </m:r>
              </w:ins>
            </m:sub>
          </m:sSub>
          <m:d>
            <m:dPr>
              <m:ctrlPr>
                <w:ins w:id="6252" w:author="The Si Tran" w:date="2012-12-06T03:32:00Z">
                  <w:rPr>
                    <w:rFonts w:ascii="Cambria Math" w:hAnsi="Cambria Math"/>
                    <w:i/>
                    <w:sz w:val="26"/>
                    <w:szCs w:val="26"/>
                  </w:rPr>
                </w:ins>
              </m:ctrlPr>
            </m:dPr>
            <m:e>
              <w:ins w:id="6253" w:author="The Si Tran" w:date="2012-12-06T03:32:00Z">
                <m:r>
                  <w:rPr>
                    <w:rFonts w:ascii="Cambria Math" w:hAnsi="Cambria Math"/>
                    <w:sz w:val="26"/>
                    <w:szCs w:val="26"/>
                  </w:rPr>
                  <m:t>t</m:t>
                </m:r>
              </w:ins>
            </m:e>
          </m:d>
          <w:ins w:id="6254" w:author="The Si Tran" w:date="2012-12-06T03:32:00Z">
            <m:r>
              <w:rPr>
                <w:rFonts w:ascii="Cambria Math" w:hAnsi="Cambria Math"/>
                <w:sz w:val="26"/>
                <w:szCs w:val="26"/>
              </w:rPr>
              <m:t>=-</m:t>
            </m:r>
          </w:ins>
          <w:ins w:id="6255" w:author="The Si Tran" w:date="2012-12-06T03:33:00Z">
            <m:r>
              <w:rPr>
                <w:rFonts w:ascii="Cambria Math" w:hAnsi="Cambria Math"/>
                <w:sz w:val="26"/>
                <w:szCs w:val="26"/>
              </w:rPr>
              <m:t>η</m:t>
            </m:r>
          </w:ins>
          <m:f>
            <m:fPr>
              <m:ctrlPr>
                <w:ins w:id="6256" w:author="The Si Tran" w:date="2012-12-06T03:33:00Z">
                  <w:rPr>
                    <w:rFonts w:ascii="Cambria Math" w:hAnsi="Cambria Math"/>
                    <w:i/>
                    <w:sz w:val="26"/>
                    <w:szCs w:val="26"/>
                  </w:rPr>
                </w:ins>
              </m:ctrlPr>
            </m:fPr>
            <m:num>
              <w:ins w:id="6257" w:author="The Si Tran" w:date="2012-12-06T03:33:00Z">
                <m:r>
                  <w:rPr>
                    <w:rFonts w:ascii="Cambria Math" w:hAnsi="Cambria Math"/>
                    <w:sz w:val="26"/>
                    <w:szCs w:val="26"/>
                  </w:rPr>
                  <m:t>∂E</m:t>
                </m:r>
              </w:ins>
            </m:num>
            <m:den>
              <w:ins w:id="6258" w:author="The Si Tran" w:date="2012-12-06T03:33:00Z">
                <m:r>
                  <w:rPr>
                    <w:rFonts w:ascii="Cambria Math" w:hAnsi="Cambria Math"/>
                    <w:sz w:val="26"/>
                    <w:szCs w:val="26"/>
                  </w:rPr>
                  <m:t>∂</m:t>
                </m:r>
              </w:ins>
              <m:sSub>
                <m:sSubPr>
                  <m:ctrlPr>
                    <w:ins w:id="6259" w:author="The Si Tran" w:date="2012-12-06T03:33:00Z">
                      <w:rPr>
                        <w:rFonts w:ascii="Cambria Math" w:hAnsi="Cambria Math"/>
                        <w:i/>
                        <w:sz w:val="26"/>
                        <w:szCs w:val="26"/>
                      </w:rPr>
                    </w:ins>
                  </m:ctrlPr>
                </m:sSubPr>
                <m:e>
                  <w:ins w:id="6260" w:author="The Si Tran" w:date="2012-12-06T03:33:00Z">
                    <m:r>
                      <w:rPr>
                        <w:rFonts w:ascii="Cambria Math" w:hAnsi="Cambria Math"/>
                        <w:sz w:val="26"/>
                        <w:szCs w:val="26"/>
                      </w:rPr>
                      <m:t>w</m:t>
                    </m:r>
                  </w:ins>
                </m:e>
                <m:sub>
                  <w:ins w:id="6261" w:author="The Si Tran" w:date="2012-12-06T03:33:00Z">
                    <m:r>
                      <w:rPr>
                        <w:rFonts w:ascii="Cambria Math" w:hAnsi="Cambria Math"/>
                        <w:sz w:val="26"/>
                        <w:szCs w:val="26"/>
                      </w:rPr>
                      <m:t>ij</m:t>
                    </m:r>
                  </w:ins>
                </m:sub>
              </m:sSub>
            </m:den>
          </m:f>
          <m:d>
            <m:dPr>
              <m:ctrlPr>
                <w:ins w:id="6262" w:author="The Si Tran" w:date="2012-12-06T03:33:00Z">
                  <w:rPr>
                    <w:rFonts w:ascii="Cambria Math" w:hAnsi="Cambria Math"/>
                    <w:i/>
                    <w:sz w:val="26"/>
                    <w:szCs w:val="26"/>
                  </w:rPr>
                </w:ins>
              </m:ctrlPr>
            </m:dPr>
            <m:e>
              <w:ins w:id="6263" w:author="The Si Tran" w:date="2012-12-06T03:33:00Z">
                <m:r>
                  <w:rPr>
                    <w:rFonts w:ascii="Cambria Math" w:hAnsi="Cambria Math"/>
                    <w:sz w:val="26"/>
                    <w:szCs w:val="26"/>
                  </w:rPr>
                  <m:t>t</m:t>
                </m:r>
              </w:ins>
            </m:e>
          </m:d>
          <w:ins w:id="6264" w:author="The Si Tran" w:date="2012-12-06T03:33:00Z">
            <m:r>
              <w:rPr>
                <w:rFonts w:ascii="Cambria Math" w:hAnsi="Cambria Math"/>
                <w:sz w:val="26"/>
                <w:szCs w:val="26"/>
              </w:rPr>
              <m:t>+μ*∆</m:t>
            </m:r>
          </w:ins>
          <m:sSub>
            <m:sSubPr>
              <m:ctrlPr>
                <w:ins w:id="6265" w:author="The Si Tran" w:date="2012-12-06T03:34:00Z">
                  <w:rPr>
                    <w:rFonts w:ascii="Cambria Math" w:hAnsi="Cambria Math"/>
                    <w:i/>
                    <w:sz w:val="26"/>
                    <w:szCs w:val="26"/>
                  </w:rPr>
                </w:ins>
              </m:ctrlPr>
            </m:sSubPr>
            <m:e>
              <w:ins w:id="6266" w:author="The Si Tran" w:date="2012-12-06T03:34:00Z">
                <m:r>
                  <w:rPr>
                    <w:rFonts w:ascii="Cambria Math" w:hAnsi="Cambria Math"/>
                    <w:sz w:val="26"/>
                    <w:szCs w:val="26"/>
                  </w:rPr>
                  <m:t>w</m:t>
                </m:r>
              </w:ins>
            </m:e>
            <m:sub>
              <w:ins w:id="6267" w:author="The Si Tran" w:date="2012-12-06T03:34:00Z">
                <m:r>
                  <w:rPr>
                    <w:rFonts w:ascii="Cambria Math" w:hAnsi="Cambria Math"/>
                    <w:sz w:val="26"/>
                    <w:szCs w:val="26"/>
                  </w:rPr>
                  <m:t>ij</m:t>
                </m:r>
              </w:ins>
            </m:sub>
          </m:sSub>
          <m:d>
            <m:dPr>
              <m:ctrlPr>
                <w:ins w:id="6268" w:author="The Si Tran" w:date="2012-12-06T03:34:00Z">
                  <w:rPr>
                    <w:rFonts w:ascii="Cambria Math" w:hAnsi="Cambria Math"/>
                    <w:i/>
                    <w:sz w:val="26"/>
                    <w:szCs w:val="26"/>
                  </w:rPr>
                </w:ins>
              </m:ctrlPr>
            </m:dPr>
            <m:e>
              <w:ins w:id="6269" w:author="The Si Tran" w:date="2012-12-06T03:34:00Z">
                <m:r>
                  <w:rPr>
                    <w:rFonts w:ascii="Cambria Math" w:hAnsi="Cambria Math"/>
                    <w:sz w:val="26"/>
                    <w:szCs w:val="26"/>
                  </w:rPr>
                  <m:t>t-1</m:t>
                </m:r>
              </w:ins>
            </m:e>
          </m:d>
          <w:ins w:id="6270" w:author="The Si Tran" w:date="2012-12-06T03:34:00Z">
            <m:r>
              <w:rPr>
                <w:rFonts w:ascii="Cambria Math" w:hAnsi="Cambria Math"/>
                <w:sz w:val="26"/>
                <w:szCs w:val="26"/>
                <w:rPrChange w:id="6271" w:author="The Si Tran" w:date="2012-12-14T06:18:00Z">
                  <w:rPr>
                    <w:rFonts w:ascii="Cambria Math" w:hAnsi="Cambria Math"/>
                    <w:sz w:val="26"/>
                    <w:szCs w:val="26"/>
                  </w:rPr>
                </w:rPrChange>
              </w:rPr>
              <m:t xml:space="preserve"> </m:t>
            </m:r>
          </w:ins>
        </m:oMath>
      </m:oMathPara>
    </w:p>
    <w:p w14:paraId="50E1CA54" w14:textId="745DBA66"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Hệ số quán tính </w:t>
      </w:r>
      <w:r w:rsidRPr="00AF1345">
        <w:rPr>
          <w:rFonts w:ascii="Times New Roman" w:hAnsi="Times New Roman"/>
          <w:position w:val="-10"/>
          <w:sz w:val="26"/>
          <w:szCs w:val="26"/>
        </w:rPr>
        <w:object w:dxaOrig="240" w:dyaOrig="260" w14:anchorId="51BB5FC1">
          <v:shape id="_x0000_i1137" type="#_x0000_t75" style="width:10.9pt;height:12.55pt" o:ole="">
            <v:imagedata r:id="rId274" o:title=""/>
          </v:shape>
          <o:OLEObject Type="Embed" ProgID="Equation.DSMT4" ShapeID="_x0000_i1137" DrawAspect="Content" ObjectID="_1416977670" r:id="rId275"/>
        </w:object>
      </w:r>
      <w:r w:rsidRPr="0049233F">
        <w:rPr>
          <w:rFonts w:ascii="Times New Roman" w:hAnsi="Times New Roman"/>
          <w:sz w:val="26"/>
          <w:szCs w:val="26"/>
        </w:rPr>
        <w:t xml:space="preserve">có tác dụng điều chỉnh mức độ ảnh hưởng của giá trị </w:t>
      </w:r>
      <w:r w:rsidRPr="00AF1345">
        <w:rPr>
          <w:rFonts w:ascii="Times New Roman" w:hAnsi="Times New Roman"/>
          <w:position w:val="-14"/>
          <w:sz w:val="26"/>
          <w:szCs w:val="26"/>
        </w:rPr>
        <w:object w:dxaOrig="999" w:dyaOrig="380" w14:anchorId="1C554B0E">
          <v:shape id="_x0000_i1138" type="#_x0000_t75" style="width:50.25pt;height:17.6pt" o:ole="">
            <v:imagedata r:id="rId276" o:title=""/>
          </v:shape>
          <o:OLEObject Type="Embed" ProgID="Equation.DSMT4" ShapeID="_x0000_i1138" DrawAspect="Content" ObjectID="_1416977671" r:id="rId277"/>
        </w:object>
      </w:r>
      <w:r w:rsidRPr="0049233F">
        <w:rPr>
          <w:rFonts w:ascii="Times New Roman" w:hAnsi="Times New Roman"/>
          <w:sz w:val="26"/>
          <w:szCs w:val="26"/>
        </w:rPr>
        <w:t xml:space="preserve">ở bước lặp trước lên giá trị </w:t>
      </w:r>
      <w:r w:rsidRPr="00AF1345">
        <w:rPr>
          <w:rFonts w:ascii="Times New Roman" w:hAnsi="Times New Roman"/>
          <w:position w:val="-14"/>
          <w:sz w:val="26"/>
          <w:szCs w:val="26"/>
        </w:rPr>
        <w:object w:dxaOrig="720" w:dyaOrig="380" w14:anchorId="0F2D06B2">
          <v:shape id="_x0000_i1139" type="#_x0000_t75" style="width:36.85pt;height:17.6pt" o:ole="">
            <v:imagedata r:id="rId278" o:title=""/>
          </v:shape>
          <o:OLEObject Type="Embed" ProgID="Equation.DSMT4" ShapeID="_x0000_i1139" DrawAspect="Content" ObjectID="_1416977672" r:id="rId279"/>
        </w:object>
      </w:r>
      <w:r w:rsidRPr="0049233F">
        <w:rPr>
          <w:rFonts w:ascii="Times New Roman" w:hAnsi="Times New Roman"/>
          <w:sz w:val="26"/>
          <w:szCs w:val="26"/>
        </w:rPr>
        <w:t xml:space="preserve">. Hệ số này có tác dụng giúp cho giải thuật không bị dừng ở tối ưu cực tiểu và các vùng phẳng của bề mặt lỗi. Nó cũng giúp tăng giá trị cập nhập ở những vùng mà độ dốc không đổi, do đó tăng tốc độ hội tụ [2]. </w:t>
      </w:r>
    </w:p>
    <w:p w14:paraId="011BE996" w14:textId="3063E340" w:rsidR="0088753F" w:rsidRPr="0049233F" w:rsidDel="005457E8" w:rsidRDefault="0088753F" w:rsidP="0088753F">
      <w:pPr>
        <w:pStyle w:val="ListParagraph"/>
        <w:spacing w:after="0" w:line="360" w:lineRule="auto"/>
        <w:ind w:left="0" w:firstLine="720"/>
        <w:rPr>
          <w:del w:id="6272" w:author="The Si Tran" w:date="2012-12-14T05:56:00Z"/>
          <w:rFonts w:ascii="Times New Roman" w:hAnsi="Times New Roman"/>
          <w:sz w:val="26"/>
          <w:szCs w:val="26"/>
        </w:rPr>
      </w:pPr>
      <w:r w:rsidRPr="0049233F">
        <w:rPr>
          <w:rFonts w:ascii="Times New Roman" w:hAnsi="Times New Roman"/>
          <w:sz w:val="26"/>
          <w:szCs w:val="26"/>
        </w:rPr>
        <w:t>Sau đây là mã giả cho giải thuật lan truyền ngược theo phương pháp học trực tuyến có áp dụng hệ số quán tính:</w:t>
      </w:r>
    </w:p>
    <w:p w14:paraId="26DCD6A4" w14:textId="10B9DDE1" w:rsidR="0088753F" w:rsidRPr="0049233F" w:rsidDel="005457E8" w:rsidRDefault="0088753F" w:rsidP="0088753F">
      <w:pPr>
        <w:pStyle w:val="ListParagraph"/>
        <w:spacing w:after="0" w:line="360" w:lineRule="auto"/>
        <w:ind w:left="0" w:firstLine="720"/>
        <w:rPr>
          <w:del w:id="6273" w:author="The Si Tran" w:date="2012-12-14T05:56:00Z"/>
          <w:rFonts w:ascii="Times New Roman" w:hAnsi="Times New Roman"/>
          <w:sz w:val="26"/>
          <w:szCs w:val="26"/>
        </w:rPr>
      </w:pPr>
    </w:p>
    <w:p w14:paraId="01231F6F" w14:textId="77777777" w:rsidR="0088753F" w:rsidRPr="0049233F" w:rsidDel="005457E8" w:rsidRDefault="0088753F" w:rsidP="0088753F">
      <w:pPr>
        <w:pStyle w:val="ListParagraph"/>
        <w:spacing w:after="0" w:line="360" w:lineRule="auto"/>
        <w:ind w:left="0" w:firstLine="720"/>
        <w:rPr>
          <w:del w:id="6274" w:author="The Si Tran" w:date="2012-12-14T05:56:00Z"/>
          <w:rFonts w:ascii="Times New Roman" w:hAnsi="Times New Roman"/>
          <w:sz w:val="26"/>
          <w:szCs w:val="26"/>
        </w:rPr>
      </w:pPr>
    </w:p>
    <w:p w14:paraId="3B7999BD" w14:textId="4B4E647D" w:rsidR="0088753F" w:rsidDel="005457E8" w:rsidRDefault="0088753F" w:rsidP="0088753F">
      <w:pPr>
        <w:pStyle w:val="ListParagraph"/>
        <w:spacing w:after="0" w:line="360" w:lineRule="auto"/>
        <w:ind w:left="0" w:firstLine="720"/>
        <w:rPr>
          <w:del w:id="6275" w:author="The Si Tran" w:date="2012-12-14T05:56:00Z"/>
          <w:rFonts w:ascii="Times New Roman" w:hAnsi="Times New Roman"/>
          <w:sz w:val="26"/>
          <w:szCs w:val="26"/>
        </w:rPr>
      </w:pPr>
    </w:p>
    <w:p w14:paraId="430BB087" w14:textId="77777777" w:rsidR="0088753F" w:rsidRPr="0049233F" w:rsidRDefault="0088753F" w:rsidP="0088753F">
      <w:pPr>
        <w:pStyle w:val="ListParagraph"/>
        <w:spacing w:after="0" w:line="360" w:lineRule="auto"/>
        <w:ind w:left="0" w:firstLine="720"/>
        <w:rPr>
          <w:rFonts w:ascii="Times New Roman" w:hAnsi="Times New Roman"/>
          <w:sz w:val="26"/>
          <w:szCs w:val="26"/>
        </w:rPr>
      </w:pPr>
    </w:p>
    <w:p w14:paraId="328015F7" w14:textId="1E4C1262" w:rsidR="0088753F" w:rsidRPr="0049233F" w:rsidDel="005457E8" w:rsidRDefault="0088753F" w:rsidP="0088753F">
      <w:pPr>
        <w:pStyle w:val="ListParagraph"/>
        <w:spacing w:after="0" w:line="360" w:lineRule="auto"/>
        <w:ind w:left="0" w:firstLine="720"/>
        <w:rPr>
          <w:del w:id="6276" w:author="The Si Tran" w:date="2012-12-14T05:56:00Z"/>
          <w:rFonts w:ascii="Times New Roman" w:hAnsi="Times New Roman"/>
          <w:sz w:val="26"/>
          <w:szCs w:val="26"/>
        </w:rPr>
      </w:pPr>
    </w:p>
    <w:p w14:paraId="76D78649" w14:textId="676A0008" w:rsidR="0088753F" w:rsidRPr="0049233F" w:rsidDel="005457E8" w:rsidRDefault="0088753F" w:rsidP="0088753F">
      <w:pPr>
        <w:pStyle w:val="ListParagraph"/>
        <w:spacing w:after="0" w:line="360" w:lineRule="auto"/>
        <w:ind w:left="0" w:firstLine="720"/>
        <w:rPr>
          <w:del w:id="6277" w:author="The Si Tran" w:date="2012-12-14T05:56:00Z"/>
          <w:rFonts w:ascii="Times New Roman" w:hAnsi="Times New Roman"/>
          <w:sz w:val="26"/>
          <w:szCs w:val="26"/>
        </w:rPr>
      </w:pPr>
    </w:p>
    <w:p w14:paraId="45478B64" w14:textId="68902937" w:rsidR="0088753F" w:rsidRPr="0049233F" w:rsidDel="005457E8" w:rsidRDefault="0088753F" w:rsidP="0088753F">
      <w:pPr>
        <w:pStyle w:val="ListParagraph"/>
        <w:spacing w:after="0" w:line="360" w:lineRule="auto"/>
        <w:ind w:left="0" w:firstLine="720"/>
        <w:rPr>
          <w:del w:id="6278" w:author="The Si Tran" w:date="2012-12-14T05:56:00Z"/>
          <w:rFonts w:ascii="Times New Roman" w:hAnsi="Times New Roman"/>
          <w:sz w:val="26"/>
          <w:szCs w:val="26"/>
        </w:rPr>
      </w:pPr>
    </w:p>
    <w:p w14:paraId="64BB5251" w14:textId="7D8A1BE9" w:rsidR="0088753F" w:rsidRPr="0049233F" w:rsidDel="005457E8" w:rsidRDefault="0088753F" w:rsidP="0088753F">
      <w:pPr>
        <w:pStyle w:val="ListParagraph"/>
        <w:spacing w:after="0" w:line="360" w:lineRule="auto"/>
        <w:ind w:left="0" w:firstLine="720"/>
        <w:rPr>
          <w:del w:id="6279" w:author="The Si Tran" w:date="2012-12-14T05:56:00Z"/>
          <w:rFonts w:ascii="Times New Roman" w:hAnsi="Times New Roman"/>
          <w:sz w:val="26"/>
          <w:szCs w:val="26"/>
        </w:rPr>
      </w:pPr>
    </w:p>
    <w:p w14:paraId="0151E936" w14:textId="365DC04B" w:rsidR="0088753F" w:rsidRPr="0049233F" w:rsidDel="005457E8" w:rsidRDefault="0088753F" w:rsidP="0088753F">
      <w:pPr>
        <w:pStyle w:val="ListParagraph"/>
        <w:spacing w:after="0" w:line="360" w:lineRule="auto"/>
        <w:ind w:left="0" w:firstLine="720"/>
        <w:rPr>
          <w:del w:id="6280" w:author="The Si Tran" w:date="2012-12-14T05:56:00Z"/>
          <w:rFonts w:ascii="Times New Roman" w:hAnsi="Times New Roman"/>
          <w:sz w:val="26"/>
          <w:szCs w:val="26"/>
        </w:rPr>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14:paraId="42C0F982" w14:textId="77777777" w:rsidTr="00FE0A1C">
        <w:tc>
          <w:tcPr>
            <w:tcW w:w="8208" w:type="dxa"/>
            <w:tcBorders>
              <w:right w:val="single" w:sz="4" w:space="0" w:color="auto"/>
            </w:tcBorders>
          </w:tcPr>
          <w:p w14:paraId="3E6C72CA" w14:textId="04DA07C4"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t>Khởi tạo tất cả các trọng số bằng các số nhỏ ngẫu nhiên</w:t>
            </w:r>
          </w:p>
          <w:p w14:paraId="617C95BC" w14:textId="77777777"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14:paraId="03893740" w14:textId="46138304"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14:paraId="42193F95"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14:paraId="5DA90CD8"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14:paraId="395EB2E1" w14:textId="7E16F6B5"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w14:anchorId="4D668D64">
                <v:shape id="_x0000_i1140" type="#_x0000_t75" style="width:25.1pt;height:35.15pt" o:ole="">
                  <v:imagedata r:id="rId280" o:title=""/>
                </v:shape>
                <o:OLEObject Type="Embed" ProgID="Equation.DSMT4" ShapeID="_x0000_i1140" DrawAspect="Content" ObjectID="_1416977673" r:id="rId281"/>
              </w:object>
            </w:r>
          </w:p>
          <w:p w14:paraId="0101379C"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14:paraId="26BF154B" w14:textId="5623EF81"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6281" w:author="The Si Tran" w:date="2012-12-05T23:02:00Z">
                  <w:rPr>
                    <w:rFonts w:ascii="Times New Roman" w:hAnsi="Times New Roman"/>
                    <w:i/>
                    <w:position w:val="-32"/>
                    <w:sz w:val="26"/>
                    <w:szCs w:val="26"/>
                  </w:rPr>
                </w:rPrChange>
              </w:rPr>
              <w:object w:dxaOrig="520" w:dyaOrig="700" w14:anchorId="724B0E0A">
                <v:shape id="_x0000_i1141" type="#_x0000_t75" style="width:25.1pt;height:35.15pt" o:ole="">
                  <v:imagedata r:id="rId282" o:title=""/>
                </v:shape>
                <o:OLEObject Type="Embed" ProgID="Equation.DSMT4" ShapeID="_x0000_i1141" DrawAspect="Content" ObjectID="_1416977674" r:id="rId283"/>
              </w:object>
            </w:r>
          </w:p>
          <w:p w14:paraId="0BA0ABE0" w14:textId="70941F6E"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14:paraId="2DEE763F" w14:textId="5062EB0E"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6282" w:author="The Si Tran" w:date="2012-12-05T23:02:00Z">
                  <w:rPr>
                    <w:rFonts w:ascii="Times New Roman" w:hAnsi="Times New Roman"/>
                    <w:i/>
                    <w:position w:val="-32"/>
                    <w:sz w:val="26"/>
                    <w:szCs w:val="26"/>
                  </w:rPr>
                </w:rPrChange>
              </w:rPr>
              <w:object w:dxaOrig="3400" w:dyaOrig="700" w14:anchorId="4466983C">
                <v:shape id="_x0000_i1142" type="#_x0000_t75" style="width:169.1pt;height:35.15pt" o:ole="">
                  <v:imagedata r:id="rId284" o:title=""/>
                </v:shape>
                <o:OLEObject Type="Embed" ProgID="Equation.DSMT4" ShapeID="_x0000_i1142" DrawAspect="Content" ObjectID="_1416977675" r:id="rId285"/>
              </w:object>
            </w:r>
          </w:p>
          <w:p w14:paraId="303B241E" w14:textId="77777777"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14"/>
                <w:sz w:val="26"/>
                <w:szCs w:val="26"/>
                <w:rPrChange w:id="6283" w:author="The Si Tran" w:date="2012-12-05T23:02:00Z">
                  <w:rPr>
                    <w:rFonts w:ascii="Times New Roman" w:hAnsi="Times New Roman"/>
                    <w:i/>
                    <w:position w:val="-14"/>
                    <w:sz w:val="26"/>
                    <w:szCs w:val="26"/>
                  </w:rPr>
                </w:rPrChange>
              </w:rPr>
              <w:object w:dxaOrig="2480" w:dyaOrig="380" w14:anchorId="2EEB005A">
                <v:shape id="_x0000_i1143" type="#_x0000_t75" style="width:123.9pt;height:17.6pt" o:ole="">
                  <v:imagedata r:id="rId286" o:title=""/>
                </v:shape>
                <o:OLEObject Type="Embed" ProgID="Equation.DSMT4" ShapeID="_x0000_i1143" DrawAspect="Content" ObjectID="_1416977676" r:id="rId287"/>
              </w:object>
            </w:r>
          </w:p>
          <w:p w14:paraId="67E57132" w14:textId="069F2721"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14:paraId="683468A3" w14:textId="77777777"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End for</w:t>
            </w:r>
          </w:p>
          <w:p w14:paraId="3D9F12BA" w14:textId="6680BD2C"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14:paraId="1A9E376C" w14:textId="77777777" w:rsidR="0088753F" w:rsidRPr="0049233F" w:rsidRDefault="0088753F" w:rsidP="00FE0A1C">
            <w:pPr>
              <w:pStyle w:val="ListParagraph"/>
              <w:spacing w:after="0" w:line="360" w:lineRule="auto"/>
              <w:ind w:left="0"/>
              <w:rPr>
                <w:rFonts w:ascii="Times New Roman" w:hAnsi="Times New Roman"/>
                <w:sz w:val="26"/>
                <w:szCs w:val="26"/>
              </w:rPr>
            </w:pPr>
          </w:p>
        </w:tc>
      </w:tr>
    </w:tbl>
    <w:p w14:paraId="0030D0D0" w14:textId="77777777" w:rsidR="0088753F" w:rsidRDefault="0088753F">
      <w:pPr>
        <w:pStyle w:val="Hinh"/>
        <w:jc w:val="center"/>
        <w:rPr>
          <w:ins w:id="6284" w:author="The Si Tran" w:date="2012-12-11T23:37:00Z"/>
          <w:b w:val="0"/>
        </w:rPr>
        <w:pPrChange w:id="6285" w:author="The Si Tran" w:date="2012-12-11T23:37:00Z">
          <w:pPr>
            <w:pStyle w:val="Caption"/>
            <w:ind w:left="2160" w:firstLine="720"/>
          </w:pPr>
        </w:pPrChange>
      </w:pPr>
      <w:bookmarkStart w:id="6286" w:name="_Toc327348217"/>
      <w:bookmarkStart w:id="6287" w:name="_Toc343029967"/>
      <w:bookmarkStart w:id="6288" w:name="_Toc343220903"/>
      <w:r w:rsidRPr="0049233F">
        <w:t>Hình</w:t>
      </w:r>
      <w:ins w:id="6289" w:author="The Si Tran" w:date="2012-12-11T23:36:00Z">
        <w:r w:rsidR="002400FD">
          <w:t xml:space="preserve"> 4.8</w:t>
        </w:r>
      </w:ins>
      <w:del w:id="6290"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6291" w:author="The Si Tran" w:date="2012-12-05T23:02:00Z">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6292" w:author="The Si Tran" w:date="2012-12-05T23:02:00Z">
              <w:rPr/>
            </w:rPrChange>
          </w:rPr>
          <w:fldChar w:fldCharType="separate"/>
        </w:r>
        <w:r w:rsidRPr="0049233F" w:rsidDel="002400FD">
          <w:rPr>
            <w:noProof/>
          </w:rPr>
          <w:delText>9</w:delText>
        </w:r>
        <w:r w:rsidRPr="00082976" w:rsidDel="002400FD">
          <w:fldChar w:fldCharType="end"/>
        </w:r>
      </w:del>
      <w:r w:rsidRPr="0049233F">
        <w:t xml:space="preserve">: </w:t>
      </w:r>
      <w:r w:rsidRPr="002400FD">
        <w:rPr>
          <w:b w:val="0"/>
          <w:rPrChange w:id="6293" w:author="The Si Tran" w:date="2012-12-11T23:37:00Z">
            <w:rPr/>
          </w:rPrChange>
        </w:rPr>
        <w:t>Giải thuật lan truyền ngược</w:t>
      </w:r>
      <w:bookmarkEnd w:id="6286"/>
      <w:bookmarkEnd w:id="6287"/>
      <w:bookmarkEnd w:id="6288"/>
    </w:p>
    <w:p w14:paraId="6BC77435" w14:textId="77777777" w:rsidR="002400FD" w:rsidRPr="002400FD" w:rsidRDefault="002400FD">
      <w:pPr>
        <w:pStyle w:val="Hinh"/>
        <w:jc w:val="center"/>
        <w:rPr>
          <w:b w:val="0"/>
          <w:rPrChange w:id="6294" w:author="The Si Tran" w:date="2012-12-11T23:37:00Z">
            <w:rPr/>
          </w:rPrChange>
        </w:rPr>
        <w:pPrChange w:id="6295" w:author="The Si Tran" w:date="2012-12-11T23:37:00Z">
          <w:pPr>
            <w:pStyle w:val="Caption"/>
            <w:ind w:left="2160" w:firstLine="720"/>
          </w:pPr>
        </w:pPrChange>
      </w:pPr>
    </w:p>
    <w:p w14:paraId="5DC1FB62" w14:textId="77777777" w:rsidR="0088753F" w:rsidRPr="0049233F" w:rsidRDefault="0088753F" w:rsidP="0088753F">
      <w:pPr>
        <w:spacing w:before="0"/>
        <w:ind w:firstLine="720"/>
        <w:rPr>
          <w:szCs w:val="26"/>
        </w:rPr>
      </w:pPr>
      <w:r w:rsidRPr="0049233F">
        <w:rPr>
          <w:szCs w:val="26"/>
        </w:rPr>
        <w:t xml:space="preserve">Giải thuật lan truyền ngược cần hai thông số nhập vào đó là hệ số học và hệ số quán tính. Đối với mỗi bài toán khác nhau các thông số này cần có các giá trị khác </w:t>
      </w:r>
      <w:r w:rsidRPr="0049233F">
        <w:rPr>
          <w:szCs w:val="26"/>
        </w:rPr>
        <w:lastRenderedPageBreak/>
        <w:t xml:space="preserve">nhau để đạt được sự hiệu quả trong quá trình học. Việc xác định các thông số này một cách đúng đắn không phải là một việc dễ dàng cần nhiều công sức và kinh nghiệm. </w:t>
      </w:r>
    </w:p>
    <w:p w14:paraId="75D5B6A4" w14:textId="739A29C1" w:rsidR="0088753F" w:rsidRPr="0049233F" w:rsidRDefault="0088753F" w:rsidP="0088753F">
      <w:pPr>
        <w:spacing w:before="0"/>
        <w:ind w:firstLine="720"/>
        <w:rPr>
          <w:szCs w:val="26"/>
        </w:rPr>
      </w:pPr>
    </w:p>
    <w:p w14:paraId="22CC9BD4" w14:textId="789624C4" w:rsidR="0088753F" w:rsidRPr="0049233F" w:rsidRDefault="0088753F" w:rsidP="0088753F">
      <w:pPr>
        <w:pStyle w:val="Heading3"/>
      </w:pPr>
      <w:bookmarkStart w:id="6296" w:name="_Toc327348175"/>
      <w:bookmarkStart w:id="6297" w:name="_Toc343220820"/>
      <w:r w:rsidRPr="0049233F">
        <w:t>Giải thuật RPROP</w:t>
      </w:r>
      <w:bookmarkEnd w:id="6296"/>
      <w:bookmarkEnd w:id="6297"/>
    </w:p>
    <w:p w14:paraId="1E82DD5F" w14:textId="12F603D8" w:rsidR="0088753F" w:rsidRPr="0049233F" w:rsidRDefault="0088753F" w:rsidP="0088753F">
      <w:pPr>
        <w:spacing w:before="0"/>
        <w:ind w:firstLine="720"/>
        <w:rPr>
          <w:szCs w:val="26"/>
        </w:rPr>
      </w:pPr>
      <w:r w:rsidRPr="0049233F">
        <w:rPr>
          <w:szCs w:val="26"/>
        </w:rPr>
        <w:t>Giải thuật lan truyền ngược gặp một vấn đề ở chỗ giá trị cập nhập trọng số (</w:t>
      </w:r>
      <w:r w:rsidRPr="00AF1345">
        <w:rPr>
          <w:position w:val="-14"/>
          <w:szCs w:val="26"/>
        </w:rPr>
        <w:object w:dxaOrig="720" w:dyaOrig="380" w14:anchorId="08794C46">
          <v:shape id="_x0000_i1144" type="#_x0000_t75" style="width:36.85pt;height:17.6pt" o:ole="">
            <v:imagedata r:id="rId288" o:title=""/>
          </v:shape>
          <o:OLEObject Type="Embed" ProgID="Equation.DSMT4" ShapeID="_x0000_i1144" DrawAspect="Content" ObjectID="_1416977677" r:id="rId289"/>
        </w:object>
      </w:r>
      <w:r w:rsidRPr="0049233F">
        <w:rPr>
          <w:szCs w:val="26"/>
        </w:rPr>
        <w:t xml:space="preserve">) không những phụ thuộc vào dấu của đạo hàm riêng phần mà còn bị ảnh hưởng bởi độ lớn của nó, điều này làm cho quá trình học không được ổn định. Việc thêm vào hệ số quán tính không giải quyết trọn vẹn vấn đề bởi vì ta không biết giá trị tối ưu cho hệ số này là bao nhiêu. </w:t>
      </w:r>
    </w:p>
    <w:p w14:paraId="1D7358AF" w14:textId="7D76E260" w:rsidR="0088753F" w:rsidRPr="0049233F" w:rsidRDefault="0088753F" w:rsidP="0088753F">
      <w:pPr>
        <w:spacing w:before="0"/>
        <w:ind w:firstLine="720"/>
        <w:rPr>
          <w:szCs w:val="26"/>
        </w:rPr>
      </w:pPr>
      <w:r w:rsidRPr="0049233F">
        <w:rPr>
          <w:szCs w:val="26"/>
        </w:rPr>
        <w:t xml:space="preserve">Nhiều giải thuật đã được phát minh để giải quyết các vấn đề trên, chúng có thể được phân ra làm hai loại: </w:t>
      </w:r>
      <w:r w:rsidRPr="0049233F">
        <w:rPr>
          <w:i/>
          <w:szCs w:val="26"/>
        </w:rPr>
        <w:t>chiến lược toàn cục</w:t>
      </w:r>
      <w:r w:rsidRPr="0049233F">
        <w:rPr>
          <w:szCs w:val="26"/>
        </w:rPr>
        <w:t xml:space="preserve"> (global strategy) và </w:t>
      </w:r>
      <w:r w:rsidRPr="0049233F">
        <w:rPr>
          <w:i/>
          <w:szCs w:val="26"/>
        </w:rPr>
        <w:t>chiến lược cục bộ</w:t>
      </w:r>
      <w:r w:rsidRPr="0049233F">
        <w:rPr>
          <w:szCs w:val="26"/>
        </w:rPr>
        <w:t xml:space="preserve"> (local strategy). Chiến lược toàn cục sử dụng kiến thức về trạng thái của toàn bộ mạng để hiệu chỉnh các thông số toàn cục, trong khi chiến lược cục bộ dùng các thông tin riêng của từng trọng số một để thích nghi các thông số đặc biệt cho từng trọng số [4].</w:t>
      </w:r>
    </w:p>
    <w:p w14:paraId="6D1DFCE0" w14:textId="2AAE13C0" w:rsidR="0088753F" w:rsidRDefault="005457E8" w:rsidP="0088753F">
      <w:pPr>
        <w:spacing w:before="0"/>
        <w:ind w:firstLine="720"/>
        <w:rPr>
          <w:ins w:id="6298" w:author="The Si Tran" w:date="2012-12-06T03:35:00Z"/>
          <w:szCs w:val="26"/>
        </w:rPr>
      </w:pPr>
      <w:ins w:id="6299" w:author="The Si Tran" w:date="2012-12-14T05:57:00Z">
        <w:r w:rsidRPr="007C782C">
          <w:rPr>
            <w:noProof/>
            <w:szCs w:val="26"/>
            <w:rPrChange w:id="6300" w:author="Unknown">
              <w:rPr>
                <w:noProof/>
              </w:rPr>
            </w:rPrChange>
          </w:rPr>
          <mc:AlternateContent>
            <mc:Choice Requires="wps">
              <w:drawing>
                <wp:anchor distT="0" distB="0" distL="114300" distR="114300" simplePos="0" relativeHeight="251725312" behindDoc="0" locked="0" layoutInCell="1" allowOverlap="1" wp14:anchorId="6AFED96D" wp14:editId="5817BCFA">
                  <wp:simplePos x="0" y="0"/>
                  <wp:positionH relativeFrom="column">
                    <wp:posOffset>5161280</wp:posOffset>
                  </wp:positionH>
                  <wp:positionV relativeFrom="paragraph">
                    <wp:posOffset>2395102</wp:posOffset>
                  </wp:positionV>
                  <wp:extent cx="595290" cy="36195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A2D22" w14:textId="78855FD4" w:rsidR="005457E8" w:rsidRDefault="005457E8" w:rsidP="00BC0EFC">
                              <w:ins w:id="6301" w:author="The Si Tran" w:date="2012-12-06T02:41:00Z">
                                <w:r>
                                  <w:t>(4.</w:t>
                                </w:r>
                              </w:ins>
                              <w:ins w:id="6302" w:author="The Si Tran" w:date="2012-12-06T02:44:00Z">
                                <w:r>
                                  <w:t>15</w:t>
                                </w:r>
                              </w:ins>
                              <w:ins w:id="630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FED96D" id="Text Box 217" o:spid="_x0000_s1104" type="#_x0000_t202" style="position:absolute;left:0;text-align:left;margin-left:406.4pt;margin-top:188.6pt;width:46.85pt;height:28.5pt;z-index:251725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" fillcolor="white [3201]" stroked="f" strokeweight=".5pt">
                  <v:textbox>
                    <w:txbxContent>
                      <w:p w14:paraId="62EA2D22" w14:textId="78855FD4" w:rsidR="005457E8" w:rsidRDefault="005457E8" w:rsidP="00BC0EFC">
                        <w:ins w:id="6304" w:author="The Si Tran" w:date="2012-12-06T02:41:00Z">
                          <w:r>
                            <w:t>(4.</w:t>
                          </w:r>
                        </w:ins>
                        <w:ins w:id="6305" w:author="The Si Tran" w:date="2012-12-06T02:44:00Z">
                          <w:r>
                            <w:t>15</w:t>
                          </w:r>
                        </w:ins>
                        <w:ins w:id="6306" w:author="The Si Tran" w:date="2012-12-06T02:41:00Z">
                          <w:r>
                            <w:t>)</w:t>
                          </w:r>
                        </w:ins>
                      </w:p>
                    </w:txbxContent>
                  </v:textbox>
                </v:shape>
              </w:pict>
            </mc:Fallback>
          </mc:AlternateContent>
        </w:r>
      </w:ins>
      <w:r w:rsidR="0088753F" w:rsidRPr="0049233F">
        <w:rPr>
          <w:szCs w:val="26"/>
        </w:rPr>
        <w:t xml:space="preserve">RPROP là viết tắt của từ ‘resilient propagation’, nghĩa là lan truyền đàn hồi là một phương pháp thích nghi cục bộ. RPROP thực hiện cập nhập các trọng số </w:t>
      </w:r>
      <w:r w:rsidR="0088753F" w:rsidRPr="0049233F">
        <w:rPr>
          <w:i/>
          <w:szCs w:val="26"/>
        </w:rPr>
        <w:t>w</w:t>
      </w:r>
      <w:r w:rsidR="0088753F" w:rsidRPr="0049233F">
        <w:rPr>
          <w:i/>
          <w:szCs w:val="26"/>
          <w:vertAlign w:val="subscript"/>
        </w:rPr>
        <w:t>ij</w:t>
      </w:r>
      <w:r w:rsidR="0088753F" w:rsidRPr="0049233F">
        <w:rPr>
          <w:szCs w:val="26"/>
        </w:rPr>
        <w:t xml:space="preserve"> 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 </w:t>
      </w:r>
      <w:r w:rsidR="0088753F" w:rsidRPr="00AF1345">
        <w:rPr>
          <w:position w:val="-14"/>
          <w:szCs w:val="26"/>
        </w:rPr>
        <w:object w:dxaOrig="320" w:dyaOrig="380" w14:anchorId="306FC929">
          <v:shape id="_x0000_i1145" type="#_x0000_t75" style="width:16.75pt;height:17.6pt" o:ole="">
            <v:imagedata r:id="rId290" o:title=""/>
          </v:shape>
          <o:OLEObject Type="Embed" ProgID="Equation.DSMT4" ShapeID="_x0000_i1145" DrawAspect="Content" ObjectID="_1416977678" r:id="rId291"/>
        </w:object>
      </w:r>
      <w:r w:rsidR="0088753F" w:rsidRPr="0049233F">
        <w:rPr>
          <w:szCs w:val="26"/>
        </w:rPr>
        <w:t xml:space="preserve">chỉ phụ thuộc vào dấu của </w:t>
      </w:r>
      <w:r w:rsidR="0088753F" w:rsidRPr="00AF1345">
        <w:rPr>
          <w:position w:val="-32"/>
          <w:szCs w:val="26"/>
        </w:rPr>
        <w:object w:dxaOrig="480" w:dyaOrig="700" w14:anchorId="4B84F86B">
          <v:shape id="_x0000_i1146" type="#_x0000_t75" style="width:24.3pt;height:35.15pt" o:ole="">
            <v:imagedata r:id="rId292" o:title=""/>
          </v:shape>
          <o:OLEObject Type="Embed" ProgID="Equation.DSMT4" ShapeID="_x0000_i1146" DrawAspect="Content" ObjectID="_1416977679" r:id="rId293"/>
        </w:object>
      </w:r>
      <w:r w:rsidR="0088753F" w:rsidRPr="0049233F">
        <w:rPr>
          <w:szCs w:val="26"/>
        </w:rPr>
        <w:t>. Giá trị này được cập nhập trong quá trình học theo quy luật sau:</w:t>
      </w:r>
    </w:p>
    <w:p w14:paraId="327B0C45" w14:textId="0C2BE980" w:rsidR="003B3962" w:rsidRPr="006B6122" w:rsidDel="00E40F7B" w:rsidRDefault="0056499D" w:rsidP="007E3E87">
      <w:pPr>
        <w:spacing w:before="0"/>
        <w:ind w:left="720" w:firstLine="720"/>
        <w:rPr>
          <w:del w:id="6307" w:author="The Si Tran" w:date="2012-12-06T03:40:00Z"/>
          <w:szCs w:val="26"/>
        </w:rPr>
        <w:pPrChange w:id="6308" w:author="The Si Tran" w:date="2012-12-14T06:18:00Z">
          <w:pPr>
            <w:spacing w:before="0"/>
            <w:ind w:firstLine="720"/>
          </w:pPr>
        </w:pPrChange>
      </w:pPr>
      <m:oMathPara>
        <m:oMathParaPr>
          <m:jc m:val="left"/>
        </m:oMathParaPr>
        <m:oMath>
          <m:sSubSup>
            <m:sSubSupPr>
              <m:ctrlPr>
                <w:ins w:id="6309" w:author="The Si Tran" w:date="2012-12-06T03:36:00Z">
                  <w:rPr>
                    <w:rFonts w:ascii="Cambria Math" w:hAnsi="Cambria Math"/>
                    <w:i/>
                    <w:szCs w:val="26"/>
                  </w:rPr>
                </w:ins>
              </m:ctrlPr>
            </m:sSubSupPr>
            <m:e>
              <w:ins w:id="6310" w:author="The Si Tran" w:date="2012-12-06T03:36:00Z">
                <m:r>
                  <w:rPr>
                    <w:rFonts w:ascii="Cambria Math" w:hAnsi="Cambria Math"/>
                    <w:szCs w:val="26"/>
                  </w:rPr>
                  <m:t>∆</m:t>
                </m:r>
              </w:ins>
            </m:e>
            <m:sub>
              <w:ins w:id="6311" w:author="The Si Tran" w:date="2012-12-06T03:36:00Z">
                <m:r>
                  <w:rPr>
                    <w:rFonts w:ascii="Cambria Math" w:hAnsi="Cambria Math"/>
                    <w:szCs w:val="26"/>
                  </w:rPr>
                  <m:t>ij</m:t>
                </m:r>
              </w:ins>
            </m:sub>
            <m:sup>
              <w:ins w:id="6312" w:author="The Si Tran" w:date="2012-12-06T03:36:00Z">
                <m:r>
                  <w:rPr>
                    <w:rFonts w:ascii="Cambria Math" w:hAnsi="Cambria Math"/>
                    <w:szCs w:val="26"/>
                  </w:rPr>
                  <m:t>(t)</m:t>
                </m:r>
              </w:ins>
            </m:sup>
          </m:sSubSup>
          <w:ins w:id="6313" w:author="The Si Tran" w:date="2012-12-06T03:36:00Z">
            <m:r>
              <w:rPr>
                <w:rFonts w:ascii="Cambria Math" w:hAnsi="Cambria Math"/>
                <w:szCs w:val="26"/>
              </w:rPr>
              <m:t>=</m:t>
            </m:r>
          </w:ins>
          <m:d>
            <m:dPr>
              <m:begChr m:val="{"/>
              <m:endChr m:val=""/>
              <m:ctrlPr>
                <w:ins w:id="6314" w:author="The Si Tran" w:date="2012-12-06T03:38:00Z">
                  <w:rPr>
                    <w:rFonts w:ascii="Cambria Math" w:hAnsi="Cambria Math"/>
                    <w:i/>
                    <w:szCs w:val="26"/>
                  </w:rPr>
                </w:ins>
              </m:ctrlPr>
            </m:dPr>
            <m:e>
              <m:eqArr>
                <m:eqArrPr>
                  <m:ctrlPr>
                    <w:ins w:id="6315" w:author="The Si Tran" w:date="2012-12-06T03:38:00Z">
                      <w:rPr>
                        <w:rFonts w:ascii="Cambria Math" w:hAnsi="Cambria Math"/>
                        <w:i/>
                        <w:szCs w:val="26"/>
                      </w:rPr>
                    </w:ins>
                  </m:ctrlPr>
                </m:eqArrPr>
                <m:e>
                  <m:sSup>
                    <m:sSupPr>
                      <m:ctrlPr>
                        <w:ins w:id="6316" w:author="The Si Tran" w:date="2012-12-06T03:38:00Z">
                          <w:rPr>
                            <w:rFonts w:ascii="Cambria Math" w:hAnsi="Cambria Math"/>
                            <w:i/>
                            <w:szCs w:val="26"/>
                          </w:rPr>
                        </w:ins>
                      </m:ctrlPr>
                    </m:sSupPr>
                    <m:e>
                      <w:ins w:id="6317" w:author="The Si Tran" w:date="2012-12-06T03:38:00Z">
                        <m:r>
                          <w:rPr>
                            <w:rFonts w:ascii="Cambria Math" w:hAnsi="Cambria Math"/>
                            <w:szCs w:val="26"/>
                          </w:rPr>
                          <m:t>η</m:t>
                        </m:r>
                      </w:ins>
                    </m:e>
                    <m:sup>
                      <w:ins w:id="6318" w:author="The Si Tran" w:date="2012-12-06T03:38:00Z">
                        <m:r>
                          <w:rPr>
                            <w:rFonts w:ascii="Cambria Math" w:hAnsi="Cambria Math"/>
                            <w:szCs w:val="26"/>
                          </w:rPr>
                          <m:t>+</m:t>
                        </m:r>
                      </w:ins>
                    </m:sup>
                  </m:sSup>
                  <w:ins w:id="6319" w:author="The Si Tran" w:date="2012-12-06T03:38:00Z">
                    <m:r>
                      <w:rPr>
                        <w:rFonts w:ascii="Cambria Math" w:hAnsi="Cambria Math"/>
                        <w:szCs w:val="26"/>
                      </w:rPr>
                      <m:t>*</m:t>
                    </m:r>
                  </w:ins>
                  <m:sSubSup>
                    <m:sSubSupPr>
                      <m:ctrlPr>
                        <w:ins w:id="6320" w:author="The Si Tran" w:date="2012-12-06T03:38:00Z">
                          <w:rPr>
                            <w:rFonts w:ascii="Cambria Math" w:hAnsi="Cambria Math"/>
                            <w:i/>
                            <w:szCs w:val="26"/>
                          </w:rPr>
                        </w:ins>
                      </m:ctrlPr>
                    </m:sSubSupPr>
                    <m:e>
                      <w:ins w:id="6321" w:author="The Si Tran" w:date="2012-12-06T03:38:00Z">
                        <m:r>
                          <w:rPr>
                            <w:rFonts w:ascii="Cambria Math" w:hAnsi="Cambria Math"/>
                            <w:szCs w:val="26"/>
                          </w:rPr>
                          <m:t>∆</m:t>
                        </m:r>
                      </w:ins>
                    </m:e>
                    <m:sub>
                      <w:ins w:id="6322" w:author="The Si Tran" w:date="2012-12-06T03:38:00Z">
                        <m:r>
                          <w:rPr>
                            <w:rFonts w:ascii="Cambria Math" w:hAnsi="Cambria Math"/>
                            <w:szCs w:val="26"/>
                          </w:rPr>
                          <m:t>ij</m:t>
                        </m:r>
                      </w:ins>
                    </m:sub>
                    <m:sup>
                      <m:d>
                        <m:dPr>
                          <m:ctrlPr>
                            <w:ins w:id="6323" w:author="The Si Tran" w:date="2012-12-06T03:38:00Z">
                              <w:rPr>
                                <w:rFonts w:ascii="Cambria Math" w:hAnsi="Cambria Math"/>
                                <w:i/>
                                <w:szCs w:val="26"/>
                              </w:rPr>
                            </w:ins>
                          </m:ctrlPr>
                        </m:dPr>
                        <m:e>
                          <w:ins w:id="6324" w:author="The Si Tran" w:date="2012-12-06T03:38:00Z">
                            <m:r>
                              <w:rPr>
                                <w:rFonts w:ascii="Cambria Math" w:hAnsi="Cambria Math"/>
                                <w:szCs w:val="26"/>
                              </w:rPr>
                              <m:t>t</m:t>
                            </m:r>
                          </w:ins>
                        </m:e>
                      </m:d>
                    </m:sup>
                  </m:sSubSup>
                  <w:ins w:id="6325" w:author="The Si Tran" w:date="2012-12-06T03:38:00Z">
                    <m:r>
                      <w:rPr>
                        <w:rFonts w:ascii="Cambria Math" w:hAnsi="Cambria Math"/>
                        <w:szCs w:val="26"/>
                      </w:rPr>
                      <m:t>, if</m:t>
                    </m:r>
                  </w:ins>
                  <w:ins w:id="6326" w:author="The Si Tran" w:date="2012-12-06T03:39:00Z">
                    <m:r>
                      <w:rPr>
                        <w:rFonts w:ascii="Cambria Math" w:hAnsi="Cambria Math"/>
                        <w:szCs w:val="26"/>
                      </w:rPr>
                      <m:t xml:space="preserve"> </m:t>
                    </m:r>
                  </w:ins>
                  <m:f>
                    <m:fPr>
                      <m:ctrlPr>
                        <w:ins w:id="6327" w:author="The Si Tran" w:date="2012-12-06T03:39:00Z">
                          <w:rPr>
                            <w:rFonts w:ascii="Cambria Math" w:hAnsi="Cambria Math"/>
                            <w:i/>
                            <w:szCs w:val="26"/>
                          </w:rPr>
                        </w:ins>
                      </m:ctrlPr>
                    </m:fPr>
                    <m:num>
                      <w:ins w:id="6328" w:author="The Si Tran" w:date="2012-12-06T03:39:00Z">
                        <m:r>
                          <w:rPr>
                            <w:rFonts w:ascii="Cambria Math" w:hAnsi="Cambria Math"/>
                            <w:szCs w:val="26"/>
                          </w:rPr>
                          <m:t>∂</m:t>
                        </m:r>
                      </w:ins>
                      <m:sSup>
                        <m:sSupPr>
                          <m:ctrlPr>
                            <w:ins w:id="6329" w:author="The Si Tran" w:date="2012-12-06T03:39:00Z">
                              <w:rPr>
                                <w:rFonts w:ascii="Cambria Math" w:hAnsi="Cambria Math"/>
                                <w:i/>
                                <w:szCs w:val="26"/>
                              </w:rPr>
                            </w:ins>
                          </m:ctrlPr>
                        </m:sSupPr>
                        <m:e>
                          <w:ins w:id="6330" w:author="The Si Tran" w:date="2012-12-06T03:39:00Z">
                            <m:r>
                              <w:rPr>
                                <w:rFonts w:ascii="Cambria Math" w:hAnsi="Cambria Math"/>
                                <w:szCs w:val="26"/>
                              </w:rPr>
                              <m:t>E</m:t>
                            </m:r>
                          </w:ins>
                        </m:e>
                        <m:sup>
                          <m:d>
                            <m:dPr>
                              <m:ctrlPr>
                                <w:ins w:id="6331" w:author="The Si Tran" w:date="2012-12-06T03:39:00Z">
                                  <w:rPr>
                                    <w:rFonts w:ascii="Cambria Math" w:hAnsi="Cambria Math"/>
                                    <w:i/>
                                    <w:szCs w:val="26"/>
                                  </w:rPr>
                                </w:ins>
                              </m:ctrlPr>
                            </m:dPr>
                            <m:e>
                              <w:ins w:id="6332" w:author="The Si Tran" w:date="2012-12-06T03:39:00Z">
                                <m:r>
                                  <w:rPr>
                                    <w:rFonts w:ascii="Cambria Math" w:hAnsi="Cambria Math"/>
                                    <w:szCs w:val="26"/>
                                  </w:rPr>
                                  <m:t>t-1</m:t>
                                </m:r>
                              </w:ins>
                            </m:e>
                          </m:d>
                        </m:sup>
                      </m:sSup>
                    </m:num>
                    <m:den>
                      <w:ins w:id="6333" w:author="The Si Tran" w:date="2012-12-06T03:39:00Z">
                        <m:r>
                          <w:rPr>
                            <w:rFonts w:ascii="Cambria Math" w:hAnsi="Cambria Math"/>
                            <w:szCs w:val="26"/>
                          </w:rPr>
                          <m:t>∂</m:t>
                        </m:r>
                      </w:ins>
                      <m:sSub>
                        <m:sSubPr>
                          <m:ctrlPr>
                            <w:ins w:id="6334" w:author="The Si Tran" w:date="2012-12-06T03:39:00Z">
                              <w:rPr>
                                <w:rFonts w:ascii="Cambria Math" w:hAnsi="Cambria Math"/>
                                <w:i/>
                                <w:szCs w:val="26"/>
                              </w:rPr>
                            </w:ins>
                          </m:ctrlPr>
                        </m:sSubPr>
                        <m:e>
                          <w:ins w:id="6335" w:author="The Si Tran" w:date="2012-12-06T03:39:00Z">
                            <m:r>
                              <w:rPr>
                                <w:rFonts w:ascii="Cambria Math" w:hAnsi="Cambria Math"/>
                                <w:szCs w:val="26"/>
                              </w:rPr>
                              <m:t>w</m:t>
                            </m:r>
                          </w:ins>
                        </m:e>
                        <m:sub>
                          <w:ins w:id="6336" w:author="The Si Tran" w:date="2012-12-06T03:39:00Z">
                            <m:r>
                              <w:rPr>
                                <w:rFonts w:ascii="Cambria Math" w:hAnsi="Cambria Math"/>
                                <w:szCs w:val="26"/>
                              </w:rPr>
                              <m:t>ij</m:t>
                            </m:r>
                          </w:ins>
                        </m:sub>
                      </m:sSub>
                    </m:den>
                  </m:f>
                  <w:ins w:id="6337" w:author="The Si Tran" w:date="2012-12-06T03:39:00Z">
                    <m:r>
                      <w:rPr>
                        <w:rFonts w:ascii="Cambria Math" w:hAnsi="Cambria Math"/>
                        <w:szCs w:val="26"/>
                      </w:rPr>
                      <m:t>*</m:t>
                    </m:r>
                  </w:ins>
                  <m:f>
                    <m:fPr>
                      <m:ctrlPr>
                        <w:ins w:id="6338" w:author="The Si Tran" w:date="2012-12-06T03:39:00Z">
                          <w:rPr>
                            <w:rFonts w:ascii="Cambria Math" w:hAnsi="Cambria Math"/>
                            <w:i/>
                            <w:szCs w:val="26"/>
                          </w:rPr>
                        </w:ins>
                      </m:ctrlPr>
                    </m:fPr>
                    <m:num>
                      <w:ins w:id="6339" w:author="The Si Tran" w:date="2012-12-06T03:39:00Z">
                        <m:r>
                          <w:rPr>
                            <w:rFonts w:ascii="Cambria Math" w:hAnsi="Cambria Math"/>
                            <w:szCs w:val="26"/>
                          </w:rPr>
                          <m:t>∂</m:t>
                        </m:r>
                      </w:ins>
                      <m:sSup>
                        <m:sSupPr>
                          <m:ctrlPr>
                            <w:ins w:id="6340" w:author="The Si Tran" w:date="2012-12-06T03:39:00Z">
                              <w:rPr>
                                <w:rFonts w:ascii="Cambria Math" w:hAnsi="Cambria Math"/>
                                <w:i/>
                                <w:szCs w:val="26"/>
                              </w:rPr>
                            </w:ins>
                          </m:ctrlPr>
                        </m:sSupPr>
                        <m:e>
                          <w:ins w:id="6341" w:author="The Si Tran" w:date="2012-12-06T03:39:00Z">
                            <m:r>
                              <w:rPr>
                                <w:rFonts w:ascii="Cambria Math" w:hAnsi="Cambria Math"/>
                                <w:szCs w:val="26"/>
                              </w:rPr>
                              <m:t>E</m:t>
                            </m:r>
                          </w:ins>
                        </m:e>
                        <m:sup>
                          <m:d>
                            <m:dPr>
                              <m:ctrlPr>
                                <w:ins w:id="6342" w:author="The Si Tran" w:date="2012-12-06T03:39:00Z">
                                  <w:rPr>
                                    <w:rFonts w:ascii="Cambria Math" w:hAnsi="Cambria Math"/>
                                    <w:i/>
                                    <w:szCs w:val="26"/>
                                  </w:rPr>
                                </w:ins>
                              </m:ctrlPr>
                            </m:dPr>
                            <m:e>
                              <w:ins w:id="6343" w:author="The Si Tran" w:date="2012-12-06T03:39:00Z">
                                <m:r>
                                  <w:rPr>
                                    <w:rFonts w:ascii="Cambria Math" w:hAnsi="Cambria Math"/>
                                    <w:szCs w:val="26"/>
                                  </w:rPr>
                                  <m:t>t</m:t>
                                </m:r>
                              </w:ins>
                            </m:e>
                          </m:d>
                        </m:sup>
                      </m:sSup>
                    </m:num>
                    <m:den>
                      <w:ins w:id="6344" w:author="The Si Tran" w:date="2012-12-06T03:39:00Z">
                        <m:r>
                          <w:rPr>
                            <w:rFonts w:ascii="Cambria Math" w:hAnsi="Cambria Math"/>
                            <w:szCs w:val="26"/>
                          </w:rPr>
                          <m:t>∂</m:t>
                        </m:r>
                      </w:ins>
                      <m:sSub>
                        <m:sSubPr>
                          <m:ctrlPr>
                            <w:ins w:id="6345" w:author="The Si Tran" w:date="2012-12-06T03:39:00Z">
                              <w:rPr>
                                <w:rFonts w:ascii="Cambria Math" w:hAnsi="Cambria Math"/>
                                <w:i/>
                                <w:szCs w:val="26"/>
                              </w:rPr>
                            </w:ins>
                          </m:ctrlPr>
                        </m:sSubPr>
                        <m:e>
                          <w:ins w:id="6346" w:author="The Si Tran" w:date="2012-12-06T03:39:00Z">
                            <m:r>
                              <w:rPr>
                                <w:rFonts w:ascii="Cambria Math" w:hAnsi="Cambria Math"/>
                                <w:szCs w:val="26"/>
                              </w:rPr>
                              <m:t>w</m:t>
                            </m:r>
                          </w:ins>
                        </m:e>
                        <m:sub>
                          <w:ins w:id="6347" w:author="The Si Tran" w:date="2012-12-06T03:39:00Z">
                            <m:r>
                              <w:rPr>
                                <w:rFonts w:ascii="Cambria Math" w:hAnsi="Cambria Math"/>
                                <w:szCs w:val="26"/>
                              </w:rPr>
                              <m:t>ij</m:t>
                            </m:r>
                          </w:ins>
                        </m:sub>
                      </m:sSub>
                    </m:den>
                  </m:f>
                  <w:ins w:id="6348" w:author="The Si Tran" w:date="2012-12-06T03:39:00Z">
                    <m:r>
                      <w:rPr>
                        <w:rFonts w:ascii="Cambria Math" w:hAnsi="Cambria Math"/>
                        <w:szCs w:val="26"/>
                      </w:rPr>
                      <m:t>&gt;0</m:t>
                    </m:r>
                  </w:ins>
                </m:e>
                <m:e>
                  <m:sSup>
                    <m:sSupPr>
                      <m:ctrlPr>
                        <w:ins w:id="6349" w:author="The Si Tran" w:date="2012-12-06T03:39:00Z">
                          <w:rPr>
                            <w:rFonts w:ascii="Cambria Math" w:hAnsi="Cambria Math"/>
                            <w:i/>
                            <w:szCs w:val="26"/>
                          </w:rPr>
                        </w:ins>
                      </m:ctrlPr>
                    </m:sSupPr>
                    <m:e>
                      <w:ins w:id="6350" w:author="The Si Tran" w:date="2012-12-06T03:39:00Z">
                        <m:r>
                          <w:rPr>
                            <w:rFonts w:ascii="Cambria Math" w:hAnsi="Cambria Math"/>
                            <w:szCs w:val="26"/>
                          </w:rPr>
                          <m:t>η</m:t>
                        </m:r>
                      </w:ins>
                    </m:e>
                    <m:sup>
                      <w:ins w:id="6351" w:author="The Si Tran" w:date="2012-12-06T03:39:00Z">
                        <m:r>
                          <w:rPr>
                            <w:rFonts w:ascii="Cambria Math" w:hAnsi="Cambria Math"/>
                            <w:szCs w:val="26"/>
                          </w:rPr>
                          <m:t>-</m:t>
                        </m:r>
                      </w:ins>
                    </m:sup>
                  </m:sSup>
                  <w:ins w:id="6352" w:author="The Si Tran" w:date="2012-12-06T03:39:00Z">
                    <m:r>
                      <w:rPr>
                        <w:rFonts w:ascii="Cambria Math" w:hAnsi="Cambria Math"/>
                        <w:szCs w:val="26"/>
                      </w:rPr>
                      <m:t>*</m:t>
                    </m:r>
                  </w:ins>
                  <m:sSubSup>
                    <m:sSubSupPr>
                      <m:ctrlPr>
                        <w:ins w:id="6353" w:author="The Si Tran" w:date="2012-12-06T03:39:00Z">
                          <w:rPr>
                            <w:rFonts w:ascii="Cambria Math" w:hAnsi="Cambria Math"/>
                            <w:i/>
                            <w:szCs w:val="26"/>
                          </w:rPr>
                        </w:ins>
                      </m:ctrlPr>
                    </m:sSubSupPr>
                    <m:e>
                      <w:ins w:id="6354" w:author="The Si Tran" w:date="2012-12-06T03:39:00Z">
                        <m:r>
                          <w:rPr>
                            <w:rFonts w:ascii="Cambria Math" w:hAnsi="Cambria Math"/>
                            <w:szCs w:val="26"/>
                          </w:rPr>
                          <m:t>∆</m:t>
                        </m:r>
                      </w:ins>
                    </m:e>
                    <m:sub>
                      <w:ins w:id="6355" w:author="The Si Tran" w:date="2012-12-06T03:39:00Z">
                        <m:r>
                          <w:rPr>
                            <w:rFonts w:ascii="Cambria Math" w:hAnsi="Cambria Math"/>
                            <w:szCs w:val="26"/>
                          </w:rPr>
                          <m:t>ij</m:t>
                        </m:r>
                      </w:ins>
                    </m:sub>
                    <m:sup>
                      <m:d>
                        <m:dPr>
                          <m:ctrlPr>
                            <w:ins w:id="6356" w:author="The Si Tran" w:date="2012-12-06T03:39:00Z">
                              <w:rPr>
                                <w:rFonts w:ascii="Cambria Math" w:hAnsi="Cambria Math"/>
                                <w:i/>
                                <w:szCs w:val="26"/>
                              </w:rPr>
                            </w:ins>
                          </m:ctrlPr>
                        </m:dPr>
                        <m:e>
                          <w:ins w:id="6357" w:author="The Si Tran" w:date="2012-12-06T03:39:00Z">
                            <m:r>
                              <w:rPr>
                                <w:rFonts w:ascii="Cambria Math" w:hAnsi="Cambria Math"/>
                                <w:szCs w:val="26"/>
                              </w:rPr>
                              <m:t>t</m:t>
                            </m:r>
                          </w:ins>
                        </m:e>
                      </m:d>
                    </m:sup>
                  </m:sSubSup>
                  <w:ins w:id="6358" w:author="The Si Tran" w:date="2012-12-06T03:39:00Z">
                    <m:r>
                      <w:rPr>
                        <w:rFonts w:ascii="Cambria Math" w:hAnsi="Cambria Math"/>
                        <w:szCs w:val="26"/>
                      </w:rPr>
                      <m:t xml:space="preserve">, if </m:t>
                    </m:r>
                  </w:ins>
                  <m:f>
                    <m:fPr>
                      <m:ctrlPr>
                        <w:ins w:id="6359" w:author="The Si Tran" w:date="2012-12-06T03:39:00Z">
                          <w:rPr>
                            <w:rFonts w:ascii="Cambria Math" w:hAnsi="Cambria Math"/>
                            <w:i/>
                            <w:szCs w:val="26"/>
                          </w:rPr>
                        </w:ins>
                      </m:ctrlPr>
                    </m:fPr>
                    <m:num>
                      <w:ins w:id="6360" w:author="The Si Tran" w:date="2012-12-06T03:39:00Z">
                        <m:r>
                          <w:rPr>
                            <w:rFonts w:ascii="Cambria Math" w:hAnsi="Cambria Math"/>
                            <w:szCs w:val="26"/>
                          </w:rPr>
                          <m:t>∂</m:t>
                        </m:r>
                      </w:ins>
                      <m:sSup>
                        <m:sSupPr>
                          <m:ctrlPr>
                            <w:ins w:id="6361" w:author="The Si Tran" w:date="2012-12-06T03:39:00Z">
                              <w:rPr>
                                <w:rFonts w:ascii="Cambria Math" w:hAnsi="Cambria Math"/>
                                <w:i/>
                                <w:szCs w:val="26"/>
                              </w:rPr>
                            </w:ins>
                          </m:ctrlPr>
                        </m:sSupPr>
                        <m:e>
                          <w:ins w:id="6362" w:author="The Si Tran" w:date="2012-12-06T03:39:00Z">
                            <m:r>
                              <w:rPr>
                                <w:rFonts w:ascii="Cambria Math" w:hAnsi="Cambria Math"/>
                                <w:szCs w:val="26"/>
                              </w:rPr>
                              <m:t>E</m:t>
                            </m:r>
                          </w:ins>
                        </m:e>
                        <m:sup>
                          <m:d>
                            <m:dPr>
                              <m:ctrlPr>
                                <w:ins w:id="6363" w:author="The Si Tran" w:date="2012-12-06T03:39:00Z">
                                  <w:rPr>
                                    <w:rFonts w:ascii="Cambria Math" w:hAnsi="Cambria Math"/>
                                    <w:i/>
                                    <w:szCs w:val="26"/>
                                  </w:rPr>
                                </w:ins>
                              </m:ctrlPr>
                            </m:dPr>
                            <m:e>
                              <w:ins w:id="6364" w:author="The Si Tran" w:date="2012-12-06T03:39:00Z">
                                <m:r>
                                  <w:rPr>
                                    <w:rFonts w:ascii="Cambria Math" w:hAnsi="Cambria Math"/>
                                    <w:szCs w:val="26"/>
                                  </w:rPr>
                                  <m:t>t-1</m:t>
                                </m:r>
                              </w:ins>
                            </m:e>
                          </m:d>
                        </m:sup>
                      </m:sSup>
                    </m:num>
                    <m:den>
                      <w:ins w:id="6365" w:author="The Si Tran" w:date="2012-12-06T03:39:00Z">
                        <m:r>
                          <w:rPr>
                            <w:rFonts w:ascii="Cambria Math" w:hAnsi="Cambria Math"/>
                            <w:szCs w:val="26"/>
                          </w:rPr>
                          <m:t>∂</m:t>
                        </m:r>
                      </w:ins>
                      <m:sSub>
                        <m:sSubPr>
                          <m:ctrlPr>
                            <w:ins w:id="6366" w:author="The Si Tran" w:date="2012-12-06T03:39:00Z">
                              <w:rPr>
                                <w:rFonts w:ascii="Cambria Math" w:hAnsi="Cambria Math"/>
                                <w:i/>
                                <w:szCs w:val="26"/>
                              </w:rPr>
                            </w:ins>
                          </m:ctrlPr>
                        </m:sSubPr>
                        <m:e>
                          <w:ins w:id="6367" w:author="The Si Tran" w:date="2012-12-06T03:39:00Z">
                            <m:r>
                              <w:rPr>
                                <w:rFonts w:ascii="Cambria Math" w:hAnsi="Cambria Math"/>
                                <w:szCs w:val="26"/>
                              </w:rPr>
                              <m:t>w</m:t>
                            </m:r>
                          </w:ins>
                        </m:e>
                        <m:sub>
                          <w:ins w:id="6368" w:author="The Si Tran" w:date="2012-12-06T03:39:00Z">
                            <m:r>
                              <w:rPr>
                                <w:rFonts w:ascii="Cambria Math" w:hAnsi="Cambria Math"/>
                                <w:szCs w:val="26"/>
                              </w:rPr>
                              <m:t>ij</m:t>
                            </m:r>
                          </w:ins>
                        </m:sub>
                      </m:sSub>
                    </m:den>
                  </m:f>
                  <w:ins w:id="6369" w:author="The Si Tran" w:date="2012-12-06T03:39:00Z">
                    <m:r>
                      <w:rPr>
                        <w:rFonts w:ascii="Cambria Math" w:hAnsi="Cambria Math"/>
                        <w:szCs w:val="26"/>
                      </w:rPr>
                      <m:t>*</m:t>
                    </m:r>
                  </w:ins>
                  <m:f>
                    <m:fPr>
                      <m:ctrlPr>
                        <w:ins w:id="6370" w:author="The Si Tran" w:date="2012-12-06T03:39:00Z">
                          <w:rPr>
                            <w:rFonts w:ascii="Cambria Math" w:hAnsi="Cambria Math"/>
                            <w:i/>
                            <w:szCs w:val="26"/>
                          </w:rPr>
                        </w:ins>
                      </m:ctrlPr>
                    </m:fPr>
                    <m:num>
                      <w:ins w:id="6371" w:author="The Si Tran" w:date="2012-12-06T03:39:00Z">
                        <m:r>
                          <w:rPr>
                            <w:rFonts w:ascii="Cambria Math" w:hAnsi="Cambria Math"/>
                            <w:szCs w:val="26"/>
                          </w:rPr>
                          <m:t>∂</m:t>
                        </m:r>
                      </w:ins>
                      <m:sSup>
                        <m:sSupPr>
                          <m:ctrlPr>
                            <w:ins w:id="6372" w:author="The Si Tran" w:date="2012-12-06T03:39:00Z">
                              <w:rPr>
                                <w:rFonts w:ascii="Cambria Math" w:hAnsi="Cambria Math"/>
                                <w:i/>
                                <w:szCs w:val="26"/>
                              </w:rPr>
                            </w:ins>
                          </m:ctrlPr>
                        </m:sSupPr>
                        <m:e>
                          <w:ins w:id="6373" w:author="The Si Tran" w:date="2012-12-06T03:39:00Z">
                            <m:r>
                              <w:rPr>
                                <w:rFonts w:ascii="Cambria Math" w:hAnsi="Cambria Math"/>
                                <w:szCs w:val="26"/>
                              </w:rPr>
                              <m:t>E</m:t>
                            </m:r>
                          </w:ins>
                        </m:e>
                        <m:sup>
                          <m:d>
                            <m:dPr>
                              <m:ctrlPr>
                                <w:ins w:id="6374" w:author="The Si Tran" w:date="2012-12-06T03:39:00Z">
                                  <w:rPr>
                                    <w:rFonts w:ascii="Cambria Math" w:hAnsi="Cambria Math"/>
                                    <w:i/>
                                    <w:szCs w:val="26"/>
                                  </w:rPr>
                                </w:ins>
                              </m:ctrlPr>
                            </m:dPr>
                            <m:e>
                              <w:ins w:id="6375" w:author="The Si Tran" w:date="2012-12-06T03:39:00Z">
                                <m:r>
                                  <w:rPr>
                                    <w:rFonts w:ascii="Cambria Math" w:hAnsi="Cambria Math"/>
                                    <w:szCs w:val="26"/>
                                  </w:rPr>
                                  <m:t>t</m:t>
                                </m:r>
                              </w:ins>
                            </m:e>
                          </m:d>
                        </m:sup>
                      </m:sSup>
                    </m:num>
                    <m:den>
                      <w:ins w:id="6376" w:author="The Si Tran" w:date="2012-12-06T03:39:00Z">
                        <m:r>
                          <w:rPr>
                            <w:rFonts w:ascii="Cambria Math" w:hAnsi="Cambria Math"/>
                            <w:szCs w:val="26"/>
                          </w:rPr>
                          <m:t>∂</m:t>
                        </m:r>
                      </w:ins>
                      <m:sSub>
                        <m:sSubPr>
                          <m:ctrlPr>
                            <w:ins w:id="6377" w:author="The Si Tran" w:date="2012-12-06T03:39:00Z">
                              <w:rPr>
                                <w:rFonts w:ascii="Cambria Math" w:hAnsi="Cambria Math"/>
                                <w:i/>
                                <w:szCs w:val="26"/>
                              </w:rPr>
                            </w:ins>
                          </m:ctrlPr>
                        </m:sSubPr>
                        <m:e>
                          <w:ins w:id="6378" w:author="The Si Tran" w:date="2012-12-06T03:39:00Z">
                            <m:r>
                              <w:rPr>
                                <w:rFonts w:ascii="Cambria Math" w:hAnsi="Cambria Math"/>
                                <w:szCs w:val="26"/>
                              </w:rPr>
                              <m:t>w</m:t>
                            </m:r>
                          </w:ins>
                        </m:e>
                        <m:sub>
                          <w:ins w:id="6379" w:author="The Si Tran" w:date="2012-12-06T03:39:00Z">
                            <m:r>
                              <w:rPr>
                                <w:rFonts w:ascii="Cambria Math" w:hAnsi="Cambria Math"/>
                                <w:szCs w:val="26"/>
                              </w:rPr>
                              <m:t>ij</m:t>
                            </m:r>
                          </w:ins>
                        </m:sub>
                      </m:sSub>
                    </m:den>
                  </m:f>
                  <w:ins w:id="6380" w:author="The Si Tran" w:date="2012-12-06T03:39:00Z">
                    <m:r>
                      <w:rPr>
                        <w:rFonts w:ascii="Cambria Math" w:hAnsi="Cambria Math"/>
                        <w:szCs w:val="26"/>
                      </w:rPr>
                      <m:t>&lt;0</m:t>
                    </m:r>
                  </w:ins>
                </m:e>
                <m:e>
                  <m:sSubSup>
                    <m:sSubSupPr>
                      <m:ctrlPr>
                        <w:ins w:id="6381" w:author="The Si Tran" w:date="2012-12-06T03:40:00Z">
                          <w:rPr>
                            <w:rFonts w:ascii="Cambria Math" w:hAnsi="Cambria Math"/>
                            <w:i/>
                            <w:szCs w:val="26"/>
                          </w:rPr>
                        </w:ins>
                      </m:ctrlPr>
                    </m:sSubSupPr>
                    <m:e>
                      <w:ins w:id="6382" w:author="The Si Tran" w:date="2012-12-06T03:40:00Z">
                        <m:r>
                          <w:rPr>
                            <w:rFonts w:ascii="Cambria Math" w:hAnsi="Cambria Math"/>
                            <w:szCs w:val="26"/>
                          </w:rPr>
                          <m:t>∆</m:t>
                        </m:r>
                      </w:ins>
                    </m:e>
                    <m:sub>
                      <w:ins w:id="6383" w:author="The Si Tran" w:date="2012-12-06T03:40:00Z">
                        <m:r>
                          <w:rPr>
                            <w:rFonts w:ascii="Cambria Math" w:hAnsi="Cambria Math"/>
                            <w:szCs w:val="26"/>
                          </w:rPr>
                          <m:t>ij</m:t>
                        </m:r>
                      </w:ins>
                    </m:sub>
                    <m:sup>
                      <w:ins w:id="6384" w:author="The Si Tran" w:date="2012-12-06T03:40:00Z">
                        <m:r>
                          <w:rPr>
                            <w:rFonts w:ascii="Cambria Math" w:hAnsi="Cambria Math"/>
                            <w:szCs w:val="26"/>
                          </w:rPr>
                          <m:t>(t-1)</m:t>
                        </m:r>
                      </w:ins>
                    </m:sup>
                  </m:sSubSup>
                  <w:ins w:id="6385" w:author="The Si Tran" w:date="2012-12-06T03:40:00Z">
                    <m:r>
                      <w:rPr>
                        <w:rFonts w:ascii="Cambria Math" w:hAnsi="Cambria Math"/>
                        <w:szCs w:val="26"/>
                      </w:rPr>
                      <m:t>, else</m:t>
                    </m:r>
                  </w:ins>
                </m:e>
              </m:eqArr>
            </m:e>
          </m:d>
        </m:oMath>
      </m:oMathPara>
    </w:p>
    <w:p w14:paraId="35928650" w14:textId="77777777" w:rsidR="0088753F" w:rsidRPr="0049233F" w:rsidRDefault="0088753F" w:rsidP="007E3E87">
      <w:pPr>
        <w:spacing w:before="0"/>
        <w:ind w:left="720" w:firstLine="720"/>
        <w:rPr>
          <w:szCs w:val="26"/>
        </w:rPr>
        <w:pPrChange w:id="6386" w:author="The Si Tran" w:date="2012-12-14T06:18:00Z">
          <w:pPr>
            <w:spacing w:before="0"/>
            <w:ind w:firstLine="720"/>
          </w:pPr>
        </w:pPrChange>
      </w:pPr>
      <w:del w:id="6387" w:author="The Si Tran" w:date="2012-12-06T03:40:00Z">
        <w:r w:rsidRPr="00AF1345" w:rsidDel="00BA6E4C">
          <w:rPr>
            <w:position w:val="-108"/>
            <w:szCs w:val="26"/>
          </w:rPr>
          <w:object w:dxaOrig="4660" w:dyaOrig="2280" w14:anchorId="473B087F">
            <v:shape id="_x0000_i1147" type="#_x0000_t75" style="width:277.95pt;height:136.45pt" o:ole="">
              <v:imagedata r:id="rId294" o:title=""/>
            </v:shape>
            <o:OLEObject Type="Embed" ProgID="Equation.DSMT4" ShapeID="_x0000_i1147" DrawAspect="Content" ObjectID="_1416977680" r:id="rId295"/>
          </w:object>
        </w:r>
      </w:del>
    </w:p>
    <w:p w14:paraId="51377D55" w14:textId="77777777" w:rsidR="0088753F" w:rsidRPr="0049233F" w:rsidRDefault="0088753F" w:rsidP="0088753F">
      <w:pPr>
        <w:spacing w:before="0"/>
        <w:ind w:firstLine="720"/>
        <w:rPr>
          <w:szCs w:val="26"/>
        </w:rPr>
      </w:pPr>
      <w:r w:rsidRPr="0049233F">
        <w:rPr>
          <w:szCs w:val="26"/>
        </w:rPr>
        <w:t xml:space="preserve">Ở đây </w:t>
      </w:r>
      <w:ins w:id="6388" w:author="The Si Tran" w:date="2012-12-06T03:40:00Z">
        <m:oMath>
          <m:r>
            <w:rPr>
              <w:rFonts w:ascii="Cambria Math" w:hAnsi="Cambria Math"/>
              <w:szCs w:val="26"/>
            </w:rPr>
            <m:t>0&lt;</m:t>
          </m:r>
          <m:sSup>
            <m:sSupPr>
              <m:ctrlPr>
                <w:rPr>
                  <w:rFonts w:ascii="Cambria Math" w:hAnsi="Cambria Math"/>
                  <w:i/>
                  <w:szCs w:val="26"/>
                </w:rPr>
              </m:ctrlPr>
            </m:sSupPr>
            <m:e>
              <m:r>
                <w:rPr>
                  <w:rFonts w:ascii="Cambria Math" w:hAnsi="Cambria Math"/>
                  <w:szCs w:val="26"/>
                </w:rPr>
                <m:t>η</m:t>
              </m:r>
            </m:e>
            <m:sup>
              <m:r>
                <w:rPr>
                  <w:rFonts w:ascii="Cambria Math" w:hAnsi="Cambria Math"/>
                  <w:szCs w:val="26"/>
                </w:rPr>
                <m:t>-</m:t>
              </m:r>
            </m:sup>
          </m:sSup>
          <m:r>
            <w:rPr>
              <w:rFonts w:ascii="Cambria Math" w:hAnsi="Cambria Math"/>
              <w:szCs w:val="26"/>
            </w:rPr>
            <m:t>&lt;1&lt;</m:t>
          </m:r>
        </m:oMath>
      </w:ins>
      <m:oMath>
        <m:sSup>
          <m:sSupPr>
            <m:ctrlPr>
              <w:ins w:id="6389" w:author="The Si Tran" w:date="2012-12-06T03:41:00Z">
                <w:rPr>
                  <w:rFonts w:ascii="Cambria Math" w:hAnsi="Cambria Math"/>
                  <w:i/>
                  <w:szCs w:val="26"/>
                </w:rPr>
              </w:ins>
            </m:ctrlPr>
          </m:sSupPr>
          <m:e>
            <w:ins w:id="6390" w:author="The Si Tran" w:date="2012-12-06T03:41:00Z">
              <m:r>
                <w:rPr>
                  <w:rFonts w:ascii="Cambria Math" w:hAnsi="Cambria Math"/>
                  <w:szCs w:val="26"/>
                </w:rPr>
                <m:t>η</m:t>
              </m:r>
            </w:ins>
          </m:e>
          <m:sup>
            <w:ins w:id="6391" w:author="The Si Tran" w:date="2012-12-06T03:41:00Z">
              <m:r>
                <w:rPr>
                  <w:rFonts w:ascii="Cambria Math" w:hAnsi="Cambria Math"/>
                  <w:szCs w:val="26"/>
                </w:rPr>
                <m:t>+</m:t>
              </m:r>
            </w:ins>
          </m:sup>
        </m:sSup>
      </m:oMath>
      <w:del w:id="6392" w:author="The Si Tran" w:date="2012-12-06T03:41:00Z">
        <w:r w:rsidRPr="00AF1345" w:rsidDel="00E40F7B">
          <w:rPr>
            <w:position w:val="-10"/>
            <w:szCs w:val="26"/>
          </w:rPr>
          <w:object w:dxaOrig="1440" w:dyaOrig="360" w14:anchorId="3EC1D1FE">
            <v:shape id="_x0000_i1148" type="#_x0000_t75" style="width:1in;height:17.6pt" o:ole="">
              <v:imagedata r:id="rId296" o:title=""/>
            </v:shape>
            <o:OLEObject Type="Embed" ProgID="Equation.DSMT4" ShapeID="_x0000_i1148" DrawAspect="Content" ObjectID="_1416977681" r:id="rId297"/>
          </w:object>
        </w:r>
      </w:del>
      <w:r w:rsidRPr="0049233F">
        <w:rPr>
          <w:szCs w:val="26"/>
        </w:rPr>
        <w:t xml:space="preserve"> là các hệ số cố định của quá trình học dùng để hiệu chỉnh các giá trị cập nhập cho từng trọng số tùy theo hình dạng của hàm lỗi. </w:t>
      </w:r>
    </w:p>
    <w:p w14:paraId="58D010A7" w14:textId="6A2469E0" w:rsidR="0088753F" w:rsidRDefault="0088753F" w:rsidP="0088753F">
      <w:pPr>
        <w:spacing w:before="0"/>
        <w:ind w:firstLine="720"/>
        <w:rPr>
          <w:ins w:id="6393" w:author="The Si Tran" w:date="2012-12-06T03:41:00Z"/>
          <w:szCs w:val="26"/>
        </w:rPr>
      </w:pPr>
      <w:r w:rsidRPr="0049233F">
        <w:rPr>
          <w:szCs w:val="26"/>
        </w:rPr>
        <w:t xml:space="preserve">Mỗi lần đạo hàm riêng phần theo trọng số </w:t>
      </w:r>
      <w:r w:rsidRPr="0049233F">
        <w:rPr>
          <w:i/>
          <w:szCs w:val="26"/>
        </w:rPr>
        <w:t>w</w:t>
      </w:r>
      <w:r w:rsidRPr="0049233F">
        <w:rPr>
          <w:i/>
          <w:szCs w:val="26"/>
          <w:vertAlign w:val="subscript"/>
        </w:rPr>
        <w:t>ij</w:t>
      </w:r>
      <w:r w:rsidRPr="0049233F">
        <w:rPr>
          <w:szCs w:val="26"/>
        </w:rPr>
        <w:t xml:space="preserve"> của hàm lỗi </w:t>
      </w:r>
      <w:r w:rsidRPr="0049233F">
        <w:rPr>
          <w:i/>
          <w:szCs w:val="26"/>
        </w:rPr>
        <w:t>E</w:t>
      </w:r>
      <w:r w:rsidRPr="0049233F">
        <w:rPr>
          <w:szCs w:val="26"/>
        </w:rPr>
        <w:t xml:space="preserve"> đổi dấu, nghĩa là giá trị cập nhập vừa thực hiện là quá lớn và giải thuật đã nhảy vượt qua điểm tối ưu </w:t>
      </w:r>
      <w:r w:rsidRPr="0049233F">
        <w:rPr>
          <w:szCs w:val="26"/>
        </w:rPr>
        <w:lastRenderedPageBreak/>
        <w:t xml:space="preserve">cục bộ thì giá trị cập nhập </w:t>
      </w:r>
      <w:r w:rsidRPr="00AF1345">
        <w:rPr>
          <w:position w:val="-14"/>
          <w:szCs w:val="26"/>
        </w:rPr>
        <w:object w:dxaOrig="320" w:dyaOrig="380" w14:anchorId="2CA1DFA8">
          <v:shape id="_x0000_i1149" type="#_x0000_t75" style="width:16.75pt;height:17.6pt" o:ole="">
            <v:imagedata r:id="rId298" o:title=""/>
          </v:shape>
          <o:OLEObject Type="Embed" ProgID="Equation.DSMT4" ShapeID="_x0000_i1149" DrawAspect="Content" ObjectID="_1416977682" r:id="rId299"/>
        </w:object>
      </w:r>
      <w:r w:rsidRPr="0049233F">
        <w:rPr>
          <w:szCs w:val="26"/>
        </w:rPr>
        <w:t xml:space="preserve">sẽ giảm đi theo một thừa số </w:t>
      </w:r>
      <w:r w:rsidRPr="00AF1345">
        <w:rPr>
          <w:position w:val="-10"/>
          <w:szCs w:val="26"/>
        </w:rPr>
        <w:object w:dxaOrig="300" w:dyaOrig="360" w14:anchorId="590DF676">
          <v:shape id="_x0000_i1150" type="#_x0000_t75" style="width:15.05pt;height:17.6pt" o:ole="">
            <v:imagedata r:id="rId300" o:title=""/>
          </v:shape>
          <o:OLEObject Type="Embed" ProgID="Equation.DSMT4" ShapeID="_x0000_i1150" DrawAspect="Content" ObjectID="_1416977683" r:id="rId301"/>
        </w:object>
      </w:r>
      <w:r w:rsidRPr="0049233F">
        <w:rPr>
          <w:szCs w:val="26"/>
        </w:rPr>
        <w:t xml:space="preserve">. Ngược lại nếu đạo hàm riêng phần vẫn giữ nguyên dấu thì giá trị cập nhập </w:t>
      </w:r>
      <w:r w:rsidRPr="00AF1345">
        <w:rPr>
          <w:position w:val="-14"/>
          <w:szCs w:val="26"/>
        </w:rPr>
        <w:object w:dxaOrig="320" w:dyaOrig="380" w14:anchorId="07B5032F">
          <v:shape id="_x0000_i1151" type="#_x0000_t75" style="width:16.75pt;height:17.6pt" o:ole="">
            <v:imagedata r:id="rId298" o:title=""/>
          </v:shape>
          <o:OLEObject Type="Embed" ProgID="Equation.DSMT4" ShapeID="_x0000_i1151" DrawAspect="Content" ObjectID="_1416977684" r:id="rId302"/>
        </w:object>
      </w:r>
      <w:r w:rsidRPr="0049233F">
        <w:rPr>
          <w:szCs w:val="26"/>
        </w:rPr>
        <w:t>sẽ được tăng lên để tăng tốc độ hội tụ. Cứ mỗi lần giá trị cập nhập được biết thì các trọng số được điều chỉnh theo luật sau: nếu đạo hàm riêng phần dương thì trọng số được giảm đi một lượng bằng với giá trị cập nhập (</w:t>
      </w:r>
      <w:r w:rsidRPr="00AF1345">
        <w:rPr>
          <w:position w:val="-14"/>
          <w:szCs w:val="26"/>
        </w:rPr>
        <w:object w:dxaOrig="320" w:dyaOrig="380" w14:anchorId="4647CE48">
          <v:shape id="_x0000_i1152" type="#_x0000_t75" style="width:16.75pt;height:17.6pt" o:ole="">
            <v:imagedata r:id="rId298" o:title=""/>
          </v:shape>
          <o:OLEObject Type="Embed" ProgID="Equation.DSMT4" ShapeID="_x0000_i1152" DrawAspect="Content" ObjectID="_1416977685" r:id="rId303"/>
        </w:object>
      </w:r>
      <w:r w:rsidRPr="0049233F">
        <w:rPr>
          <w:szCs w:val="26"/>
        </w:rPr>
        <w:t xml:space="preserve">), nếu đạo hàm riêng phần âm thì giá trị cập nhập được cộng thêm vào </w:t>
      </w:r>
      <w:ins w:id="6394" w:author="The Si Tran" w:date="2012-12-14T05:57:00Z">
        <w:r w:rsidR="005457E8" w:rsidRPr="007C782C">
          <w:rPr>
            <w:noProof/>
            <w:szCs w:val="26"/>
            <w:rPrChange w:id="6395" w:author="Unknown">
              <w:rPr>
                <w:noProof/>
              </w:rPr>
            </w:rPrChange>
          </w:rPr>
          <mc:AlternateContent>
            <mc:Choice Requires="wps">
              <w:drawing>
                <wp:anchor distT="0" distB="0" distL="114300" distR="114300" simplePos="0" relativeHeight="251735552" behindDoc="0" locked="0" layoutInCell="1" allowOverlap="1" wp14:anchorId="11D227F1" wp14:editId="70B83F94">
                  <wp:simplePos x="0" y="0"/>
                  <wp:positionH relativeFrom="column">
                    <wp:posOffset>5161280</wp:posOffset>
                  </wp:positionH>
                  <wp:positionV relativeFrom="paragraph">
                    <wp:posOffset>1536375</wp:posOffset>
                  </wp:positionV>
                  <wp:extent cx="595290" cy="36195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EC958" w14:textId="18F9AF37" w:rsidR="005457E8" w:rsidRDefault="005457E8" w:rsidP="00BC0EFC">
                              <w:ins w:id="6396" w:author="The Si Tran" w:date="2012-12-06T02:41:00Z">
                                <w:r>
                                  <w:t>(4.</w:t>
                                </w:r>
                              </w:ins>
                              <w:ins w:id="6397" w:author="The Si Tran" w:date="2012-12-06T02:44:00Z">
                                <w:r>
                                  <w:t>16</w:t>
                                </w:r>
                              </w:ins>
                              <w:ins w:id="639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D227F1" id="Text Box 218" o:spid="_x0000_s1105" type="#_x0000_t202" style="position:absolute;left:0;text-align:left;margin-left:406.4pt;margin-top:120.95pt;width:46.85pt;height:28.5pt;z-index:251735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Lq/jw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" fillcolor="white [3201]" stroked="f" strokeweight=".5pt">
                  <v:textbox>
                    <w:txbxContent>
                      <w:p w14:paraId="357EC958" w14:textId="18F9AF37" w:rsidR="005457E8" w:rsidRDefault="005457E8" w:rsidP="00BC0EFC">
                        <w:ins w:id="6399" w:author="The Si Tran" w:date="2012-12-06T02:41:00Z">
                          <w:r>
                            <w:t>(4.</w:t>
                          </w:r>
                        </w:ins>
                        <w:ins w:id="6400" w:author="The Si Tran" w:date="2012-12-06T02:44:00Z">
                          <w:r>
                            <w:t>16</w:t>
                          </w:r>
                        </w:ins>
                        <w:ins w:id="6401" w:author="The Si Tran" w:date="2012-12-06T02:41:00Z">
                          <w:r>
                            <w:t>)</w:t>
                          </w:r>
                        </w:ins>
                      </w:p>
                    </w:txbxContent>
                  </v:textbox>
                </v:shape>
              </w:pict>
            </mc:Fallback>
          </mc:AlternateContent>
        </w:r>
      </w:ins>
      <w:r w:rsidRPr="0049233F">
        <w:rPr>
          <w:szCs w:val="26"/>
        </w:rPr>
        <w:t>trọng số.</w:t>
      </w:r>
    </w:p>
    <w:p w14:paraId="411BAA4A" w14:textId="1B11615D" w:rsidR="00E40F7B" w:rsidRPr="007E3E87" w:rsidRDefault="0056499D" w:rsidP="007E3E87">
      <w:pPr>
        <w:pStyle w:val="Equation"/>
        <w:rPr>
          <w:ins w:id="6402" w:author="The Si Tran" w:date="2012-12-06T03:44:00Z"/>
          <w:rPrChange w:id="6403" w:author="The Si Tran" w:date="2012-12-14T06:18:00Z">
            <w:rPr>
              <w:ins w:id="6404" w:author="The Si Tran" w:date="2012-12-06T03:44:00Z"/>
            </w:rPr>
          </w:rPrChange>
        </w:rPr>
        <w:pPrChange w:id="6405" w:author="The Si Tran" w:date="2012-12-14T06:18:00Z">
          <w:pPr>
            <w:spacing w:before="0"/>
            <w:ind w:firstLine="720"/>
          </w:pPr>
        </w:pPrChange>
      </w:pPr>
      <m:oMathPara>
        <m:oMath>
          <m:sSubSup>
            <m:sSubSupPr>
              <m:ctrlPr>
                <w:ins w:id="6406" w:author="The Si Tran" w:date="2012-12-06T03:41:00Z">
                  <w:rPr/>
                </w:ins>
              </m:ctrlPr>
            </m:sSubSupPr>
            <m:e>
              <w:ins w:id="6407" w:author="The Si Tran" w:date="2012-12-06T03:41:00Z">
                <m:r>
                  <m:t>∆w</m:t>
                </m:r>
              </w:ins>
            </m:e>
            <m:sub>
              <w:ins w:id="6408" w:author="The Si Tran" w:date="2012-12-06T03:41:00Z">
                <m:r>
                  <m:t>ij</m:t>
                </m:r>
              </w:ins>
            </m:sub>
            <m:sup>
              <w:ins w:id="6409" w:author="The Si Tran" w:date="2012-12-06T03:41:00Z">
                <m:r>
                  <m:t>(t)</m:t>
                </m:r>
              </w:ins>
            </m:sup>
          </m:sSubSup>
          <w:ins w:id="6410" w:author="The Si Tran" w:date="2012-12-06T03:41:00Z">
            <m:r>
              <m:t>=</m:t>
            </m:r>
          </w:ins>
          <m:d>
            <m:dPr>
              <m:begChr m:val="{"/>
              <m:endChr m:val=""/>
              <m:ctrlPr>
                <w:ins w:id="6411" w:author="The Si Tran" w:date="2012-12-06T03:41:00Z">
                  <w:rPr/>
                </w:ins>
              </m:ctrlPr>
            </m:dPr>
            <m:e>
              <m:eqArr>
                <m:eqArrPr>
                  <m:ctrlPr>
                    <w:ins w:id="6412" w:author="The Si Tran" w:date="2012-12-06T03:41:00Z">
                      <w:rPr/>
                    </w:ins>
                  </m:ctrlPr>
                </m:eqArrPr>
                <m:e>
                  <w:ins w:id="6413" w:author="The Si Tran" w:date="2012-12-06T03:42:00Z">
                    <m:r>
                      <m:t>-</m:t>
                    </m:r>
                  </w:ins>
                  <m:sSubSup>
                    <m:sSubSupPr>
                      <m:ctrlPr>
                        <w:ins w:id="6414" w:author="The Si Tran" w:date="2012-12-06T03:41:00Z">
                          <w:rPr/>
                        </w:ins>
                      </m:ctrlPr>
                    </m:sSubSupPr>
                    <m:e>
                      <w:ins w:id="6415" w:author="The Si Tran" w:date="2012-12-06T03:41:00Z">
                        <m:r>
                          <m:t>∆</m:t>
                        </m:r>
                      </w:ins>
                    </m:e>
                    <m:sub>
                      <w:ins w:id="6416" w:author="The Si Tran" w:date="2012-12-06T03:41:00Z">
                        <m:r>
                          <m:t>ij</m:t>
                        </m:r>
                      </w:ins>
                    </m:sub>
                    <m:sup>
                      <m:d>
                        <m:dPr>
                          <m:ctrlPr>
                            <w:ins w:id="6417" w:author="The Si Tran" w:date="2012-12-06T03:41:00Z">
                              <w:rPr/>
                            </w:ins>
                          </m:ctrlPr>
                        </m:dPr>
                        <m:e>
                          <w:ins w:id="6418" w:author="The Si Tran" w:date="2012-12-06T03:41:00Z">
                            <m:r>
                              <m:t>t</m:t>
                            </m:r>
                          </w:ins>
                        </m:e>
                      </m:d>
                    </m:sup>
                  </m:sSubSup>
                  <w:ins w:id="6419" w:author="The Si Tran" w:date="2012-12-06T03:41:00Z">
                    <m:r>
                      <m:t xml:space="preserve">, if </m:t>
                    </m:r>
                  </w:ins>
                  <m:f>
                    <m:fPr>
                      <m:ctrlPr>
                        <w:ins w:id="6420" w:author="The Si Tran" w:date="2012-12-06T03:41:00Z">
                          <w:rPr/>
                        </w:ins>
                      </m:ctrlPr>
                    </m:fPr>
                    <m:num>
                      <w:ins w:id="6421" w:author="The Si Tran" w:date="2012-12-06T03:41:00Z">
                        <m:r>
                          <m:t>∂</m:t>
                        </m:r>
                      </w:ins>
                      <m:sSup>
                        <m:sSupPr>
                          <m:ctrlPr>
                            <w:ins w:id="6422" w:author="The Si Tran" w:date="2012-12-06T03:41:00Z">
                              <w:rPr/>
                            </w:ins>
                          </m:ctrlPr>
                        </m:sSupPr>
                        <m:e>
                          <w:ins w:id="6423" w:author="The Si Tran" w:date="2012-12-06T03:41:00Z">
                            <m:r>
                              <m:t>E</m:t>
                            </m:r>
                          </w:ins>
                        </m:e>
                        <m:sup>
                          <m:d>
                            <m:dPr>
                              <m:ctrlPr>
                                <w:ins w:id="6424" w:author="The Si Tran" w:date="2012-12-06T03:41:00Z">
                                  <w:rPr/>
                                </w:ins>
                              </m:ctrlPr>
                            </m:dPr>
                            <m:e>
                              <w:ins w:id="6425" w:author="The Si Tran" w:date="2012-12-06T03:41:00Z">
                                <m:r>
                                  <m:t>t</m:t>
                                </m:r>
                              </w:ins>
                            </m:e>
                          </m:d>
                        </m:sup>
                      </m:sSup>
                    </m:num>
                    <m:den>
                      <w:ins w:id="6426" w:author="The Si Tran" w:date="2012-12-06T03:41:00Z">
                        <m:r>
                          <m:t>∂</m:t>
                        </m:r>
                      </w:ins>
                      <m:sSub>
                        <m:sSubPr>
                          <m:ctrlPr>
                            <w:ins w:id="6427" w:author="The Si Tran" w:date="2012-12-06T03:41:00Z">
                              <w:rPr/>
                            </w:ins>
                          </m:ctrlPr>
                        </m:sSubPr>
                        <m:e>
                          <w:ins w:id="6428" w:author="The Si Tran" w:date="2012-12-06T03:41:00Z">
                            <m:r>
                              <m:t>w</m:t>
                            </m:r>
                          </w:ins>
                        </m:e>
                        <m:sub>
                          <w:ins w:id="6429" w:author="The Si Tran" w:date="2012-12-06T03:41:00Z">
                            <m:r>
                              <m:t>ij</m:t>
                            </m:r>
                          </w:ins>
                        </m:sub>
                      </m:sSub>
                    </m:den>
                  </m:f>
                  <w:ins w:id="6430" w:author="The Si Tran" w:date="2012-12-06T03:41:00Z">
                    <m:r>
                      <m:t>&gt;0</m:t>
                    </m:r>
                  </w:ins>
                </m:e>
                <m:e>
                  <w:ins w:id="6431" w:author="The Si Tran" w:date="2012-12-06T03:42:00Z">
                    <m:r>
                      <m:t>+</m:t>
                    </m:r>
                  </w:ins>
                  <m:sSubSup>
                    <m:sSubSupPr>
                      <m:ctrlPr>
                        <w:ins w:id="6432" w:author="The Si Tran" w:date="2012-12-06T03:43:00Z">
                          <w:rPr/>
                        </w:ins>
                      </m:ctrlPr>
                    </m:sSubSupPr>
                    <m:e>
                      <w:ins w:id="6433" w:author="The Si Tran" w:date="2012-12-06T03:43:00Z">
                        <m:r>
                          <m:t>∆</m:t>
                        </m:r>
                      </w:ins>
                    </m:e>
                    <m:sub>
                      <w:ins w:id="6434" w:author="The Si Tran" w:date="2012-12-06T03:43:00Z">
                        <m:r>
                          <m:t>ij</m:t>
                        </m:r>
                      </w:ins>
                    </m:sub>
                    <m:sup>
                      <m:d>
                        <m:dPr>
                          <m:ctrlPr>
                            <w:ins w:id="6435" w:author="The Si Tran" w:date="2012-12-06T03:43:00Z">
                              <w:rPr/>
                            </w:ins>
                          </m:ctrlPr>
                        </m:dPr>
                        <m:e>
                          <w:ins w:id="6436" w:author="The Si Tran" w:date="2012-12-06T03:43:00Z">
                            <m:r>
                              <m:t>t</m:t>
                            </m:r>
                          </w:ins>
                        </m:e>
                      </m:d>
                    </m:sup>
                  </m:sSubSup>
                  <w:ins w:id="6437" w:author="The Si Tran" w:date="2012-12-06T03:42:00Z">
                    <m:r>
                      <m:t xml:space="preserve">, if </m:t>
                    </m:r>
                  </w:ins>
                  <m:f>
                    <m:fPr>
                      <m:ctrlPr>
                        <w:ins w:id="6438" w:author="The Si Tran" w:date="2012-12-06T03:42:00Z">
                          <w:rPr/>
                        </w:ins>
                      </m:ctrlPr>
                    </m:fPr>
                    <m:num>
                      <w:ins w:id="6439" w:author="The Si Tran" w:date="2012-12-06T03:42:00Z">
                        <m:r>
                          <m:t>∂</m:t>
                        </m:r>
                      </w:ins>
                      <m:sSup>
                        <m:sSupPr>
                          <m:ctrlPr>
                            <w:ins w:id="6440" w:author="The Si Tran" w:date="2012-12-06T03:42:00Z">
                              <w:rPr/>
                            </w:ins>
                          </m:ctrlPr>
                        </m:sSupPr>
                        <m:e>
                          <w:ins w:id="6441" w:author="The Si Tran" w:date="2012-12-06T03:42:00Z">
                            <m:r>
                              <m:t>E</m:t>
                            </m:r>
                          </w:ins>
                        </m:e>
                        <m:sup>
                          <m:d>
                            <m:dPr>
                              <m:ctrlPr>
                                <w:ins w:id="6442" w:author="The Si Tran" w:date="2012-12-06T03:42:00Z">
                                  <w:rPr/>
                                </w:ins>
                              </m:ctrlPr>
                            </m:dPr>
                            <m:e>
                              <w:ins w:id="6443" w:author="The Si Tran" w:date="2012-12-06T03:42:00Z">
                                <m:r>
                                  <m:t>t</m:t>
                                </m:r>
                              </w:ins>
                            </m:e>
                          </m:d>
                        </m:sup>
                      </m:sSup>
                    </m:num>
                    <m:den>
                      <w:ins w:id="6444" w:author="The Si Tran" w:date="2012-12-06T03:42:00Z">
                        <m:r>
                          <m:t>∂</m:t>
                        </m:r>
                      </w:ins>
                      <m:sSub>
                        <m:sSubPr>
                          <m:ctrlPr>
                            <w:ins w:id="6445" w:author="The Si Tran" w:date="2012-12-06T03:42:00Z">
                              <w:rPr/>
                            </w:ins>
                          </m:ctrlPr>
                        </m:sSubPr>
                        <m:e>
                          <w:ins w:id="6446" w:author="The Si Tran" w:date="2012-12-06T03:42:00Z">
                            <m:r>
                              <m:t>w</m:t>
                            </m:r>
                          </w:ins>
                        </m:e>
                        <m:sub>
                          <w:ins w:id="6447" w:author="The Si Tran" w:date="2012-12-06T03:42:00Z">
                            <m:r>
                              <m:t>ij</m:t>
                            </m:r>
                          </w:ins>
                        </m:sub>
                      </m:sSub>
                    </m:den>
                  </m:f>
                  <w:ins w:id="6448" w:author="The Si Tran" w:date="2012-12-06T03:42:00Z">
                    <m:r>
                      <m:t>&lt;0</m:t>
                    </m:r>
                  </w:ins>
                </m:e>
                <m:e>
                  <w:ins w:id="6449" w:author="The Si Tran" w:date="2012-12-06T03:43:00Z">
                    <m:r>
                      <m:t>0</m:t>
                    </m:r>
                  </w:ins>
                  <w:ins w:id="6450" w:author="The Si Tran" w:date="2012-12-06T03:41:00Z">
                    <m:r>
                      <m:t>, else</m:t>
                    </m:r>
                  </w:ins>
                </m:e>
              </m:eqArr>
            </m:e>
          </m:d>
          <w:ins w:id="6451" w:author="The Si Tran" w:date="2012-12-06T03:41:00Z">
            <m:r>
              <m:t xml:space="preserve">   </m:t>
            </m:r>
            <m:r>
              <w:rPr>
                <w:rPrChange w:id="6452" w:author="The Si Tran" w:date="2012-12-14T06:18:00Z">
                  <w:rPr/>
                </w:rPrChange>
              </w:rPr>
              <m:t xml:space="preserve"> </m:t>
            </m:r>
          </w:ins>
        </m:oMath>
      </m:oMathPara>
    </w:p>
    <w:p w14:paraId="5D60A7A2" w14:textId="11FEA2CD" w:rsidR="00FF00CB" w:rsidRPr="001B4DDE" w:rsidDel="007E3E87" w:rsidRDefault="007E3E87" w:rsidP="007E3E87">
      <w:pPr>
        <w:pStyle w:val="Equation"/>
        <w:jc w:val="center"/>
        <w:rPr>
          <w:del w:id="6453" w:author="The Si Tran" w:date="2012-12-14T06:18:00Z"/>
        </w:rPr>
        <w:pPrChange w:id="6454" w:author="The Si Tran" w:date="2012-12-14T06:18:00Z">
          <w:pPr>
            <w:spacing w:before="0"/>
            <w:ind w:firstLine="720"/>
          </w:pPr>
        </w:pPrChange>
      </w:pPr>
      <w:ins w:id="6455" w:author="The Si Tran" w:date="2012-12-14T05:57:00Z">
        <w:r w:rsidRPr="007C782C">
          <w:rPr>
            <w:noProof/>
            <w:rPrChange w:id="6456" w:author="Unknown">
              <w:rPr>
                <w:noProof/>
              </w:rPr>
            </w:rPrChange>
          </w:rPr>
          <mc:AlternateContent>
            <mc:Choice Requires="wps">
              <w:drawing>
                <wp:anchor distT="0" distB="0" distL="114300" distR="114300" simplePos="0" relativeHeight="251739648" behindDoc="0" locked="0" layoutInCell="1" allowOverlap="1" wp14:anchorId="599A3C3F" wp14:editId="42D54433">
                  <wp:simplePos x="0" y="0"/>
                  <wp:positionH relativeFrom="column">
                    <wp:posOffset>5161280</wp:posOffset>
                  </wp:positionH>
                  <wp:positionV relativeFrom="paragraph">
                    <wp:posOffset>18946</wp:posOffset>
                  </wp:positionV>
                  <wp:extent cx="595290" cy="36195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01471" w14:textId="5EF700ED" w:rsidR="005457E8" w:rsidRDefault="005457E8" w:rsidP="00BC0EFC">
                              <w:ins w:id="6457" w:author="The Si Tran" w:date="2012-12-06T02:41:00Z">
                                <w:r>
                                  <w:t>(4.</w:t>
                                </w:r>
                              </w:ins>
                              <w:ins w:id="6458" w:author="The Si Tran" w:date="2012-12-06T02:44:00Z">
                                <w:r>
                                  <w:t>17</w:t>
                                </w:r>
                              </w:ins>
                              <w:ins w:id="645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9A3C3F" id="Text Box 219" o:spid="_x0000_s1106" type="#_x0000_t202" style="position:absolute;left:0;text-align:left;margin-left:406.4pt;margin-top:1.5pt;width:46.85pt;height:28.5pt;z-index:251739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" fillcolor="white [3201]" stroked="f" strokeweight=".5pt">
                  <v:textbox>
                    <w:txbxContent>
                      <w:p w14:paraId="03501471" w14:textId="5EF700ED" w:rsidR="005457E8" w:rsidRDefault="005457E8" w:rsidP="00BC0EFC">
                        <w:ins w:id="6460" w:author="The Si Tran" w:date="2012-12-06T02:41:00Z">
                          <w:r>
                            <w:t>(4.</w:t>
                          </w:r>
                        </w:ins>
                        <w:ins w:id="6461" w:author="The Si Tran" w:date="2012-12-06T02:44:00Z">
                          <w:r>
                            <w:t>17</w:t>
                          </w:r>
                        </w:ins>
                        <w:ins w:id="6462" w:author="The Si Tran" w:date="2012-12-06T02:41:00Z">
                          <w:r>
                            <w:t>)</w:t>
                          </w:r>
                        </w:ins>
                      </w:p>
                    </w:txbxContent>
                  </v:textbox>
                </v:shape>
              </w:pict>
            </mc:Fallback>
          </mc:AlternateContent>
        </w:r>
      </w:ins>
    </w:p>
    <w:p w14:paraId="600BC804" w14:textId="091793C1" w:rsidR="0088753F" w:rsidRPr="0049233F" w:rsidRDefault="0056499D" w:rsidP="007E3E87">
      <w:pPr>
        <w:pStyle w:val="Equation"/>
        <w:jc w:val="center"/>
        <w:pPrChange w:id="6463" w:author="The Si Tran" w:date="2012-12-14T06:18:00Z">
          <w:pPr>
            <w:spacing w:before="0"/>
            <w:ind w:firstLine="720"/>
          </w:pPr>
        </w:pPrChange>
      </w:pPr>
      <m:oMath>
        <m:sSubSup>
          <m:sSubSupPr>
            <m:ctrlPr>
              <w:ins w:id="6464" w:author="The Si Tran" w:date="2012-12-06T03:45:00Z">
                <w:rPr/>
              </w:ins>
            </m:ctrlPr>
          </m:sSubSupPr>
          <m:e>
            <w:ins w:id="6465" w:author="The Si Tran" w:date="2012-12-06T03:45:00Z">
              <m:r>
                <m:t>w</m:t>
              </m:r>
            </w:ins>
          </m:e>
          <m:sub>
            <w:ins w:id="6466" w:author="The Si Tran" w:date="2012-12-06T03:45:00Z">
              <m:r>
                <m:t>ij</m:t>
              </m:r>
            </w:ins>
          </m:sub>
          <m:sup>
            <w:ins w:id="6467" w:author="The Si Tran" w:date="2012-12-06T03:45:00Z">
              <m:r>
                <m:t>(t+1)</m:t>
              </m:r>
            </w:ins>
          </m:sup>
        </m:sSubSup>
        <w:ins w:id="6468" w:author="The Si Tran" w:date="2012-12-06T03:45:00Z">
          <m:r>
            <m:t>=</m:t>
          </m:r>
        </w:ins>
        <m:sSubSup>
          <m:sSubSupPr>
            <m:ctrlPr>
              <w:ins w:id="6469" w:author="The Si Tran" w:date="2012-12-06T03:45:00Z">
                <w:rPr/>
              </w:ins>
            </m:ctrlPr>
          </m:sSubSupPr>
          <m:e>
            <w:ins w:id="6470" w:author="The Si Tran" w:date="2012-12-06T03:45:00Z">
              <m:r>
                <m:t>w</m:t>
              </m:r>
            </w:ins>
          </m:e>
          <m:sub>
            <w:ins w:id="6471" w:author="The Si Tran" w:date="2012-12-06T03:45:00Z">
              <m:r>
                <m:t>ij</m:t>
              </m:r>
            </w:ins>
          </m:sub>
          <m:sup>
            <w:ins w:id="6472" w:author="The Si Tran" w:date="2012-12-06T03:45:00Z">
              <m:r>
                <m:t>(t)</m:t>
              </m:r>
            </w:ins>
          </m:sup>
        </m:sSubSup>
        <w:ins w:id="6473" w:author="The Si Tran" w:date="2012-12-06T03:45:00Z">
          <m:r>
            <m:t>+</m:t>
          </m:r>
        </w:ins>
        <m:sSubSup>
          <m:sSubSupPr>
            <m:ctrlPr>
              <w:ins w:id="6474" w:author="The Si Tran" w:date="2012-12-06T03:45:00Z">
                <w:rPr/>
              </w:ins>
            </m:ctrlPr>
          </m:sSubSupPr>
          <m:e>
            <w:ins w:id="6475" w:author="The Si Tran" w:date="2012-12-06T03:45:00Z">
              <m:r>
                <m:t>∆w</m:t>
              </m:r>
            </w:ins>
          </m:e>
          <m:sub>
            <w:ins w:id="6476" w:author="The Si Tran" w:date="2012-12-06T03:45:00Z">
              <m:r>
                <m:t>ij</m:t>
              </m:r>
            </w:ins>
          </m:sub>
          <m:sup>
            <w:ins w:id="6477" w:author="The Si Tran" w:date="2012-12-06T03:45:00Z">
              <m:r>
                <m:t>(t)</m:t>
              </m:r>
            </w:ins>
          </m:sup>
        </m:sSubSup>
        <w:ins w:id="6478" w:author="The Si Tran" w:date="2012-12-06T03:45:00Z">
          <m:r>
            <m:t xml:space="preserve"> </m:t>
          </m:r>
        </w:ins>
      </m:oMath>
      <w:ins w:id="6479" w:author="The Si Tran" w:date="2012-12-06T03:45:00Z">
        <w:r w:rsidR="00A51995">
          <w:t xml:space="preserve"> </w:t>
        </w:r>
      </w:ins>
      <w:del w:id="6480" w:author="The Si Tran" w:date="2012-12-06T03:43:00Z">
        <w:r w:rsidR="0088753F" w:rsidRPr="00AF1345" w:rsidDel="001B4DDE">
          <w:rPr>
            <w:position w:val="-108"/>
          </w:rPr>
          <w:object w:dxaOrig="3879" w:dyaOrig="2280" w14:anchorId="4BC18070">
            <v:shape id="_x0000_i1153" type="#_x0000_t75" style="width:227.7pt;height:133.95pt" o:ole="">
              <v:imagedata r:id="rId304" o:title=""/>
            </v:shape>
            <o:OLEObject Type="Embed" ProgID="Equation.DSMT4" ShapeID="_x0000_i1153" DrawAspect="Content" ObjectID="_1416977686" r:id="rId305"/>
          </w:object>
        </w:r>
      </w:del>
    </w:p>
    <w:p w14:paraId="3F053D4F" w14:textId="77777777" w:rsidR="0088753F" w:rsidRPr="0049233F" w:rsidRDefault="0088753F" w:rsidP="0088753F">
      <w:pPr>
        <w:spacing w:before="0"/>
        <w:ind w:firstLine="720"/>
        <w:rPr>
          <w:szCs w:val="26"/>
        </w:rPr>
      </w:pPr>
      <w:del w:id="6481" w:author="The Si Tran" w:date="2012-12-06T03:46:00Z">
        <w:r w:rsidRPr="00AF1345" w:rsidDel="00477F6C">
          <w:rPr>
            <w:position w:val="-14"/>
            <w:szCs w:val="26"/>
          </w:rPr>
          <w:object w:dxaOrig="2840" w:dyaOrig="400" w14:anchorId="5969322F">
            <v:shape id="_x0000_i1154" type="#_x0000_t75" style="width:205.95pt;height:29.3pt" o:ole="">
              <v:imagedata r:id="rId306" o:title=""/>
            </v:shape>
            <o:OLEObject Type="Embed" ProgID="Equation.DSMT4" ShapeID="_x0000_i1154" DrawAspect="Content" ObjectID="_1416977687" r:id="rId307"/>
          </w:object>
        </w:r>
      </w:del>
    </w:p>
    <w:p w14:paraId="470DE334" w14:textId="77777777" w:rsidR="0088753F" w:rsidRDefault="0088753F" w:rsidP="0088753F">
      <w:pPr>
        <w:spacing w:before="0"/>
        <w:ind w:firstLine="720"/>
        <w:rPr>
          <w:ins w:id="6482" w:author="The Si Tran" w:date="2012-12-06T03:46:00Z"/>
          <w:szCs w:val="26"/>
        </w:rPr>
      </w:pPr>
      <w:r w:rsidRPr="0049233F">
        <w:rPr>
          <w:szCs w:val="26"/>
        </w:rPr>
        <w:t xml:space="preserve">Tuy nhiên có một trường hợp đặc biệt đó là khi đạo hàm riêng phần đổi dấu, nghĩa là bước cập nhập trước quá lớn làm cho điểm tối ưu bị nhảy vượt qua. Giá trị trọng số phải được trả về giá trị trước khi thay đổi, giá trị cập nhập </w:t>
      </w:r>
      <w:r w:rsidRPr="00AF1345">
        <w:rPr>
          <w:position w:val="-14"/>
          <w:szCs w:val="26"/>
        </w:rPr>
        <w:object w:dxaOrig="320" w:dyaOrig="380" w14:anchorId="33B72BB0">
          <v:shape id="_x0000_i1155" type="#_x0000_t75" style="width:16.75pt;height:17.6pt" o:ole="">
            <v:imagedata r:id="rId298" o:title=""/>
          </v:shape>
          <o:OLEObject Type="Embed" ProgID="Equation.DSMT4" ShapeID="_x0000_i1155" DrawAspect="Content" ObjectID="_1416977688" r:id="rId308"/>
        </w:object>
      </w:r>
      <w:r w:rsidRPr="0049233F">
        <w:rPr>
          <w:szCs w:val="26"/>
        </w:rPr>
        <w:t xml:space="preserve"> sẽ được giảm xuống và ở bước kế sau ta sẽ không cập nhập giá trị này. Thực tế ta có thể làm việc này bằng cách gán</w:t>
      </w:r>
    </w:p>
    <w:p w14:paraId="7AD2241E" w14:textId="77777777" w:rsidR="00477F6C" w:rsidRPr="007E3E87" w:rsidRDefault="0056499D" w:rsidP="007E3E87">
      <w:pPr>
        <w:pStyle w:val="Equation"/>
        <w:rPr>
          <w:rPrChange w:id="6483" w:author="The Si Tran" w:date="2012-12-14T06:19:00Z">
            <w:rPr/>
          </w:rPrChange>
        </w:rPr>
        <w:pPrChange w:id="6484" w:author="The Si Tran" w:date="2012-12-14T06:19:00Z">
          <w:pPr>
            <w:spacing w:before="0"/>
            <w:ind w:firstLine="720"/>
          </w:pPr>
        </w:pPrChange>
      </w:pPr>
      <m:oMathPara>
        <m:oMathParaPr>
          <m:jc m:val="center"/>
        </m:oMathParaPr>
        <m:oMath>
          <m:sSubSup>
            <m:sSubSupPr>
              <m:ctrlPr>
                <w:ins w:id="6485" w:author="The Si Tran" w:date="2012-12-06T03:47:00Z">
                  <w:rPr/>
                </w:ins>
              </m:ctrlPr>
            </m:sSubSupPr>
            <m:e>
              <w:ins w:id="6486" w:author="The Si Tran" w:date="2012-12-06T03:47:00Z">
                <m:r>
                  <m:t>∆w</m:t>
                </m:r>
              </w:ins>
            </m:e>
            <m:sub>
              <w:ins w:id="6487" w:author="The Si Tran" w:date="2012-12-06T03:47:00Z">
                <m:r>
                  <m:t>ij</m:t>
                </m:r>
              </w:ins>
            </m:sub>
            <m:sup>
              <w:ins w:id="6488" w:author="The Si Tran" w:date="2012-12-06T03:47:00Z">
                <m:r>
                  <m:t>(t)</m:t>
                </m:r>
              </w:ins>
            </m:sup>
          </m:sSubSup>
          <w:ins w:id="6489" w:author="The Si Tran" w:date="2012-12-06T03:47:00Z">
            <m:r>
              <m:t>=</m:t>
            </m:r>
          </w:ins>
          <m:sSubSup>
            <m:sSubSupPr>
              <m:ctrlPr>
                <w:ins w:id="6490" w:author="The Si Tran" w:date="2012-12-06T03:47:00Z">
                  <w:rPr/>
                </w:ins>
              </m:ctrlPr>
            </m:sSubSupPr>
            <m:e>
              <w:ins w:id="6491" w:author="The Si Tran" w:date="2012-12-06T03:47:00Z">
                <m:r>
                  <m:t>-∆w</m:t>
                </m:r>
              </w:ins>
            </m:e>
            <m:sub>
              <w:ins w:id="6492" w:author="The Si Tran" w:date="2012-12-06T03:47:00Z">
                <m:r>
                  <m:t>ij</m:t>
                </m:r>
              </w:ins>
            </m:sub>
            <m:sup>
              <w:ins w:id="6493" w:author="The Si Tran" w:date="2012-12-06T03:47:00Z">
                <m:r>
                  <m:t>(t-1)</m:t>
                </m:r>
              </w:ins>
            </m:sup>
          </m:sSubSup>
          <w:ins w:id="6494" w:author="The Si Tran" w:date="2012-12-06T03:46:00Z">
            <m:r>
              <m:t xml:space="preserve"> v</m:t>
            </m:r>
          </w:ins>
          <w:ins w:id="6495" w:author="The Si Tran" w:date="2012-12-06T03:47:00Z">
            <m:r>
              <m:t xml:space="preserve">à </m:t>
            </m:r>
          </w:ins>
          <m:f>
            <m:fPr>
              <m:ctrlPr>
                <w:ins w:id="6496" w:author="The Si Tran" w:date="2012-12-06T03:47:00Z">
                  <w:rPr/>
                </w:ins>
              </m:ctrlPr>
            </m:fPr>
            <m:num>
              <w:ins w:id="6497" w:author="The Si Tran" w:date="2012-12-06T03:47:00Z">
                <m:r>
                  <m:t>∂</m:t>
                </m:r>
              </w:ins>
              <m:sSup>
                <m:sSupPr>
                  <m:ctrlPr>
                    <w:ins w:id="6498" w:author="The Si Tran" w:date="2012-12-06T03:47:00Z">
                      <w:rPr/>
                    </w:ins>
                  </m:ctrlPr>
                </m:sSupPr>
                <m:e>
                  <w:ins w:id="6499" w:author="The Si Tran" w:date="2012-12-06T03:47:00Z">
                    <m:r>
                      <m:t>E</m:t>
                    </m:r>
                  </w:ins>
                </m:e>
                <m:sup>
                  <m:d>
                    <m:dPr>
                      <m:ctrlPr>
                        <w:ins w:id="6500" w:author="The Si Tran" w:date="2012-12-06T03:47:00Z">
                          <w:rPr/>
                        </w:ins>
                      </m:ctrlPr>
                    </m:dPr>
                    <m:e>
                      <w:ins w:id="6501" w:author="The Si Tran" w:date="2012-12-06T03:47:00Z">
                        <m:r>
                          <m:t>t</m:t>
                        </m:r>
                      </w:ins>
                    </m:e>
                  </m:d>
                </m:sup>
              </m:sSup>
            </m:num>
            <m:den>
              <w:ins w:id="6502" w:author="The Si Tran" w:date="2012-12-06T03:47:00Z">
                <m:r>
                  <m:t>∂</m:t>
                </m:r>
              </w:ins>
              <m:sSub>
                <m:sSubPr>
                  <m:ctrlPr>
                    <w:ins w:id="6503" w:author="The Si Tran" w:date="2012-12-06T03:47:00Z">
                      <w:rPr/>
                    </w:ins>
                  </m:ctrlPr>
                </m:sSubPr>
                <m:e>
                  <w:ins w:id="6504" w:author="The Si Tran" w:date="2012-12-06T03:47:00Z">
                    <m:r>
                      <m:t>w</m:t>
                    </m:r>
                  </w:ins>
                </m:e>
                <m:sub>
                  <w:ins w:id="6505" w:author="The Si Tran" w:date="2012-12-06T03:47:00Z">
                    <m:r>
                      <m:t>ij</m:t>
                    </m:r>
                  </w:ins>
                </m:sub>
              </m:sSub>
              <m:ctrlPr>
                <w:ins w:id="6506" w:author="The Si Tran" w:date="2012-12-06T03:47:00Z">
                  <w:rPr>
                    <w:rPrChange w:id="6507" w:author="The Si Tran" w:date="2012-12-14T06:19:00Z">
                      <w:rPr>
                        <w:i/>
                      </w:rPr>
                    </w:rPrChange>
                  </w:rPr>
                </w:ins>
              </m:ctrlPr>
            </m:den>
          </m:f>
        </m:oMath>
      </m:oMathPara>
    </w:p>
    <w:p w14:paraId="6AC0981E" w14:textId="77777777" w:rsidR="0088753F" w:rsidRPr="0049233F" w:rsidDel="00B63318" w:rsidRDefault="0088753F" w:rsidP="0088753F">
      <w:pPr>
        <w:spacing w:before="0"/>
        <w:ind w:firstLine="720"/>
        <w:rPr>
          <w:del w:id="6508" w:author="The Si Tran" w:date="2012-12-06T03:47:00Z"/>
          <w:szCs w:val="26"/>
        </w:rPr>
      </w:pPr>
      <w:r w:rsidRPr="0049233F">
        <w:rPr>
          <w:szCs w:val="26"/>
        </w:rPr>
        <w:t xml:space="preserve"> </w:t>
      </w:r>
      <w:del w:id="6509" w:author="The Si Tran" w:date="2012-12-06T03:47:00Z">
        <w:r w:rsidRPr="00AF1345" w:rsidDel="00B63318">
          <w:rPr>
            <w:position w:val="-14"/>
            <w:szCs w:val="26"/>
          </w:rPr>
          <w:object w:dxaOrig="1540" w:dyaOrig="400" w14:anchorId="1513C705">
            <v:shape id="_x0000_i1156" type="#_x0000_t75" style="width:85.4pt;height:22.6pt" o:ole="">
              <v:imagedata r:id="rId309" o:title=""/>
            </v:shape>
            <o:OLEObject Type="Embed" ProgID="Equation.DSMT4" ShapeID="_x0000_i1156" DrawAspect="Content" ObjectID="_1416977689" r:id="rId310"/>
          </w:object>
        </w:r>
        <w:r w:rsidRPr="0049233F" w:rsidDel="00B63318">
          <w:rPr>
            <w:szCs w:val="26"/>
          </w:rPr>
          <w:delText xml:space="preserve"> và </w:delText>
        </w:r>
        <w:r w:rsidRPr="00AF1345" w:rsidDel="00B63318">
          <w:rPr>
            <w:position w:val="-32"/>
            <w:szCs w:val="26"/>
          </w:rPr>
          <w:object w:dxaOrig="920" w:dyaOrig="740" w14:anchorId="32C6DA9E">
            <v:shape id="_x0000_i1157" type="#_x0000_t75" style="width:61.1pt;height:47.7pt" o:ole="">
              <v:imagedata r:id="rId311" o:title=""/>
            </v:shape>
            <o:OLEObject Type="Embed" ProgID="Equation.DSMT4" ShapeID="_x0000_i1157" DrawAspect="Content" ObjectID="_1416977690" r:id="rId312"/>
          </w:object>
        </w:r>
      </w:del>
    </w:p>
    <w:p w14:paraId="7998B599" w14:textId="77777777" w:rsidR="0088753F" w:rsidRPr="0049233F" w:rsidRDefault="0088753F" w:rsidP="0088753F">
      <w:pPr>
        <w:spacing w:before="0"/>
        <w:ind w:firstLine="720"/>
        <w:rPr>
          <w:szCs w:val="26"/>
        </w:rPr>
      </w:pPr>
      <w:r w:rsidRPr="0049233F">
        <w:rPr>
          <w:szCs w:val="26"/>
        </w:rPr>
        <w:t>Giải thuật RPROP thực hiện việc thích nghi các giá trị cập nhập của các trọng số tùy theo độ dốc của hàm lỗi E, mà thông tin về tổng độ dốc của hàm lỗi cho toàn bộ tập dữ liệu mẫu đáng tin hơn thông tin về độ dốc chỉ cho một mẫu trong tập mẫu nên giải thuật RPROP thực hiện theo mô hình học theo bó (học theo epoch). Các thông tin về đạo hàm riêng phần sẽ được cộng dồn qua từng mẫu trong tập huấn luyện và các trọng số sẽ được cập nhập sau khi đã duyệt qua hết các mẫu.</w:t>
      </w:r>
    </w:p>
    <w:p w14:paraId="727BB4B3" w14:textId="77777777" w:rsidR="0088753F" w:rsidRPr="0049233F" w:rsidRDefault="0088753F" w:rsidP="0088753F">
      <w:pPr>
        <w:spacing w:before="0"/>
        <w:ind w:firstLine="720"/>
        <w:rPr>
          <w:szCs w:val="26"/>
        </w:rPr>
      </w:pPr>
      <w:r w:rsidRPr="0049233F">
        <w:rPr>
          <w:szCs w:val="26"/>
        </w:rPr>
        <w:t xml:space="preserve">Giải thuật RPROP ban đầu cũng thực hiện các bước giống như giải thuật lan truyền ngược, các thông tin về đạo hàm riêng phần của hàm lỗi theo các trọng số sẽ được lan truyền ngược từ các lớp sau đến các lớp trước. Khi các thông tin về các đạo </w:t>
      </w:r>
      <w:r w:rsidRPr="0049233F">
        <w:rPr>
          <w:szCs w:val="26"/>
        </w:rPr>
        <w:lastRenderedPageBreak/>
        <w:t>hàm riêng phần này có đủ thì giải thuật sẽ thực hiện việc cập nhập các trọng số theo các quy tắc nêu ở trên.</w:t>
      </w:r>
    </w:p>
    <w:p w14:paraId="0ED03CA1" w14:textId="77777777" w:rsidR="0088753F" w:rsidRPr="0049233F" w:rsidRDefault="0088753F" w:rsidP="0088753F">
      <w:pPr>
        <w:spacing w:before="0"/>
        <w:ind w:firstLine="720"/>
        <w:rPr>
          <w:szCs w:val="26"/>
        </w:rPr>
      </w:pPr>
      <w:r w:rsidRPr="0049233F">
        <w:rPr>
          <w:szCs w:val="26"/>
        </w:rPr>
        <w:t>Mã giả cho phần cập nhập trọng số của giải thuật RPROP như sau:</w:t>
      </w:r>
    </w:p>
    <w:p w14:paraId="65B29ADE" w14:textId="77777777" w:rsidR="0088753F" w:rsidRPr="0049233F" w:rsidDel="00922A77" w:rsidRDefault="0088753F" w:rsidP="0088753F">
      <w:pPr>
        <w:spacing w:before="0"/>
        <w:ind w:firstLine="720"/>
        <w:rPr>
          <w:del w:id="6510" w:author="The Si Tran" w:date="2012-12-06T03:49:00Z"/>
          <w:szCs w:val="26"/>
        </w:rPr>
      </w:pPr>
    </w:p>
    <w:p w14:paraId="0FEC2133" w14:textId="77777777" w:rsidR="0088753F" w:rsidRPr="0049233F" w:rsidRDefault="0088753F" w:rsidP="0088753F">
      <w:pPr>
        <w:spacing w:before="0"/>
        <w:ind w:firstLine="720"/>
        <w:rPr>
          <w:szCs w:val="26"/>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8"/>
      </w:tblGrid>
      <w:tr w:rsidR="0088753F" w:rsidRPr="0049233F" w14:paraId="7AF8745E" w14:textId="77777777" w:rsidTr="00FE0A1C">
        <w:tc>
          <w:tcPr>
            <w:tcW w:w="9288" w:type="dxa"/>
            <w:shd w:val="clear" w:color="auto" w:fill="auto"/>
          </w:tcPr>
          <w:p w14:paraId="70C2603D" w14:textId="77777777" w:rsidR="0088753F" w:rsidRPr="0049233F" w:rsidRDefault="0088753F" w:rsidP="007E3E87">
            <w:pPr>
              <w:spacing w:before="0" w:line="240" w:lineRule="auto"/>
              <w:ind w:firstLine="720"/>
              <w:rPr>
                <w:i/>
                <w:szCs w:val="26"/>
              </w:rPr>
              <w:pPrChange w:id="6511" w:author="The Si Tran" w:date="2012-12-14T06:19:00Z">
                <w:pPr>
                  <w:spacing w:before="0"/>
                  <w:ind w:firstLine="720"/>
                </w:pPr>
              </w:pPrChange>
            </w:pPr>
            <w:r w:rsidRPr="0049233F">
              <w:rPr>
                <w:b/>
                <w:i/>
                <w:szCs w:val="26"/>
              </w:rPr>
              <w:t>For</w:t>
            </w:r>
            <w:r w:rsidRPr="0049233F">
              <w:rPr>
                <w:i/>
                <w:szCs w:val="26"/>
              </w:rPr>
              <w:t xml:space="preserve">  mọi trọng số và độ lệch { </w:t>
            </w:r>
          </w:p>
          <w:p w14:paraId="6BF305A2" w14:textId="77777777" w:rsidR="0088753F" w:rsidRPr="0049233F" w:rsidRDefault="0088753F" w:rsidP="007E3E87">
            <w:pPr>
              <w:spacing w:before="0" w:line="240" w:lineRule="auto"/>
              <w:ind w:firstLine="720"/>
              <w:rPr>
                <w:i/>
                <w:szCs w:val="26"/>
              </w:rPr>
              <w:pPrChange w:id="6512" w:author="The Si Tran" w:date="2012-12-14T06:19:00Z">
                <w:pPr>
                  <w:spacing w:before="0"/>
                  <w:ind w:firstLine="720"/>
                </w:pPr>
              </w:pPrChange>
            </w:pPr>
            <w:r w:rsidRPr="0049233F">
              <w:rPr>
                <w:i/>
                <w:szCs w:val="26"/>
              </w:rPr>
              <w:t xml:space="preserve">       </w:t>
            </w:r>
            <w:r w:rsidRPr="0049233F">
              <w:rPr>
                <w:b/>
                <w:i/>
                <w:szCs w:val="26"/>
              </w:rPr>
              <w:t>if</w:t>
            </w:r>
            <w:r w:rsidRPr="0049233F">
              <w:rPr>
                <w:i/>
                <w:szCs w:val="26"/>
              </w:rPr>
              <w:t xml:space="preserve">  (</w:t>
            </w:r>
            <w:r w:rsidRPr="00AF1345">
              <w:rPr>
                <w:i/>
                <w:position w:val="-32"/>
                <w:szCs w:val="26"/>
              </w:rPr>
              <w:object w:dxaOrig="1740" w:dyaOrig="740" w14:anchorId="11BDA409">
                <v:shape id="_x0000_i1158" type="#_x0000_t75" style="width:81.2pt;height:34.35pt" o:ole="">
                  <v:imagedata r:id="rId313" o:title=""/>
                </v:shape>
                <o:OLEObject Type="Embed" ProgID="Equation.DSMT4" ShapeID="_x0000_i1158" DrawAspect="Content" ObjectID="_1416977691" r:id="rId314"/>
              </w:object>
            </w:r>
            <w:r w:rsidRPr="0049233F">
              <w:rPr>
                <w:i/>
                <w:szCs w:val="26"/>
              </w:rPr>
              <w:t xml:space="preserve">) </w:t>
            </w:r>
            <w:r w:rsidRPr="0049233F">
              <w:rPr>
                <w:b/>
                <w:i/>
                <w:szCs w:val="26"/>
              </w:rPr>
              <w:t>then</w:t>
            </w:r>
            <w:r w:rsidRPr="0049233F">
              <w:rPr>
                <w:i/>
                <w:szCs w:val="26"/>
              </w:rPr>
              <w:t xml:space="preserve">  { </w:t>
            </w:r>
          </w:p>
          <w:p w14:paraId="652C1342" w14:textId="77777777" w:rsidR="0088753F" w:rsidRPr="0049233F" w:rsidRDefault="0088753F" w:rsidP="007E3E87">
            <w:pPr>
              <w:spacing w:before="0" w:line="240" w:lineRule="auto"/>
              <w:ind w:firstLine="720"/>
              <w:rPr>
                <w:i/>
                <w:szCs w:val="26"/>
              </w:rPr>
              <w:pPrChange w:id="6513"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334AAF6F">
                <v:shape id="_x0000_i1159" type="#_x0000_t75" style="width:20.95pt;height:20.95pt" o:ole="">
                  <v:imagedata r:id="rId315" o:title=""/>
                </v:shape>
                <o:OLEObject Type="Embed" ProgID="Equation.DSMT4" ShapeID="_x0000_i1159" DrawAspect="Content" ObjectID="_1416977692" r:id="rId316"/>
              </w:object>
            </w:r>
            <w:r w:rsidRPr="0049233F">
              <w:rPr>
                <w:i/>
                <w:szCs w:val="26"/>
              </w:rPr>
              <w:t xml:space="preserve"> = minimum (</w:t>
            </w:r>
            <w:r w:rsidRPr="00AF1345">
              <w:rPr>
                <w:i/>
                <w:position w:val="-14"/>
                <w:szCs w:val="26"/>
              </w:rPr>
              <w:object w:dxaOrig="1460" w:dyaOrig="400" w14:anchorId="5338F7B6">
                <v:shape id="_x0000_i1160" type="#_x0000_t75" style="width:73.65pt;height:20.95pt" o:ole="">
                  <v:imagedata r:id="rId317" o:title=""/>
                </v:shape>
                <o:OLEObject Type="Embed" ProgID="Equation.DSMT4" ShapeID="_x0000_i1160" DrawAspect="Content" ObjectID="_1416977693" r:id="rId318"/>
              </w:object>
            </w:r>
            <w:r w:rsidRPr="0049233F">
              <w:rPr>
                <w:i/>
                <w:szCs w:val="26"/>
              </w:rPr>
              <w:t xml:space="preserve">) </w:t>
            </w:r>
          </w:p>
          <w:p w14:paraId="66EBAB1C" w14:textId="77777777" w:rsidR="0088753F" w:rsidRPr="0049233F" w:rsidRDefault="0088753F" w:rsidP="007E3E87">
            <w:pPr>
              <w:spacing w:before="0" w:line="240" w:lineRule="auto"/>
              <w:ind w:firstLine="720"/>
              <w:rPr>
                <w:i/>
                <w:szCs w:val="26"/>
              </w:rPr>
              <w:pPrChange w:id="6514"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4B83D869">
                <v:shape id="_x0000_i1161" type="#_x0000_t75" style="width:25.95pt;height:20.95pt" o:ole="">
                  <v:imagedata r:id="rId319" o:title=""/>
                </v:shape>
                <o:OLEObject Type="Embed" ProgID="Equation.DSMT4" ShapeID="_x0000_i1161" DrawAspect="Content" ObjectID="_1416977694" r:id="rId320"/>
              </w:object>
            </w:r>
            <w:r w:rsidRPr="0049233F">
              <w:rPr>
                <w:i/>
                <w:szCs w:val="26"/>
              </w:rPr>
              <w:t xml:space="preserve"> = - sign (</w:t>
            </w:r>
            <w:r w:rsidRPr="00AF1345">
              <w:rPr>
                <w:i/>
                <w:position w:val="-32"/>
                <w:szCs w:val="26"/>
              </w:rPr>
              <w:object w:dxaOrig="580" w:dyaOrig="740" w14:anchorId="1C11FF13">
                <v:shape id="_x0000_i1162" type="#_x0000_t75" style="width:29.3pt;height:36.85pt" o:ole="">
                  <v:imagedata r:id="rId321" o:title=""/>
                </v:shape>
                <o:OLEObject Type="Embed" ProgID="Equation.DSMT4" ShapeID="_x0000_i1162" DrawAspect="Content" ObjectID="_1416977695" r:id="rId322"/>
              </w:object>
            </w:r>
            <w:r w:rsidRPr="0049233F">
              <w:rPr>
                <w:i/>
                <w:szCs w:val="26"/>
              </w:rPr>
              <w:t>)*</w:t>
            </w:r>
            <w:r w:rsidRPr="00AF1345">
              <w:rPr>
                <w:i/>
                <w:position w:val="-14"/>
                <w:szCs w:val="26"/>
              </w:rPr>
              <w:object w:dxaOrig="400" w:dyaOrig="400" w14:anchorId="797347F4">
                <v:shape id="_x0000_i1163" type="#_x0000_t75" style="width:20.95pt;height:20.95pt" o:ole="">
                  <v:imagedata r:id="rId315" o:title=""/>
                </v:shape>
                <o:OLEObject Type="Embed" ProgID="Equation.DSMT4" ShapeID="_x0000_i1163" DrawAspect="Content" ObjectID="_1416977696" r:id="rId323"/>
              </w:object>
            </w:r>
          </w:p>
          <w:p w14:paraId="7A102CBB" w14:textId="77777777" w:rsidR="0088753F" w:rsidRPr="0049233F" w:rsidRDefault="0088753F" w:rsidP="007E3E87">
            <w:pPr>
              <w:spacing w:before="0" w:line="240" w:lineRule="auto"/>
              <w:ind w:firstLine="720"/>
              <w:rPr>
                <w:i/>
                <w:szCs w:val="26"/>
              </w:rPr>
              <w:pPrChange w:id="6515"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69C437D">
                <v:shape id="_x0000_i1164" type="#_x0000_t75" style="width:25.95pt;height:20.95pt" o:ole="">
                  <v:imagedata r:id="rId324" o:title=""/>
                </v:shape>
                <o:OLEObject Type="Embed" ProgID="Equation.DSMT4" ShapeID="_x0000_i1164" DrawAspect="Content" ObjectID="_1416977697" r:id="rId325"/>
              </w:object>
            </w:r>
            <w:r w:rsidRPr="0049233F">
              <w:rPr>
                <w:i/>
                <w:szCs w:val="26"/>
              </w:rPr>
              <w:t xml:space="preserve">  = </w:t>
            </w:r>
            <w:r w:rsidRPr="00AF1345">
              <w:rPr>
                <w:i/>
                <w:position w:val="-14"/>
                <w:szCs w:val="26"/>
              </w:rPr>
              <w:object w:dxaOrig="400" w:dyaOrig="400" w14:anchorId="43D60952">
                <v:shape id="_x0000_i1165" type="#_x0000_t75" style="width:20.95pt;height:20.95pt" o:ole="">
                  <v:imagedata r:id="rId326" o:title=""/>
                </v:shape>
                <o:OLEObject Type="Embed" ProgID="Equation.DSMT4" ShapeID="_x0000_i1165" DrawAspect="Content" ObjectID="_1416977698" r:id="rId327"/>
              </w:object>
            </w:r>
            <w:r w:rsidRPr="0049233F">
              <w:rPr>
                <w:i/>
                <w:szCs w:val="26"/>
              </w:rPr>
              <w:t xml:space="preserve">+  </w:t>
            </w:r>
            <w:r w:rsidRPr="00AF1345">
              <w:rPr>
                <w:i/>
                <w:position w:val="-14"/>
                <w:szCs w:val="26"/>
              </w:rPr>
              <w:object w:dxaOrig="540" w:dyaOrig="400" w14:anchorId="053072BF">
                <v:shape id="_x0000_i1166" type="#_x0000_t75" style="width:25.95pt;height:20.95pt" o:ole="">
                  <v:imagedata r:id="rId319" o:title=""/>
                </v:shape>
                <o:OLEObject Type="Embed" ProgID="Equation.DSMT4" ShapeID="_x0000_i1166" DrawAspect="Content" ObjectID="_1416977699" r:id="rId328"/>
              </w:object>
            </w:r>
          </w:p>
          <w:p w14:paraId="599100C9" w14:textId="77777777" w:rsidR="0088753F" w:rsidRPr="0049233F" w:rsidRDefault="0088753F" w:rsidP="007E3E87">
            <w:pPr>
              <w:spacing w:before="0" w:line="240" w:lineRule="auto"/>
              <w:ind w:firstLine="720"/>
              <w:rPr>
                <w:i/>
                <w:szCs w:val="26"/>
              </w:rPr>
              <w:pPrChange w:id="6516" w:author="The Si Tran" w:date="2012-12-14T06:19:00Z">
                <w:pPr>
                  <w:spacing w:before="0"/>
                  <w:ind w:firstLine="720"/>
                </w:pPr>
              </w:pPrChange>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w14:anchorId="2EAEC8B4">
                <v:shape id="_x0000_i1167" type="#_x0000_t75" style="width:77.85pt;height:32.65pt" o:ole="">
                  <v:imagedata r:id="rId329" o:title=""/>
                </v:shape>
                <o:OLEObject Type="Embed" ProgID="Equation.DSMT4" ShapeID="_x0000_i1167" DrawAspect="Content" ObjectID="_1416977700" r:id="rId330"/>
              </w:object>
            </w:r>
            <w:r w:rsidRPr="0049233F">
              <w:rPr>
                <w:i/>
                <w:szCs w:val="26"/>
              </w:rPr>
              <w:t xml:space="preserve">)  </w:t>
            </w:r>
            <w:r w:rsidRPr="0049233F">
              <w:rPr>
                <w:b/>
                <w:i/>
                <w:szCs w:val="26"/>
              </w:rPr>
              <w:t>then</w:t>
            </w:r>
            <w:r w:rsidRPr="0049233F">
              <w:rPr>
                <w:i/>
                <w:szCs w:val="26"/>
              </w:rPr>
              <w:t xml:space="preserve">  { </w:t>
            </w:r>
          </w:p>
          <w:p w14:paraId="2AD80CCB" w14:textId="77777777" w:rsidR="0088753F" w:rsidRPr="0049233F" w:rsidRDefault="0088753F" w:rsidP="007E3E87">
            <w:pPr>
              <w:spacing w:before="0" w:line="240" w:lineRule="auto"/>
              <w:ind w:firstLine="720"/>
              <w:rPr>
                <w:i/>
                <w:szCs w:val="26"/>
              </w:rPr>
              <w:pPrChange w:id="6517"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02566787">
                <v:shape id="_x0000_i1168" type="#_x0000_t75" style="width:20.95pt;height:20.95pt" o:ole="">
                  <v:imagedata r:id="rId315" o:title=""/>
                </v:shape>
                <o:OLEObject Type="Embed" ProgID="Equation.DSMT4" ShapeID="_x0000_i1168" DrawAspect="Content" ObjectID="_1416977701" r:id="rId331"/>
              </w:object>
            </w:r>
            <w:r w:rsidRPr="0049233F">
              <w:rPr>
                <w:i/>
                <w:szCs w:val="26"/>
              </w:rPr>
              <w:t xml:space="preserve"> = maximum (</w:t>
            </w:r>
            <w:r w:rsidRPr="00AF1345">
              <w:rPr>
                <w:i/>
                <w:position w:val="-14"/>
                <w:szCs w:val="26"/>
              </w:rPr>
              <w:object w:dxaOrig="1440" w:dyaOrig="400" w14:anchorId="47CE5A1E">
                <v:shape id="_x0000_i1169" type="#_x0000_t75" style="width:1in;height:20.95pt" o:ole="">
                  <v:imagedata r:id="rId332" o:title=""/>
                </v:shape>
                <o:OLEObject Type="Embed" ProgID="Equation.DSMT4" ShapeID="_x0000_i1169" DrawAspect="Content" ObjectID="_1416977702" r:id="rId333"/>
              </w:object>
            </w:r>
            <w:r w:rsidRPr="0049233F">
              <w:rPr>
                <w:i/>
                <w:szCs w:val="26"/>
              </w:rPr>
              <w:t xml:space="preserve">) </w:t>
            </w:r>
          </w:p>
          <w:p w14:paraId="3D6F7F32" w14:textId="77777777" w:rsidR="0088753F" w:rsidRPr="0049233F" w:rsidRDefault="0088753F" w:rsidP="007E3E87">
            <w:pPr>
              <w:spacing w:before="0" w:line="240" w:lineRule="auto"/>
              <w:ind w:firstLine="720"/>
              <w:rPr>
                <w:i/>
                <w:szCs w:val="26"/>
              </w:rPr>
              <w:pPrChange w:id="6518"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26413F5">
                <v:shape id="_x0000_i1170" type="#_x0000_t75" style="width:25.95pt;height:20.95pt" o:ole="">
                  <v:imagedata r:id="rId324" o:title=""/>
                </v:shape>
                <o:OLEObject Type="Embed" ProgID="Equation.DSMT4" ShapeID="_x0000_i1170" DrawAspect="Content" ObjectID="_1416977703" r:id="rId334"/>
              </w:object>
            </w:r>
            <w:r w:rsidRPr="0049233F">
              <w:rPr>
                <w:i/>
                <w:szCs w:val="26"/>
              </w:rPr>
              <w:t xml:space="preserve">  = </w:t>
            </w:r>
            <w:r w:rsidRPr="00AF1345">
              <w:rPr>
                <w:i/>
                <w:position w:val="-14"/>
                <w:szCs w:val="26"/>
              </w:rPr>
              <w:object w:dxaOrig="400" w:dyaOrig="400" w14:anchorId="645E6D6D">
                <v:shape id="_x0000_i1171" type="#_x0000_t75" style="width:20.95pt;height:20.95pt" o:ole="">
                  <v:imagedata r:id="rId326" o:title=""/>
                </v:shape>
                <o:OLEObject Type="Embed" ProgID="Equation.DSMT4" ShapeID="_x0000_i1171" DrawAspect="Content" ObjectID="_1416977704" r:id="rId335"/>
              </w:object>
            </w:r>
            <w:r w:rsidRPr="0049233F">
              <w:rPr>
                <w:i/>
                <w:szCs w:val="26"/>
              </w:rPr>
              <w:t xml:space="preserve">- </w:t>
            </w:r>
            <w:r w:rsidRPr="00AF1345">
              <w:rPr>
                <w:i/>
                <w:position w:val="-14"/>
                <w:szCs w:val="26"/>
              </w:rPr>
              <w:object w:dxaOrig="680" w:dyaOrig="400" w14:anchorId="1598DD1F">
                <v:shape id="_x0000_i1172" type="#_x0000_t75" style="width:32.65pt;height:20.95pt" o:ole="">
                  <v:imagedata r:id="rId336" o:title=""/>
                </v:shape>
                <o:OLEObject Type="Embed" ProgID="Equation.DSMT4" ShapeID="_x0000_i1172" DrawAspect="Content" ObjectID="_1416977705" r:id="rId337"/>
              </w:object>
            </w:r>
            <w:r w:rsidRPr="0049233F">
              <w:rPr>
                <w:i/>
                <w:szCs w:val="26"/>
              </w:rPr>
              <w:t xml:space="preserve"> </w:t>
            </w:r>
          </w:p>
          <w:p w14:paraId="796F6485" w14:textId="77777777" w:rsidR="0088753F" w:rsidRPr="0049233F" w:rsidRDefault="0088753F" w:rsidP="007E3E87">
            <w:pPr>
              <w:spacing w:before="0" w:line="240" w:lineRule="auto"/>
              <w:ind w:firstLine="720"/>
              <w:rPr>
                <w:i/>
                <w:szCs w:val="26"/>
              </w:rPr>
              <w:pPrChange w:id="6519" w:author="The Si Tran" w:date="2012-12-14T06:19:00Z">
                <w:pPr>
                  <w:spacing w:before="0"/>
                  <w:ind w:firstLine="720"/>
                </w:pPr>
              </w:pPrChange>
            </w:pPr>
            <w:r w:rsidRPr="0049233F">
              <w:rPr>
                <w:i/>
                <w:szCs w:val="26"/>
              </w:rPr>
              <w:t xml:space="preserve">           </w:t>
            </w:r>
            <w:r w:rsidRPr="00AF1345">
              <w:rPr>
                <w:i/>
                <w:position w:val="-32"/>
                <w:szCs w:val="26"/>
              </w:rPr>
              <w:object w:dxaOrig="920" w:dyaOrig="740" w14:anchorId="24679EAB">
                <v:shape id="_x0000_i1173" type="#_x0000_t75" style="width:46.9pt;height:36.85pt" o:ole="">
                  <v:imagedata r:id="rId311" o:title=""/>
                </v:shape>
                <o:OLEObject Type="Embed" ProgID="Equation.DSMT4" ShapeID="_x0000_i1173" DrawAspect="Content" ObjectID="_1416977706" r:id="rId338"/>
              </w:object>
            </w:r>
          </w:p>
          <w:p w14:paraId="41704DD5" w14:textId="77777777" w:rsidR="0088753F" w:rsidRPr="0049233F" w:rsidRDefault="0088753F" w:rsidP="007E3E87">
            <w:pPr>
              <w:spacing w:before="0" w:line="240" w:lineRule="auto"/>
              <w:ind w:firstLine="720"/>
              <w:rPr>
                <w:i/>
                <w:szCs w:val="26"/>
              </w:rPr>
              <w:pPrChange w:id="6520" w:author="The Si Tran" w:date="2012-12-14T06:19:00Z">
                <w:pPr>
                  <w:spacing w:before="0"/>
                  <w:ind w:firstLine="720"/>
                </w:pPr>
              </w:pPrChange>
            </w:pPr>
            <w:r w:rsidRPr="0049233F">
              <w:rPr>
                <w:i/>
                <w:szCs w:val="26"/>
              </w:rPr>
              <w:t xml:space="preserve">     } </w:t>
            </w:r>
          </w:p>
          <w:p w14:paraId="0C66C69D" w14:textId="77777777" w:rsidR="0088753F" w:rsidRPr="0049233F" w:rsidRDefault="0088753F" w:rsidP="007E3E87">
            <w:pPr>
              <w:spacing w:before="0" w:line="240" w:lineRule="auto"/>
              <w:ind w:firstLine="720"/>
              <w:rPr>
                <w:i/>
                <w:szCs w:val="26"/>
              </w:rPr>
              <w:pPrChange w:id="6521" w:author="The Si Tran" w:date="2012-12-14T06:19:00Z">
                <w:pPr>
                  <w:spacing w:before="0"/>
                  <w:ind w:firstLine="720"/>
                </w:pPr>
              </w:pPrChange>
            </w:pPr>
            <w:r w:rsidRPr="0049233F">
              <w:rPr>
                <w:b/>
                <w:i/>
                <w:szCs w:val="26"/>
              </w:rPr>
              <w:t xml:space="preserve">     else if</w:t>
            </w:r>
            <w:r w:rsidRPr="0049233F">
              <w:rPr>
                <w:i/>
                <w:szCs w:val="26"/>
              </w:rPr>
              <w:t xml:space="preserve">  (</w:t>
            </w:r>
            <w:r w:rsidRPr="00AF1345">
              <w:rPr>
                <w:i/>
                <w:position w:val="-32"/>
                <w:szCs w:val="26"/>
              </w:rPr>
              <w:object w:dxaOrig="1740" w:dyaOrig="740" w14:anchorId="363EC6A3">
                <v:shape id="_x0000_i1174" type="#_x0000_t75" style="width:81.2pt;height:34.35pt" o:ole="">
                  <v:imagedata r:id="rId339" o:title=""/>
                </v:shape>
                <o:OLEObject Type="Embed" ProgID="Equation.DSMT4" ShapeID="_x0000_i1174" DrawAspect="Content" ObjectID="_1416977707" r:id="rId340"/>
              </w:object>
            </w:r>
            <w:r w:rsidRPr="0049233F">
              <w:rPr>
                <w:i/>
                <w:szCs w:val="26"/>
              </w:rPr>
              <w:t xml:space="preserve">)  </w:t>
            </w:r>
            <w:r w:rsidRPr="0049233F">
              <w:rPr>
                <w:b/>
                <w:i/>
                <w:szCs w:val="26"/>
              </w:rPr>
              <w:t>then</w:t>
            </w:r>
            <w:r w:rsidRPr="0049233F">
              <w:rPr>
                <w:i/>
                <w:szCs w:val="26"/>
              </w:rPr>
              <w:t xml:space="preserve">  { </w:t>
            </w:r>
          </w:p>
          <w:p w14:paraId="5DDE2D88" w14:textId="77777777" w:rsidR="0088753F" w:rsidRPr="0049233F" w:rsidRDefault="0088753F" w:rsidP="007E3E87">
            <w:pPr>
              <w:spacing w:before="0" w:line="240" w:lineRule="auto"/>
              <w:ind w:firstLine="720"/>
              <w:rPr>
                <w:i/>
                <w:szCs w:val="26"/>
              </w:rPr>
              <w:pPrChange w:id="6522"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21571DC1">
                <v:shape id="_x0000_i1175" type="#_x0000_t75" style="width:25.95pt;height:20.95pt" o:ole="">
                  <v:imagedata r:id="rId319" o:title=""/>
                </v:shape>
                <o:OLEObject Type="Embed" ProgID="Equation.DSMT4" ShapeID="_x0000_i1175" DrawAspect="Content" ObjectID="_1416977708" r:id="rId341"/>
              </w:object>
            </w:r>
            <w:r w:rsidRPr="0049233F">
              <w:rPr>
                <w:i/>
                <w:szCs w:val="26"/>
              </w:rPr>
              <w:t xml:space="preserve"> = - sign (</w:t>
            </w:r>
            <w:r w:rsidRPr="00AF1345">
              <w:rPr>
                <w:i/>
                <w:position w:val="-32"/>
                <w:szCs w:val="26"/>
              </w:rPr>
              <w:object w:dxaOrig="580" w:dyaOrig="740" w14:anchorId="261D33FB">
                <v:shape id="_x0000_i1176" type="#_x0000_t75" style="width:29.3pt;height:36.85pt" o:ole="">
                  <v:imagedata r:id="rId321" o:title=""/>
                </v:shape>
                <o:OLEObject Type="Embed" ProgID="Equation.DSMT4" ShapeID="_x0000_i1176" DrawAspect="Content" ObjectID="_1416977709" r:id="rId342"/>
              </w:object>
            </w:r>
            <w:r w:rsidRPr="0049233F">
              <w:rPr>
                <w:i/>
                <w:szCs w:val="26"/>
              </w:rPr>
              <w:t>)*</w:t>
            </w:r>
            <w:r w:rsidRPr="00AF1345">
              <w:rPr>
                <w:i/>
                <w:position w:val="-14"/>
                <w:szCs w:val="26"/>
              </w:rPr>
              <w:object w:dxaOrig="400" w:dyaOrig="400" w14:anchorId="495FE6DF">
                <v:shape id="_x0000_i1177" type="#_x0000_t75" style="width:20.95pt;height:20.95pt" o:ole="">
                  <v:imagedata r:id="rId315" o:title=""/>
                </v:shape>
                <o:OLEObject Type="Embed" ProgID="Equation.DSMT4" ShapeID="_x0000_i1177" DrawAspect="Content" ObjectID="_1416977710" r:id="rId343"/>
              </w:object>
            </w:r>
          </w:p>
          <w:p w14:paraId="2F859299" w14:textId="77777777" w:rsidR="0088753F" w:rsidRPr="0049233F" w:rsidRDefault="0088753F" w:rsidP="007E3E87">
            <w:pPr>
              <w:spacing w:before="0" w:line="240" w:lineRule="auto"/>
              <w:ind w:firstLine="720"/>
              <w:rPr>
                <w:i/>
                <w:szCs w:val="26"/>
              </w:rPr>
              <w:pPrChange w:id="6523"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7F28C5CF">
                <v:shape id="_x0000_i1178" type="#_x0000_t75" style="width:25.95pt;height:20.95pt" o:ole="">
                  <v:imagedata r:id="rId324" o:title=""/>
                </v:shape>
                <o:OLEObject Type="Embed" ProgID="Equation.DSMT4" ShapeID="_x0000_i1178" DrawAspect="Content" ObjectID="_1416977711" r:id="rId344"/>
              </w:object>
            </w:r>
            <w:r w:rsidRPr="0049233F">
              <w:rPr>
                <w:i/>
                <w:szCs w:val="26"/>
              </w:rPr>
              <w:t xml:space="preserve">  = </w:t>
            </w:r>
            <w:r w:rsidRPr="00AF1345">
              <w:rPr>
                <w:i/>
                <w:position w:val="-14"/>
                <w:szCs w:val="26"/>
              </w:rPr>
              <w:object w:dxaOrig="400" w:dyaOrig="400" w14:anchorId="5A399D5E">
                <v:shape id="_x0000_i1179" type="#_x0000_t75" style="width:20.95pt;height:20.95pt" o:ole="">
                  <v:imagedata r:id="rId326" o:title=""/>
                </v:shape>
                <o:OLEObject Type="Embed" ProgID="Equation.DSMT4" ShapeID="_x0000_i1179" DrawAspect="Content" ObjectID="_1416977712" r:id="rId345"/>
              </w:object>
            </w:r>
            <w:r w:rsidRPr="0049233F">
              <w:rPr>
                <w:i/>
                <w:szCs w:val="26"/>
              </w:rPr>
              <w:t xml:space="preserve">+  </w:t>
            </w:r>
            <w:r w:rsidRPr="00AF1345">
              <w:rPr>
                <w:i/>
                <w:position w:val="-14"/>
                <w:szCs w:val="26"/>
              </w:rPr>
              <w:object w:dxaOrig="540" w:dyaOrig="400" w14:anchorId="6F57130F">
                <v:shape id="_x0000_i1180" type="#_x0000_t75" style="width:25.95pt;height:20.95pt" o:ole="">
                  <v:imagedata r:id="rId319" o:title=""/>
                </v:shape>
                <o:OLEObject Type="Embed" ProgID="Equation.DSMT4" ShapeID="_x0000_i1180" DrawAspect="Content" ObjectID="_1416977713" r:id="rId346"/>
              </w:object>
            </w:r>
          </w:p>
          <w:p w14:paraId="3255C968" w14:textId="77777777" w:rsidR="0088753F" w:rsidRPr="0049233F" w:rsidRDefault="0088753F" w:rsidP="007E3E87">
            <w:pPr>
              <w:spacing w:before="0" w:line="240" w:lineRule="auto"/>
              <w:ind w:firstLine="720"/>
              <w:rPr>
                <w:i/>
                <w:szCs w:val="26"/>
              </w:rPr>
              <w:pPrChange w:id="6524" w:author="The Si Tran" w:date="2012-12-14T06:19:00Z">
                <w:pPr>
                  <w:spacing w:before="0"/>
                  <w:ind w:firstLine="720"/>
                </w:pPr>
              </w:pPrChange>
            </w:pPr>
            <w:r w:rsidRPr="0049233F">
              <w:rPr>
                <w:i/>
                <w:szCs w:val="26"/>
              </w:rPr>
              <w:t xml:space="preserve">      }</w:t>
            </w:r>
          </w:p>
          <w:p w14:paraId="201C5BBF" w14:textId="77777777" w:rsidR="0088753F" w:rsidRPr="0049233F" w:rsidRDefault="0088753F" w:rsidP="007E3E87">
            <w:pPr>
              <w:spacing w:before="0" w:line="240" w:lineRule="auto"/>
              <w:ind w:firstLine="720"/>
              <w:rPr>
                <w:szCs w:val="26"/>
              </w:rPr>
              <w:pPrChange w:id="6525" w:author="The Si Tran" w:date="2012-12-14T06:19:00Z">
                <w:pPr>
                  <w:spacing w:before="0"/>
                  <w:ind w:firstLine="720"/>
                </w:pPr>
              </w:pPrChange>
            </w:pPr>
            <w:r w:rsidRPr="0049233F">
              <w:rPr>
                <w:i/>
                <w:szCs w:val="26"/>
              </w:rPr>
              <w:t>}</w:t>
            </w:r>
          </w:p>
        </w:tc>
      </w:tr>
    </w:tbl>
    <w:p w14:paraId="28952D04" w14:textId="77777777" w:rsidR="0088753F" w:rsidRDefault="0088753F">
      <w:pPr>
        <w:pStyle w:val="Hinh"/>
        <w:jc w:val="center"/>
        <w:rPr>
          <w:ins w:id="6526" w:author="The Si Tran" w:date="2012-12-11T23:37:00Z"/>
          <w:b w:val="0"/>
        </w:rPr>
        <w:pPrChange w:id="6527" w:author="The Si Tran" w:date="2012-12-11T23:37:00Z">
          <w:pPr>
            <w:pStyle w:val="Caption"/>
            <w:ind w:left="2160" w:firstLine="720"/>
          </w:pPr>
        </w:pPrChange>
      </w:pPr>
      <w:bookmarkStart w:id="6528" w:name="_Toc327348218"/>
      <w:bookmarkStart w:id="6529" w:name="_Toc343029968"/>
      <w:bookmarkStart w:id="6530" w:name="_Toc343220904"/>
      <w:r w:rsidRPr="0049233F">
        <w:t>Hình</w:t>
      </w:r>
      <w:ins w:id="6531" w:author="The Si Tran" w:date="2012-12-11T23:37:00Z">
        <w:r w:rsidR="0015202E">
          <w:t xml:space="preserve"> 4.9</w:t>
        </w:r>
      </w:ins>
      <w:del w:id="6532" w:author="The Si Tran" w:date="2012-12-11T23:37: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6533" w:author="The Si Tran" w:date="2012-12-05T23:02:00Z">
              <w:rPr/>
            </w:rPrChange>
          </w:rPr>
          <w:fldChar w:fldCharType="separate"/>
        </w:r>
        <w:r w:rsidRPr="0049233F" w:rsidDel="0015202E">
          <w:rPr>
            <w:noProof/>
          </w:rPr>
          <w:delText>2</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6534" w:author="The Si Tran" w:date="2012-12-05T23:02:00Z">
              <w:rPr/>
            </w:rPrChange>
          </w:rPr>
          <w:fldChar w:fldCharType="separate"/>
        </w:r>
        <w:r w:rsidRPr="0049233F" w:rsidDel="0015202E">
          <w:rPr>
            <w:noProof/>
          </w:rPr>
          <w:delText>10</w:delText>
        </w:r>
        <w:r w:rsidRPr="00082976" w:rsidDel="0015202E">
          <w:fldChar w:fldCharType="end"/>
        </w:r>
      </w:del>
      <w:r w:rsidRPr="0049233F">
        <w:t xml:space="preserve">: </w:t>
      </w:r>
      <w:r w:rsidRPr="0015202E">
        <w:rPr>
          <w:b w:val="0"/>
          <w:rPrChange w:id="6535" w:author="The Si Tran" w:date="2012-12-11T23:37:00Z">
            <w:rPr/>
          </w:rPrChange>
        </w:rPr>
        <w:t>Giải thuật RPROP</w:t>
      </w:r>
      <w:bookmarkEnd w:id="6528"/>
      <w:bookmarkEnd w:id="6529"/>
      <w:bookmarkEnd w:id="6530"/>
    </w:p>
    <w:p w14:paraId="7DECB775" w14:textId="77777777" w:rsidR="0015202E" w:rsidRPr="0049233F" w:rsidRDefault="0015202E">
      <w:pPr>
        <w:pStyle w:val="Hinh"/>
        <w:jc w:val="center"/>
        <w:pPrChange w:id="6536" w:author="The Si Tran" w:date="2012-12-11T23:37:00Z">
          <w:pPr>
            <w:pStyle w:val="Caption"/>
            <w:ind w:left="2160" w:firstLine="720"/>
          </w:pPr>
        </w:pPrChange>
      </w:pPr>
    </w:p>
    <w:p w14:paraId="7D470EDE" w14:textId="77777777" w:rsidR="0088753F" w:rsidRPr="0049233F" w:rsidRDefault="0088753F" w:rsidP="0088753F">
      <w:pPr>
        <w:spacing w:before="0"/>
        <w:ind w:firstLine="720"/>
        <w:rPr>
          <w:szCs w:val="26"/>
        </w:rPr>
      </w:pPr>
      <w:r w:rsidRPr="0049233F">
        <w:rPr>
          <w:szCs w:val="26"/>
        </w:rPr>
        <w:t xml:space="preserve">Ở đây hàm số </w:t>
      </w:r>
      <w:r w:rsidRPr="0049233F">
        <w:rPr>
          <w:i/>
          <w:szCs w:val="26"/>
        </w:rPr>
        <w:t>minimum</w:t>
      </w:r>
      <w:r w:rsidRPr="0049233F">
        <w:rPr>
          <w:szCs w:val="26"/>
        </w:rPr>
        <w:t xml:space="preserve"> và </w:t>
      </w:r>
      <w:r w:rsidRPr="0049233F">
        <w:rPr>
          <w:i/>
          <w:szCs w:val="26"/>
        </w:rPr>
        <w:t>maximum</w:t>
      </w:r>
      <w:r w:rsidRPr="0049233F">
        <w:rPr>
          <w:szCs w:val="26"/>
        </w:rPr>
        <w:t xml:space="preserve"> lần lược là hai hàm trả về giá trị nhỏ nhất và lớn nhất của hai số. Hàm số </w:t>
      </w:r>
      <w:r w:rsidRPr="0049233F">
        <w:rPr>
          <w:i/>
          <w:szCs w:val="26"/>
        </w:rPr>
        <w:t>sign(x)</w:t>
      </w:r>
      <w:r w:rsidRPr="0049233F">
        <w:rPr>
          <w:szCs w:val="26"/>
        </w:rPr>
        <w:t xml:space="preserve"> trả về 1 nếu x dương, trả về -1 nếu x âm và trả về 0 trong các trường hợp còn lại.</w:t>
      </w:r>
    </w:p>
    <w:p w14:paraId="2A125528" w14:textId="77777777" w:rsidR="0088753F" w:rsidRPr="0049233F" w:rsidRDefault="0088753F" w:rsidP="0088753F">
      <w:pPr>
        <w:spacing w:before="0"/>
        <w:ind w:firstLine="720"/>
        <w:rPr>
          <w:szCs w:val="26"/>
        </w:rPr>
      </w:pPr>
      <w:r w:rsidRPr="0049233F">
        <w:rPr>
          <w:szCs w:val="26"/>
        </w:rPr>
        <w:t xml:space="preserve">Ban đầu các giá trị cập nhập </w:t>
      </w:r>
      <w:r w:rsidRPr="00AF1345">
        <w:rPr>
          <w:position w:val="-14"/>
          <w:szCs w:val="26"/>
        </w:rPr>
        <w:object w:dxaOrig="320" w:dyaOrig="380" w14:anchorId="7A832693">
          <v:shape id="_x0000_i1181" type="#_x0000_t75" style="width:16.75pt;height:17.6pt" o:ole="">
            <v:imagedata r:id="rId298" o:title=""/>
          </v:shape>
          <o:OLEObject Type="Embed" ProgID="Equation.DSMT4" ShapeID="_x0000_i1181" DrawAspect="Content" ObjectID="_1416977714" r:id="rId347"/>
        </w:object>
      </w:r>
      <w:r w:rsidRPr="0049233F">
        <w:rPr>
          <w:szCs w:val="26"/>
        </w:rPr>
        <w:t xml:space="preserve"> sẽ được khởi tạo một giá trị dương ban đầu </w:t>
      </w:r>
      <w:r w:rsidRPr="00AF1345">
        <w:rPr>
          <w:position w:val="-12"/>
          <w:szCs w:val="26"/>
        </w:rPr>
        <w:object w:dxaOrig="300" w:dyaOrig="360" w14:anchorId="146BC69F">
          <v:shape id="_x0000_i1182" type="#_x0000_t75" style="width:15.05pt;height:17.6pt" o:ole="">
            <v:imagedata r:id="rId348" o:title=""/>
          </v:shape>
          <o:OLEObject Type="Embed" ProgID="Equation.DSMT4" ShapeID="_x0000_i1182" DrawAspect="Content" ObjectID="_1416977715" r:id="rId349"/>
        </w:object>
      </w:r>
      <w:r w:rsidRPr="0049233F">
        <w:rPr>
          <w:szCs w:val="26"/>
        </w:rPr>
        <w:t xml:space="preserve">. Lựa chọn tốt cho </w:t>
      </w:r>
      <w:r w:rsidRPr="00AF1345">
        <w:rPr>
          <w:position w:val="-12"/>
          <w:szCs w:val="26"/>
        </w:rPr>
        <w:object w:dxaOrig="300" w:dyaOrig="360" w14:anchorId="05AF86ED">
          <v:shape id="_x0000_i1183" type="#_x0000_t75" style="width:15.05pt;height:17.6pt" o:ole="">
            <v:imagedata r:id="rId348" o:title=""/>
          </v:shape>
          <o:OLEObject Type="Embed" ProgID="Equation.DSMT4" ShapeID="_x0000_i1183" DrawAspect="Content" ObjectID="_1416977716" r:id="rId350"/>
        </w:object>
      </w:r>
      <w:r w:rsidRPr="0049233F">
        <w:rPr>
          <w:szCs w:val="26"/>
        </w:rPr>
        <w:t xml:space="preserve"> là 0.1 nhưng theo các nghiên cứu thì việc lựa chọn tham số này không ảnh hưởng nhiều đến tốc độ hội tụ của giải thuật [4]. Các thông số về </w:t>
      </w:r>
      <w:r w:rsidRPr="00AF1345">
        <w:rPr>
          <w:position w:val="-12"/>
          <w:szCs w:val="26"/>
        </w:rPr>
        <w:object w:dxaOrig="460" w:dyaOrig="360" w14:anchorId="39D7D850">
          <v:shape id="_x0000_i1184" type="#_x0000_t75" style="width:22.6pt;height:17.6pt" o:ole="">
            <v:imagedata r:id="rId351" o:title=""/>
          </v:shape>
          <o:OLEObject Type="Embed" ProgID="Equation.DSMT4" ShapeID="_x0000_i1184" DrawAspect="Content" ObjectID="_1416977717" r:id="rId352"/>
        </w:object>
      </w:r>
      <w:r w:rsidRPr="0049233F">
        <w:rPr>
          <w:szCs w:val="26"/>
        </w:rPr>
        <w:t xml:space="preserve"> và </w:t>
      </w:r>
      <w:r w:rsidRPr="00AF1345">
        <w:rPr>
          <w:position w:val="-12"/>
          <w:szCs w:val="26"/>
        </w:rPr>
        <w:object w:dxaOrig="480" w:dyaOrig="360" w14:anchorId="289240F7">
          <v:shape id="_x0000_i1185" type="#_x0000_t75" style="width:24.3pt;height:17.6pt" o:ole="">
            <v:imagedata r:id="rId353" o:title=""/>
          </v:shape>
          <o:OLEObject Type="Embed" ProgID="Equation.DSMT4" ShapeID="_x0000_i1185" DrawAspect="Content" ObjectID="_1416977718" r:id="rId354"/>
        </w:object>
      </w:r>
      <w:r w:rsidRPr="0049233F">
        <w:rPr>
          <w:szCs w:val="26"/>
        </w:rPr>
        <w:t xml:space="preserve">để tránh vấn đề tràn số của các biến thực. Giá trị </w:t>
      </w:r>
      <w:r w:rsidRPr="00AF1345">
        <w:rPr>
          <w:position w:val="-12"/>
          <w:szCs w:val="26"/>
        </w:rPr>
        <w:object w:dxaOrig="460" w:dyaOrig="360" w14:anchorId="0DD31DA6">
          <v:shape id="_x0000_i1186" type="#_x0000_t75" style="width:22.6pt;height:17.6pt" o:ole="">
            <v:imagedata r:id="rId351" o:title=""/>
          </v:shape>
          <o:OLEObject Type="Embed" ProgID="Equation.DSMT4" ShapeID="_x0000_i1186" DrawAspect="Content" ObjectID="_1416977719" r:id="rId355"/>
        </w:object>
      </w:r>
      <w:r w:rsidRPr="0049233F">
        <w:rPr>
          <w:szCs w:val="26"/>
        </w:rPr>
        <w:t xml:space="preserve"> được thiết lập thường là 1.0e-6, còn giá trị </w:t>
      </w:r>
      <w:r w:rsidRPr="00AF1345">
        <w:rPr>
          <w:position w:val="-12"/>
          <w:szCs w:val="26"/>
        </w:rPr>
        <w:object w:dxaOrig="480" w:dyaOrig="360" w14:anchorId="77251B94">
          <v:shape id="_x0000_i1187" type="#_x0000_t75" style="width:24.3pt;height:17.6pt" o:ole="">
            <v:imagedata r:id="rId353" o:title=""/>
          </v:shape>
          <o:OLEObject Type="Embed" ProgID="Equation.DSMT4" ShapeID="_x0000_i1187" DrawAspect="Content" ObjectID="_1416977720" r:id="rId356"/>
        </w:object>
      </w:r>
      <w:r w:rsidRPr="0049233F">
        <w:rPr>
          <w:szCs w:val="26"/>
        </w:rPr>
        <w:t xml:space="preserve"> là 50.0.  Thông thường độ hội tụ của giải thuật không bị ảnh </w:t>
      </w:r>
      <w:r w:rsidRPr="0049233F">
        <w:rPr>
          <w:szCs w:val="26"/>
        </w:rPr>
        <w:lastRenderedPageBreak/>
        <w:t xml:space="preserve">hưởng bởi các thông số này nhưng đôi khi thông số </w:t>
      </w:r>
      <w:r w:rsidRPr="00AF1345">
        <w:rPr>
          <w:position w:val="-12"/>
          <w:szCs w:val="26"/>
        </w:rPr>
        <w:object w:dxaOrig="480" w:dyaOrig="360" w14:anchorId="659FF865">
          <v:shape id="_x0000_i1188" type="#_x0000_t75" style="width:24.3pt;height:17.6pt" o:ole="">
            <v:imagedata r:id="rId357" o:title=""/>
          </v:shape>
          <o:OLEObject Type="Embed" ProgID="Equation.DSMT4" ShapeID="_x0000_i1188" DrawAspect="Content" ObjectID="_1416977721" r:id="rId358"/>
        </w:object>
      </w:r>
      <w:r w:rsidRPr="0049233F">
        <w:rPr>
          <w:szCs w:val="26"/>
        </w:rPr>
        <w:t xml:space="preserve"> được chọn là một giá trị nhỏ (ví dụ 1.0) để ngăn giải thuật không rơi quá nhanh vào một cực tiểu cục bộ [4]. Hai thông số </w:t>
      </w:r>
      <w:r w:rsidRPr="00AF1345">
        <w:rPr>
          <w:position w:val="-10"/>
          <w:szCs w:val="26"/>
        </w:rPr>
        <w:object w:dxaOrig="300" w:dyaOrig="360" w14:anchorId="45092FCE">
          <v:shape id="_x0000_i1189" type="#_x0000_t75" style="width:15.05pt;height:17.6pt" o:ole="">
            <v:imagedata r:id="rId359" o:title=""/>
          </v:shape>
          <o:OLEObject Type="Embed" ProgID="Equation.DSMT4" ShapeID="_x0000_i1189" DrawAspect="Content" ObjectID="_1416977722" r:id="rId360"/>
        </w:object>
      </w:r>
      <w:r w:rsidRPr="0049233F">
        <w:rPr>
          <w:szCs w:val="26"/>
        </w:rPr>
        <w:t xml:space="preserve"> và </w:t>
      </w:r>
      <w:r w:rsidRPr="00AF1345">
        <w:rPr>
          <w:position w:val="-10"/>
          <w:szCs w:val="26"/>
        </w:rPr>
        <w:object w:dxaOrig="300" w:dyaOrig="360" w14:anchorId="0C7BC802">
          <v:shape id="_x0000_i1190" type="#_x0000_t75" style="width:15.05pt;height:17.6pt" o:ole="">
            <v:imagedata r:id="rId361" o:title=""/>
          </v:shape>
          <o:OLEObject Type="Embed" ProgID="Equation.DSMT4" ShapeID="_x0000_i1190" DrawAspect="Content" ObjectID="_1416977723" r:id="rId362"/>
        </w:object>
      </w:r>
      <w:r w:rsidRPr="0049233F">
        <w:rPr>
          <w:szCs w:val="26"/>
        </w:rPr>
        <w:t xml:space="preserve">được cố định ở hai giá trị lần lược là 1.2 và 0.5, để việc lựa chọn các tham số cho giải thuật được đơn giản. Trong thực tế, hai thông số cần được lưa chọn cho giải thuật RPROP là </w:t>
      </w:r>
      <w:r w:rsidRPr="00AF1345">
        <w:rPr>
          <w:position w:val="-12"/>
          <w:szCs w:val="26"/>
        </w:rPr>
        <w:object w:dxaOrig="300" w:dyaOrig="360" w14:anchorId="03B4A3DC">
          <v:shape id="_x0000_i1191" type="#_x0000_t75" style="width:15.05pt;height:17.6pt" o:ole="">
            <v:imagedata r:id="rId348" o:title=""/>
          </v:shape>
          <o:OLEObject Type="Embed" ProgID="Equation.DSMT4" ShapeID="_x0000_i1191" DrawAspect="Content" ObjectID="_1416977724" r:id="rId363"/>
        </w:object>
      </w:r>
      <w:r w:rsidRPr="0049233F">
        <w:rPr>
          <w:szCs w:val="26"/>
        </w:rPr>
        <w:t xml:space="preserve"> và </w:t>
      </w:r>
      <w:r w:rsidRPr="00AF1345">
        <w:rPr>
          <w:position w:val="-12"/>
          <w:szCs w:val="26"/>
        </w:rPr>
        <w:object w:dxaOrig="480" w:dyaOrig="360" w14:anchorId="43FEEC10">
          <v:shape id="_x0000_i1192" type="#_x0000_t75" style="width:24.3pt;height:17.6pt" o:ole="">
            <v:imagedata r:id="rId353" o:title=""/>
          </v:shape>
          <o:OLEObject Type="Embed" ProgID="Equation.DSMT4" ShapeID="_x0000_i1192" DrawAspect="Content" ObjectID="_1416977725" r:id="rId364"/>
        </w:object>
      </w:r>
      <w:r w:rsidRPr="0049233F">
        <w:rPr>
          <w:szCs w:val="26"/>
        </w:rPr>
        <w:t>.</w:t>
      </w:r>
    </w:p>
    <w:p w14:paraId="1C59B8C6" w14:textId="77777777" w:rsidR="0088753F" w:rsidRPr="0049233F" w:rsidRDefault="0088753F" w:rsidP="0088753F">
      <w:pPr>
        <w:spacing w:before="0"/>
        <w:ind w:firstLine="720"/>
        <w:rPr>
          <w:szCs w:val="26"/>
        </w:rPr>
      </w:pPr>
      <w:r w:rsidRPr="0049233F">
        <w:rPr>
          <w:szCs w:val="26"/>
        </w:rPr>
        <w:t>Một trong các thuận tiện của RPROP là trong nhiều bào toán không cần phải lựa chọn các tham số một các cẩn thận cũng đạt được tốc độ hội tụ tối ưu hay gần tối ưu [4].</w:t>
      </w:r>
    </w:p>
    <w:p w14:paraId="39124438" w14:textId="77777777" w:rsidR="0088753F" w:rsidRPr="0049233F" w:rsidRDefault="0088753F" w:rsidP="0088753F">
      <w:pPr>
        <w:spacing w:before="0"/>
        <w:ind w:firstLine="720"/>
        <w:rPr>
          <w:szCs w:val="26"/>
        </w:rPr>
      </w:pPr>
      <w:r w:rsidRPr="0049233F">
        <w:rPr>
          <w:szCs w:val="26"/>
        </w:rPr>
        <w:t>Trong giải thuật lan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Tuy nhiên khi dùng RPROP thì giá trị cập nhập trọng số chỉ phụ thuộc vào dấu nên sự huấn luyện sẽ trải đều trên toàn bộ mạng: những trọng số gần lớp nhập  cũng có cơ hội được cập nhập và phát triển ngang với các trọng số gần lớp xuất [4].</w:t>
      </w:r>
    </w:p>
    <w:p w14:paraId="0CCFEC58" w14:textId="77777777" w:rsidR="0088753F" w:rsidRPr="0049233F" w:rsidRDefault="0088753F" w:rsidP="0088753F">
      <w:pPr>
        <w:pStyle w:val="Heading3"/>
      </w:pPr>
      <w:bookmarkStart w:id="6537" w:name="_Toc327348176"/>
      <w:bookmarkStart w:id="6538" w:name="_Toc343220821"/>
      <w:r w:rsidRPr="0049233F">
        <w:t>Hiện tượng quá khớp</w:t>
      </w:r>
      <w:bookmarkEnd w:id="6537"/>
      <w:bookmarkEnd w:id="6538"/>
    </w:p>
    <w:p w14:paraId="1FAA90D6" w14:textId="77777777" w:rsidR="0088753F" w:rsidRPr="0049233F" w:rsidRDefault="0088753F" w:rsidP="0088753F">
      <w:pPr>
        <w:spacing w:before="0"/>
        <w:jc w:val="left"/>
        <w:rPr>
          <w:szCs w:val="26"/>
        </w:rPr>
      </w:pPr>
      <w:r w:rsidRPr="0049233F">
        <w:rPr>
          <w:szCs w:val="26"/>
        </w:rPr>
        <w:t xml:space="preserve">Trong việc huấn luyện mạng neuron, đôi khi ta gặp phải hiện tượng mạng xấp xỉ rất tốt tập dữ liệu huấn luyện nhưng cho ra kết quả dự đoán thiếu chính xác, giảm khả năng tổng quát của mạng. Đây được gọi là hiện tượng </w:t>
      </w:r>
      <w:r w:rsidRPr="0049233F">
        <w:rPr>
          <w:i/>
          <w:szCs w:val="26"/>
        </w:rPr>
        <w:t>quá khớp</w:t>
      </w:r>
      <w:r w:rsidRPr="0049233F">
        <w:rPr>
          <w:szCs w:val="26"/>
        </w:rPr>
        <w:t xml:space="preserve"> (overfitting).</w:t>
      </w:r>
    </w:p>
    <w:p w14:paraId="382CF61A" w14:textId="77777777" w:rsidR="005457E8" w:rsidRDefault="0088753F" w:rsidP="0088753F">
      <w:pPr>
        <w:rPr>
          <w:ins w:id="6539" w:author="The Si Tran" w:date="2012-12-14T05:59:00Z"/>
          <w:szCs w:val="26"/>
        </w:rPr>
      </w:pPr>
      <w:r w:rsidRPr="0049233F">
        <w:rPr>
          <w:szCs w:val="26"/>
        </w:rPr>
        <w:t xml:space="preserve">Để đảm bảo tính tổng quát hóa của mạng và tránh hiện tượng quá khớp, ta cần chuẩn bị một tập dữ liệu kiểm tra. Tập dữ liệu này được sử dụng trong giai đoạn huấn luyện, sau khi huấn luyện xong một cấu hình mạng, ta cần tiến hành kiểm tra trên tập dữ liệu này để xem mạng có xấp xỉ tốt tập dữ liệu kiểm tra này hay không. Nếu sai số kiểm tra nhỏ thì mô hình mạng vừa được huấn luyện có khả năng tổng quát hóa tốt và có thể được sử dụng để dự báo. Ngược lại, nếu sai số kiểm tra lớn, ta buộc phải thực hiện việc huấn luyện mạng lại. </w:t>
      </w:r>
    </w:p>
    <w:p w14:paraId="6D83234D" w14:textId="6FE3D581" w:rsidR="006E3FE4" w:rsidRPr="002B1464" w:rsidDel="005457E8" w:rsidRDefault="0088753F" w:rsidP="0088753F">
      <w:pPr>
        <w:rPr>
          <w:del w:id="6540" w:author="The Si Tran" w:date="2012-12-14T05:59:00Z"/>
          <w:szCs w:val="26"/>
        </w:rPr>
      </w:pPr>
      <w:del w:id="6541" w:author="The Si Tran" w:date="2012-12-14T05:59:00Z">
        <w:r w:rsidRPr="0049233F" w:rsidDel="005457E8">
          <w:rPr>
            <w:szCs w:val="26"/>
          </w:rPr>
          <w:br w:type="page"/>
        </w:r>
      </w:del>
    </w:p>
    <w:p w14:paraId="5AEE3EB3" w14:textId="1282A489" w:rsidR="00BE27EE" w:rsidRPr="002B1464" w:rsidDel="005457E8" w:rsidRDefault="00BE27EE" w:rsidP="00BE27EE">
      <w:pPr>
        <w:rPr>
          <w:del w:id="6542" w:author="The Si Tran" w:date="2012-12-14T05:59:00Z"/>
          <w:szCs w:val="26"/>
        </w:rPr>
      </w:pPr>
    </w:p>
    <w:p w14:paraId="00E85171" w14:textId="77777777" w:rsidR="00A02652" w:rsidRPr="0049233F" w:rsidRDefault="00A02652" w:rsidP="00A02652">
      <w:pPr>
        <w:pStyle w:val="Heading2"/>
        <w:rPr>
          <w:sz w:val="26"/>
          <w:szCs w:val="26"/>
          <w:rPrChange w:id="6543" w:author="The Si Tran" w:date="2012-12-05T23:02:00Z">
            <w:rPr/>
          </w:rPrChange>
        </w:rPr>
      </w:pPr>
      <w:bookmarkStart w:id="6544" w:name="_Toc326315155"/>
      <w:bookmarkStart w:id="6545" w:name="_Toc327348181"/>
      <w:bookmarkStart w:id="6546" w:name="_Toc343220822"/>
      <w:r w:rsidRPr="0049233F">
        <w:rPr>
          <w:sz w:val="26"/>
          <w:szCs w:val="26"/>
          <w:rPrChange w:id="6547" w:author="The Si Tran" w:date="2012-12-05T23:02:00Z">
            <w:rPr>
              <w:rFonts w:cs="Times New Roman"/>
              <w:iCs w:val="0"/>
              <w:sz w:val="20"/>
              <w:szCs w:val="20"/>
            </w:rPr>
          </w:rPrChange>
        </w:rPr>
        <w:t>Áp dụng mạng Neuron vào dự báo dữ liệu chuỗi thời gian</w:t>
      </w:r>
      <w:bookmarkEnd w:id="6544"/>
      <w:bookmarkEnd w:id="6545"/>
      <w:bookmarkEnd w:id="6546"/>
    </w:p>
    <w:p w14:paraId="6B890B8E" w14:textId="77777777"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 xml:space="preserve">Việc sử dụng mạng neuron nhân tạo vào việc dự báo dữ liệu chuỗi thời gian dựa chủ yếu vào dữ liệu mà ta thu nhập. Mạng neuron nhân tạo truyền thẳng với ít </w:t>
      </w:r>
      <w:r w:rsidRPr="0049233F">
        <w:rPr>
          <w:rFonts w:ascii="Times New Roman" w:hAnsi="Times New Roman"/>
          <w:sz w:val="26"/>
          <w:szCs w:val="26"/>
        </w:rPr>
        <w:lastRenderedPageBreak/>
        <w:t xml:space="preserve">nhất một lớp ẩn và đủ số đơn vị cho lớp ẩn có thể xấp xỉ bất kỳ </w:t>
      </w:r>
      <w:r w:rsidRPr="0049233F">
        <w:rPr>
          <w:rFonts w:ascii="Times New Roman" w:hAnsi="Times New Roman"/>
          <w:i/>
          <w:sz w:val="26"/>
          <w:szCs w:val="26"/>
        </w:rPr>
        <w:t>hàm khả đánh giá</w:t>
      </w:r>
      <w:r w:rsidRPr="0049233F">
        <w:rPr>
          <w:rFonts w:ascii="Times New Roman" w:hAnsi="Times New Roman"/>
          <w:sz w:val="26"/>
          <w:szCs w:val="26"/>
        </w:rPr>
        <w:t xml:space="preserve"> (measurable function) tuyến tính hay phi tuyến nào[6].</w:t>
      </w:r>
    </w:p>
    <w:p w14:paraId="038D2693" w14:textId="77777777" w:rsidR="00A02652" w:rsidRPr="0049233F" w:rsidRDefault="00A02652" w:rsidP="00A02652">
      <w:pPr>
        <w:pStyle w:val="ListParagraph"/>
        <w:spacing w:after="0" w:line="360" w:lineRule="auto"/>
        <w:ind w:firstLine="720"/>
        <w:rPr>
          <w:rFonts w:ascii="Times New Roman" w:hAnsi="Times New Roman"/>
          <w:noProof/>
          <w:sz w:val="26"/>
          <w:szCs w:val="26"/>
        </w:rPr>
      </w:pPr>
      <w:r w:rsidRPr="002B1464">
        <w:rPr>
          <w:rFonts w:ascii="Times New Roman" w:hAnsi="Times New Roman"/>
          <w:noProof/>
          <w:sz w:val="26"/>
          <w:szCs w:val="26"/>
        </w:rPr>
        <w:drawing>
          <wp:inline distT="0" distB="0" distL="0" distR="0" wp14:anchorId="25B3040C" wp14:editId="757685CA">
            <wp:extent cx="3943350" cy="3638992"/>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3947629" cy="3642940"/>
                    </a:xfrm>
                    <a:prstGeom prst="rect">
                      <a:avLst/>
                    </a:prstGeom>
                    <a:noFill/>
                    <a:ln>
                      <a:noFill/>
                    </a:ln>
                  </pic:spPr>
                </pic:pic>
              </a:graphicData>
            </a:graphic>
          </wp:inline>
        </w:drawing>
      </w:r>
    </w:p>
    <w:p w14:paraId="590D8847" w14:textId="77777777" w:rsidR="00A02652" w:rsidRDefault="00A02652">
      <w:pPr>
        <w:pStyle w:val="Hinh"/>
        <w:jc w:val="center"/>
        <w:rPr>
          <w:ins w:id="6548" w:author="The Si Tran" w:date="2012-12-11T23:38:00Z"/>
          <w:b w:val="0"/>
        </w:rPr>
        <w:pPrChange w:id="6549" w:author="The Si Tran" w:date="2012-12-11T23:38:00Z">
          <w:pPr>
            <w:pStyle w:val="Caption"/>
            <w:ind w:left="1440" w:firstLine="720"/>
          </w:pPr>
        </w:pPrChange>
      </w:pPr>
      <w:bookmarkStart w:id="6550" w:name="_Toc326299578"/>
      <w:bookmarkStart w:id="6551" w:name="_Toc327348223"/>
      <w:bookmarkStart w:id="6552" w:name="_Toc343029969"/>
      <w:bookmarkStart w:id="6553" w:name="_Toc343220905"/>
      <w:r w:rsidRPr="0049233F">
        <w:t>Hình</w:t>
      </w:r>
      <w:ins w:id="6554" w:author="The Si Tran" w:date="2012-12-11T23:38:00Z">
        <w:r w:rsidR="0015202E">
          <w:t xml:space="preserve"> 4.10</w:t>
        </w:r>
      </w:ins>
      <w:del w:id="6555" w:author="The Si Tran" w:date="2012-12-11T23:38: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6556" w:author="The Si Tran" w:date="2012-12-05T23:02:00Z">
              <w:rPr/>
            </w:rPrChange>
          </w:rPr>
          <w:fldChar w:fldCharType="separate"/>
        </w:r>
        <w:r w:rsidRPr="0049233F" w:rsidDel="0015202E">
          <w:rPr>
            <w:noProof/>
          </w:rPr>
          <w:delText>3</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6557" w:author="The Si Tran" w:date="2012-12-05T23:02:00Z">
              <w:rPr/>
            </w:rPrChange>
          </w:rPr>
          <w:fldChar w:fldCharType="separate"/>
        </w:r>
        <w:r w:rsidRPr="0049233F" w:rsidDel="0015202E">
          <w:rPr>
            <w:noProof/>
          </w:rPr>
          <w:delText>5</w:delText>
        </w:r>
        <w:r w:rsidRPr="00082976" w:rsidDel="0015202E">
          <w:fldChar w:fldCharType="end"/>
        </w:r>
      </w:del>
      <w:r w:rsidRPr="0049233F">
        <w:t xml:space="preserve">: </w:t>
      </w:r>
      <w:r w:rsidRPr="0015202E">
        <w:rPr>
          <w:b w:val="0"/>
          <w:rPrChange w:id="6558" w:author="The Si Tran" w:date="2012-12-11T23:38:00Z">
            <w:rPr/>
          </w:rPrChange>
        </w:rPr>
        <w:t>Mô hình học với chuỗi thời gian</w:t>
      </w:r>
      <w:bookmarkEnd w:id="6550"/>
      <w:bookmarkEnd w:id="6551"/>
      <w:bookmarkEnd w:id="6552"/>
      <w:bookmarkEnd w:id="6553"/>
    </w:p>
    <w:p w14:paraId="7731F271" w14:textId="77777777" w:rsidR="0015202E" w:rsidRPr="0049233F" w:rsidRDefault="0015202E">
      <w:pPr>
        <w:pStyle w:val="Hinh"/>
        <w:jc w:val="center"/>
        <w:pPrChange w:id="6559" w:author="The Si Tran" w:date="2012-12-11T23:38:00Z">
          <w:pPr>
            <w:pStyle w:val="Caption"/>
            <w:ind w:left="1440" w:firstLine="720"/>
          </w:pPr>
        </w:pPrChange>
      </w:pPr>
    </w:p>
    <w:p w14:paraId="522ED368" w14:textId="77777777"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Như đã đề cập ở trên, dữ liệu chuỗi thời gian là dữ liệu được thu nhập, lưu trữ và quan sát theo sự tăng dần của thời gian X</w:t>
      </w:r>
      <w:r w:rsidRPr="0049233F">
        <w:rPr>
          <w:rFonts w:ascii="Times New Roman" w:hAnsi="Times New Roman"/>
          <w:sz w:val="26"/>
          <w:szCs w:val="26"/>
          <w:vertAlign w:val="subscript"/>
        </w:rPr>
        <w:t>1</w:t>
      </w:r>
      <w:r w:rsidRPr="0049233F">
        <w:rPr>
          <w:rFonts w:ascii="Times New Roman" w:hAnsi="Times New Roman"/>
          <w:sz w:val="26"/>
          <w:szCs w:val="26"/>
        </w:rPr>
        <w:t>, X</w:t>
      </w:r>
      <w:r w:rsidRPr="0049233F">
        <w:rPr>
          <w:rFonts w:ascii="Times New Roman" w:hAnsi="Times New Roman"/>
          <w:sz w:val="26"/>
          <w:szCs w:val="26"/>
          <w:vertAlign w:val="subscript"/>
        </w:rPr>
        <w:t>2</w:t>
      </w:r>
      <w:r w:rsidRPr="0049233F">
        <w:rPr>
          <w:rFonts w:ascii="Times New Roman" w:hAnsi="Times New Roman"/>
          <w:sz w:val="26"/>
          <w:szCs w:val="26"/>
        </w:rPr>
        <w:t>, …, X</w:t>
      </w:r>
      <w:r w:rsidRPr="0049233F">
        <w:rPr>
          <w:rFonts w:ascii="Times New Roman" w:hAnsi="Times New Roman"/>
          <w:sz w:val="26"/>
          <w:szCs w:val="26"/>
          <w:vertAlign w:val="subscript"/>
        </w:rPr>
        <w:t>n</w:t>
      </w:r>
      <w:r w:rsidRPr="0049233F">
        <w:rPr>
          <w:rFonts w:ascii="Times New Roman" w:hAnsi="Times New Roman"/>
          <w:sz w:val="26"/>
          <w:szCs w:val="26"/>
        </w:rPr>
        <w:t>.</w:t>
      </w:r>
    </w:p>
    <w:p w14:paraId="69712E72" w14:textId="77777777"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Mạng neuron học cấu hình mạng từ dữ liệu chuỗi thời gian bằng cách ánh xạ từ một vectơ dữ liệu đầu vào sang dữ liệu đầu ra. Một số lượng dữ liệu liên tiếp của dữ liệu chuỗi thời gian (cửa sổ đầu vào X</w:t>
      </w:r>
      <w:r w:rsidRPr="0049233F">
        <w:rPr>
          <w:rFonts w:ascii="Times New Roman" w:hAnsi="Times New Roman"/>
          <w:sz w:val="26"/>
          <w:szCs w:val="26"/>
          <w:vertAlign w:val="subscript"/>
        </w:rPr>
        <w:t>t-s</w:t>
      </w:r>
      <w:r w:rsidRPr="0049233F">
        <w:rPr>
          <w:rFonts w:ascii="Times New Roman" w:hAnsi="Times New Roman"/>
          <w:sz w:val="26"/>
          <w:szCs w:val="26"/>
        </w:rPr>
        <w:t>, X</w:t>
      </w:r>
      <w:r w:rsidRPr="0049233F">
        <w:rPr>
          <w:rFonts w:ascii="Times New Roman" w:hAnsi="Times New Roman"/>
          <w:sz w:val="26"/>
          <w:szCs w:val="26"/>
          <w:vertAlign w:val="subscript"/>
        </w:rPr>
        <w:t>t-s+1</w:t>
      </w:r>
      <w:r w:rsidRPr="0049233F">
        <w:rPr>
          <w:rFonts w:ascii="Times New Roman" w:hAnsi="Times New Roman"/>
          <w:sz w:val="26"/>
          <w:szCs w:val="26"/>
        </w:rPr>
        <w:t>, …, X</w:t>
      </w:r>
      <w:r w:rsidRPr="0049233F">
        <w:rPr>
          <w:rFonts w:ascii="Times New Roman" w:hAnsi="Times New Roman"/>
          <w:sz w:val="26"/>
          <w:szCs w:val="26"/>
          <w:vertAlign w:val="subscript"/>
        </w:rPr>
        <w:t>t</w:t>
      </w:r>
      <w:r w:rsidRPr="0049233F">
        <w:rPr>
          <w:rFonts w:ascii="Times New Roman" w:hAnsi="Times New Roman"/>
          <w:sz w:val="26"/>
          <w:szCs w:val="26"/>
        </w:rPr>
        <w:t>) được ánh xạ sang khoảng thích hợp (ví dụ [0,1] hoặc [-1,1]) và được sử dụng  như dữ liệu đầu vào của tầng nhập. Giá trị s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trị của dữ liệu chuỗi thời gian tại thời điểm t+1. Sau đó, giá trị lỗi này được truyền ngược lại tới các kết nối giữa tầng ẩn và tầng đầu ra, kết nối giữa tầng đầu vào và tầng ẩn để cập nhập lại trọng số của các kết nối này.</w:t>
      </w:r>
    </w:p>
    <w:p w14:paraId="360FBA4F" w14:textId="5EF78F2A" w:rsidR="005457E8" w:rsidRDefault="00A02652" w:rsidP="00A02652">
      <w:pPr>
        <w:pStyle w:val="ListParagraph"/>
        <w:spacing w:after="0" w:line="360" w:lineRule="auto"/>
        <w:ind w:left="0" w:firstLine="720"/>
        <w:jc w:val="both"/>
        <w:rPr>
          <w:ins w:id="6560" w:author="The Si Tran" w:date="2012-12-14T05:59:00Z"/>
          <w:rFonts w:ascii="Times New Roman" w:hAnsi="Times New Roman"/>
          <w:sz w:val="26"/>
          <w:szCs w:val="26"/>
        </w:rPr>
      </w:pPr>
      <w:r w:rsidRPr="0049233F">
        <w:rPr>
          <w:rFonts w:ascii="Times New Roman" w:hAnsi="Times New Roman"/>
          <w:sz w:val="26"/>
          <w:szCs w:val="26"/>
        </w:rPr>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[6].</w:t>
      </w:r>
    </w:p>
    <w:p w14:paraId="5A3C36F7" w14:textId="7DC75874" w:rsidR="00A02652" w:rsidRPr="005457E8" w:rsidRDefault="005457E8" w:rsidP="005457E8">
      <w:pPr>
        <w:tabs>
          <w:tab w:val="left" w:pos="3382"/>
        </w:tabs>
        <w:rPr>
          <w:rPrChange w:id="6561" w:author="The Si Tran" w:date="2012-12-14T05:59:00Z">
            <w:rPr>
              <w:rFonts w:ascii="Times New Roman" w:hAnsi="Times New Roman"/>
              <w:sz w:val="26"/>
              <w:szCs w:val="26"/>
            </w:rPr>
          </w:rPrChange>
        </w:rPr>
        <w:pPrChange w:id="6562" w:author="The Si Tran" w:date="2012-12-14T05:59:00Z">
          <w:pPr>
            <w:pStyle w:val="ListParagraph"/>
            <w:spacing w:after="0" w:line="360" w:lineRule="auto"/>
            <w:ind w:left="0" w:firstLine="720"/>
            <w:jc w:val="both"/>
          </w:pPr>
        </w:pPrChange>
      </w:pPr>
      <w:ins w:id="6563" w:author="The Si Tran" w:date="2012-12-14T05:59:00Z">
        <w:r>
          <w:lastRenderedPageBreak/>
          <w:tab/>
        </w:r>
      </w:ins>
    </w:p>
    <w:p w14:paraId="146B3BF3" w14:textId="47424D9A" w:rsidR="00A02652" w:rsidRPr="0049233F" w:rsidRDefault="00A02652" w:rsidP="00A02652">
      <w:pPr>
        <w:pStyle w:val="Heading2"/>
        <w:rPr>
          <w:sz w:val="26"/>
          <w:szCs w:val="26"/>
          <w:rPrChange w:id="6564" w:author="The Si Tran" w:date="2012-12-05T23:02:00Z">
            <w:rPr/>
          </w:rPrChange>
        </w:rPr>
      </w:pPr>
      <w:bookmarkStart w:id="6565" w:name="_Toc327348182"/>
      <w:bookmarkStart w:id="6566" w:name="_Toc343220823"/>
      <w:r w:rsidRPr="0049233F">
        <w:rPr>
          <w:sz w:val="26"/>
          <w:szCs w:val="26"/>
          <w:rPrChange w:id="6567" w:author="The Si Tran" w:date="2012-12-05T23:02:00Z">
            <w:rPr>
              <w:rFonts w:cs="Times New Roman"/>
              <w:iCs w:val="0"/>
              <w:sz w:val="20"/>
              <w:szCs w:val="20"/>
            </w:rPr>
          </w:rPrChange>
        </w:rPr>
        <w:t>Các bước xây dựng một mô hình mạng neuron để dự báo dữ liệu chuỗi thời gian</w:t>
      </w:r>
      <w:bookmarkEnd w:id="6565"/>
      <w:bookmarkEnd w:id="6566"/>
    </w:p>
    <w:p w14:paraId="70E7852F" w14:textId="77777777"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Theo Kaastra và các cộng sự [7], quá trình xây dựng một mô hình mạng neuron cho bài toán dự báo thường gồm 8 bước:</w:t>
      </w:r>
    </w:p>
    <w:p w14:paraId="7CED46D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14:paraId="35C3C687"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14:paraId="32A3FED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14:paraId="587430C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14:paraId="7C7F543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14:paraId="3BCEEF1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14:paraId="0CB6296F"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Huấn luyện mạng</w:t>
      </w:r>
    </w:p>
    <w:p w14:paraId="43603B0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Dự đoán và cải tiến</w:t>
      </w:r>
    </w:p>
    <w:p w14:paraId="5DC53BC1" w14:textId="77777777" w:rsidR="00A02652" w:rsidRPr="0049233F" w:rsidRDefault="00A02652" w:rsidP="00A02652">
      <w:pPr>
        <w:spacing w:before="0"/>
        <w:ind w:firstLine="720"/>
        <w:rPr>
          <w:szCs w:val="26"/>
        </w:rPr>
      </w:pPr>
      <w:r w:rsidRPr="0049233F">
        <w:rPr>
          <w:szCs w:val="26"/>
        </w:rPr>
        <w:t>Quá trình này thường không phải là một quá trình liêm tiếp các bước, một số bước có thể được lặp lại đặc biệt là: lựa chọn các biến và huấn luyện mạng</w:t>
      </w:r>
    </w:p>
    <w:p w14:paraId="72924E80" w14:textId="77777777" w:rsidR="00A02652" w:rsidRPr="0049233F" w:rsidRDefault="00A02652" w:rsidP="00A02652">
      <w:pPr>
        <w:pStyle w:val="Heading3"/>
      </w:pPr>
      <w:bookmarkStart w:id="6568" w:name="_Toc327348183"/>
      <w:bookmarkStart w:id="6569" w:name="_Toc343220824"/>
      <w:r w:rsidRPr="0049233F">
        <w:t>Lựa chọn các biến</w:t>
      </w:r>
      <w:bookmarkEnd w:id="6568"/>
      <w:bookmarkEnd w:id="6569"/>
    </w:p>
    <w:p w14:paraId="71DA7A36" w14:textId="77777777" w:rsidR="00A02652" w:rsidRPr="0049233F" w:rsidRDefault="00A02652" w:rsidP="005457E8">
      <w:pPr>
        <w:pStyle w:val="ListParagraph"/>
        <w:numPr>
          <w:ilvl w:val="0"/>
          <w:numId w:val="11"/>
        </w:numPr>
        <w:spacing w:before="240" w:after="0" w:line="360" w:lineRule="auto"/>
        <w:ind w:left="359" w:hangingChars="138" w:hanging="359"/>
        <w:jc w:val="both"/>
        <w:rPr>
          <w:rFonts w:ascii="Times New Roman" w:hAnsi="Times New Roman"/>
          <w:sz w:val="26"/>
          <w:szCs w:val="26"/>
        </w:rPr>
        <w:pPrChange w:id="6570" w:author="The Si Tran" w:date="2012-12-14T06:00:00Z">
          <w:pPr>
            <w:pStyle w:val="ListParagraph"/>
            <w:numPr>
              <w:numId w:val="11"/>
            </w:numPr>
            <w:spacing w:after="0" w:line="360" w:lineRule="auto"/>
            <w:ind w:left="359" w:hangingChars="138" w:hanging="359"/>
            <w:jc w:val="both"/>
          </w:pPr>
        </w:pPrChange>
      </w:pPr>
      <w:r w:rsidRPr="0049233F">
        <w:rPr>
          <w:rFonts w:ascii="Times New Roman" w:hAnsi="Times New Roman"/>
          <w:sz w:val="26"/>
          <w:szCs w:val="26"/>
        </w:rPr>
        <w:t xml:space="preserve">Thành công trong việc xây dựng một mạng neuron phụ thuộc vào việc hiểu rõ ràng vấn đề cần giải quyết. Biết được những biến nào cần được xem xét là điểm mấu chốt. </w:t>
      </w:r>
    </w:p>
    <w:p w14:paraId="658F513E" w14:textId="77777777" w:rsidR="00A02652" w:rsidRPr="0049233F" w:rsidRDefault="00A02652" w:rsidP="005457E8">
      <w:pPr>
        <w:pStyle w:val="ListParagraph"/>
        <w:numPr>
          <w:ilvl w:val="0"/>
          <w:numId w:val="11"/>
        </w:numPr>
        <w:spacing w:before="240" w:after="0" w:line="360" w:lineRule="auto"/>
        <w:ind w:left="359" w:hangingChars="138" w:hanging="359"/>
        <w:jc w:val="both"/>
        <w:rPr>
          <w:rFonts w:ascii="Times New Roman" w:hAnsi="Times New Roman"/>
          <w:sz w:val="26"/>
          <w:szCs w:val="26"/>
        </w:rPr>
        <w:pPrChange w:id="6571" w:author="The Si Tran" w:date="2012-12-14T06:00:00Z">
          <w:pPr>
            <w:pStyle w:val="ListParagraph"/>
            <w:numPr>
              <w:numId w:val="11"/>
            </w:numPr>
            <w:spacing w:after="0" w:line="360" w:lineRule="auto"/>
            <w:ind w:left="359" w:hangingChars="138" w:hanging="359"/>
            <w:jc w:val="both"/>
          </w:pPr>
        </w:pPrChange>
      </w:pPr>
      <w:r w:rsidRPr="0049233F">
        <w:rPr>
          <w:rFonts w:ascii="Times New Roman" w:hAnsi="Times New Roman"/>
          <w:sz w:val="26"/>
          <w:szCs w:val="26"/>
          <w:lang w:val="fr-FR"/>
        </w:rPr>
        <w:t>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đến bài toán. Tại bước này trong quá trình thiết kế, điều cần quan tâm đó là các dữ liệu thô từ đó có thể phát triển thành các chỉ số quan trọng. Các chỉ số này sẽ tạo ra các đầu vào cho mạng.</w:t>
      </w:r>
    </w:p>
    <w:p w14:paraId="462C9974" w14:textId="77777777" w:rsidR="00A02652" w:rsidRPr="0049233F" w:rsidRDefault="00A02652" w:rsidP="005457E8">
      <w:pPr>
        <w:pStyle w:val="ListParagraph"/>
        <w:numPr>
          <w:ilvl w:val="0"/>
          <w:numId w:val="11"/>
        </w:numPr>
        <w:spacing w:before="240" w:after="0" w:line="360" w:lineRule="auto"/>
        <w:ind w:left="359" w:hangingChars="138" w:hanging="359"/>
        <w:jc w:val="both"/>
        <w:rPr>
          <w:rFonts w:ascii="Times New Roman" w:hAnsi="Times New Roman"/>
          <w:sz w:val="26"/>
          <w:szCs w:val="26"/>
        </w:rPr>
        <w:pPrChange w:id="6572" w:author="The Si Tran" w:date="2012-12-14T06:00:00Z">
          <w:pPr>
            <w:pStyle w:val="ListParagraph"/>
            <w:numPr>
              <w:numId w:val="11"/>
            </w:numPr>
            <w:spacing w:after="0" w:line="360" w:lineRule="auto"/>
            <w:ind w:left="359" w:hangingChars="138" w:hanging="359"/>
            <w:jc w:val="both"/>
          </w:pPr>
        </w:pPrChange>
      </w:pPr>
      <w:r w:rsidRPr="0049233F">
        <w:rPr>
          <w:rFonts w:ascii="Times New Roman" w:hAnsi="Times New Roman"/>
          <w:sz w:val="26"/>
          <w:szCs w:val="26"/>
          <w:lang w:val="fr-FR"/>
        </w:rPr>
        <w:t xml:space="preserve">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biến đang xem xét. Mô hình neuron đơn giản nhất sử dụng các dữ liệu của biến kĩ </w:t>
      </w:r>
      <w:r w:rsidRPr="0049233F">
        <w:rPr>
          <w:rFonts w:ascii="Times New Roman" w:hAnsi="Times New Roman"/>
          <w:sz w:val="26"/>
          <w:szCs w:val="26"/>
          <w:lang w:val="fr-FR"/>
        </w:rPr>
        <w:lastRenderedPageBreak/>
        <w:t xml:space="preserve">thuật hoặc </w:t>
      </w:r>
      <w:r w:rsidRPr="0049233F">
        <w:rPr>
          <w:rFonts w:ascii="Times New Roman" w:hAnsi="Times New Roman"/>
          <w:i/>
          <w:sz w:val="26"/>
          <w:szCs w:val="26"/>
          <w:lang w:val="fr-FR"/>
        </w:rPr>
        <w:t>lấy hiệu</w:t>
      </w:r>
      <w:r w:rsidRPr="0049233F">
        <w:rPr>
          <w:rFonts w:ascii="Times New Roman" w:hAnsi="Times New Roman"/>
          <w:sz w:val="26"/>
          <w:szCs w:val="26"/>
          <w:lang w:val="fr-FR"/>
        </w:rPr>
        <w:t xml:space="preserve"> (differencing) của nó như dữ liệu đầu vào của mạng. Hiệu của một chuỗi thời gian </w:t>
      </w:r>
      <w:r w:rsidRPr="0049233F">
        <w:rPr>
          <w:rFonts w:ascii="Times New Roman" w:hAnsi="Times New Roman"/>
          <w:i/>
          <w:sz w:val="26"/>
          <w:szCs w:val="26"/>
          <w:lang w:val="fr-FR"/>
        </w:rPr>
        <w:t>{X</w:t>
      </w:r>
      <w:r w:rsidRPr="0049233F">
        <w:rPr>
          <w:rFonts w:ascii="Times New Roman" w:hAnsi="Times New Roman"/>
          <w:i/>
          <w:sz w:val="26"/>
          <w:szCs w:val="26"/>
          <w:vertAlign w:val="subscript"/>
          <w:lang w:val="fr-FR"/>
        </w:rPr>
        <w:t>t</w:t>
      </w:r>
      <w:r w:rsidRPr="0049233F">
        <w:rPr>
          <w:rFonts w:ascii="Times New Roman" w:hAnsi="Times New Roman"/>
          <w:i/>
          <w:sz w:val="26"/>
          <w:szCs w:val="26"/>
          <w:lang w:val="fr-FR"/>
        </w:rPr>
        <w:t xml:space="preserve">} </w:t>
      </w:r>
      <w:r w:rsidRPr="0049233F">
        <w:rPr>
          <w:rFonts w:ascii="Times New Roman" w:hAnsi="Times New Roman"/>
          <w:sz w:val="26"/>
          <w:szCs w:val="26"/>
          <w:lang w:val="fr-FR"/>
        </w:rPr>
        <w:t xml:space="preserve">cũng là một chuỗi thời gian </w:t>
      </w:r>
      <w:r w:rsidRPr="0049233F">
        <w:rPr>
          <w:rFonts w:ascii="Times New Roman" w:hAnsi="Times New Roman"/>
          <w:i/>
          <w:sz w:val="26"/>
          <w:szCs w:val="26"/>
          <w:lang w:val="fr-FR"/>
        </w:rPr>
        <w:t>{Y</w:t>
      </w:r>
      <w:r w:rsidRPr="0049233F">
        <w:rPr>
          <w:rFonts w:ascii="Times New Roman" w:hAnsi="Times New Roman"/>
          <w:i/>
          <w:sz w:val="26"/>
          <w:szCs w:val="26"/>
          <w:vertAlign w:val="subscript"/>
          <w:lang w:val="fr-FR"/>
        </w:rPr>
        <w:t>t</w:t>
      </w:r>
      <w:r w:rsidRPr="0049233F">
        <w:rPr>
          <w:rFonts w:ascii="Times New Roman" w:hAnsi="Times New Roman"/>
          <w:i/>
          <w:sz w:val="26"/>
          <w:szCs w:val="26"/>
          <w:lang w:val="fr-FR"/>
        </w:rPr>
        <w:t xml:space="preserve">}, </w:t>
      </w:r>
      <w:r w:rsidRPr="0049233F">
        <w:rPr>
          <w:rFonts w:ascii="Times New Roman" w:hAnsi="Times New Roman"/>
          <w:sz w:val="26"/>
          <w:szCs w:val="26"/>
          <w:lang w:val="fr-FR"/>
        </w:rPr>
        <w:t xml:space="preserve">với các giá trị </w:t>
      </w:r>
      <w:r w:rsidRPr="0049233F">
        <w:rPr>
          <w:rFonts w:ascii="Times New Roman" w:hAnsi="Times New Roman"/>
          <w:i/>
          <w:sz w:val="26"/>
          <w:szCs w:val="26"/>
          <w:lang w:val="fr-FR"/>
        </w:rPr>
        <w:t>Y</w:t>
      </w:r>
      <w:r w:rsidRPr="0049233F">
        <w:rPr>
          <w:rFonts w:ascii="Times New Roman" w:hAnsi="Times New Roman"/>
          <w:i/>
          <w:sz w:val="26"/>
          <w:szCs w:val="26"/>
          <w:vertAlign w:val="subscript"/>
          <w:lang w:val="fr-FR"/>
        </w:rPr>
        <w:t>t</w:t>
      </w:r>
      <w:r w:rsidRPr="0049233F">
        <w:rPr>
          <w:rFonts w:ascii="Times New Roman" w:hAnsi="Times New Roman"/>
          <w:i/>
          <w:sz w:val="26"/>
          <w:szCs w:val="26"/>
          <w:lang w:val="fr-FR"/>
        </w:rPr>
        <w:t xml:space="preserve"> = X</w:t>
      </w:r>
      <w:r w:rsidRPr="0049233F">
        <w:rPr>
          <w:rFonts w:ascii="Times New Roman" w:hAnsi="Times New Roman"/>
          <w:i/>
          <w:sz w:val="26"/>
          <w:szCs w:val="26"/>
          <w:vertAlign w:val="subscript"/>
          <w:lang w:val="fr-FR"/>
        </w:rPr>
        <w:t xml:space="preserve">t+1 </w:t>
      </w:r>
      <w:r w:rsidRPr="0049233F">
        <w:rPr>
          <w:rFonts w:ascii="Times New Roman" w:hAnsi="Times New Roman"/>
          <w:i/>
          <w:sz w:val="26"/>
          <w:szCs w:val="26"/>
          <w:lang w:val="fr-FR"/>
        </w:rPr>
        <w:t>- X</w:t>
      </w:r>
      <w:r w:rsidRPr="0049233F">
        <w:rPr>
          <w:rFonts w:ascii="Times New Roman" w:hAnsi="Times New Roman"/>
          <w:i/>
          <w:sz w:val="26"/>
          <w:szCs w:val="26"/>
          <w:vertAlign w:val="subscript"/>
          <w:lang w:val="fr-FR"/>
        </w:rPr>
        <w:t>t</w:t>
      </w:r>
      <w:r w:rsidRPr="0049233F">
        <w:rPr>
          <w:rFonts w:ascii="Times New Roman" w:hAnsi="Times New Roman"/>
          <w:sz w:val="26"/>
          <w:szCs w:val="26"/>
          <w:lang w:val="fr-FR"/>
        </w:rPr>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14:paraId="3807E07E" w14:textId="77777777" w:rsidR="00A02652" w:rsidRPr="0049233F" w:rsidRDefault="00A02652" w:rsidP="005457E8">
      <w:pPr>
        <w:pStyle w:val="ListParagraph"/>
        <w:numPr>
          <w:ilvl w:val="0"/>
          <w:numId w:val="11"/>
        </w:numPr>
        <w:spacing w:before="240" w:after="0" w:line="360" w:lineRule="auto"/>
        <w:ind w:left="359" w:hangingChars="138" w:hanging="359"/>
        <w:jc w:val="both"/>
        <w:rPr>
          <w:rFonts w:ascii="Times New Roman" w:hAnsi="Times New Roman"/>
          <w:sz w:val="26"/>
          <w:szCs w:val="26"/>
        </w:rPr>
        <w:pPrChange w:id="6573" w:author="The Si Tran" w:date="2012-12-14T06:00:00Z">
          <w:pPr>
            <w:pStyle w:val="ListParagraph"/>
            <w:numPr>
              <w:numId w:val="11"/>
            </w:numPr>
            <w:spacing w:after="0" w:line="360" w:lineRule="auto"/>
            <w:ind w:left="359" w:hangingChars="138" w:hanging="359"/>
            <w:jc w:val="both"/>
          </w:pPr>
        </w:pPrChange>
      </w:pPr>
      <w:r w:rsidRPr="0049233F">
        <w:rPr>
          <w:rFonts w:ascii="Times New Roman" w:hAnsi="Times New Roman"/>
          <w:sz w:val="26"/>
          <w:szCs w:val="26"/>
        </w:rPr>
        <w:t>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neuron.</w:t>
      </w:r>
    </w:p>
    <w:p w14:paraId="213C0416" w14:textId="77777777" w:rsidR="00A02652" w:rsidRPr="0049233F" w:rsidRDefault="00A02652" w:rsidP="00A02652">
      <w:pPr>
        <w:pStyle w:val="Heading3"/>
      </w:pPr>
      <w:bookmarkStart w:id="6574" w:name="_Toc327348184"/>
      <w:bookmarkStart w:id="6575" w:name="_Toc343220825"/>
      <w:r w:rsidRPr="0049233F">
        <w:rPr>
          <w:lang w:val="fr-FR"/>
        </w:rPr>
        <w:t>Thu thập dữ liệu</w:t>
      </w:r>
      <w:bookmarkEnd w:id="6574"/>
      <w:bookmarkEnd w:id="6575"/>
    </w:p>
    <w:p w14:paraId="16759051" w14:textId="77777777" w:rsidR="00A02652" w:rsidRPr="0049233F" w:rsidRDefault="00A02652" w:rsidP="005457E8">
      <w:pPr>
        <w:pStyle w:val="ListParagraph"/>
        <w:numPr>
          <w:ilvl w:val="0"/>
          <w:numId w:val="11"/>
        </w:numPr>
        <w:spacing w:before="240" w:after="0" w:line="360" w:lineRule="auto"/>
        <w:ind w:left="360"/>
        <w:jc w:val="both"/>
        <w:rPr>
          <w:rFonts w:ascii="Times New Roman" w:hAnsi="Times New Roman"/>
          <w:sz w:val="26"/>
          <w:szCs w:val="26"/>
          <w:u w:val="single"/>
        </w:rPr>
        <w:pPrChange w:id="6576" w:author="The Si Tran" w:date="2012-12-14T06:00:00Z">
          <w:pPr>
            <w:pStyle w:val="ListParagraph"/>
            <w:numPr>
              <w:numId w:val="11"/>
            </w:numPr>
            <w:spacing w:after="0" w:line="360" w:lineRule="auto"/>
            <w:ind w:left="634" w:hanging="360"/>
            <w:jc w:val="both"/>
          </w:pPr>
        </w:pPrChange>
      </w:pPr>
      <w:r w:rsidRPr="0049233F">
        <w:rPr>
          <w:rFonts w:ascii="Times New Roman" w:hAnsi="Times New Roman"/>
          <w:sz w:val="26"/>
          <w:szCs w:val="26"/>
        </w:rPr>
        <w:t xml:space="preserve">Ta cần phải xem xét chi phí và khả năng có thể thu thập được dữ liệu của các biến đã chọn ra ở bước trước. </w:t>
      </w:r>
      <w:r w:rsidRPr="0049233F">
        <w:rPr>
          <w:rFonts w:ascii="Times New Roman" w:hAnsi="Times New Roman"/>
          <w:sz w:val="26"/>
          <w:szCs w:val="26"/>
          <w:lang w:val="fr-FR"/>
        </w:rPr>
        <w:t>Các dữ liệu kỹ thuật có thể thu thập được dễ dàng và chi phí ít tốn kém hơn là các dữ liệu cơ bản. Để đảm bảo tính chính xác của mạng neuron, ta phải đảm dữ liệu có chất lượng cao. Sau khi được thu thập, các dữ liệu phải được kiểm tra để đảm tính hợp lệ, tính nhất quán và tránh các dữ liệu bị thiếu sót.</w:t>
      </w:r>
    </w:p>
    <w:p w14:paraId="372E427A" w14:textId="77777777" w:rsidR="00A02652" w:rsidRPr="0049233F" w:rsidRDefault="00A02652" w:rsidP="005457E8">
      <w:pPr>
        <w:pStyle w:val="ListParagraph"/>
        <w:numPr>
          <w:ilvl w:val="0"/>
          <w:numId w:val="11"/>
        </w:numPr>
        <w:spacing w:before="240" w:after="0" w:line="360" w:lineRule="auto"/>
        <w:ind w:left="360"/>
        <w:jc w:val="both"/>
        <w:rPr>
          <w:rFonts w:ascii="Times New Roman" w:hAnsi="Times New Roman"/>
          <w:sz w:val="26"/>
          <w:szCs w:val="26"/>
          <w:u w:val="single"/>
        </w:rPr>
        <w:pPrChange w:id="6577" w:author="The Si Tran" w:date="2012-12-14T06:00:00Z">
          <w:pPr>
            <w:pStyle w:val="ListParagraph"/>
            <w:numPr>
              <w:numId w:val="11"/>
            </w:numPr>
            <w:spacing w:after="0" w:line="360" w:lineRule="auto"/>
            <w:ind w:left="634" w:hanging="360"/>
            <w:jc w:val="both"/>
          </w:pPr>
        </w:pPrChange>
      </w:pPr>
      <w:r w:rsidRPr="0049233F">
        <w:rPr>
          <w:rFonts w:ascii="Times New Roman" w:hAnsi="Times New Roman"/>
          <w:sz w:val="26"/>
          <w:szCs w:val="26"/>
          <w:lang w:val="fr-FR"/>
        </w:rPr>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14:paraId="04B90E00" w14:textId="77777777" w:rsidR="00A02652" w:rsidRPr="0049233F" w:rsidRDefault="00A02652" w:rsidP="00A02652">
      <w:pPr>
        <w:pStyle w:val="Heading3"/>
      </w:pPr>
      <w:bookmarkStart w:id="6578" w:name="_Toc327348185"/>
      <w:bookmarkStart w:id="6579" w:name="_Toc343220826"/>
      <w:r w:rsidRPr="0049233F">
        <w:t>Tiền xử lý dữ liệu</w:t>
      </w:r>
      <w:bookmarkEnd w:id="6578"/>
      <w:bookmarkEnd w:id="6579"/>
    </w:p>
    <w:p w14:paraId="4A5ADB02" w14:textId="77777777" w:rsidR="00A02652" w:rsidRPr="0049233F" w:rsidRDefault="00A02652" w:rsidP="005457E8">
      <w:pPr>
        <w:pStyle w:val="ListParagraph"/>
        <w:numPr>
          <w:ilvl w:val="0"/>
          <w:numId w:val="11"/>
        </w:numPr>
        <w:spacing w:before="240" w:after="0" w:line="360" w:lineRule="auto"/>
        <w:ind w:left="360"/>
        <w:jc w:val="both"/>
        <w:rPr>
          <w:rFonts w:ascii="Times New Roman" w:hAnsi="Times New Roman"/>
          <w:sz w:val="26"/>
          <w:szCs w:val="26"/>
        </w:rPr>
        <w:pPrChange w:id="6580" w:author="The Si Tran" w:date="2012-12-14T06:01:00Z">
          <w:pPr>
            <w:pStyle w:val="ListParagraph"/>
            <w:numPr>
              <w:numId w:val="11"/>
            </w:numPr>
            <w:spacing w:after="0" w:line="360" w:lineRule="auto"/>
            <w:ind w:left="360" w:hanging="360"/>
            <w:jc w:val="both"/>
          </w:pPr>
        </w:pPrChange>
      </w:pPr>
      <w:r w:rsidRPr="0049233F">
        <w:rPr>
          <w:rFonts w:ascii="Times New Roman" w:hAnsi="Times New Roman"/>
          <w:sz w:val="26"/>
          <w:szCs w:val="26"/>
        </w:rPr>
        <w:t>Tiền xử lý dữ liệu liên quan đến việc phân tích và chuyển đổi giá trị các tham số đầu vào, đầu ra mạng để tối thiểu hóa nhiễu, nhấn mạnh các đặc trưng quan trọng, phát hiện các xu hướng và cân bằng phân bố của dữ liệu. Bởi vì, mạng neuron dùng để học mẫu từ tập dữ liệu, sự biểu diễn dữ liệu có vai trò quyết định trong việc học các mẫu thích hợp. Các dữ liệu dùng cho đầu vào, đầu ra của mạng neuron hiếm khi được đưa trực tiếp vào mạng dưới dạng dữ liệu thô. Chúng thường được chuẩn hóa vào khoảng giữa cận trên và cận dưới của hàm chuyển (thường là giữa đoạn [0;1] hoặc [-1;1]).</w:t>
      </w:r>
    </w:p>
    <w:p w14:paraId="1A90C0BC" w14:textId="77777777" w:rsidR="00A02652" w:rsidRPr="0049233F" w:rsidRDefault="00A02652" w:rsidP="005457E8">
      <w:pPr>
        <w:pStyle w:val="ListParagraph"/>
        <w:numPr>
          <w:ilvl w:val="0"/>
          <w:numId w:val="11"/>
        </w:numPr>
        <w:spacing w:before="240" w:after="0" w:line="360" w:lineRule="auto"/>
        <w:ind w:left="360"/>
        <w:jc w:val="both"/>
        <w:rPr>
          <w:rFonts w:ascii="Times New Roman" w:hAnsi="Times New Roman"/>
          <w:sz w:val="26"/>
          <w:szCs w:val="26"/>
        </w:rPr>
        <w:pPrChange w:id="6581" w:author="The Si Tran" w:date="2012-12-14T06:01:00Z">
          <w:pPr>
            <w:pStyle w:val="ListParagraph"/>
            <w:numPr>
              <w:numId w:val="11"/>
            </w:numPr>
            <w:spacing w:after="0" w:line="360" w:lineRule="auto"/>
            <w:ind w:left="360" w:hanging="360"/>
            <w:jc w:val="both"/>
          </w:pPr>
        </w:pPrChange>
      </w:pPr>
      <w:r w:rsidRPr="0049233F">
        <w:rPr>
          <w:rFonts w:ascii="Times New Roman" w:hAnsi="Times New Roman"/>
          <w:sz w:val="26"/>
          <w:szCs w:val="26"/>
        </w:rPr>
        <w:lastRenderedPageBreak/>
        <w:t xml:space="preserve">Hai phương pháp chuyển đổi dữ liệu thường dùng nhất là lấy hiệu và lấy logarit tự nhiên của biến số. Lấy hiệu sử dụng sự thay đổi trong giá trị của biến số, nó có thể được sử dụng để loại bỏ khuynh hướng tuyến tính của dữ liệu. </w:t>
      </w:r>
      <w:bookmarkStart w:id="6582" w:name="OLE_LINK5"/>
      <w:bookmarkStart w:id="6583" w:name="OLE_LINK6"/>
      <w:r w:rsidRPr="0049233F">
        <w:rPr>
          <w:rFonts w:ascii="Times New Roman" w:hAnsi="Times New Roman"/>
          <w:sz w:val="26"/>
          <w:szCs w:val="26"/>
        </w:rPr>
        <w:t xml:space="preserve">Việc lấy logarit tự nhiên </w:t>
      </w:r>
      <w:bookmarkEnd w:id="6582"/>
      <w:bookmarkEnd w:id="6583"/>
      <w:r w:rsidRPr="0049233F">
        <w:rPr>
          <w:rFonts w:ascii="Times New Roman" w:hAnsi="Times New Roman"/>
          <w:sz w:val="26"/>
          <w:szCs w:val="26"/>
        </w:rPr>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14:paraId="3E3E9A14" w14:textId="77777777" w:rsidR="00A02652" w:rsidRPr="0049233F" w:rsidRDefault="00A02652" w:rsidP="005457E8">
      <w:pPr>
        <w:pStyle w:val="ListParagraph"/>
        <w:numPr>
          <w:ilvl w:val="0"/>
          <w:numId w:val="11"/>
        </w:numPr>
        <w:spacing w:before="240" w:after="0" w:line="360" w:lineRule="auto"/>
        <w:ind w:left="360"/>
        <w:jc w:val="both"/>
        <w:rPr>
          <w:rFonts w:ascii="Times New Roman" w:hAnsi="Times New Roman"/>
          <w:sz w:val="26"/>
          <w:szCs w:val="26"/>
        </w:rPr>
        <w:pPrChange w:id="6584" w:author="The Si Tran" w:date="2012-12-14T06:01:00Z">
          <w:pPr>
            <w:pStyle w:val="ListParagraph"/>
            <w:numPr>
              <w:numId w:val="11"/>
            </w:numPr>
            <w:spacing w:after="0" w:line="360" w:lineRule="auto"/>
            <w:ind w:left="360" w:hanging="360"/>
            <w:jc w:val="both"/>
          </w:pPr>
        </w:pPrChange>
      </w:pPr>
      <w:r w:rsidRPr="0049233F">
        <w:rPr>
          <w:rFonts w:ascii="Times New Roman" w:hAnsi="Times New Roman"/>
          <w:sz w:val="26"/>
          <w:szCs w:val="26"/>
        </w:rPr>
        <w:t>Ngoài phường pháp lấy hiệu và lấy logarit tự nhiên của biến số, ta có thể sử dụng tỉ số của biến đầu vào, trung bình di động. Ta có thể kết hợp các phương pháp để hạn chế dư thừa dữ liệu và cung cấp mạng với tính chính xác cao.</w:t>
      </w:r>
    </w:p>
    <w:p w14:paraId="02A9CA6F" w14:textId="77777777" w:rsidR="00A02652" w:rsidRPr="0049233F" w:rsidRDefault="00A02652" w:rsidP="00A02652">
      <w:pPr>
        <w:pStyle w:val="Heading3"/>
      </w:pPr>
      <w:bookmarkStart w:id="6585" w:name="_Toc327348186"/>
      <w:bookmarkStart w:id="6586" w:name="_Toc343220827"/>
      <w:r w:rsidRPr="0049233F">
        <w:t>Phân chia tập dữ liệu</w:t>
      </w:r>
      <w:bookmarkEnd w:id="6585"/>
      <w:bookmarkEnd w:id="6586"/>
    </w:p>
    <w:p w14:paraId="46C7BDA5" w14:textId="77777777" w:rsidR="00A02652" w:rsidRPr="007E3E87" w:rsidRDefault="00A02652" w:rsidP="007E3E87">
      <w:pPr>
        <w:pStyle w:val="ListParagraph"/>
        <w:numPr>
          <w:ilvl w:val="0"/>
          <w:numId w:val="62"/>
        </w:numPr>
        <w:spacing w:before="240" w:after="0" w:line="360" w:lineRule="auto"/>
        <w:ind w:left="360"/>
        <w:rPr>
          <w:rFonts w:ascii="Times New Roman" w:hAnsi="Times New Roman"/>
          <w:sz w:val="26"/>
          <w:szCs w:val="26"/>
          <w:u w:val="single"/>
          <w:rPrChange w:id="6587" w:author="The Si Tran" w:date="2012-12-14T06:20:00Z">
            <w:rPr>
              <w:u w:val="single"/>
            </w:rPr>
          </w:rPrChange>
        </w:rPr>
        <w:pPrChange w:id="6588" w:author="The Si Tran" w:date="2012-12-14T06:20:00Z">
          <w:pPr>
            <w:pStyle w:val="ListParagraph"/>
            <w:numPr>
              <w:numId w:val="11"/>
            </w:numPr>
            <w:spacing w:after="0" w:line="360" w:lineRule="auto"/>
            <w:ind w:left="634" w:hanging="360"/>
            <w:jc w:val="both"/>
          </w:pPr>
        </w:pPrChange>
      </w:pPr>
      <w:r w:rsidRPr="007E3E87">
        <w:rPr>
          <w:rFonts w:ascii="Times New Roman" w:hAnsi="Times New Roman"/>
          <w:sz w:val="26"/>
          <w:szCs w:val="26"/>
          <w:rPrChange w:id="6589" w:author="The Si Tran" w:date="2012-12-14T06:20:00Z">
            <w:rPr/>
          </w:rPrChange>
        </w:rPr>
        <w:t>Trong thực tế, khi huấn luyện, người ta thường chia tập dữ liệu thành các tập: huấn luyện, kiểm tra và kiểm định (ngoài các mẫu). Tập huấn luyện thường là tập lớn nhất được sử dụng để huấn luyện cho mạng. Tập kiểm tra thường chứa khoảng 10% đến 30% tập dữ liệu huấn luyện, được sử dụng để kiểm tra mức độ tổng quát hóa của mạng sau khi huấn luyện. Kích thước của tập kiểm định cần được cân bằng giữa việc cần có đủ số mẫu để có thể kiểm tra mạng đã được huấn luyện và việc cần có đủ các mẫu còn lại cho cả pha huấn luyện và kiểm tra. Tập kiểm định nên bao gồm các giá trị liên tục mới nhất.</w:t>
      </w:r>
    </w:p>
    <w:p w14:paraId="77C33B0E" w14:textId="77777777" w:rsidR="00A02652" w:rsidRPr="007E3E87" w:rsidRDefault="00A02652" w:rsidP="007E3E87">
      <w:pPr>
        <w:pStyle w:val="ListParagraph"/>
        <w:numPr>
          <w:ilvl w:val="0"/>
          <w:numId w:val="62"/>
        </w:numPr>
        <w:spacing w:before="240" w:after="0" w:line="360" w:lineRule="auto"/>
        <w:ind w:left="360"/>
        <w:rPr>
          <w:rFonts w:ascii="Times New Roman" w:hAnsi="Times New Roman"/>
          <w:sz w:val="26"/>
          <w:szCs w:val="26"/>
          <w:u w:val="single"/>
          <w:rPrChange w:id="6590" w:author="The Si Tran" w:date="2012-12-14T06:20:00Z">
            <w:rPr>
              <w:u w:val="single"/>
            </w:rPr>
          </w:rPrChange>
        </w:rPr>
        <w:pPrChange w:id="6591" w:author="The Si Tran" w:date="2012-12-14T06:20:00Z">
          <w:pPr>
            <w:pStyle w:val="ListParagraph"/>
            <w:numPr>
              <w:numId w:val="11"/>
            </w:numPr>
            <w:spacing w:after="0" w:line="360" w:lineRule="auto"/>
            <w:ind w:left="634" w:hanging="360"/>
            <w:jc w:val="both"/>
          </w:pPr>
        </w:pPrChange>
      </w:pPr>
      <w:r w:rsidRPr="007E3E87">
        <w:rPr>
          <w:rFonts w:ascii="Times New Roman" w:hAnsi="Times New Roman"/>
          <w:sz w:val="26"/>
          <w:szCs w:val="26"/>
          <w:rPrChange w:id="6592" w:author="The Si Tran" w:date="2012-12-14T06:20:00Z">
            <w:rPr/>
          </w:rPrChange>
        </w:rPr>
        <w:t>Có hai cách thực hiện xác định tập kiểm tra. Một là lấy ngẫu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14:paraId="17BD904F" w14:textId="77777777" w:rsidR="00A02652" w:rsidRPr="007E3E87" w:rsidRDefault="00A02652" w:rsidP="007E3E87">
      <w:pPr>
        <w:pStyle w:val="ListParagraph"/>
        <w:numPr>
          <w:ilvl w:val="0"/>
          <w:numId w:val="62"/>
        </w:numPr>
        <w:spacing w:before="240" w:after="0" w:line="360" w:lineRule="auto"/>
        <w:ind w:left="360"/>
        <w:rPr>
          <w:rFonts w:ascii="Times New Roman" w:hAnsi="Times New Roman"/>
          <w:sz w:val="26"/>
          <w:szCs w:val="26"/>
          <w:u w:val="single"/>
          <w:rPrChange w:id="6593" w:author="The Si Tran" w:date="2012-12-14T06:20:00Z">
            <w:rPr>
              <w:u w:val="single"/>
            </w:rPr>
          </w:rPrChange>
        </w:rPr>
        <w:pPrChange w:id="6594" w:author="The Si Tran" w:date="2012-12-14T06:20:00Z">
          <w:pPr>
            <w:pStyle w:val="ListParagraph"/>
            <w:numPr>
              <w:numId w:val="11"/>
            </w:numPr>
            <w:spacing w:after="0" w:line="360" w:lineRule="auto"/>
            <w:ind w:left="634" w:hanging="360"/>
            <w:jc w:val="both"/>
          </w:pPr>
        </w:pPrChange>
      </w:pPr>
      <w:r w:rsidRPr="007E3E87">
        <w:rPr>
          <w:rFonts w:ascii="Times New Roman" w:hAnsi="Times New Roman"/>
          <w:sz w:val="26"/>
          <w:szCs w:val="26"/>
          <w:rPrChange w:id="6595" w:author="The Si Tran" w:date="2012-12-14T06:20:00Z">
            <w:rPr/>
          </w:rPrChange>
        </w:rPr>
        <w:t>Tập dữ liệu kiểm tra ngẫu nhiên không nên lặp lại trong tập huấn luyện, bởi vì điều này có thể làm mất khả năng tổng quát hóa của mạng neuron, đặc biệc trong trường hợp kích thước của tập kiểm tra tương đối lớn so với tập huấn luyện ( khoảng 30 %). Phương pháp tất định, như sử dụng mỗi dữ liệu thứ n làm dữ liệu kiểm tra, cũng không nên được sử dụng bởi vì nó chịu ảnh hưởng bởi tính chu kỳ của dữ liệu.</w:t>
      </w:r>
    </w:p>
    <w:p w14:paraId="5E55E2DD" w14:textId="77777777" w:rsidR="00A02652" w:rsidRPr="007E3E87" w:rsidRDefault="00A02652" w:rsidP="007E3E87">
      <w:pPr>
        <w:pStyle w:val="ListParagraph"/>
        <w:numPr>
          <w:ilvl w:val="0"/>
          <w:numId w:val="62"/>
        </w:numPr>
        <w:spacing w:before="240" w:after="0" w:line="360" w:lineRule="auto"/>
        <w:ind w:left="360"/>
        <w:rPr>
          <w:rFonts w:ascii="Times New Roman" w:hAnsi="Times New Roman"/>
          <w:sz w:val="26"/>
          <w:szCs w:val="26"/>
          <w:u w:val="single"/>
          <w:rPrChange w:id="6596" w:author="The Si Tran" w:date="2012-12-14T06:20:00Z">
            <w:rPr>
              <w:u w:val="single"/>
            </w:rPr>
          </w:rPrChange>
        </w:rPr>
        <w:pPrChange w:id="6597" w:author="The Si Tran" w:date="2012-12-14T06:20:00Z">
          <w:pPr>
            <w:pStyle w:val="ListParagraph"/>
            <w:numPr>
              <w:numId w:val="11"/>
            </w:numPr>
            <w:spacing w:after="0" w:line="360" w:lineRule="auto"/>
            <w:ind w:left="634" w:hanging="360"/>
            <w:jc w:val="both"/>
          </w:pPr>
        </w:pPrChange>
      </w:pPr>
      <w:r w:rsidRPr="007E3E87">
        <w:rPr>
          <w:rFonts w:ascii="Times New Roman" w:hAnsi="Times New Roman"/>
          <w:sz w:val="26"/>
          <w:szCs w:val="26"/>
          <w:rPrChange w:id="6598" w:author="The Si Tran" w:date="2012-12-14T06:20:00Z">
            <w:rPr/>
          </w:rPrChange>
        </w:rPr>
        <w:lastRenderedPageBreak/>
        <w:t>Một phương pháp chặt chẽ dùng để đánh giá mạng neuron là walk-forward. Phương pháp walk-forward chia tập dữ liệu thành một chuỗi các tập dữ liệu nhỏ hơn huấn luyện-kiểm tra-kiểm định gối chồng lên nhau.</w:t>
      </w:r>
    </w:p>
    <w:p w14:paraId="1FED3305" w14:textId="77777777" w:rsidR="00A02652" w:rsidRPr="0049233F" w:rsidRDefault="00A02652" w:rsidP="00A02652">
      <w:pPr>
        <w:pStyle w:val="ListParagraph"/>
        <w:spacing w:after="0" w:line="360" w:lineRule="auto"/>
        <w:ind w:left="0"/>
        <w:rPr>
          <w:rFonts w:ascii="Times New Roman" w:hAnsi="Times New Roman"/>
          <w:sz w:val="26"/>
          <w:szCs w:val="26"/>
          <w:u w:val="single"/>
        </w:rPr>
      </w:pPr>
    </w:p>
    <w:p w14:paraId="69CB0E85" w14:textId="77777777" w:rsidR="00A02652" w:rsidRPr="0049233F" w:rsidRDefault="00A02652" w:rsidP="00A02652">
      <w:pPr>
        <w:pStyle w:val="ListParagraph"/>
        <w:spacing w:after="0" w:line="360" w:lineRule="auto"/>
        <w:ind w:left="630"/>
        <w:rPr>
          <w:rFonts w:ascii="Times New Roman" w:hAnsi="Times New Roman"/>
          <w:sz w:val="26"/>
          <w:szCs w:val="26"/>
        </w:rPr>
      </w:pPr>
      <w:r w:rsidRPr="002B1464">
        <w:rPr>
          <w:rFonts w:ascii="Times New Roman" w:hAnsi="Times New Roman"/>
          <w:noProof/>
          <w:sz w:val="26"/>
          <w:szCs w:val="26"/>
        </w:rPr>
        <w:drawing>
          <wp:inline distT="0" distB="0" distL="0" distR="0" wp14:anchorId="568DC1C0" wp14:editId="21519C12">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2DF8FE00" w14:textId="77777777" w:rsidR="00A02652" w:rsidRPr="0049233F" w:rsidRDefault="00A02652">
      <w:pPr>
        <w:pStyle w:val="Hinh"/>
        <w:jc w:val="center"/>
        <w:pPrChange w:id="6599" w:author="The Si Tran" w:date="2012-12-11T23:39:00Z">
          <w:pPr>
            <w:pStyle w:val="Caption"/>
            <w:ind w:left="360" w:firstLine="720"/>
          </w:pPr>
        </w:pPrChange>
      </w:pPr>
      <w:bookmarkStart w:id="6600" w:name="_Toc327348224"/>
      <w:bookmarkStart w:id="6601" w:name="_Toc343029970"/>
      <w:bookmarkStart w:id="6602" w:name="_Toc343220906"/>
      <w:r w:rsidRPr="0049233F">
        <w:t>Hình</w:t>
      </w:r>
      <w:ins w:id="6603" w:author="The Si Tran" w:date="2012-12-11T23:38:00Z">
        <w:r w:rsidR="00BD0062">
          <w:t xml:space="preserve"> 4.11</w:t>
        </w:r>
      </w:ins>
      <w:del w:id="6604" w:author="The Si Tran" w:date="2012-12-11T23:38:00Z">
        <w:r w:rsidRPr="0049233F" w:rsidDel="00BD0062">
          <w:delText xml:space="preserve"> </w:delText>
        </w:r>
        <w:r w:rsidRPr="00082976" w:rsidDel="00BD0062">
          <w:fldChar w:fldCharType="begin"/>
        </w:r>
        <w:r w:rsidRPr="0049233F" w:rsidDel="00BD0062">
          <w:delInstrText xml:space="preserve"> STYLEREF 1 \s </w:delInstrText>
        </w:r>
        <w:r w:rsidRPr="00082976" w:rsidDel="00BD0062">
          <w:rPr>
            <w:rPrChange w:id="6605" w:author="The Si Tran" w:date="2012-12-05T23:02:00Z">
              <w:rPr/>
            </w:rPrChange>
          </w:rPr>
          <w:fldChar w:fldCharType="separate"/>
        </w:r>
        <w:r w:rsidRPr="0049233F" w:rsidDel="00BD0062">
          <w:rPr>
            <w:noProof/>
          </w:rPr>
          <w:delText>3</w:delText>
        </w:r>
        <w:r w:rsidRPr="00082976" w:rsidDel="00BD0062">
          <w:fldChar w:fldCharType="end"/>
        </w:r>
        <w:r w:rsidRPr="0049233F" w:rsidDel="00BD0062">
          <w:delText>.</w:delText>
        </w:r>
        <w:r w:rsidRPr="00082976" w:rsidDel="00BD0062">
          <w:fldChar w:fldCharType="begin"/>
        </w:r>
        <w:r w:rsidRPr="0049233F" w:rsidDel="00BD0062">
          <w:delInstrText xml:space="preserve"> SEQ Hình \* ARABIC \s 1 </w:delInstrText>
        </w:r>
        <w:r w:rsidRPr="00082976" w:rsidDel="00BD0062">
          <w:rPr>
            <w:rPrChange w:id="6606" w:author="The Si Tran" w:date="2012-12-05T23:02:00Z">
              <w:rPr/>
            </w:rPrChange>
          </w:rPr>
          <w:fldChar w:fldCharType="separate"/>
        </w:r>
        <w:r w:rsidRPr="0049233F" w:rsidDel="00BD0062">
          <w:rPr>
            <w:noProof/>
          </w:rPr>
          <w:delText>6</w:delText>
        </w:r>
        <w:r w:rsidRPr="00082976" w:rsidDel="00BD0062">
          <w:fldChar w:fldCharType="end"/>
        </w:r>
      </w:del>
      <w:r w:rsidRPr="0049233F">
        <w:t xml:space="preserve">: </w:t>
      </w:r>
      <w:r w:rsidRPr="00BD0062">
        <w:rPr>
          <w:b w:val="0"/>
          <w:rPrChange w:id="6607" w:author="The Si Tran" w:date="2012-12-11T23:39:00Z">
            <w:rPr/>
          </w:rPrChange>
        </w:rPr>
        <w:t>Thủ tục sử dụng phương pháp walk-forward chia tập dữ liệu</w:t>
      </w:r>
      <w:bookmarkEnd w:id="6600"/>
      <w:bookmarkEnd w:id="6601"/>
      <w:bookmarkEnd w:id="6602"/>
    </w:p>
    <w:p w14:paraId="44351F3D" w14:textId="77777777" w:rsidR="00A02652" w:rsidRPr="0049233F" w:rsidRDefault="00A02652" w:rsidP="00A02652">
      <w:pPr>
        <w:pStyle w:val="Heading3"/>
      </w:pPr>
      <w:bookmarkStart w:id="6608" w:name="_Toc327348187"/>
      <w:bookmarkStart w:id="6609" w:name="_Toc343220828"/>
      <w:r w:rsidRPr="0049233F">
        <w:t>Xây dựng cấu trúc mạng</w:t>
      </w:r>
      <w:bookmarkEnd w:id="6608"/>
      <w:bookmarkEnd w:id="6609"/>
    </w:p>
    <w:p w14:paraId="44FC4DD0" w14:textId="77777777" w:rsidR="00A02652" w:rsidRPr="0049233F" w:rsidRDefault="00A02652" w:rsidP="007E3E87">
      <w:pPr>
        <w:pStyle w:val="ListParagraph"/>
        <w:numPr>
          <w:ilvl w:val="0"/>
          <w:numId w:val="11"/>
        </w:numPr>
        <w:spacing w:before="240" w:after="0" w:line="360" w:lineRule="auto"/>
        <w:ind w:left="360"/>
        <w:jc w:val="both"/>
        <w:rPr>
          <w:rFonts w:ascii="Times New Roman" w:hAnsi="Times New Roman"/>
          <w:sz w:val="26"/>
          <w:szCs w:val="26"/>
        </w:rPr>
        <w:pPrChange w:id="6610" w:author="The Si Tran" w:date="2012-12-14T06:21:00Z">
          <w:pPr>
            <w:pStyle w:val="ListParagraph"/>
            <w:numPr>
              <w:numId w:val="11"/>
            </w:numPr>
            <w:spacing w:after="0" w:line="360" w:lineRule="auto"/>
            <w:ind w:left="634" w:hanging="360"/>
            <w:jc w:val="both"/>
          </w:pPr>
        </w:pPrChange>
      </w:pPr>
      <w:r w:rsidRPr="0049233F">
        <w:rPr>
          <w:rFonts w:ascii="Times New Roman" w:hAnsi="Times New Roman"/>
          <w:sz w:val="26"/>
          <w:szCs w:val="26"/>
        </w:rPr>
        <w:t>Phương pháp thực hiện xây dựng cấu trúc mạng neuron bao gồm việc xác định sự liên kết giữa các neuron, đồng thời xác định cấu trúc của mạng bao gồm số lớp ẩn, số neuron trong từng lớp. Ta có thể thực hiện lựa chọn số neuron trong các lớp ẩn bằng cách bắt đầu bằng một số nào đó dựa trên các luật. Sau khi thực hiện huấn luyện, kiểm tra lỗi tổng quát hóa của từng cấu trúc, có thể tăng hoặc giảm số các neuron.</w:t>
      </w:r>
    </w:p>
    <w:p w14:paraId="1E41F88F" w14:textId="77777777" w:rsidR="00A02652" w:rsidRPr="0049233F" w:rsidRDefault="00A02652" w:rsidP="007E3E87">
      <w:pPr>
        <w:pStyle w:val="ListParagraph"/>
        <w:numPr>
          <w:ilvl w:val="0"/>
          <w:numId w:val="11"/>
        </w:numPr>
        <w:spacing w:before="240" w:after="0" w:line="360" w:lineRule="auto"/>
        <w:ind w:left="360"/>
        <w:jc w:val="both"/>
        <w:rPr>
          <w:rFonts w:ascii="Times New Roman" w:hAnsi="Times New Roman"/>
          <w:sz w:val="26"/>
          <w:szCs w:val="26"/>
        </w:rPr>
        <w:pPrChange w:id="6611" w:author="The Si Tran" w:date="2012-12-14T06:21:00Z">
          <w:pPr>
            <w:pStyle w:val="ListParagraph"/>
            <w:numPr>
              <w:numId w:val="11"/>
            </w:numPr>
            <w:spacing w:after="0" w:line="360" w:lineRule="auto"/>
            <w:ind w:left="634" w:hanging="360"/>
            <w:jc w:val="both"/>
          </w:pPr>
        </w:pPrChange>
      </w:pPr>
      <w:r w:rsidRPr="0049233F">
        <w:rPr>
          <w:rFonts w:ascii="Times New Roman" w:hAnsi="Times New Roman"/>
          <w:sz w:val="26"/>
          <w:szCs w:val="26"/>
        </w:rPr>
        <w:t>Việc thiết kế cấu hình một mạng neuron có ý nghĩa quyết định quan trong việc dự đoán dự đoán dữ liệu chuỗi thời gian. Nếu xây dựng mạng có quá nhiều tầng ẩn, hoặc số lượng đơn vị ở mỗi tầng quá nhiều sẽ dẫn đến vấn đề quá khớp. Tức là khi đó, cấu hình mạng neuron giải thích tập dữ liệu huấn luyện rất tốt, nhưng lại không có khả năng tổng quát hóa, vì thế không thể dùng cấu hình này để dự đoán. Tuy nhiên số tầng hoặc số đơn vị trên mỗi tầng quá ít thì mạng neuron không có khả năng giải thích và dự đoán tốt các chuỗi thời gian phức tạp.</w:t>
      </w:r>
    </w:p>
    <w:p w14:paraId="63E9512D" w14:textId="77777777" w:rsidR="00A02652" w:rsidRPr="0049233F" w:rsidRDefault="00A02652" w:rsidP="007E3E87">
      <w:pPr>
        <w:pStyle w:val="ListParagraph"/>
        <w:numPr>
          <w:ilvl w:val="0"/>
          <w:numId w:val="11"/>
        </w:numPr>
        <w:spacing w:before="240" w:after="0" w:line="360" w:lineRule="auto"/>
        <w:ind w:left="360"/>
        <w:jc w:val="both"/>
        <w:rPr>
          <w:rFonts w:ascii="Times New Roman" w:hAnsi="Times New Roman"/>
          <w:sz w:val="26"/>
          <w:szCs w:val="26"/>
        </w:rPr>
        <w:pPrChange w:id="6612" w:author="The Si Tran" w:date="2012-12-14T06:21:00Z">
          <w:pPr>
            <w:pStyle w:val="ListParagraph"/>
            <w:numPr>
              <w:numId w:val="11"/>
            </w:numPr>
            <w:spacing w:after="0" w:line="360" w:lineRule="auto"/>
            <w:ind w:left="634" w:hanging="360"/>
            <w:jc w:val="both"/>
          </w:pPr>
        </w:pPrChange>
      </w:pPr>
      <w:r w:rsidRPr="0049233F">
        <w:rPr>
          <w:rFonts w:ascii="Times New Roman" w:hAnsi="Times New Roman"/>
          <w:sz w:val="26"/>
          <w:szCs w:val="26"/>
        </w:rPr>
        <w:lastRenderedPageBreak/>
        <w:t>Thực tế đã chứng minh: một mạng neuron với một tầng đầu vào, một tầng ẩn, một tầng đầu ra cùng với sự thay đổi số đơn vị tại mỗi tầng là đủ để xấp xỉ bất kì một hàm liên tục nào [7]. Thông thường các mạng neuron 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14:paraId="08DC1347" w14:textId="77777777" w:rsidR="00A02652" w:rsidRPr="0049233F" w:rsidRDefault="00A02652" w:rsidP="007E3E87">
      <w:pPr>
        <w:pStyle w:val="ListParagraph"/>
        <w:numPr>
          <w:ilvl w:val="0"/>
          <w:numId w:val="11"/>
        </w:numPr>
        <w:spacing w:before="240" w:after="0" w:line="360" w:lineRule="auto"/>
        <w:ind w:left="360"/>
        <w:jc w:val="both"/>
        <w:rPr>
          <w:rFonts w:ascii="Times New Roman" w:hAnsi="Times New Roman"/>
          <w:sz w:val="26"/>
          <w:szCs w:val="26"/>
        </w:rPr>
        <w:pPrChange w:id="6613" w:author="The Si Tran" w:date="2012-12-14T06:21:00Z">
          <w:pPr>
            <w:pStyle w:val="ListParagraph"/>
            <w:numPr>
              <w:numId w:val="11"/>
            </w:numPr>
            <w:spacing w:after="0" w:line="360" w:lineRule="auto"/>
            <w:ind w:left="634" w:hanging="360"/>
            <w:jc w:val="both"/>
          </w:pPr>
        </w:pPrChange>
      </w:pPr>
      <w:r w:rsidRPr="0049233F">
        <w:rPr>
          <w:rFonts w:ascii="Times New Roman" w:hAnsi="Times New Roman"/>
          <w:sz w:val="26"/>
          <w:szCs w:val="26"/>
        </w:rPr>
        <w:t xml:space="preserve">Số lượng đơn vị trong mỗi lớp cũng là một vấn đề cần phải xem xét vì nó cũng ảnh hưởng nhiều đến chất lượng của công tác dự báo. Số lượng các đơn vị ở tầng xuất luôn là 1 cho bài toán dự báo chuỗi thời gian. Tuy nhiên việc chọn số đơn vị cho tầng ẩn và tầng nhập là việc không dễ. Số đơn vị ở tầng nhập bằng số giá trị trong cửa sổ 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chuẩn bị một nhóm các mạng neuron chỉ khác nhau số đơn vị ở lớp ẩn (số lượng đơn vị có thể tăng dần theo một, hai hoặc ba), sau đó ta thực hiện huấn luyện và kiểm tra các mạng này trên tập dữ liệu đã chuẩn bị. Mạng neuron có sai số nhỏ nhất là là mạng có cấu hình tốt nhất. Phương pháp này khá tốn thời gian nhưng khá hiệu quả. Cách thứ hai là thay đổi số đơn vị trong lớp ẩn ngay trong quá trình huấn luyện. Cách này không cần phải tạo ra nhiều mạng neuron riêng biệt nhưng lại rất phức tạp. Rất ít các hệ thống thương mại cho phép việc thay đổi số đơn vị trong quá trình huấn luyện[7]. </w:t>
      </w:r>
    </w:p>
    <w:p w14:paraId="7DDC3BCB" w14:textId="77777777" w:rsidR="00A02652" w:rsidRPr="0049233F" w:rsidRDefault="00A02652" w:rsidP="007E3E87">
      <w:pPr>
        <w:pStyle w:val="ListParagraph"/>
        <w:numPr>
          <w:ilvl w:val="0"/>
          <w:numId w:val="11"/>
        </w:numPr>
        <w:spacing w:before="240" w:after="0" w:line="360" w:lineRule="auto"/>
        <w:ind w:left="360"/>
        <w:jc w:val="both"/>
        <w:rPr>
          <w:rFonts w:ascii="Times New Roman" w:hAnsi="Times New Roman"/>
          <w:sz w:val="26"/>
          <w:szCs w:val="26"/>
        </w:rPr>
        <w:pPrChange w:id="6614" w:author="The Si Tran" w:date="2012-12-14T06:21:00Z">
          <w:pPr>
            <w:pStyle w:val="ListParagraph"/>
            <w:numPr>
              <w:numId w:val="11"/>
            </w:numPr>
            <w:spacing w:after="0" w:line="360" w:lineRule="auto"/>
            <w:ind w:left="634" w:hanging="360"/>
            <w:jc w:val="both"/>
          </w:pPr>
        </w:pPrChange>
      </w:pPr>
      <w:r w:rsidRPr="0049233F">
        <w:rPr>
          <w:rFonts w:ascii="Times New Roman" w:hAnsi="Times New Roman"/>
          <w:sz w:val="26"/>
          <w:szCs w:val="26"/>
        </w:rPr>
        <w:t>Nhiều mô hình mạng neuron tầng vào-tầng ẩn-tầng ra đã được sử dụng hiệu quả trong bài toán dự báo chuỗi thời gian như: 8-8-1, 6-6-1, 5-5-1 [6].</w:t>
      </w:r>
    </w:p>
    <w:p w14:paraId="04EED303" w14:textId="77777777" w:rsidR="00A02652" w:rsidRPr="0049233F" w:rsidRDefault="00A02652" w:rsidP="00A02652">
      <w:pPr>
        <w:pStyle w:val="Heading3"/>
      </w:pPr>
      <w:bookmarkStart w:id="6615" w:name="_Toc327348188"/>
      <w:bookmarkStart w:id="6616" w:name="_Toc343220829"/>
      <w:r w:rsidRPr="0049233F">
        <w:lastRenderedPageBreak/>
        <w:t>Xác định tiêu chuẩn đánh giá</w:t>
      </w:r>
      <w:bookmarkEnd w:id="6615"/>
      <w:bookmarkEnd w:id="6616"/>
    </w:p>
    <w:p w14:paraId="5921BBBB" w14:textId="77777777" w:rsidR="00A02652" w:rsidRPr="0049233F" w:rsidRDefault="00A02652" w:rsidP="007E3E87">
      <w:pPr>
        <w:pPrChange w:id="6617" w:author="The Si Tran" w:date="2012-12-14T06:21:00Z">
          <w:pPr>
            <w:pStyle w:val="ListParagraph"/>
            <w:spacing w:after="0" w:line="360" w:lineRule="auto"/>
            <w:ind w:left="634"/>
            <w:jc w:val="both"/>
          </w:pPr>
        </w:pPrChange>
      </w:pPr>
      <w:r w:rsidRPr="0049233F">
        <w:t xml:space="preserve">Để đánh giá khả năng xấp xỉ một chuỗi thời gian của mạng neuron người ta thường dùng hàm </w:t>
      </w:r>
      <w:r w:rsidRPr="0049233F">
        <w:rPr>
          <w:i/>
        </w:rPr>
        <w:t xml:space="preserve">tổng bình phương lỗi </w:t>
      </w:r>
      <w:r w:rsidRPr="0049233F">
        <w:t>(sum of squared errors) sau:</w:t>
      </w:r>
    </w:p>
    <w:p w14:paraId="7E2BE420" w14:textId="605EFFE8" w:rsidR="00A02652" w:rsidRPr="0049233F" w:rsidRDefault="007E3E87" w:rsidP="007E3E87">
      <w:pPr>
        <w:pStyle w:val="Equation"/>
        <w:jc w:val="center"/>
        <w:pPrChange w:id="6618" w:author="The Si Tran" w:date="2012-12-14T06:22:00Z">
          <w:pPr/>
        </w:pPrChange>
      </w:pPr>
      <w:ins w:id="6619" w:author="The Si Tran" w:date="2012-12-14T06:23:00Z">
        <w:r w:rsidRPr="007C782C">
          <w:rPr>
            <w:noProof/>
            <w:rPrChange w:id="6620" w:author="Unknown">
              <w:rPr>
                <w:noProof/>
              </w:rPr>
            </w:rPrChange>
          </w:rPr>
          <mc:AlternateContent>
            <mc:Choice Requires="wps">
              <w:drawing>
                <wp:anchor distT="0" distB="0" distL="114300" distR="114300" simplePos="0" relativeHeight="251740672" behindDoc="0" locked="0" layoutInCell="1" allowOverlap="1" wp14:anchorId="4F57F08A" wp14:editId="7C3DC73A">
                  <wp:simplePos x="0" y="0"/>
                  <wp:positionH relativeFrom="column">
                    <wp:posOffset>5167423</wp:posOffset>
                  </wp:positionH>
                  <wp:positionV relativeFrom="paragraph">
                    <wp:posOffset>141398</wp:posOffset>
                  </wp:positionV>
                  <wp:extent cx="595290" cy="36195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87BB8" w14:textId="4B3DA017" w:rsidR="007E3E87" w:rsidRDefault="007E3E87" w:rsidP="007E3E87">
                              <w:ins w:id="6621" w:author="The Si Tran" w:date="2012-12-06T02:41:00Z">
                                <w:r>
                                  <w:t>(4.</w:t>
                                </w:r>
                              </w:ins>
                              <w:ins w:id="6622" w:author="The Si Tran" w:date="2012-12-06T02:44:00Z">
                                <w:r>
                                  <w:t>18</w:t>
                                </w:r>
                              </w:ins>
                              <w:ins w:id="662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57F08A" id="Text Box 220" o:spid="_x0000_s1107" type="#_x0000_t202" style="position:absolute;left:0;text-align:left;margin-left:406.9pt;margin-top:11.15pt;width:46.85pt;height:28.5pt;z-index:251740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" fillcolor="white [3201]" stroked="f" strokeweight=".5pt">
                  <v:textbox>
                    <w:txbxContent>
                      <w:p w14:paraId="65F87BB8" w14:textId="4B3DA017" w:rsidR="007E3E87" w:rsidRDefault="007E3E87" w:rsidP="007E3E87">
                        <w:ins w:id="6624" w:author="The Si Tran" w:date="2012-12-06T02:41:00Z">
                          <w:r>
                            <w:t>(4.</w:t>
                          </w:r>
                        </w:ins>
                        <w:ins w:id="6625" w:author="The Si Tran" w:date="2012-12-06T02:44:00Z">
                          <w:r>
                            <w:t>18</w:t>
                          </w:r>
                        </w:ins>
                        <w:ins w:id="6626" w:author="The Si Tran" w:date="2012-12-06T02:41:00Z">
                          <w:r>
                            <w:t>)</w:t>
                          </w:r>
                        </w:ins>
                      </w:p>
                    </w:txbxContent>
                  </v:textbox>
                </v:shape>
              </w:pict>
            </mc:Fallback>
          </mc:AlternateContent>
        </w:r>
      </w:ins>
      <w:r w:rsidRPr="007E3E87">
        <w:object w:dxaOrig="1900" w:dyaOrig="680" w14:anchorId="41722C5E">
          <v:shape id="_x0000_i1194" type="#_x0000_t75" style="width:128.95pt;height:46.9pt" o:ole="">
            <v:imagedata r:id="rId367" o:title=""/>
          </v:shape>
          <o:OLEObject Type="Embed" ProgID="Equation.DSMT4" ShapeID="_x0000_i1194" DrawAspect="Content" ObjectID="_1416977726" r:id="rId368"/>
        </w:object>
      </w:r>
    </w:p>
    <w:p w14:paraId="74DB8EBE" w14:textId="77777777" w:rsidR="00A02652" w:rsidRPr="0049233F" w:rsidRDefault="00A02652" w:rsidP="007E3E87">
      <w:pPr>
        <w:pPrChange w:id="6627" w:author="The Si Tran" w:date="2012-12-14T06:21:00Z">
          <w:pPr>
            <w:pStyle w:val="ListParagraph"/>
            <w:spacing w:after="0" w:line="360" w:lineRule="auto"/>
            <w:ind w:left="630"/>
            <w:jc w:val="both"/>
          </w:pPr>
        </w:pPrChange>
      </w:pPr>
      <w:r w:rsidRPr="0049233F">
        <w:t xml:space="preserve">Ở đây </w:t>
      </w:r>
      <w:r w:rsidRPr="0049233F">
        <w:rPr>
          <w:i/>
        </w:rPr>
        <w:t>n</w:t>
      </w:r>
      <w:r w:rsidRPr="0049233F">
        <w:t xml:space="preserve"> là số điểm trong tập dữ liệu dùng để kiểm tra mạng, </w:t>
      </w:r>
      <w:r w:rsidRPr="0049233F">
        <w:rPr>
          <w:i/>
        </w:rPr>
        <w:t>t</w:t>
      </w:r>
      <w:r w:rsidRPr="0049233F">
        <w:rPr>
          <w:i/>
          <w:vertAlign w:val="subscript"/>
        </w:rPr>
        <w:t>k</w:t>
      </w:r>
      <w:r w:rsidRPr="0049233F">
        <w:t xml:space="preserve"> và </w:t>
      </w:r>
      <w:r w:rsidRPr="0049233F">
        <w:rPr>
          <w:i/>
        </w:rPr>
        <w:t>o</w:t>
      </w:r>
      <w:r w:rsidRPr="0049233F">
        <w:rPr>
          <w:i/>
          <w:vertAlign w:val="subscript"/>
        </w:rPr>
        <w:t>k</w:t>
      </w:r>
      <w:r w:rsidRPr="0049233F">
        <w:rPr>
          <w:i/>
        </w:rPr>
        <w:t xml:space="preserve"> </w:t>
      </w:r>
      <w:r w:rsidRPr="0049233F">
        <w:t>lần lượt là giá trị mong muốn trong bộ dữ liệu và giá trị xuất của mạng neuron. Mạng neuron có tổng bình phương lỗi càng nhỏ càng tốt.</w:t>
      </w:r>
    </w:p>
    <w:p w14:paraId="25FFF740" w14:textId="77777777" w:rsidR="00A02652" w:rsidRPr="0049233F" w:rsidRDefault="00A02652" w:rsidP="007E3E87">
      <w:pPr>
        <w:pPrChange w:id="6628" w:author="The Si Tran" w:date="2012-12-14T06:21:00Z">
          <w:pPr>
            <w:pStyle w:val="ListParagraph"/>
            <w:spacing w:after="0" w:line="360" w:lineRule="auto"/>
            <w:ind w:left="630"/>
            <w:jc w:val="both"/>
          </w:pPr>
        </w:pPrChange>
      </w:pPr>
      <w:r w:rsidRPr="0049233F">
        <w:t xml:space="preserve"> Ngoài ra người ta còn dùng các hàm khác là hàm </w:t>
      </w:r>
      <w:r w:rsidRPr="0049233F">
        <w:rPr>
          <w:i/>
        </w:rPr>
        <w:t>độ lệch tuyệt đối nhỏ nhất</w:t>
      </w:r>
      <w:r w:rsidRPr="0049233F">
        <w:t xml:space="preserve"> (least absolute deviation), </w:t>
      </w:r>
      <w:r w:rsidRPr="0049233F">
        <w:rPr>
          <w:i/>
        </w:rPr>
        <w:t>hiệu phần trăm</w:t>
      </w:r>
      <w:r w:rsidRPr="0049233F">
        <w:t xml:space="preserve"> (percentage differences).</w:t>
      </w:r>
    </w:p>
    <w:p w14:paraId="67BD1F33" w14:textId="77777777" w:rsidR="00A02652" w:rsidRPr="0049233F" w:rsidRDefault="00A02652" w:rsidP="00A02652">
      <w:pPr>
        <w:pStyle w:val="Heading3"/>
        <w:rPr>
          <w:lang w:val="fr-FR"/>
        </w:rPr>
      </w:pPr>
      <w:bookmarkStart w:id="6629" w:name="_Toc327348189"/>
      <w:bookmarkStart w:id="6630" w:name="_Toc343220830"/>
      <w:r w:rsidRPr="0049233F">
        <w:rPr>
          <w:lang w:val="fr-FR"/>
        </w:rPr>
        <w:t>Huấn luyện mạng</w:t>
      </w:r>
      <w:bookmarkEnd w:id="6629"/>
      <w:bookmarkEnd w:id="6630"/>
    </w:p>
    <w:p w14:paraId="5D62D645" w14:textId="77777777" w:rsidR="00A02652" w:rsidRPr="0049233F" w:rsidRDefault="00A02652" w:rsidP="00B02B7B">
      <w:pPr>
        <w:pStyle w:val="ListParagraph"/>
        <w:numPr>
          <w:ilvl w:val="0"/>
          <w:numId w:val="11"/>
        </w:numPr>
        <w:spacing w:after="0" w:line="360" w:lineRule="auto"/>
        <w:ind w:left="360"/>
        <w:jc w:val="both"/>
        <w:rPr>
          <w:rFonts w:ascii="Times New Roman" w:hAnsi="Times New Roman"/>
          <w:sz w:val="26"/>
          <w:szCs w:val="26"/>
          <w:lang w:val="fr-FR"/>
        </w:rPr>
      </w:pPr>
      <w:r w:rsidRPr="0049233F">
        <w:rPr>
          <w:rFonts w:ascii="Times New Roman" w:hAnsi="Times New Roman"/>
          <w:sz w:val="26"/>
          <w:szCs w:val="26"/>
          <w:lang w:val="fr-FR"/>
        </w:rPr>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14:paraId="33C300BD" w14:textId="77777777" w:rsidR="00A02652" w:rsidRPr="0049233F" w:rsidRDefault="00A02652" w:rsidP="00B02B7B">
      <w:pPr>
        <w:pStyle w:val="ListParagraph"/>
        <w:numPr>
          <w:ilvl w:val="0"/>
          <w:numId w:val="11"/>
        </w:numPr>
        <w:spacing w:after="0" w:line="360" w:lineRule="auto"/>
        <w:ind w:left="360"/>
        <w:jc w:val="both"/>
        <w:rPr>
          <w:rFonts w:ascii="Times New Roman" w:hAnsi="Times New Roman"/>
          <w:sz w:val="26"/>
          <w:szCs w:val="26"/>
          <w:lang w:val="fr-FR"/>
        </w:rPr>
      </w:pPr>
      <w:r w:rsidRPr="0049233F">
        <w:rPr>
          <w:rFonts w:ascii="Times New Roman" w:hAnsi="Times New Roman"/>
          <w:sz w:val="26"/>
          <w:szCs w:val="26"/>
          <w:lang w:val="fr-FR"/>
        </w:rPr>
        <w:t xml:space="preserve">Một vấn đề quan trọng trong quá trình huấn luyên mạng neuron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w:t>
      </w:r>
      <w:r w:rsidRPr="0049233F">
        <w:rPr>
          <w:rFonts w:ascii="Times New Roman" w:hAnsi="Times New Roman"/>
          <w:sz w:val="26"/>
          <w:szCs w:val="26"/>
        </w:rPr>
        <w:t>neuron</w:t>
      </w:r>
      <w:r w:rsidRPr="0049233F">
        <w:rPr>
          <w:rFonts w:ascii="Times New Roman" w:hAnsi="Times New Roman"/>
          <w:sz w:val="26"/>
          <w:szCs w:val="26"/>
          <w:lang w:val="fr-FR"/>
        </w:rPr>
        <w:t xml:space="preserve"> không còn cải thiện được nữa gọi là điểm hội tụ. Cách thứ hai là sử dụng một thông số cố định là số lần lặp tối đa, quá trình huấn luyện sẽ dừng nếu số số lần lặp (epoches) vượt quá thông số này. Mạng </w:t>
      </w:r>
      <w:r w:rsidRPr="0049233F">
        <w:rPr>
          <w:rFonts w:ascii="Times New Roman" w:hAnsi="Times New Roman"/>
          <w:sz w:val="26"/>
          <w:szCs w:val="26"/>
        </w:rPr>
        <w:t>neuron</w:t>
      </w:r>
      <w:r w:rsidRPr="0049233F">
        <w:rPr>
          <w:rFonts w:ascii="Times New Roman" w:hAnsi="Times New Roman"/>
          <w:sz w:val="26"/>
          <w:szCs w:val="26"/>
          <w:lang w:val="fr-FR"/>
        </w:rPr>
        <w:t xml:space="preserve"> sẽ được kiểm tra, nếu kết quả không tốt thì quá trình học sẽ được tiếp tục lại. Cách thứ ba là ta sử dụng một tập dữ liệu ngoài dữ liệu huấn luyện gọi là tập </w:t>
      </w:r>
      <w:r w:rsidRPr="0049233F">
        <w:rPr>
          <w:rFonts w:ascii="Times New Roman" w:hAnsi="Times New Roman"/>
          <w:i/>
          <w:sz w:val="26"/>
          <w:szCs w:val="26"/>
          <w:lang w:val="fr-FR"/>
        </w:rPr>
        <w:t>dữ liệu xác thực</w:t>
      </w:r>
      <w:r w:rsidRPr="0049233F">
        <w:rPr>
          <w:rFonts w:ascii="Times New Roman" w:hAnsi="Times New Roman"/>
          <w:sz w:val="26"/>
          <w:szCs w:val="26"/>
          <w:lang w:val="fr-FR"/>
        </w:rPr>
        <w:t xml:space="preserve"> (validation set). Trong quá trình huấn luyện, cứ mỗi lần vector trọng số của mạng neuron thay đổi, tập dữ liệu xác thực này sẽ được đưa vào mạng và tính ra sai số. Giải thuật huấn luyện sẽ dừng khi sai số này nhỏ hơn một ngưỡng mà nhà dự đoán mong muốn. Phương pháp này có khả năng tránh được quá khớp.</w:t>
      </w:r>
    </w:p>
    <w:p w14:paraId="5B002D2C" w14:textId="77777777" w:rsidR="00A02652" w:rsidRPr="0049233F" w:rsidRDefault="00A02652" w:rsidP="00A02652">
      <w:pPr>
        <w:pStyle w:val="Heading3"/>
        <w:rPr>
          <w:lang w:val="fr-FR"/>
        </w:rPr>
      </w:pPr>
      <w:bookmarkStart w:id="6631" w:name="_Toc327348190"/>
      <w:bookmarkStart w:id="6632" w:name="_Toc343220831"/>
      <w:r w:rsidRPr="0049233F">
        <w:rPr>
          <w:lang w:val="fr-FR"/>
        </w:rPr>
        <w:lastRenderedPageBreak/>
        <w:t>Dự đoán và cải tiến</w:t>
      </w:r>
      <w:bookmarkEnd w:id="6631"/>
      <w:bookmarkEnd w:id="6632"/>
    </w:p>
    <w:p w14:paraId="30D1DB02" w14:textId="77777777" w:rsidR="00A02652" w:rsidRPr="0049233F" w:rsidRDefault="00A02652" w:rsidP="00B02B7B">
      <w:pPr>
        <w:pStyle w:val="ListParagraph"/>
        <w:spacing w:after="0" w:line="360" w:lineRule="auto"/>
        <w:ind w:left="0"/>
        <w:jc w:val="both"/>
        <w:rPr>
          <w:rFonts w:ascii="Times New Roman" w:hAnsi="Times New Roman"/>
          <w:sz w:val="26"/>
          <w:szCs w:val="26"/>
          <w:lang w:val="fr-FR"/>
        </w:rPr>
      </w:pPr>
      <w:r w:rsidRPr="0049233F">
        <w:rPr>
          <w:rFonts w:ascii="Times New Roman" w:hAnsi="Times New Roman"/>
          <w:sz w:val="26"/>
          <w:szCs w:val="26"/>
          <w:lang w:val="fr-FR"/>
        </w:rPr>
        <w:t>Sau khi đã thực hiện các bước trên, ta có được một mô hình mạng neuron dùng để dự đoán. Các giá trị dự đoán của mạng được lưu lại và so sánh với các giá trị thực tế khi chúng xuất hiện. Sau một thời gian, có thể mô hình mạng không còn đúng nữa thể hiện qua việc kết quả dự đoán ngày càng xa các giá trị thật, ta cần phải tiến hành cải tiến mạng hoặc học lại và xây dựng mạng mới theo các bước trước.</w:t>
      </w:r>
    </w:p>
    <w:p w14:paraId="7DCBB663" w14:textId="77777777" w:rsidR="006A21F7" w:rsidRPr="0049233F" w:rsidDel="00AF1345" w:rsidRDefault="00584351" w:rsidP="00584351">
      <w:pPr>
        <w:pStyle w:val="Heading2"/>
        <w:rPr>
          <w:del w:id="6633" w:author="The Si Tran" w:date="2012-12-06T21:13:00Z"/>
          <w:sz w:val="26"/>
          <w:szCs w:val="26"/>
          <w:rPrChange w:id="6634" w:author="The Si Tran" w:date="2012-12-05T23:02:00Z">
            <w:rPr>
              <w:del w:id="6635" w:author="The Si Tran" w:date="2012-12-06T21:13:00Z"/>
            </w:rPr>
          </w:rPrChange>
        </w:rPr>
      </w:pPr>
      <w:del w:id="6636" w:author="The Si Tran" w:date="2012-12-06T21:13:00Z">
        <w:r w:rsidRPr="0049233F" w:rsidDel="00AF1345">
          <w:rPr>
            <w:sz w:val="26"/>
            <w:szCs w:val="26"/>
            <w:rPrChange w:id="6637" w:author="The Si Tran" w:date="2012-12-05T23:02:00Z">
              <w:rPr>
                <w:sz w:val="20"/>
                <w:szCs w:val="20"/>
              </w:rPr>
            </w:rPrChange>
          </w:rPr>
          <w:delText>Kết quả thực nghiệm</w:delText>
        </w:r>
        <w:bookmarkStart w:id="6638" w:name="_Toc343083648"/>
        <w:bookmarkStart w:id="6639" w:name="_Toc343083862"/>
        <w:bookmarkStart w:id="6640" w:name="_Toc343084073"/>
        <w:bookmarkStart w:id="6641" w:name="_Toc343220832"/>
        <w:bookmarkEnd w:id="6638"/>
        <w:bookmarkEnd w:id="6639"/>
        <w:bookmarkEnd w:id="6640"/>
        <w:bookmarkEnd w:id="6641"/>
      </w:del>
    </w:p>
    <w:p w14:paraId="0B20EBEE" w14:textId="77777777" w:rsidR="00393709" w:rsidRPr="0049233F" w:rsidDel="00AF1345" w:rsidRDefault="00393709" w:rsidP="00393709">
      <w:pPr>
        <w:ind w:left="144"/>
        <w:rPr>
          <w:del w:id="6642" w:author="The Si Tran" w:date="2012-12-06T21:13:00Z"/>
          <w:color w:val="FF0000"/>
          <w:szCs w:val="26"/>
          <w:rPrChange w:id="6643" w:author="The Si Tran" w:date="2012-12-05T23:02:00Z">
            <w:rPr>
              <w:del w:id="6644" w:author="The Si Tran" w:date="2012-12-06T21:13:00Z"/>
              <w:color w:val="FF0000"/>
              <w:sz w:val="32"/>
            </w:rPr>
          </w:rPrChange>
        </w:rPr>
      </w:pPr>
      <w:del w:id="6645" w:author="The Si Tran" w:date="2012-12-06T21:13:00Z">
        <w:r w:rsidRPr="0049233F" w:rsidDel="00AF1345">
          <w:rPr>
            <w:color w:val="FF0000"/>
            <w:szCs w:val="26"/>
            <w:rPrChange w:id="6646" w:author="The Si Tran" w:date="2012-12-05T23:02:00Z">
              <w:rPr>
                <w:b/>
                <w:bCs/>
                <w:color w:val="FF0000"/>
                <w:sz w:val="32"/>
                <w:szCs w:val="20"/>
              </w:rPr>
            </w:rPrChange>
          </w:rPr>
          <w:delText>Bổ sung</w:delText>
        </w:r>
        <w:bookmarkStart w:id="6647" w:name="_Toc343083649"/>
        <w:bookmarkStart w:id="6648" w:name="_Toc343083863"/>
        <w:bookmarkStart w:id="6649" w:name="_Toc343084074"/>
        <w:bookmarkStart w:id="6650" w:name="_Toc343220833"/>
        <w:bookmarkEnd w:id="6647"/>
        <w:bookmarkEnd w:id="6648"/>
        <w:bookmarkEnd w:id="6649"/>
        <w:bookmarkEnd w:id="6650"/>
      </w:del>
    </w:p>
    <w:p w14:paraId="0907B599" w14:textId="77777777" w:rsidR="00393709" w:rsidRPr="0049233F" w:rsidRDefault="00001A0C" w:rsidP="00001A0C">
      <w:pPr>
        <w:pStyle w:val="Heading2"/>
        <w:rPr>
          <w:sz w:val="26"/>
          <w:szCs w:val="26"/>
          <w:rPrChange w:id="6651" w:author="The Si Tran" w:date="2012-12-05T23:02:00Z">
            <w:rPr/>
          </w:rPrChange>
        </w:rPr>
      </w:pPr>
      <w:bookmarkStart w:id="6652" w:name="_Toc343220834"/>
      <w:r w:rsidRPr="0049233F">
        <w:rPr>
          <w:sz w:val="26"/>
          <w:szCs w:val="26"/>
          <w:rPrChange w:id="6653" w:author="The Si Tran" w:date="2012-12-05T23:02:00Z">
            <w:rPr>
              <w:rFonts w:cs="Times New Roman"/>
              <w:iCs w:val="0"/>
              <w:sz w:val="20"/>
              <w:szCs w:val="20"/>
            </w:rPr>
          </w:rPrChange>
        </w:rPr>
        <w:t>Kết luận</w:t>
      </w:r>
      <w:bookmarkEnd w:id="6652"/>
    </w:p>
    <w:p w14:paraId="07CE6189" w14:textId="77777777" w:rsidR="006625BC" w:rsidRPr="0049233F" w:rsidRDefault="006625BC" w:rsidP="006625BC">
      <w:pPr>
        <w:spacing w:before="0"/>
        <w:ind w:firstLine="720"/>
        <w:rPr>
          <w:szCs w:val="26"/>
        </w:rPr>
      </w:pPr>
      <w:r w:rsidRPr="0049233F">
        <w:rPr>
          <w:szCs w:val="26"/>
        </w:rPr>
        <w:t xml:space="preserve">Chất lượng dự báo của mạng neuron nhân tạo phụ thuộc nhiều vào cấu hình của mạng (số lớp, số đơn vị mỗi lớp) và các tham số của giải thuật huấn luyện </w:t>
      </w:r>
    </w:p>
    <w:p w14:paraId="13808C08" w14:textId="77777777" w:rsidR="006625BC" w:rsidRPr="0049233F" w:rsidRDefault="006625BC" w:rsidP="006625BC">
      <w:pPr>
        <w:spacing w:before="0"/>
        <w:ind w:firstLine="720"/>
        <w:rPr>
          <w:szCs w:val="26"/>
        </w:rPr>
      </w:pPr>
      <w:r w:rsidRPr="0049233F">
        <w:rPr>
          <w:szCs w:val="26"/>
        </w:rPr>
        <w:t>Về mặt lý thuyết mạng neuron nhân tạo có khả năng xấp xỉ bất cứ hàm liên tục nào, điều này đã làm cho mạng neuron trở thành một công cụ mạnh trong công tác dự báo chuỗi thời gian. Tuy nhiên để tìm một cấu hình tối ưu cho một mạng neuron nhân tạo trong công tác dự báo một chuỗi thời gian nào đó là một việc khó khăn. Ta phải tiến hành việc lưa chọn bằng việc xây dựng nhiều cấu hình khác nhau, qua một quá trình lặp các công đoạn huấn luyện và kiểm tra lựa chọn một cấu hình tốt nhất. Trong quá trình áp dụng mô hình mạng để dự báo, khi các giá trị mới được thu nhập sai số nhiều so với kết quả dự báo, ta cần phải tiến hành huấn luyện lại mạng với các dữ liệu mới.</w:t>
      </w:r>
    </w:p>
    <w:p w14:paraId="4588B86B" w14:textId="77777777" w:rsidR="006625BC" w:rsidRPr="0049233F" w:rsidRDefault="006625BC" w:rsidP="006625BC">
      <w:pPr>
        <w:spacing w:before="0"/>
        <w:ind w:firstLine="720"/>
        <w:rPr>
          <w:szCs w:val="26"/>
        </w:rPr>
      </w:pPr>
      <w:r w:rsidRPr="0049233F">
        <w:rPr>
          <w:szCs w:val="26"/>
        </w:rPr>
        <w:t xml:space="preserve"> Giải thuật RPROP tốc độ hội tụ và độ chính xác nhìn chung tốt hơn giải thuật lan truyền ngược và cũng ít bị chi phối bởi việc lựa chọn các tham số huấn luyện. Tuy nhiên điều này không luôn đúng cho mọi tập dữ liệu, vì vậy để thực hiện một công tác dự báo chuỗi thời gian bằng mạng neuron nhân tạo ta nên xem xét lựa chọn và thử nghiệm trên nhiều cấu hình và giải thuật khác nhau để tìm ra một mô hình tốt nhất.</w:t>
      </w:r>
    </w:p>
    <w:p w14:paraId="2917AC7A" w14:textId="77777777" w:rsidR="006625BC" w:rsidRPr="0049233F" w:rsidRDefault="006625BC" w:rsidP="006625BC">
      <w:pPr>
        <w:spacing w:before="0"/>
        <w:ind w:firstLine="720"/>
        <w:rPr>
          <w:szCs w:val="26"/>
        </w:rPr>
      </w:pPr>
      <w:r w:rsidRPr="0049233F">
        <w:rPr>
          <w:szCs w:val="26"/>
        </w:rPr>
        <w:t>Đối với những chuỗi thời gian có xu hướng và tính mùa chương trình dự đoán với độ chính xác chưa cao.</w:t>
      </w:r>
    </w:p>
    <w:p w14:paraId="0C40825D" w14:textId="77777777" w:rsidR="00D139B5" w:rsidRDefault="00D139B5">
      <w:pPr>
        <w:spacing w:before="0" w:after="200" w:line="276" w:lineRule="auto"/>
        <w:jc w:val="left"/>
        <w:rPr>
          <w:ins w:id="6654" w:author="The Si Tran" w:date="2012-12-12T07:57:00Z"/>
          <w:szCs w:val="26"/>
        </w:rPr>
      </w:pPr>
      <w:ins w:id="6655" w:author="The Si Tran" w:date="2012-12-12T07:57:00Z">
        <w:r>
          <w:rPr>
            <w:szCs w:val="26"/>
          </w:rPr>
          <w:br w:type="page"/>
        </w:r>
      </w:ins>
    </w:p>
    <w:p w14:paraId="21D5EC8C" w14:textId="77777777" w:rsidR="006625BC" w:rsidRPr="002B1464" w:rsidDel="00D139B5" w:rsidRDefault="006625BC" w:rsidP="006625BC">
      <w:pPr>
        <w:rPr>
          <w:del w:id="6656" w:author="The Si Tran" w:date="2012-12-12T07:57:00Z"/>
          <w:szCs w:val="26"/>
        </w:rPr>
      </w:pPr>
      <w:bookmarkStart w:id="6657" w:name="_Toc343083651"/>
      <w:bookmarkStart w:id="6658" w:name="_Toc343083865"/>
      <w:bookmarkStart w:id="6659" w:name="_Toc343084076"/>
      <w:bookmarkStart w:id="6660" w:name="_Toc343220835"/>
      <w:bookmarkEnd w:id="6657"/>
      <w:bookmarkEnd w:id="6658"/>
      <w:bookmarkEnd w:id="6659"/>
      <w:bookmarkEnd w:id="6660"/>
    </w:p>
    <w:p w14:paraId="26E08AA2" w14:textId="77777777" w:rsidR="006A21F7" w:rsidRPr="0049233F" w:rsidRDefault="00FD0937" w:rsidP="002D6925">
      <w:pPr>
        <w:pStyle w:val="Heading1"/>
        <w:rPr>
          <w:sz w:val="26"/>
          <w:szCs w:val="26"/>
          <w:rPrChange w:id="6661" w:author="The Si Tran" w:date="2012-12-05T23:02:00Z">
            <w:rPr/>
          </w:rPrChange>
        </w:rPr>
        <w:pPrChange w:id="6662" w:author="The Si Tran" w:date="2012-12-14T06:24:00Z">
          <w:pPr>
            <w:pStyle w:val="Heading1"/>
            <w:jc w:val="left"/>
          </w:pPr>
        </w:pPrChange>
      </w:pPr>
      <w:del w:id="6663" w:author="The Si Tran" w:date="2012-12-12T13:57:00Z">
        <w:r w:rsidRPr="0049233F" w:rsidDel="0050316D">
          <w:rPr>
            <w:sz w:val="26"/>
            <w:szCs w:val="26"/>
            <w:rPrChange w:id="6664" w:author="The Si Tran" w:date="2012-12-05T23:02:00Z">
              <w:rPr>
                <w:rFonts w:cs="Times New Roman"/>
                <w:kern w:val="0"/>
                <w:sz w:val="20"/>
                <w:szCs w:val="20"/>
              </w:rPr>
            </w:rPrChange>
          </w:rPr>
          <w:delText>Mô hình kết hợp giữa</w:delText>
        </w:r>
      </w:del>
      <w:bookmarkStart w:id="6665" w:name="_Toc343220836"/>
      <w:ins w:id="6666" w:author="The Si Tran" w:date="2012-12-12T13:57:00Z">
        <w:r w:rsidR="0050316D">
          <w:rPr>
            <w:sz w:val="26"/>
            <w:szCs w:val="26"/>
          </w:rPr>
          <w:t>MÔ HÌNH KẾT HỢP</w:t>
        </w:r>
      </w:ins>
      <w:r w:rsidRPr="0049233F">
        <w:rPr>
          <w:sz w:val="26"/>
          <w:szCs w:val="26"/>
          <w:rPrChange w:id="6667" w:author="The Si Tran" w:date="2012-12-05T23:02:00Z">
            <w:rPr>
              <w:rFonts w:cs="Times New Roman"/>
              <w:kern w:val="0"/>
              <w:sz w:val="20"/>
              <w:szCs w:val="20"/>
            </w:rPr>
          </w:rPrChange>
        </w:rPr>
        <w:t xml:space="preserve"> ARIMA </w:t>
      </w:r>
      <w:ins w:id="6668" w:author="The Si Tran" w:date="2012-12-12T13:57:00Z">
        <w:r w:rsidR="00EE73AD">
          <w:rPr>
            <w:sz w:val="26"/>
            <w:szCs w:val="26"/>
          </w:rPr>
          <w:t>VÀ</w:t>
        </w:r>
      </w:ins>
      <w:del w:id="6669" w:author="The Si Tran" w:date="2012-12-12T13:57:00Z">
        <w:r w:rsidRPr="0049233F" w:rsidDel="00EE73AD">
          <w:rPr>
            <w:sz w:val="26"/>
            <w:szCs w:val="26"/>
            <w:rPrChange w:id="6670" w:author="The Si Tran" w:date="2012-12-05T23:02:00Z">
              <w:rPr>
                <w:rFonts w:cs="Times New Roman"/>
                <w:kern w:val="0"/>
                <w:sz w:val="20"/>
                <w:szCs w:val="20"/>
              </w:rPr>
            </w:rPrChange>
          </w:rPr>
          <w:delText>và</w:delText>
        </w:r>
      </w:del>
      <w:r w:rsidRPr="0049233F">
        <w:rPr>
          <w:sz w:val="26"/>
          <w:szCs w:val="26"/>
          <w:rPrChange w:id="6671" w:author="The Si Tran" w:date="2012-12-05T23:02:00Z">
            <w:rPr>
              <w:rFonts w:cs="Times New Roman"/>
              <w:kern w:val="0"/>
              <w:sz w:val="20"/>
              <w:szCs w:val="20"/>
            </w:rPr>
          </w:rPrChange>
        </w:rPr>
        <w:t xml:space="preserve"> ANN</w:t>
      </w:r>
      <w:bookmarkEnd w:id="6665"/>
    </w:p>
    <w:p w14:paraId="0F331F2E" w14:textId="77777777" w:rsidR="006A21F7" w:rsidRPr="00805B17" w:rsidRDefault="00CA12FA" w:rsidP="00B02B7B">
      <w:pPr>
        <w:ind w:firstLine="720"/>
        <w:rPr>
          <w:szCs w:val="26"/>
        </w:rPr>
      </w:pPr>
      <w:r w:rsidRPr="002B1464">
        <w:rPr>
          <w:szCs w:val="26"/>
        </w:rPr>
        <w:t xml:space="preserve">Cả 2 mô hình ARIMA và ANN đều cho kết quả dự đoán với độ tin cậy </w:t>
      </w:r>
      <w:r w:rsidRPr="00082976">
        <w:rPr>
          <w:szCs w:val="26"/>
        </w:rPr>
        <w:t xml:space="preserve">cao trong môi trường tuyến </w:t>
      </w:r>
      <w:r w:rsidR="00BA63E2" w:rsidRPr="00263465">
        <w:rPr>
          <w:szCs w:val="26"/>
        </w:rPr>
        <w:t xml:space="preserve">tính </w:t>
      </w:r>
      <w:r w:rsidRPr="00B312F5">
        <w:rPr>
          <w:szCs w:val="26"/>
        </w:rPr>
        <w:t xml:space="preserve">và </w:t>
      </w:r>
      <w:r w:rsidR="00BA63E2" w:rsidRPr="00AF1345">
        <w:rPr>
          <w:szCs w:val="26"/>
        </w:rPr>
        <w:t xml:space="preserve">phi </w:t>
      </w:r>
      <w:r w:rsidRPr="000C119A">
        <w:rPr>
          <w:szCs w:val="26"/>
        </w:rPr>
        <w:t>tuyến tính. Tuy nhiên cả 2 mô hình đều không dự báo tốt cho những chuỗi thời gian tổng quát có chứa cả 2 thành phần trên</w:t>
      </w:r>
      <w:r w:rsidRPr="00AC1C82">
        <w:rPr>
          <w:szCs w:val="26"/>
        </w:rPr>
        <w:t>.</w:t>
      </w:r>
    </w:p>
    <w:p w14:paraId="373FCF46" w14:textId="77777777" w:rsidR="00D1749C" w:rsidRPr="007C782C" w:rsidRDefault="00D1749C" w:rsidP="00B02B7B">
      <w:pPr>
        <w:ind w:firstLine="720"/>
        <w:rPr>
          <w:szCs w:val="26"/>
        </w:rPr>
      </w:pPr>
      <w:r w:rsidRPr="00945B99">
        <w:rPr>
          <w:szCs w:val="26"/>
        </w:rPr>
        <w:t>Đ</w:t>
      </w:r>
      <w:r w:rsidRPr="00662C01">
        <w:rPr>
          <w:szCs w:val="26"/>
        </w:rPr>
        <w:t>ể gi</w:t>
      </w:r>
      <w:r w:rsidRPr="003336F3">
        <w:rPr>
          <w:szCs w:val="26"/>
        </w:rPr>
        <w:t>ả</w:t>
      </w:r>
      <w:r w:rsidRPr="008B2578">
        <w:rPr>
          <w:szCs w:val="26"/>
        </w:rPr>
        <w:t>i quy</w:t>
      </w:r>
      <w:r w:rsidRPr="00835F6C">
        <w:rPr>
          <w:szCs w:val="26"/>
        </w:rPr>
        <w:t>ết v</w:t>
      </w:r>
      <w:r w:rsidRPr="008E61D1">
        <w:rPr>
          <w:szCs w:val="26"/>
        </w:rPr>
        <w:t>ấ</w:t>
      </w:r>
      <w:r w:rsidRPr="0049233F">
        <w:rPr>
          <w:szCs w:val="26"/>
          <w:rPrChange w:id="6672" w:author="The Si Tran" w:date="2012-12-05T23:02:00Z">
            <w:rPr>
              <w:b/>
              <w:bCs/>
              <w:sz w:val="20"/>
              <w:szCs w:val="20"/>
            </w:rPr>
          </w:rPrChange>
        </w:rPr>
        <w:t>n đề trên, người ta xấp xỉ chuỗi thời gian về dạng tuyến</w:t>
      </w:r>
      <w:r w:rsidR="00711ADB" w:rsidRPr="0049233F">
        <w:rPr>
          <w:szCs w:val="26"/>
          <w:rPrChange w:id="6673" w:author="The Si Tran" w:date="2012-12-05T23:02:00Z">
            <w:rPr>
              <w:b/>
              <w:bCs/>
              <w:sz w:val="20"/>
              <w:szCs w:val="20"/>
            </w:rPr>
          </w:rPrChange>
        </w:rPr>
        <w:t xml:space="preserve"> tính</w:t>
      </w:r>
      <w:r w:rsidRPr="0049233F">
        <w:rPr>
          <w:szCs w:val="26"/>
          <w:rPrChange w:id="6674" w:author="The Si Tran" w:date="2012-12-05T23:02:00Z">
            <w:rPr>
              <w:b/>
              <w:bCs/>
              <w:sz w:val="20"/>
              <w:szCs w:val="20"/>
            </w:rPr>
          </w:rPrChange>
        </w:rPr>
        <w:t>, sau đó dùng mô hình ARIMA để dự đoán chuỗi thời gian sau khi xấp xỉ. Tuy nhiên kết quả đạt được có độ tin cậy không cao vì việc xấp xỉ 1 chuỗi thời gi</w:t>
      </w:r>
      <w:r w:rsidR="00711ADB" w:rsidRPr="0049233F">
        <w:rPr>
          <w:szCs w:val="26"/>
          <w:rPrChange w:id="6675" w:author="The Si Tran" w:date="2012-12-05T23:02:00Z">
            <w:rPr>
              <w:b/>
              <w:bCs/>
              <w:sz w:val="20"/>
              <w:szCs w:val="20"/>
            </w:rPr>
          </w:rPrChange>
        </w:rPr>
        <w:t xml:space="preserve">an tổng quát về chuỗi thuần </w:t>
      </w:r>
      <w:r w:rsidRPr="0049233F">
        <w:rPr>
          <w:szCs w:val="26"/>
          <w:rPrChange w:id="6676" w:author="The Si Tran" w:date="2012-12-05T23:02:00Z">
            <w:rPr>
              <w:b/>
              <w:bCs/>
              <w:sz w:val="20"/>
              <w:szCs w:val="20"/>
            </w:rPr>
          </w:rPrChange>
        </w:rPr>
        <w:t xml:space="preserve">tuyến </w:t>
      </w:r>
      <w:r w:rsidR="00711ADB" w:rsidRPr="0049233F">
        <w:rPr>
          <w:szCs w:val="26"/>
          <w:rPrChange w:id="6677" w:author="The Si Tran" w:date="2012-12-05T23:02:00Z">
            <w:rPr>
              <w:b/>
              <w:bCs/>
              <w:sz w:val="20"/>
              <w:szCs w:val="20"/>
            </w:rPr>
          </w:rPrChange>
        </w:rPr>
        <w:t xml:space="preserve">tính </w:t>
      </w:r>
      <w:r w:rsidRPr="0049233F">
        <w:rPr>
          <w:szCs w:val="26"/>
          <w:rPrChange w:id="6678" w:author="The Si Tran" w:date="2012-12-05T23:02:00Z">
            <w:rPr>
              <w:b/>
              <w:bCs/>
              <w:sz w:val="20"/>
              <w:szCs w:val="20"/>
            </w:rPr>
          </w:rPrChange>
        </w:rPr>
        <w:t xml:space="preserve">sẽ làm mất đi tính </w:t>
      </w:r>
      <w:r w:rsidR="00711ADB" w:rsidRPr="0049233F">
        <w:rPr>
          <w:szCs w:val="26"/>
          <w:rPrChange w:id="6679" w:author="The Si Tran" w:date="2012-12-05T23:02:00Z">
            <w:rPr>
              <w:b/>
              <w:bCs/>
              <w:sz w:val="20"/>
              <w:szCs w:val="20"/>
            </w:rPr>
          </w:rPrChange>
        </w:rPr>
        <w:t xml:space="preserve">phi </w:t>
      </w:r>
      <w:r w:rsidRPr="0049233F">
        <w:rPr>
          <w:szCs w:val="26"/>
          <w:rPrChange w:id="6680" w:author="The Si Tran" w:date="2012-12-05T23:02:00Z">
            <w:rPr>
              <w:b/>
              <w:bCs/>
              <w:sz w:val="20"/>
              <w:szCs w:val="20"/>
            </w:rPr>
          </w:rPrChange>
        </w:rPr>
        <w:t>tuyến tính của chuỗi thời gian và việc xấp xỉ rất phức tạp và tốn chi phí cao.</w:t>
      </w:r>
    </w:p>
    <w:p w14:paraId="25FF86AD" w14:textId="77777777" w:rsidR="00D1749C" w:rsidRPr="007C782C" w:rsidRDefault="00D1749C" w:rsidP="00B02B7B">
      <w:pPr>
        <w:ind w:firstLine="720"/>
        <w:rPr>
          <w:szCs w:val="26"/>
        </w:rPr>
      </w:pPr>
      <w:r w:rsidRPr="0049233F">
        <w:rPr>
          <w:szCs w:val="26"/>
          <w:rPrChange w:id="6681" w:author="The Si Tran" w:date="2012-12-05T23:02:00Z">
            <w:rPr>
              <w:b/>
              <w:bCs/>
              <w:sz w:val="20"/>
              <w:szCs w:val="20"/>
            </w:rPr>
          </w:rPrChange>
        </w:rPr>
        <w:t>Áp dụng mô hình ANN để dự báo chuỗi thời gian tổng quát thì ta nhận được kết quả khả quan hơn mô hình ARIMA. Tuy nhiên ANN vẫn không dự b</w:t>
      </w:r>
      <w:r w:rsidR="00711ADB" w:rsidRPr="0049233F">
        <w:rPr>
          <w:szCs w:val="26"/>
          <w:rPrChange w:id="6682" w:author="The Si Tran" w:date="2012-12-05T23:02:00Z">
            <w:rPr>
              <w:b/>
              <w:bCs/>
              <w:sz w:val="20"/>
              <w:szCs w:val="20"/>
            </w:rPr>
          </w:rPrChange>
        </w:rPr>
        <w:t>áo được hoàn toàn thành phần</w:t>
      </w:r>
      <w:r w:rsidRPr="0049233F">
        <w:rPr>
          <w:szCs w:val="26"/>
          <w:rPrChange w:id="6683" w:author="The Si Tran" w:date="2012-12-05T23:02:00Z">
            <w:rPr>
              <w:b/>
              <w:bCs/>
              <w:sz w:val="20"/>
              <w:szCs w:val="20"/>
            </w:rPr>
          </w:rPrChange>
        </w:rPr>
        <w:t xml:space="preserve"> tuyến </w:t>
      </w:r>
      <w:r w:rsidR="00711ADB" w:rsidRPr="0049233F">
        <w:rPr>
          <w:szCs w:val="26"/>
          <w:rPrChange w:id="6684" w:author="The Si Tran" w:date="2012-12-05T23:02:00Z">
            <w:rPr>
              <w:b/>
              <w:bCs/>
              <w:sz w:val="20"/>
              <w:szCs w:val="20"/>
            </w:rPr>
          </w:rPrChange>
        </w:rPr>
        <w:t xml:space="preserve">tính </w:t>
      </w:r>
      <w:r w:rsidRPr="0049233F">
        <w:rPr>
          <w:szCs w:val="26"/>
          <w:rPrChange w:id="6685" w:author="The Si Tran" w:date="2012-12-05T23:02:00Z">
            <w:rPr>
              <w:b/>
              <w:bCs/>
              <w:sz w:val="20"/>
              <w:szCs w:val="20"/>
            </w:rPr>
          </w:rPrChange>
        </w:rPr>
        <w:t>của chuỗi thời gian.</w:t>
      </w:r>
    </w:p>
    <w:p w14:paraId="56DE50F2" w14:textId="4FD6AF0B" w:rsidR="00D1749C" w:rsidRPr="007C782C" w:rsidDel="006F57E5" w:rsidRDefault="00B02B7B" w:rsidP="00B02B7B">
      <w:pPr>
        <w:ind w:firstLine="720"/>
        <w:rPr>
          <w:del w:id="6686" w:author="The Si Tran" w:date="2012-12-06T21:17:00Z"/>
          <w:szCs w:val="26"/>
        </w:rPr>
      </w:pPr>
      <w:ins w:id="6687" w:author="The Si Tran" w:date="2012-12-14T06:24:00Z">
        <w:r>
          <w:rPr>
            <w:szCs w:val="26"/>
          </w:rPr>
          <w:t>Một</w:t>
        </w:r>
      </w:ins>
      <w:del w:id="6688" w:author="The Si Tran" w:date="2012-12-14T06:24:00Z">
        <w:r w:rsidR="00D1749C" w:rsidRPr="0049233F" w:rsidDel="00B02B7B">
          <w:rPr>
            <w:szCs w:val="26"/>
            <w:rPrChange w:id="6689" w:author="The Si Tran" w:date="2012-12-05T23:02:00Z">
              <w:rPr>
                <w:b/>
                <w:bCs/>
                <w:sz w:val="20"/>
                <w:szCs w:val="20"/>
              </w:rPr>
            </w:rPrChange>
          </w:rPr>
          <w:delText>1</w:delText>
        </w:r>
      </w:del>
      <w:r w:rsidR="00D1749C" w:rsidRPr="0049233F">
        <w:rPr>
          <w:szCs w:val="26"/>
          <w:rPrChange w:id="6690" w:author="The Si Tran" w:date="2012-12-05T23:02:00Z">
            <w:rPr>
              <w:b/>
              <w:bCs/>
              <w:sz w:val="20"/>
              <w:szCs w:val="20"/>
            </w:rPr>
          </w:rPrChange>
        </w:rPr>
        <w:t xml:space="preserve"> mô hình mới được đề xuất là kết hợp 2 mô hình để dự báo 1 chuỗi thời gian tổng quát.</w:t>
      </w:r>
    </w:p>
    <w:p w14:paraId="29D4334D" w14:textId="77777777" w:rsidR="00783FDB" w:rsidRPr="0049233F" w:rsidDel="006F57E5" w:rsidRDefault="00783FDB" w:rsidP="00B02B7B">
      <w:pPr>
        <w:ind w:firstLine="720"/>
        <w:rPr>
          <w:del w:id="6691" w:author="The Si Tran" w:date="2012-12-06T21:17:00Z"/>
          <w:szCs w:val="26"/>
          <w:rPrChange w:id="6692" w:author="The Si Tran" w:date="2012-12-05T23:02:00Z">
            <w:rPr>
              <w:del w:id="6693" w:author="The Si Tran" w:date="2012-12-06T21:17:00Z"/>
            </w:rPr>
          </w:rPrChange>
        </w:rPr>
      </w:pPr>
    </w:p>
    <w:p w14:paraId="4CC0CD37" w14:textId="77777777" w:rsidR="00B144CE" w:rsidRPr="0049233F" w:rsidRDefault="00B144CE" w:rsidP="00B02B7B">
      <w:pPr>
        <w:ind w:firstLine="720"/>
        <w:rPr>
          <w:rPrChange w:id="6694" w:author="The Si Tran" w:date="2012-12-05T23:02:00Z">
            <w:rPr/>
          </w:rPrChange>
        </w:rPr>
        <w:pPrChange w:id="6695" w:author="The Si Tran" w:date="2012-12-06T21:17:00Z">
          <w:pPr>
            <w:pStyle w:val="Heading2"/>
          </w:pPr>
        </w:pPrChange>
      </w:pPr>
      <w:del w:id="6696" w:author="The Si Tran" w:date="2012-12-06T21:17:00Z">
        <w:r w:rsidRPr="0049233F" w:rsidDel="00AF1345">
          <w:rPr>
            <w:rPrChange w:id="6697" w:author="The Si Tran" w:date="2012-12-05T23:02:00Z">
              <w:rPr/>
            </w:rPrChange>
          </w:rPr>
          <w:delText xml:space="preserve">Tông kết về mô hình ARIMA </w:delText>
        </w:r>
      </w:del>
    </w:p>
    <w:p w14:paraId="1B8D9252" w14:textId="77777777" w:rsidR="00B144CE" w:rsidRPr="0049233F" w:rsidDel="00AF1345" w:rsidRDefault="00B144CE" w:rsidP="00B144CE">
      <w:pPr>
        <w:pStyle w:val="Heading3"/>
        <w:rPr>
          <w:del w:id="6698" w:author="The Si Tran" w:date="2012-12-06T21:14:00Z"/>
        </w:rPr>
      </w:pPr>
      <w:del w:id="6699" w:author="The Si Tran" w:date="2012-12-06T21:14:00Z">
        <w:r w:rsidRPr="0049233F" w:rsidDel="00AF1345">
          <w:delText>Ưu điểm</w:delText>
        </w:r>
        <w:bookmarkStart w:id="6700" w:name="_Toc343083653"/>
        <w:bookmarkStart w:id="6701" w:name="_Toc343083867"/>
        <w:bookmarkStart w:id="6702" w:name="_Toc343084078"/>
        <w:bookmarkStart w:id="6703" w:name="_Toc343220837"/>
        <w:bookmarkEnd w:id="6700"/>
        <w:bookmarkEnd w:id="6701"/>
        <w:bookmarkEnd w:id="6702"/>
        <w:bookmarkEnd w:id="6703"/>
      </w:del>
    </w:p>
    <w:p w14:paraId="21331760" w14:textId="77777777" w:rsidR="00B144CE" w:rsidRPr="0049233F" w:rsidDel="00AF1345" w:rsidRDefault="00B144CE" w:rsidP="00B144CE">
      <w:pPr>
        <w:pStyle w:val="Heading3"/>
        <w:rPr>
          <w:del w:id="6704" w:author="The Si Tran" w:date="2012-12-06T21:14:00Z"/>
        </w:rPr>
      </w:pPr>
      <w:del w:id="6705" w:author="The Si Tran" w:date="2012-12-06T21:14:00Z">
        <w:r w:rsidRPr="0049233F" w:rsidDel="00AF1345">
          <w:delText>Nhược điểm</w:delText>
        </w:r>
        <w:bookmarkStart w:id="6706" w:name="_Toc343083654"/>
        <w:bookmarkStart w:id="6707" w:name="_Toc343083868"/>
        <w:bookmarkStart w:id="6708" w:name="_Toc343084079"/>
        <w:bookmarkStart w:id="6709" w:name="_Toc343220838"/>
        <w:bookmarkEnd w:id="6706"/>
        <w:bookmarkEnd w:id="6707"/>
        <w:bookmarkEnd w:id="6708"/>
        <w:bookmarkEnd w:id="6709"/>
      </w:del>
    </w:p>
    <w:p w14:paraId="40149192" w14:textId="77777777" w:rsidR="00B144CE" w:rsidRPr="0049233F" w:rsidDel="00AF1345" w:rsidRDefault="00B144CE" w:rsidP="00B144CE">
      <w:pPr>
        <w:pStyle w:val="Heading2"/>
        <w:rPr>
          <w:del w:id="6710" w:author="The Si Tran" w:date="2012-12-06T21:14:00Z"/>
          <w:sz w:val="26"/>
          <w:szCs w:val="26"/>
          <w:rPrChange w:id="6711" w:author="The Si Tran" w:date="2012-12-05T23:02:00Z">
            <w:rPr>
              <w:del w:id="6712" w:author="The Si Tran" w:date="2012-12-06T21:14:00Z"/>
            </w:rPr>
          </w:rPrChange>
        </w:rPr>
      </w:pPr>
      <w:del w:id="6713" w:author="The Si Tran" w:date="2012-12-06T21:14:00Z">
        <w:r w:rsidRPr="0049233F" w:rsidDel="00AF1345">
          <w:rPr>
            <w:sz w:val="26"/>
            <w:szCs w:val="26"/>
            <w:rPrChange w:id="6714" w:author="The Si Tran" w:date="2012-12-05T23:02:00Z">
              <w:rPr/>
            </w:rPrChange>
          </w:rPr>
          <w:delText xml:space="preserve">Tồng kết về mô hình mạng Neuron </w:delText>
        </w:r>
        <w:bookmarkStart w:id="6715" w:name="_Toc343083655"/>
        <w:bookmarkStart w:id="6716" w:name="_Toc343083869"/>
        <w:bookmarkStart w:id="6717" w:name="_Toc343084080"/>
        <w:bookmarkStart w:id="6718" w:name="_Toc343220839"/>
        <w:bookmarkEnd w:id="6715"/>
        <w:bookmarkEnd w:id="6716"/>
        <w:bookmarkEnd w:id="6717"/>
        <w:bookmarkEnd w:id="6718"/>
      </w:del>
    </w:p>
    <w:p w14:paraId="702163C1" w14:textId="77777777" w:rsidR="00B144CE" w:rsidRPr="0049233F" w:rsidDel="00AF1345" w:rsidRDefault="00B144CE" w:rsidP="00B144CE">
      <w:pPr>
        <w:pStyle w:val="Heading3"/>
        <w:rPr>
          <w:del w:id="6719" w:author="The Si Tran" w:date="2012-12-06T21:14:00Z"/>
        </w:rPr>
      </w:pPr>
      <w:del w:id="6720" w:author="The Si Tran" w:date="2012-12-06T21:14:00Z">
        <w:r w:rsidRPr="0049233F" w:rsidDel="00AF1345">
          <w:delText>Ưu điểm</w:delText>
        </w:r>
        <w:bookmarkStart w:id="6721" w:name="_Toc343083656"/>
        <w:bookmarkStart w:id="6722" w:name="_Toc343083870"/>
        <w:bookmarkStart w:id="6723" w:name="_Toc343084081"/>
        <w:bookmarkStart w:id="6724" w:name="_Toc343220840"/>
        <w:bookmarkEnd w:id="6721"/>
        <w:bookmarkEnd w:id="6722"/>
        <w:bookmarkEnd w:id="6723"/>
        <w:bookmarkEnd w:id="6724"/>
      </w:del>
    </w:p>
    <w:p w14:paraId="4BFCDB86" w14:textId="77777777" w:rsidR="00B144CE" w:rsidRPr="0049233F" w:rsidDel="00AF1345" w:rsidRDefault="00B144CE" w:rsidP="00B144CE">
      <w:pPr>
        <w:pStyle w:val="Heading3"/>
        <w:rPr>
          <w:del w:id="6725" w:author="The Si Tran" w:date="2012-12-06T21:14:00Z"/>
        </w:rPr>
      </w:pPr>
      <w:del w:id="6726" w:author="The Si Tran" w:date="2012-12-06T21:14:00Z">
        <w:r w:rsidRPr="0049233F" w:rsidDel="00AF1345">
          <w:delText>Nhược điểm</w:delText>
        </w:r>
        <w:bookmarkStart w:id="6727" w:name="_Toc343083657"/>
        <w:bookmarkStart w:id="6728" w:name="_Toc343083871"/>
        <w:bookmarkStart w:id="6729" w:name="_Toc343084082"/>
        <w:bookmarkStart w:id="6730" w:name="_Toc343220841"/>
        <w:bookmarkEnd w:id="6727"/>
        <w:bookmarkEnd w:id="6728"/>
        <w:bookmarkEnd w:id="6729"/>
        <w:bookmarkEnd w:id="6730"/>
      </w:del>
    </w:p>
    <w:p w14:paraId="3E7E799F" w14:textId="77777777" w:rsidR="00231125" w:rsidRDefault="00231125" w:rsidP="00231125">
      <w:pPr>
        <w:pStyle w:val="Heading2"/>
        <w:rPr>
          <w:ins w:id="6731" w:author="The Si Tran" w:date="2012-12-06T21:18:00Z"/>
        </w:rPr>
      </w:pPr>
      <w:del w:id="6732" w:author="The Si Tran" w:date="2012-12-06T21:18:00Z">
        <w:r w:rsidRPr="0049233F" w:rsidDel="006C50E8">
          <w:rPr>
            <w:sz w:val="26"/>
            <w:szCs w:val="26"/>
            <w:rPrChange w:id="6733" w:author="The Si Tran" w:date="2012-12-05T23:02:00Z">
              <w:rPr/>
            </w:rPrChange>
          </w:rPr>
          <w:delText xml:space="preserve">Mô hình kết hợp ARIMA và Neuron </w:delText>
        </w:r>
      </w:del>
      <w:bookmarkStart w:id="6734" w:name="_Toc343220842"/>
      <w:ins w:id="6735" w:author="The Si Tran" w:date="2012-12-06T21:18:00Z">
        <w:r w:rsidR="006C50E8">
          <w:t>Nguyên nhân</w:t>
        </w:r>
        <w:bookmarkEnd w:id="6734"/>
        <w:r w:rsidR="006C50E8">
          <w:t xml:space="preserve"> </w:t>
        </w:r>
      </w:ins>
    </w:p>
    <w:p w14:paraId="150CAFB7" w14:textId="77777777" w:rsidR="00AC3890" w:rsidRPr="0049233F" w:rsidRDefault="00AC3890" w:rsidP="00AC3890">
      <w:pPr>
        <w:rPr>
          <w:ins w:id="6736" w:author="The Si Tran" w:date="2012-12-06T21:18:00Z"/>
          <w:szCs w:val="26"/>
        </w:rPr>
      </w:pPr>
      <w:ins w:id="6737" w:author="The Si Tran" w:date="2012-12-06T21:18:00Z">
        <w:r w:rsidRPr="0049233F">
          <w:rPr>
            <w:szCs w:val="26"/>
          </w:rPr>
          <w:t>Mô hình ARIMA sử dụng những đặc tính thống kê để xây dựng lên mô hình. Mặc dù ARIMA khá linh hoạt, nó có thể dùng để biểu diễn cho nhiều loại chuỗi thời gian khác nhau: AR(p), MA(q), ARMA(p,q),  ARIMA(p,d,q), SARIMA(p,q,d)(P,Q,D)S, nhưng hạn chế chính của nó là giả định về mối liên hệ tuyến tính trong chuỗi thời gian. Bởi vì giả định về sự tương quan tuyến tính giữa các giá trị trong chuỗi dữ liệu thời gian nên mô hình ARIMA không thể nhận biết được các thành phần không tuyến tính. Do đó dùng mô hình tuyến tính để dự đoán cho các bài toán thực tế có thể dẫn đến kết quả không thỏa đáng.</w:t>
        </w:r>
      </w:ins>
    </w:p>
    <w:p w14:paraId="22BDC8FD" w14:textId="77777777" w:rsidR="00AC3890" w:rsidRPr="0049233F" w:rsidRDefault="00AC3890" w:rsidP="00AC3890">
      <w:pPr>
        <w:rPr>
          <w:ins w:id="6738" w:author="The Si Tran" w:date="2012-12-06T21:18:00Z"/>
          <w:szCs w:val="26"/>
        </w:rPr>
      </w:pPr>
      <w:ins w:id="6739" w:author="The Si Tran" w:date="2012-12-06T21:18:00Z">
        <w:r w:rsidRPr="0049233F">
          <w:rPr>
            <w:szCs w:val="26"/>
          </w:rPr>
          <w:t>Mô hình nơron nhân tạo ANNs được xây dựng dựa trên mô phỏng bộ óc con người. Ưu điểm chính của mô hình này là khả năng mô hình hóa các chuỗi dữ liệu mà các giá trị của nó có mối liên hệ phi tuyến. Với ANNs ta không cần xây dựng một mô hình cụ thể, mà mô hình được thích nghi dần qua quá trình huấn luyện. Phương pháp này thích hợp đối với chuỗi dữ liệu mà ta chưa xác định được các lý thuyết để tìm mối liên hệ trong dữ liệu.</w:t>
        </w:r>
      </w:ins>
    </w:p>
    <w:p w14:paraId="65D44CA7" w14:textId="77777777" w:rsidR="00AC3890" w:rsidRPr="0049233F" w:rsidRDefault="00AC3890" w:rsidP="002D6925">
      <w:pPr>
        <w:rPr>
          <w:ins w:id="6740" w:author="The Si Tran" w:date="2012-12-06T21:18:00Z"/>
          <w:szCs w:val="26"/>
        </w:rPr>
        <w:pPrChange w:id="6741" w:author="The Si Tran" w:date="2012-12-14T06:24:00Z">
          <w:pPr/>
        </w:pPrChange>
      </w:pPr>
      <w:ins w:id="6742" w:author="The Si Tran" w:date="2012-12-06T21:18:00Z">
        <w:r w:rsidRPr="0049233F">
          <w:rPr>
            <w:szCs w:val="26"/>
          </w:rPr>
          <w:lastRenderedPageBreak/>
          <w:t>Mô hình lai sử dụng cả hai phương pháp:</w:t>
        </w:r>
      </w:ins>
    </w:p>
    <w:p w14:paraId="1C8D8C18" w14:textId="77777777" w:rsidR="00AC3890" w:rsidRPr="0049233F" w:rsidRDefault="00AC3890" w:rsidP="002D6925">
      <w:pPr>
        <w:pStyle w:val="ListParagraph"/>
        <w:numPr>
          <w:ilvl w:val="0"/>
          <w:numId w:val="14"/>
        </w:numPr>
        <w:spacing w:after="0" w:line="360" w:lineRule="auto"/>
        <w:rPr>
          <w:ins w:id="6743" w:author="The Si Tran" w:date="2012-12-06T21:18:00Z"/>
          <w:rFonts w:ascii="Times New Roman" w:hAnsi="Times New Roman"/>
          <w:sz w:val="26"/>
          <w:szCs w:val="26"/>
        </w:rPr>
        <w:pPrChange w:id="6744" w:author="The Si Tran" w:date="2012-12-14T06:24:00Z">
          <w:pPr>
            <w:pStyle w:val="ListParagraph"/>
            <w:numPr>
              <w:numId w:val="14"/>
            </w:numPr>
            <w:spacing w:after="0" w:line="259" w:lineRule="auto"/>
            <w:ind w:hanging="360"/>
          </w:pPr>
        </w:pPrChange>
      </w:pPr>
      <w:ins w:id="6745" w:author="The Si Tran" w:date="2012-12-06T21:18:00Z">
        <w:r w:rsidRPr="0049233F">
          <w:rPr>
            <w:rFonts w:ascii="Times New Roman" w:hAnsi="Times New Roman"/>
            <w:sz w:val="26"/>
            <w:szCs w:val="26"/>
          </w:rPr>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ins>
    </w:p>
    <w:p w14:paraId="7D443DFF" w14:textId="77777777" w:rsidR="00AC3890" w:rsidRPr="0049233F" w:rsidRDefault="00AC3890" w:rsidP="002D6925">
      <w:pPr>
        <w:pStyle w:val="ListParagraph"/>
        <w:numPr>
          <w:ilvl w:val="0"/>
          <w:numId w:val="14"/>
        </w:numPr>
        <w:spacing w:after="0" w:line="360" w:lineRule="auto"/>
        <w:rPr>
          <w:ins w:id="6746" w:author="The Si Tran" w:date="2012-12-06T21:18:00Z"/>
          <w:rFonts w:ascii="Times New Roman" w:hAnsi="Times New Roman"/>
          <w:sz w:val="26"/>
          <w:szCs w:val="26"/>
        </w:rPr>
        <w:pPrChange w:id="6747" w:author="The Si Tran" w:date="2012-12-14T06:24:00Z">
          <w:pPr>
            <w:pStyle w:val="ListParagraph"/>
            <w:numPr>
              <w:numId w:val="14"/>
            </w:numPr>
            <w:spacing w:after="0" w:line="259" w:lineRule="auto"/>
            <w:ind w:hanging="360"/>
          </w:pPr>
        </w:pPrChange>
      </w:pPr>
      <w:ins w:id="6748" w:author="The Si Tran" w:date="2012-12-06T21:18:00Z">
        <w:r w:rsidRPr="0049233F">
          <w:rPr>
            <w:rFonts w:ascii="Times New Roman" w:hAnsi="Times New Roman"/>
            <w:sz w:val="26"/>
            <w:szCs w:val="26"/>
          </w:rPr>
          <w:t>Các chuỗi dữ liệu thực hiếm khi thuần tuyến tính hay thuần phi tuyến, mà chúng thường bao gồm cả hai thành phần. Trong trường hợp đó, một mình mô hình ARIMA cũng như ANNs không đủ tin cậy để mô hình và dự đoán bởi vì mô hình ARIMA không thể giải quyết được mối liên hệ phi tuyến, một mình mô hình ANNs cũng không thể giải quyết được cả hai mối liên hệ phi tuyến và tuyến tính tốt được. Do đó kết hợp cả hai mô hình sẽ ra được kết quả tốt.</w:t>
        </w:r>
      </w:ins>
    </w:p>
    <w:p w14:paraId="3E0B5234" w14:textId="77777777" w:rsidR="00AC3890" w:rsidRPr="00FB63A3" w:rsidRDefault="00AC3890" w:rsidP="002D6925">
      <w:pPr>
        <w:pStyle w:val="ListParagraph"/>
        <w:numPr>
          <w:ilvl w:val="0"/>
          <w:numId w:val="14"/>
        </w:numPr>
        <w:spacing w:after="0" w:line="360" w:lineRule="auto"/>
        <w:rPr>
          <w:sz w:val="26"/>
          <w:szCs w:val="26"/>
          <w:rPrChange w:id="6749" w:author="The Si Tran" w:date="2012-12-09T10:23:00Z">
            <w:rPr/>
          </w:rPrChange>
        </w:rPr>
        <w:pPrChange w:id="6750" w:author="The Si Tran" w:date="2012-12-14T06:24:00Z">
          <w:pPr>
            <w:pStyle w:val="Heading2"/>
          </w:pPr>
        </w:pPrChange>
      </w:pPr>
      <w:ins w:id="6751" w:author="The Si Tran" w:date="2012-12-06T21:18:00Z">
        <w:r w:rsidRPr="0049233F">
          <w:rPr>
            <w:rFonts w:ascii="Times New Roman" w:hAnsi="Times New Roman"/>
            <w:sz w:val="26"/>
            <w:szCs w:val="26"/>
          </w:rPr>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ins>
    </w:p>
    <w:p w14:paraId="535D6464" w14:textId="77777777" w:rsidR="00EB028F" w:rsidRPr="000C119A" w:rsidRDefault="006C50E8">
      <w:pPr>
        <w:pStyle w:val="Heading2"/>
        <w:rPr>
          <w:ins w:id="6752" w:author="The Si Tran" w:date="2012-12-05T22:38:00Z"/>
          <w:szCs w:val="26"/>
        </w:rPr>
        <w:pPrChange w:id="6753" w:author="The Si Tran" w:date="2012-12-06T21:18:00Z">
          <w:pPr/>
        </w:pPrChange>
      </w:pPr>
      <w:bookmarkStart w:id="6754" w:name="_Toc343220843"/>
      <w:ins w:id="6755" w:author="The Si Tran" w:date="2012-12-06T21:18:00Z">
        <w:r w:rsidRPr="00911BBF">
          <w:rPr>
            <w:sz w:val="26"/>
            <w:szCs w:val="26"/>
          </w:rPr>
          <w:t xml:space="preserve">Mô hình kết hợp ARIMA và </w:t>
        </w:r>
      </w:ins>
      <w:ins w:id="6756" w:author="The Si Tran" w:date="2012-12-09T10:14:00Z">
        <w:r w:rsidR="00385B37">
          <w:rPr>
            <w:sz w:val="26"/>
            <w:szCs w:val="26"/>
          </w:rPr>
          <w:t>Nơron</w:t>
        </w:r>
      </w:ins>
      <w:bookmarkEnd w:id="6754"/>
      <w:ins w:id="6757" w:author="The Si Tran" w:date="2012-12-06T21:18:00Z">
        <w:r w:rsidRPr="0049233F" w:rsidDel="006C50E8">
          <w:rPr>
            <w:sz w:val="26"/>
            <w:szCs w:val="26"/>
            <w:rPrChange w:id="6758" w:author="The Si Tran" w:date="2012-12-05T23:02:00Z">
              <w:rPr>
                <w:szCs w:val="26"/>
              </w:rPr>
            </w:rPrChange>
          </w:rPr>
          <w:t xml:space="preserve"> </w:t>
        </w:r>
      </w:ins>
      <w:del w:id="6759" w:author="The Si Tran" w:date="2012-12-06T21:18:00Z">
        <w:r w:rsidR="00BE62E1" w:rsidRPr="0049233F" w:rsidDel="006C50E8">
          <w:rPr>
            <w:sz w:val="26"/>
            <w:szCs w:val="26"/>
            <w:rPrChange w:id="6760" w:author="The Si Tran" w:date="2012-12-05T23:02:00Z">
              <w:rPr/>
            </w:rPrChange>
          </w:rPr>
          <w:delText>Phương thức kết hợp</w:delText>
        </w:r>
      </w:del>
      <w:del w:id="6761" w:author="The Si Tran" w:date="2012-12-11T23:40:00Z">
        <w:r w:rsidR="00BE62E1" w:rsidRPr="0049233F" w:rsidDel="00BD0062">
          <w:rPr>
            <w:sz w:val="26"/>
            <w:szCs w:val="26"/>
            <w:rPrChange w:id="6762" w:author="The Si Tran" w:date="2012-12-05T23:02:00Z">
              <w:rPr/>
            </w:rPrChange>
          </w:rPr>
          <w:delText>:</w:delText>
        </w:r>
      </w:del>
    </w:p>
    <w:p w14:paraId="178077CA" w14:textId="77777777" w:rsidR="00EB028F" w:rsidRPr="0049233F" w:rsidRDefault="00EB028F" w:rsidP="00EB028F">
      <w:pPr>
        <w:rPr>
          <w:ins w:id="6763" w:author="The Si Tran" w:date="2012-12-05T22:38:00Z"/>
          <w:szCs w:val="26"/>
        </w:rPr>
      </w:pPr>
      <w:ins w:id="6764" w:author="The Si Tran" w:date="2012-12-05T22:38:00Z">
        <w:r w:rsidRPr="0049233F">
          <w:rPr>
            <w:szCs w:val="26"/>
          </w:rPr>
          <w:t>Ta giả sử rằng mỗi chuỗi thời gian gồm cả thành phần tuyến tính và thành phần phi tuyến:</w:t>
        </w:r>
      </w:ins>
    </w:p>
    <w:p w14:paraId="36804146" w14:textId="77777777" w:rsidR="00EB028F" w:rsidRPr="0049233F" w:rsidRDefault="0056499D" w:rsidP="00EB028F">
      <w:pPr>
        <w:ind w:left="720" w:firstLine="720"/>
        <w:rPr>
          <w:ins w:id="6765" w:author="The Si Tran" w:date="2012-12-05T22:38:00Z"/>
          <w:szCs w:val="26"/>
        </w:rPr>
      </w:pPr>
      <m:oMathPara>
        <m:oMathParaPr>
          <m:jc m:val="left"/>
        </m:oMathParaPr>
        <m:oMath>
          <m:sSub>
            <m:sSubPr>
              <m:ctrlPr>
                <w:ins w:id="6766" w:author="The Si Tran" w:date="2012-12-05T22:38:00Z">
                  <w:rPr>
                    <w:rFonts w:ascii="Cambria Math" w:hAnsi="Cambria Math"/>
                    <w:i/>
                    <w:szCs w:val="26"/>
                  </w:rPr>
                </w:ins>
              </m:ctrlPr>
            </m:sSubPr>
            <m:e>
              <w:ins w:id="6767" w:author="The Si Tran" w:date="2012-12-05T22:38:00Z">
                <m:r>
                  <w:rPr>
                    <w:rFonts w:ascii="Cambria Math" w:hAnsi="Cambria Math"/>
                    <w:szCs w:val="26"/>
                  </w:rPr>
                  <m:t>Y</m:t>
                </m:r>
              </w:ins>
            </m:e>
            <m:sub>
              <w:ins w:id="6768" w:author="The Si Tran" w:date="2012-12-05T22:38:00Z">
                <m:r>
                  <w:rPr>
                    <w:rFonts w:ascii="Cambria Math" w:hAnsi="Cambria Math"/>
                    <w:szCs w:val="26"/>
                  </w:rPr>
                  <m:t>t</m:t>
                </m:r>
              </w:ins>
            </m:sub>
          </m:sSub>
          <w:ins w:id="6769" w:author="The Si Tran" w:date="2012-12-05T22:38:00Z">
            <m:r>
              <w:rPr>
                <w:rFonts w:ascii="Cambria Math" w:hAnsi="Cambria Math"/>
                <w:szCs w:val="26"/>
              </w:rPr>
              <m:t>=</m:t>
            </m:r>
          </w:ins>
          <m:sSub>
            <m:sSubPr>
              <m:ctrlPr>
                <w:ins w:id="6770" w:author="The Si Tran" w:date="2012-12-05T22:38:00Z">
                  <w:rPr>
                    <w:rFonts w:ascii="Cambria Math" w:hAnsi="Cambria Math"/>
                    <w:i/>
                    <w:szCs w:val="26"/>
                  </w:rPr>
                </w:ins>
              </m:ctrlPr>
            </m:sSubPr>
            <m:e>
              <w:ins w:id="6771" w:author="The Si Tran" w:date="2012-12-05T22:38:00Z">
                <m:r>
                  <w:rPr>
                    <w:rFonts w:ascii="Cambria Math" w:hAnsi="Cambria Math"/>
                    <w:szCs w:val="26"/>
                  </w:rPr>
                  <m:t>L</m:t>
                </m:r>
              </w:ins>
            </m:e>
            <m:sub>
              <w:ins w:id="6772" w:author="The Si Tran" w:date="2012-12-05T22:38:00Z">
                <m:r>
                  <w:rPr>
                    <w:rFonts w:ascii="Cambria Math" w:hAnsi="Cambria Math"/>
                    <w:szCs w:val="26"/>
                  </w:rPr>
                  <m:t>t</m:t>
                </m:r>
              </w:ins>
            </m:sub>
          </m:sSub>
          <w:ins w:id="6773" w:author="The Si Tran" w:date="2012-12-05T22:38:00Z">
            <m:r>
              <w:rPr>
                <w:rFonts w:ascii="Cambria Math" w:hAnsi="Cambria Math"/>
                <w:szCs w:val="26"/>
              </w:rPr>
              <m:t>+</m:t>
            </m:r>
          </w:ins>
          <m:sSub>
            <m:sSubPr>
              <m:ctrlPr>
                <w:ins w:id="6774" w:author="The Si Tran" w:date="2012-12-05T22:38:00Z">
                  <w:rPr>
                    <w:rFonts w:ascii="Cambria Math" w:hAnsi="Cambria Math"/>
                    <w:i/>
                    <w:szCs w:val="26"/>
                  </w:rPr>
                </w:ins>
              </m:ctrlPr>
            </m:sSubPr>
            <m:e>
              <w:ins w:id="6775" w:author="The Si Tran" w:date="2012-12-05T22:38:00Z">
                <m:r>
                  <w:rPr>
                    <w:rFonts w:ascii="Cambria Math" w:hAnsi="Cambria Math"/>
                    <w:szCs w:val="26"/>
                  </w:rPr>
                  <m:t>N</m:t>
                </m:r>
              </w:ins>
            </m:e>
            <m:sub>
              <w:ins w:id="6776" w:author="The Si Tran" w:date="2012-12-05T22:38:00Z">
                <m:r>
                  <w:rPr>
                    <w:rFonts w:ascii="Cambria Math" w:hAnsi="Cambria Math"/>
                    <w:szCs w:val="26"/>
                  </w:rPr>
                  <m:t>t</m:t>
                </m:r>
              </w:ins>
            </m:sub>
          </m:sSub>
        </m:oMath>
      </m:oMathPara>
    </w:p>
    <w:p w14:paraId="7154D971" w14:textId="77777777" w:rsidR="00EB028F" w:rsidRPr="0049233F" w:rsidRDefault="00EB028F" w:rsidP="00EB028F">
      <w:pPr>
        <w:rPr>
          <w:ins w:id="6777" w:author="The Si Tran" w:date="2012-12-05T22:38:00Z"/>
          <w:szCs w:val="26"/>
        </w:rPr>
      </w:pPr>
      <w:ins w:id="6778" w:author="The Si Tran" w:date="2012-12-05T22:38:00Z">
        <w:r w:rsidRPr="0049233F">
          <w:rPr>
            <w:szCs w:val="26"/>
          </w:rPr>
          <w:t>trong đó:</w:t>
        </w:r>
      </w:ins>
    </w:p>
    <w:p w14:paraId="5F26BB09" w14:textId="77777777" w:rsidR="00EB028F" w:rsidRPr="0049233F" w:rsidRDefault="00EB028F" w:rsidP="00EB028F">
      <w:pPr>
        <w:rPr>
          <w:ins w:id="6779" w:author="The Si Tran" w:date="2012-12-05T22:38:00Z"/>
          <w:szCs w:val="26"/>
        </w:rPr>
      </w:pPr>
      <w:ins w:id="6780" w:author="The Si Tran" w:date="2012-12-05T22:38:00Z">
        <w:r w:rsidRPr="0049233F">
          <w:rPr>
            <w:szCs w:val="26"/>
          </w:rPr>
          <w:tab/>
          <w:t>L: biểu diễn thành phần tuyến tính của chuỗi thời gian</w:t>
        </w:r>
      </w:ins>
    </w:p>
    <w:p w14:paraId="6BE23331" w14:textId="77777777" w:rsidR="00EB028F" w:rsidRPr="0049233F" w:rsidRDefault="00EB028F" w:rsidP="00EB028F">
      <w:pPr>
        <w:rPr>
          <w:ins w:id="6781" w:author="The Si Tran" w:date="2012-12-05T22:38:00Z"/>
          <w:szCs w:val="26"/>
        </w:rPr>
      </w:pPr>
      <w:ins w:id="6782" w:author="The Si Tran" w:date="2012-12-05T22:38:00Z">
        <w:r w:rsidRPr="0049233F">
          <w:rPr>
            <w:szCs w:val="26"/>
          </w:rPr>
          <w:tab/>
          <w:t>N: biểu diễn thành phần phi tuyến của chuỗi thời gian</w:t>
        </w:r>
      </w:ins>
    </w:p>
    <w:p w14:paraId="5FD2C05B" w14:textId="77777777" w:rsidR="00EB028F" w:rsidRPr="0049233F" w:rsidRDefault="00EB028F" w:rsidP="00EB028F">
      <w:pPr>
        <w:rPr>
          <w:ins w:id="6783" w:author="The Si Tran" w:date="2012-12-05T22:38:00Z"/>
          <w:rFonts w:eastAsiaTheme="minorEastAsia"/>
          <w:szCs w:val="26"/>
        </w:rPr>
      </w:pPr>
      <w:ins w:id="6784" w:author="The Si Tran" w:date="2012-12-05T22:38:00Z">
        <w:r w:rsidRPr="0049233F">
          <w:rPr>
            <w:szCs w:val="26"/>
          </w:rPr>
          <w:t xml:space="preserve">Hai thành phần đó sẽ được ước lượng từ dữ liệu. Đầu tiên, ta dùng mô hình ARIMA để dự đoán thành phần tuyến tính của chuỗi thời gian, lúc đó phần lỗi của mô hình ARIMA sẽ chỉ chứa thành phần phi tuyến tính. Với </w:t>
        </w: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t</m:t>
              </m:r>
            </m:sub>
          </m:sSub>
        </m:oMath>
        <w:r w:rsidRPr="0049233F">
          <w:rPr>
            <w:rFonts w:eastAsiaTheme="minorEastAsia"/>
            <w:szCs w:val="26"/>
          </w:rPr>
          <w:t xml:space="preserve"> là lỗi tại thời điểm t của mô hình tuyến tính ARIMA, ta có: </w:t>
        </w: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acc>
                <m:accPr>
                  <m:ctrlPr>
                    <w:rPr>
                      <w:rFonts w:ascii="Cambria Math" w:hAnsi="Cambria Math"/>
                      <w:i/>
                      <w:szCs w:val="26"/>
                    </w:rPr>
                  </m:ctrlPr>
                </m:accPr>
                <m:e>
                  <m:r>
                    <w:rPr>
                      <w:rFonts w:ascii="Cambria Math" w:hAnsi="Cambria Math"/>
                      <w:szCs w:val="26"/>
                    </w:rPr>
                    <m:t>L</m:t>
                  </m:r>
                </m:e>
              </m:acc>
            </m:e>
            <m:sub>
              <m:r>
                <w:rPr>
                  <w:rFonts w:ascii="Cambria Math" w:hAnsi="Cambria Math"/>
                  <w:szCs w:val="26"/>
                </w:rPr>
                <m:t>t</m:t>
              </m:r>
            </m:sub>
          </m:sSub>
        </m:oMath>
        <w:r w:rsidRPr="0049233F">
          <w:rPr>
            <w:rFonts w:eastAsiaTheme="minorEastAsia"/>
            <w:szCs w:val="26"/>
          </w:rPr>
          <w:t xml:space="preserve"> 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tại thời điểm t.</w:t>
        </w:r>
      </w:ins>
    </w:p>
    <w:p w14:paraId="332A5015" w14:textId="77777777" w:rsidR="00EB028F" w:rsidRPr="0049233F" w:rsidRDefault="00EB028F" w:rsidP="00EB028F">
      <w:pPr>
        <w:rPr>
          <w:ins w:id="6785" w:author="The Si Tran" w:date="2012-12-05T22:38:00Z"/>
          <w:rFonts w:eastAsiaTheme="minorEastAsia"/>
          <w:szCs w:val="26"/>
        </w:rPr>
      </w:pPr>
      <w:ins w:id="6786" w:author="The Si Tran" w:date="2012-12-05T22:38:00Z">
        <w:r w:rsidRPr="0049233F">
          <w:rPr>
            <w:rFonts w:eastAsiaTheme="minorEastAsia"/>
            <w:szCs w:val="26"/>
          </w:rPr>
          <w:lastRenderedPageBreak/>
          <w:t>Sau khi mô hình hóa dữ liệu bằng ARIMA thì lỗi có thể vẫn còn mang tính phi tuyến. Mô hình hóa lỗi này bằng ANNs, ta có thể phát hiện ra được mối liên hệ phi tuyến. Với n giá trị đầu vào, mô hình ANNs cho phần lỗi là:</w:t>
        </w:r>
      </w:ins>
    </w:p>
    <w:p w14:paraId="794EF41E" w14:textId="75721329" w:rsidR="00EB028F" w:rsidRPr="0049233F" w:rsidRDefault="0056499D" w:rsidP="002D6925">
      <w:pPr>
        <w:jc w:val="center"/>
        <w:rPr>
          <w:ins w:id="6787" w:author="The Si Tran" w:date="2012-12-05T22:38:00Z"/>
          <w:rFonts w:eastAsiaTheme="minorEastAsia"/>
          <w:szCs w:val="26"/>
        </w:rPr>
        <w:pPrChange w:id="6788" w:author="The Si Tran" w:date="2012-12-14T06:25:00Z">
          <w:pPr/>
        </w:pPrChange>
      </w:pPr>
      <m:oMathPara>
        <m:oMath>
          <m:sSub>
            <m:sSubPr>
              <m:ctrlPr>
                <w:ins w:id="6789" w:author="The Si Tran" w:date="2012-12-05T22:38:00Z">
                  <w:rPr>
                    <w:rFonts w:ascii="Cambria Math" w:eastAsiaTheme="minorEastAsia" w:hAnsi="Cambria Math"/>
                    <w:i/>
                    <w:szCs w:val="26"/>
                  </w:rPr>
                </w:ins>
              </m:ctrlPr>
            </m:sSubPr>
            <m:e>
              <w:ins w:id="6790" w:author="The Si Tran" w:date="2012-12-05T22:38:00Z">
                <m:r>
                  <w:rPr>
                    <w:rFonts w:ascii="Cambria Math" w:eastAsiaTheme="minorEastAsia" w:hAnsi="Cambria Math"/>
                    <w:szCs w:val="26"/>
                  </w:rPr>
                  <m:t>e</m:t>
                </m:r>
              </w:ins>
            </m:e>
            <m:sub>
              <w:ins w:id="6791" w:author="The Si Tran" w:date="2012-12-05T22:38:00Z">
                <m:r>
                  <w:rPr>
                    <w:rFonts w:ascii="Cambria Math" w:eastAsiaTheme="minorEastAsia" w:hAnsi="Cambria Math"/>
                    <w:szCs w:val="26"/>
                  </w:rPr>
                  <m:t>t</m:t>
                </m:r>
              </w:ins>
            </m:sub>
          </m:sSub>
          <w:ins w:id="6792" w:author="The Si Tran" w:date="2012-12-05T22:38:00Z">
            <m:r>
              <w:rPr>
                <w:rFonts w:ascii="Cambria Math" w:eastAsiaTheme="minorEastAsia" w:hAnsi="Cambria Math"/>
                <w:szCs w:val="26"/>
              </w:rPr>
              <m:t>=f</m:t>
            </m:r>
          </w:ins>
          <m:d>
            <m:dPr>
              <m:ctrlPr>
                <w:ins w:id="6793" w:author="The Si Tran" w:date="2012-12-05T22:38:00Z">
                  <w:rPr>
                    <w:rFonts w:ascii="Cambria Math" w:eastAsiaTheme="minorEastAsia" w:hAnsi="Cambria Math"/>
                    <w:i/>
                    <w:szCs w:val="26"/>
                  </w:rPr>
                </w:ins>
              </m:ctrlPr>
            </m:dPr>
            <m:e>
              <m:sSub>
                <m:sSubPr>
                  <m:ctrlPr>
                    <w:ins w:id="6794" w:author="The Si Tran" w:date="2012-12-05T22:38:00Z">
                      <w:rPr>
                        <w:rFonts w:ascii="Cambria Math" w:eastAsiaTheme="minorEastAsia" w:hAnsi="Cambria Math"/>
                        <w:i/>
                        <w:szCs w:val="26"/>
                      </w:rPr>
                    </w:ins>
                  </m:ctrlPr>
                </m:sSubPr>
                <m:e>
                  <w:ins w:id="6795" w:author="The Si Tran" w:date="2012-12-05T22:38:00Z">
                    <m:r>
                      <w:rPr>
                        <w:rFonts w:ascii="Cambria Math" w:eastAsiaTheme="minorEastAsia" w:hAnsi="Cambria Math"/>
                        <w:szCs w:val="26"/>
                      </w:rPr>
                      <m:t>e</m:t>
                    </m:r>
                  </w:ins>
                </m:e>
                <m:sub>
                  <w:ins w:id="6796" w:author="The Si Tran" w:date="2012-12-05T22:38:00Z">
                    <m:r>
                      <w:rPr>
                        <w:rFonts w:ascii="Cambria Math" w:eastAsiaTheme="minorEastAsia" w:hAnsi="Cambria Math"/>
                        <w:szCs w:val="26"/>
                      </w:rPr>
                      <m:t>t-1</m:t>
                    </m:r>
                  </w:ins>
                </m:sub>
              </m:sSub>
              <w:ins w:id="6797" w:author="The Si Tran" w:date="2012-12-05T22:38:00Z">
                <m:r>
                  <w:rPr>
                    <w:rFonts w:ascii="Cambria Math" w:eastAsiaTheme="minorEastAsia" w:hAnsi="Cambria Math"/>
                    <w:szCs w:val="26"/>
                  </w:rPr>
                  <m:t xml:space="preserve">,  </m:t>
                </m:r>
              </w:ins>
              <m:sSub>
                <m:sSubPr>
                  <m:ctrlPr>
                    <w:ins w:id="6798" w:author="The Si Tran" w:date="2012-12-05T22:38:00Z">
                      <w:rPr>
                        <w:rFonts w:ascii="Cambria Math" w:eastAsiaTheme="minorEastAsia" w:hAnsi="Cambria Math"/>
                        <w:i/>
                        <w:szCs w:val="26"/>
                      </w:rPr>
                    </w:ins>
                  </m:ctrlPr>
                </m:sSubPr>
                <m:e>
                  <w:ins w:id="6799" w:author="The Si Tran" w:date="2012-12-05T22:38:00Z">
                    <m:r>
                      <w:rPr>
                        <w:rFonts w:ascii="Cambria Math" w:eastAsiaTheme="minorEastAsia" w:hAnsi="Cambria Math"/>
                        <w:szCs w:val="26"/>
                      </w:rPr>
                      <m:t>e</m:t>
                    </m:r>
                  </w:ins>
                </m:e>
                <m:sub>
                  <w:ins w:id="6800" w:author="The Si Tran" w:date="2012-12-05T22:38:00Z">
                    <m:r>
                      <w:rPr>
                        <w:rFonts w:ascii="Cambria Math" w:eastAsiaTheme="minorEastAsia" w:hAnsi="Cambria Math"/>
                        <w:szCs w:val="26"/>
                      </w:rPr>
                      <m:t>t-2</m:t>
                    </m:r>
                  </w:ins>
                </m:sub>
              </m:sSub>
              <w:ins w:id="6801" w:author="The Si Tran" w:date="2012-12-05T22:38:00Z">
                <m:r>
                  <w:rPr>
                    <w:rFonts w:ascii="Cambria Math" w:eastAsiaTheme="minorEastAsia" w:hAnsi="Cambria Math"/>
                    <w:szCs w:val="26"/>
                  </w:rPr>
                  <m:t xml:space="preserve">,…, </m:t>
                </m:r>
              </w:ins>
              <m:sSub>
                <m:sSubPr>
                  <m:ctrlPr>
                    <w:ins w:id="6802" w:author="The Si Tran" w:date="2012-12-05T22:38:00Z">
                      <w:rPr>
                        <w:rFonts w:ascii="Cambria Math" w:eastAsiaTheme="minorEastAsia" w:hAnsi="Cambria Math"/>
                        <w:i/>
                        <w:szCs w:val="26"/>
                      </w:rPr>
                    </w:ins>
                  </m:ctrlPr>
                </m:sSubPr>
                <m:e>
                  <w:ins w:id="6803" w:author="The Si Tran" w:date="2012-12-05T22:38:00Z">
                    <m:r>
                      <w:rPr>
                        <w:rFonts w:ascii="Cambria Math" w:eastAsiaTheme="minorEastAsia" w:hAnsi="Cambria Math"/>
                        <w:szCs w:val="26"/>
                      </w:rPr>
                      <m:t>e</m:t>
                    </m:r>
                  </w:ins>
                </m:e>
                <m:sub>
                  <w:ins w:id="6804" w:author="The Si Tran" w:date="2012-12-05T22:38:00Z">
                    <m:r>
                      <w:rPr>
                        <w:rFonts w:ascii="Cambria Math" w:eastAsiaTheme="minorEastAsia" w:hAnsi="Cambria Math"/>
                        <w:szCs w:val="26"/>
                      </w:rPr>
                      <m:t>t-n</m:t>
                    </m:r>
                  </w:ins>
                </m:sub>
              </m:sSub>
            </m:e>
          </m:d>
          <w:ins w:id="6805" w:author="The Si Tran" w:date="2012-12-05T22:38:00Z">
            <m:r>
              <w:rPr>
                <w:rFonts w:ascii="Cambria Math" w:eastAsiaTheme="minorEastAsia" w:hAnsi="Cambria Math"/>
                <w:szCs w:val="26"/>
              </w:rPr>
              <m:t xml:space="preserve">+ </m:t>
            </m:r>
          </w:ins>
          <m:sSub>
            <m:sSubPr>
              <m:ctrlPr>
                <w:ins w:id="6806" w:author="The Si Tran" w:date="2012-12-05T22:38:00Z">
                  <w:rPr>
                    <w:rFonts w:ascii="Cambria Math" w:eastAsiaTheme="minorEastAsia" w:hAnsi="Cambria Math"/>
                    <w:i/>
                    <w:szCs w:val="26"/>
                  </w:rPr>
                </w:ins>
              </m:ctrlPr>
            </m:sSubPr>
            <m:e>
              <w:ins w:id="6807" w:author="The Si Tran" w:date="2012-12-05T22:38:00Z">
                <m:r>
                  <w:rPr>
                    <w:rFonts w:ascii="Cambria Math" w:eastAsiaTheme="minorEastAsia" w:hAnsi="Cambria Math"/>
                    <w:szCs w:val="26"/>
                  </w:rPr>
                  <m:t>ε</m:t>
                </m:r>
              </w:ins>
            </m:e>
            <m:sub>
              <w:ins w:id="6808" w:author="The Si Tran" w:date="2012-12-05T22:38:00Z">
                <m:r>
                  <w:rPr>
                    <w:rFonts w:ascii="Cambria Math" w:eastAsiaTheme="minorEastAsia" w:hAnsi="Cambria Math"/>
                    <w:szCs w:val="26"/>
                  </w:rPr>
                  <m:t>t</m:t>
                </m:r>
              </w:ins>
            </m:sub>
          </m:sSub>
        </m:oMath>
      </m:oMathPara>
    </w:p>
    <w:p w14:paraId="64F80F78" w14:textId="77777777" w:rsidR="00EB028F" w:rsidRPr="0049233F" w:rsidRDefault="00EB028F" w:rsidP="00EB028F">
      <w:pPr>
        <w:rPr>
          <w:ins w:id="6809" w:author="The Si Tran" w:date="2012-12-05T22:38:00Z"/>
          <w:rFonts w:eastAsiaTheme="minorEastAsia"/>
          <w:szCs w:val="26"/>
        </w:rPr>
      </w:pPr>
      <w:ins w:id="6810" w:author="The Si Tran" w:date="2012-12-05T22:38:00Z">
        <w:r w:rsidRPr="0049233F">
          <w:rPr>
            <w:rFonts w:eastAsiaTheme="minorEastAsia"/>
            <w:szCs w:val="26"/>
          </w:rPr>
          <w:t xml:space="preserve">Trong đó </w:t>
        </w:r>
        <m:oMath>
          <m:r>
            <w:rPr>
              <w:rFonts w:ascii="Cambria Math" w:eastAsiaTheme="minorEastAsia" w:hAnsi="Cambria Math"/>
              <w:szCs w:val="26"/>
            </w:rPr>
            <m:t>f()</m:t>
          </m:r>
        </m:oMath>
        <w:r w:rsidRPr="0049233F">
          <w:rPr>
            <w:rFonts w:eastAsiaTheme="minorEastAsia"/>
            <w:szCs w:val="26"/>
          </w:rPr>
          <w:t xml:space="preserve"> là hàm phi tuyến được xác định bởi mô hình nơron và </w:t>
        </w:r>
        <m:oMath>
          <m:sSub>
            <m:sSubPr>
              <m:ctrlPr>
                <w:rPr>
                  <w:rFonts w:ascii="Cambria Math" w:eastAsiaTheme="minorEastAsia" w:hAnsi="Cambria Math"/>
                  <w:i/>
                  <w:szCs w:val="26"/>
                </w:rPr>
              </m:ctrlPr>
            </m:sSubPr>
            <m:e>
              <m:r>
                <w:rPr>
                  <w:rFonts w:ascii="Cambria Math" w:eastAsiaTheme="minorEastAsia" w:hAnsi="Cambria Math"/>
                  <w:szCs w:val="26"/>
                </w:rPr>
                <m:t>ε</m:t>
              </m:r>
            </m:e>
            <m:sub>
              <m:r>
                <w:rPr>
                  <w:rFonts w:ascii="Cambria Math" w:eastAsiaTheme="minorEastAsia" w:hAnsi="Cambria Math"/>
                  <w:szCs w:val="26"/>
                </w:rPr>
                <m:t>t</m:t>
              </m:r>
            </m:sub>
          </m:sSub>
        </m:oMath>
        <w:r w:rsidRPr="0049233F">
          <w:rPr>
            <w:rFonts w:eastAsiaTheme="minorEastAsia"/>
            <w:szCs w:val="26"/>
          </w:rPr>
          <w:t xml:space="preserve"> lỗi ngẫu nhiên.</w:t>
        </w:r>
      </w:ins>
    </w:p>
    <w:p w14:paraId="1B765014" w14:textId="77777777" w:rsidR="00EB028F" w:rsidRPr="0049233F" w:rsidRDefault="00EB028F" w:rsidP="00EB028F">
      <w:pPr>
        <w:rPr>
          <w:ins w:id="6811" w:author="The Si Tran" w:date="2012-12-05T22:38:00Z"/>
          <w:rFonts w:eastAsiaTheme="minorEastAsia"/>
          <w:szCs w:val="26"/>
        </w:rPr>
      </w:pPr>
      <w:ins w:id="6812" w:author="The Si Tran" w:date="2012-12-05T22:38:00Z">
        <w:r w:rsidRPr="0049233F">
          <w:rPr>
            <w:rFonts w:eastAsiaTheme="minorEastAsia"/>
            <w:szCs w:val="26"/>
          </w:rPr>
          <w:t>Sau khi mô hình đã được xây dựng, giá trị dự đoán từ hai mô hình thành phần là:</w:t>
        </w:r>
      </w:ins>
    </w:p>
    <w:p w14:paraId="24EACECF" w14:textId="34560B80" w:rsidR="00EB028F" w:rsidRPr="0049233F" w:rsidRDefault="0056499D" w:rsidP="002D6925">
      <w:pPr>
        <w:pStyle w:val="Equation"/>
        <w:jc w:val="center"/>
        <w:rPr>
          <w:ins w:id="6813" w:author="The Si Tran" w:date="2012-12-05T22:38:00Z"/>
        </w:rPr>
        <w:pPrChange w:id="6814" w:author="The Si Tran" w:date="2012-12-14T06:25:00Z">
          <w:pPr/>
        </w:pPrChange>
      </w:pPr>
      <m:oMathPara>
        <m:oMath>
          <m:sSub>
            <m:sSubPr>
              <m:ctrlPr>
                <w:ins w:id="6815" w:author="The Si Tran" w:date="2012-12-05T22:38:00Z">
                  <w:rPr/>
                </w:ins>
              </m:ctrlPr>
            </m:sSubPr>
            <m:e>
              <m:acc>
                <m:accPr>
                  <m:ctrlPr>
                    <w:ins w:id="6816" w:author="The Si Tran" w:date="2012-12-05T22:38:00Z">
                      <w:rPr/>
                    </w:ins>
                  </m:ctrlPr>
                </m:accPr>
                <m:e>
                  <w:ins w:id="6817" w:author="The Si Tran" w:date="2012-12-05T22:38:00Z">
                    <m:r>
                      <m:t>Y</m:t>
                    </m:r>
                  </w:ins>
                </m:e>
              </m:acc>
            </m:e>
            <m:sub>
              <w:ins w:id="6818" w:author="The Si Tran" w:date="2012-12-05T22:38:00Z">
                <m:r>
                  <m:t>t</m:t>
                </m:r>
              </w:ins>
            </m:sub>
          </m:sSub>
          <w:ins w:id="6819" w:author="The Si Tran" w:date="2012-12-05T22:38:00Z">
            <m:r>
              <m:t>=</m:t>
            </m:r>
          </w:ins>
          <m:sSub>
            <m:sSubPr>
              <m:ctrlPr>
                <w:ins w:id="6820" w:author="The Si Tran" w:date="2012-12-05T22:38:00Z">
                  <w:rPr/>
                </w:ins>
              </m:ctrlPr>
            </m:sSubPr>
            <m:e>
              <m:acc>
                <m:accPr>
                  <m:ctrlPr>
                    <w:ins w:id="6821" w:author="The Si Tran" w:date="2012-12-05T22:38:00Z">
                      <w:rPr/>
                    </w:ins>
                  </m:ctrlPr>
                </m:accPr>
                <m:e>
                  <w:ins w:id="6822" w:author="The Si Tran" w:date="2012-12-05T22:38:00Z">
                    <m:r>
                      <m:t>L</m:t>
                    </m:r>
                  </w:ins>
                </m:e>
              </m:acc>
            </m:e>
            <m:sub>
              <w:ins w:id="6823" w:author="The Si Tran" w:date="2012-12-05T22:38:00Z">
                <m:r>
                  <m:t>t</m:t>
                </m:r>
              </w:ins>
            </m:sub>
          </m:sSub>
          <w:ins w:id="6824" w:author="The Si Tran" w:date="2012-12-05T22:38:00Z">
            <m:r>
              <m:t>+</m:t>
            </m:r>
          </w:ins>
          <m:sSub>
            <m:sSubPr>
              <m:ctrlPr>
                <w:ins w:id="6825" w:author="The Si Tran" w:date="2012-12-05T22:38:00Z">
                  <w:rPr/>
                </w:ins>
              </m:ctrlPr>
            </m:sSubPr>
            <m:e>
              <m:acc>
                <m:accPr>
                  <m:ctrlPr>
                    <w:ins w:id="6826" w:author="The Si Tran" w:date="2012-12-05T22:38:00Z">
                      <w:rPr/>
                    </w:ins>
                  </m:ctrlPr>
                </m:accPr>
                <m:e>
                  <w:ins w:id="6827" w:author="The Si Tran" w:date="2012-12-05T22:38:00Z">
                    <m:r>
                      <m:t>N</m:t>
                    </m:r>
                  </w:ins>
                </m:e>
              </m:acc>
            </m:e>
            <m:sub>
              <w:ins w:id="6828" w:author="The Si Tran" w:date="2012-12-05T22:38:00Z">
                <m:r>
                  <m:t>t</m:t>
                </m:r>
              </w:ins>
            </m:sub>
          </m:sSub>
        </m:oMath>
      </m:oMathPara>
    </w:p>
    <w:p w14:paraId="5F0C8FDF" w14:textId="77777777" w:rsidR="00EB028F" w:rsidRPr="0049233F" w:rsidRDefault="00EB028F" w:rsidP="00EB028F">
      <w:pPr>
        <w:rPr>
          <w:ins w:id="6829" w:author="The Si Tran" w:date="2012-12-05T22:38:00Z"/>
          <w:rFonts w:eastAsiaTheme="minorEastAsia"/>
          <w:szCs w:val="26"/>
        </w:rPr>
      </w:pPr>
      <w:ins w:id="6830" w:author="The Si Tran" w:date="2012-12-05T22:38:00Z">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ins>
    </w:p>
    <w:p w14:paraId="7FF85272" w14:textId="77777777" w:rsidR="00EB028F" w:rsidRPr="0049233F" w:rsidRDefault="00EB028F" w:rsidP="00EB028F">
      <w:pPr>
        <w:rPr>
          <w:ins w:id="6831" w:author="The Si Tran" w:date="2012-12-05T22:38:00Z"/>
          <w:rFonts w:eastAsiaTheme="minorEastAsia"/>
          <w:szCs w:val="26"/>
        </w:rPr>
      </w:pPr>
      <w:ins w:id="6832" w:author="The Si Tran" w:date="2012-12-05T22:38:00Z">
        <w:r w:rsidRPr="002B1464">
          <w:rPr>
            <w:rFonts w:eastAsiaTheme="minorEastAsia"/>
            <w:noProof/>
            <w:szCs w:val="26"/>
            <w:rPrChange w:id="6833" w:author="Unknown">
              <w:rPr>
                <w:noProof/>
              </w:rPr>
            </w:rPrChange>
          </w:rPr>
          <mc:AlternateContent>
            <mc:Choice Requires="wpc">
              <w:drawing>
                <wp:inline distT="0" distB="0" distL="0" distR="0" wp14:anchorId="541CD821" wp14:editId="52DD10BE">
                  <wp:extent cx="5486400" cy="2743200"/>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2381250" y="13335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F4B242" w14:textId="77777777" w:rsidR="0056499D" w:rsidRPr="00993A8B" w:rsidRDefault="0056499D" w:rsidP="00EB028F">
                                <w:pPr>
                                  <w:spacing w:line="240" w:lineRule="auto"/>
                                  <w:jc w:val="center"/>
                                </w:pPr>
                                <w:r w:rsidRPr="00993A8B">
                                  <w:t>Time series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3304200" y="1446825"/>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FFF574" w14:textId="77777777" w:rsidR="0056499D" w:rsidRDefault="0056499D" w:rsidP="00EB028F">
                                <w:pPr>
                                  <w:pStyle w:val="NormalWeb"/>
                                  <w:spacing w:before="0" w:beforeAutospacing="0" w:after="0" w:afterAutospacing="0" w:line="256" w:lineRule="auto"/>
                                  <w:jc w:val="center"/>
                                </w:pPr>
                                <w:r>
                                  <w:rPr>
                                    <w:rFonts w:eastAsia="Calibri"/>
                                    <w:sz w:val="22"/>
                                  </w:rPr>
                                  <w:t>Artificial Neural Network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1465875" y="117060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2F083C" w14:textId="77777777" w:rsidR="0056499D" w:rsidRDefault="0056499D" w:rsidP="00EB028F">
                                <w:pPr>
                                  <w:pStyle w:val="NormalWeb"/>
                                  <w:spacing w:before="0" w:beforeAutospacing="0" w:after="0" w:afterAutospacing="0" w:line="256" w:lineRule="auto"/>
                                  <w:jc w:val="center"/>
                                </w:pPr>
                                <w:r>
                                  <w:rPr>
                                    <w:rFonts w:eastAsia="Calibri"/>
                                    <w:sz w:val="22"/>
                                  </w:rPr>
                                  <w:t>Seasonal ARIMA model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3304200" y="2351636"/>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2CD4E1" w14:textId="77777777" w:rsidR="0056499D" w:rsidRDefault="0056499D" w:rsidP="00EB028F">
                                <w:pPr>
                                  <w:pStyle w:val="NormalWeb"/>
                                  <w:spacing w:before="0" w:beforeAutospacing="0" w:after="0" w:afterAutospacing="0" w:line="254" w:lineRule="auto"/>
                                  <w:jc w:val="center"/>
                                </w:pPr>
                                <w:r>
                                  <w:rPr>
                                    <w:rFonts w:eastAsia="Calibri"/>
                                    <w:sz w:val="22"/>
                                  </w:rPr>
                                  <w:t>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762250" y="704703"/>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828800" y="980878"/>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819275" y="980682"/>
                              <a:ext cx="9525" cy="227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3676650" y="999925"/>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3685200" y="1999275"/>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828800" y="1743075"/>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2304075" y="1894435"/>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B70481" w14:textId="77777777" w:rsidR="0056499D" w:rsidRPr="00993A8B" w:rsidRDefault="0056499D" w:rsidP="00EB028F">
                                <w:pPr>
                                  <w:pStyle w:val="NormalWeb"/>
                                  <w:spacing w:before="0" w:beforeAutospacing="0" w:after="0" w:afterAutospacing="0" w:line="252" w:lineRule="auto"/>
                                  <w:jc w:val="center"/>
                                  <w:rPr>
                                    <w:sz w:val="16"/>
                                    <w:szCs w:val="16"/>
                                  </w:rPr>
                                </w:pPr>
                                <w:r w:rsidRPr="00993A8B">
                                  <w:rPr>
                                    <w:rFonts w:eastAsia="Calibri"/>
                                    <w:sz w:val="16"/>
                                    <w:szCs w:val="16"/>
                                  </w:rPr>
                                  <w:t>ARIMA 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41CD821" id="Canvas 57" o:spid="_x0000_s1108" editas="canvas" style="width:6in;height:3in;mso-position-horizontal-relative:char;mso-position-vertical-relative:line" coordsize="54864,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">
                  <v:shape id="_x0000_s1109" type="#_x0000_t75" style="position:absolute;width:54864;height:27432;visibility:visible;mso-wrap-style:square">
                    <v:fill o:detectmouseclick="t"/>
                    <v:path o:connecttype="none"/>
                  </v:shape>
                  <v:shape id="Text Box 12" o:spid="_x0000_s1110" type="#_x0000_t202" style="position:absolute;left:23812;top:1333;width:762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14:paraId="70F4B242" w14:textId="77777777" w:rsidR="0056499D" w:rsidRPr="00993A8B" w:rsidRDefault="0056499D" w:rsidP="00EB028F">
                          <w:pPr>
                            <w:spacing w:line="240" w:lineRule="auto"/>
                            <w:jc w:val="center"/>
                          </w:pPr>
                          <w:r w:rsidRPr="00993A8B">
                            <w:t>Time series data</w:t>
                          </w:r>
                        </w:p>
                      </w:txbxContent>
                    </v:textbox>
                  </v:shape>
                  <v:shape id="Text Box 3" o:spid="_x0000_s1111" type="#_x0000_t202" style="position:absolute;left:33042;top:14468;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14:paraId="7CFFF574" w14:textId="77777777" w:rsidR="0056499D" w:rsidRDefault="0056499D" w:rsidP="00EB028F">
                          <w:pPr>
                            <w:pStyle w:val="NormalWeb"/>
                            <w:spacing w:before="0" w:beforeAutospacing="0" w:after="0" w:afterAutospacing="0" w:line="256" w:lineRule="auto"/>
                            <w:jc w:val="center"/>
                          </w:pPr>
                          <w:r>
                            <w:rPr>
                              <w:rFonts w:eastAsia="Calibri"/>
                              <w:sz w:val="22"/>
                            </w:rPr>
                            <w:t>Artificial Neural Network</w:t>
                          </w:r>
                        </w:p>
                      </w:txbxContent>
                    </v:textbox>
                  </v:shape>
                  <v:shape id="Text Box 3" o:spid="_x0000_s1112" type="#_x0000_t202" style="position:absolute;left:14658;top:11706;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14:paraId="5E2F083C" w14:textId="77777777" w:rsidR="0056499D" w:rsidRDefault="0056499D" w:rsidP="00EB028F">
                          <w:pPr>
                            <w:pStyle w:val="NormalWeb"/>
                            <w:spacing w:before="0" w:beforeAutospacing="0" w:after="0" w:afterAutospacing="0" w:line="256" w:lineRule="auto"/>
                            <w:jc w:val="center"/>
                          </w:pPr>
                          <w:r>
                            <w:rPr>
                              <w:rFonts w:eastAsia="Calibri"/>
                              <w:sz w:val="22"/>
                            </w:rPr>
                            <w:t>Seasonal ARIMA model</w:t>
                          </w:r>
                        </w:p>
                      </w:txbxContent>
                    </v:textbox>
                  </v:shape>
                  <v:shape id="Text Box 3" o:spid="_x0000_s1113" type="#_x0000_t202" style="position:absolute;left:33042;top:23516;width:7620;height:2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14:paraId="542CD4E1" w14:textId="77777777" w:rsidR="0056499D" w:rsidRDefault="0056499D" w:rsidP="00EB028F">
                          <w:pPr>
                            <w:pStyle w:val="NormalWeb"/>
                            <w:spacing w:before="0" w:beforeAutospacing="0" w:after="0" w:afterAutospacing="0" w:line="254" w:lineRule="auto"/>
                            <w:jc w:val="center"/>
                          </w:pPr>
                          <w:r>
                            <w:rPr>
                              <w:rFonts w:eastAsia="Calibri"/>
                              <w:sz w:val="22"/>
                            </w:rPr>
                            <w:t>Forecast</w:t>
                          </w:r>
                        </w:p>
                      </w:txbxContent>
                    </v:textbox>
                  </v:shape>
                  <v:shape id="Straight Arrow Connector 16" o:spid="_x0000_s1114" type="#_x0000_t32" style="position:absolute;left:27622;top:7047;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115" style="position:absolute;visibility:visible;mso-wrap-style:square" from="18288,9808" to="36766,9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116" type="#_x0000_t32" style="position:absolute;left:18192;top:9806;width:96;height:22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117" type="#_x0000_t32" style="position:absolute;left:36766;top:9999;width:86;height:4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118" type="#_x0000_t32" style="position:absolute;left:36852;top:19992;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 id="Elbow Connector 55" o:spid="_x0000_s1119" type="#_x0000_t34" style="position:absolute;left:18288;top:17430;width:14754;height:12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120" type="#_x0000_t202" style="position:absolute;left:23040;top:18944;width:762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14:paraId="42B70481" w14:textId="77777777" w:rsidR="0056499D" w:rsidRPr="00993A8B" w:rsidRDefault="0056499D" w:rsidP="00EB028F">
                          <w:pPr>
                            <w:pStyle w:val="NormalWeb"/>
                            <w:spacing w:before="0" w:beforeAutospacing="0" w:after="0" w:afterAutospacing="0" w:line="252" w:lineRule="auto"/>
                            <w:jc w:val="center"/>
                            <w:rPr>
                              <w:sz w:val="16"/>
                              <w:szCs w:val="16"/>
                            </w:rPr>
                          </w:pPr>
                          <w:r w:rsidRPr="00993A8B">
                            <w:rPr>
                              <w:rFonts w:eastAsia="Calibri"/>
                              <w:sz w:val="16"/>
                              <w:szCs w:val="16"/>
                            </w:rPr>
                            <w:t>ARIMA forecast</w:t>
                          </w:r>
                        </w:p>
                      </w:txbxContent>
                    </v:textbox>
                  </v:shape>
                  <w10:anchorlock/>
                </v:group>
              </w:pict>
            </mc:Fallback>
          </mc:AlternateContent>
        </w:r>
      </w:ins>
    </w:p>
    <w:p w14:paraId="747FE9F4" w14:textId="77777777" w:rsidR="00EB028F" w:rsidRDefault="001C2225">
      <w:pPr>
        <w:pStyle w:val="Hinh"/>
        <w:jc w:val="center"/>
        <w:rPr>
          <w:ins w:id="6834" w:author="The Si Tran" w:date="2012-12-11T23:40:00Z"/>
        </w:rPr>
        <w:pPrChange w:id="6835" w:author="The Si Tran" w:date="2012-12-11T23:40:00Z">
          <w:pPr/>
        </w:pPrChange>
      </w:pPr>
      <w:bookmarkStart w:id="6836" w:name="_Toc343220907"/>
      <w:ins w:id="6837" w:author="The Si Tran" w:date="2012-12-11T23:40:00Z">
        <w:r w:rsidRPr="006068E1">
          <w:rPr>
            <w:rStyle w:val="HinhChar"/>
            <w:rFonts w:eastAsiaTheme="minorHAnsi"/>
            <w:b/>
          </w:rPr>
          <w:t xml:space="preserve">Hình </w:t>
        </w:r>
        <w:r>
          <w:rPr>
            <w:rStyle w:val="HinhChar"/>
            <w:rFonts w:eastAsiaTheme="minorHAnsi"/>
            <w:b/>
          </w:rPr>
          <w:t>5.1</w:t>
        </w:r>
        <w:r w:rsidRPr="004D696B">
          <w:t xml:space="preserve"> </w:t>
        </w:r>
        <w:r w:rsidRPr="006068E1">
          <w:rPr>
            <w:b w:val="0"/>
          </w:rPr>
          <w:t>Hàm tự tương quan</w:t>
        </w:r>
        <w:bookmarkEnd w:id="6836"/>
      </w:ins>
    </w:p>
    <w:p w14:paraId="6A3F304C" w14:textId="77777777" w:rsidR="001C2225" w:rsidRPr="001C2225" w:rsidRDefault="001C2225">
      <w:pPr>
        <w:pStyle w:val="Hinh"/>
        <w:jc w:val="center"/>
        <w:rPr>
          <w:ins w:id="6838" w:author="The Si Tran" w:date="2012-12-05T22:38:00Z"/>
          <w:rPrChange w:id="6839" w:author="The Si Tran" w:date="2012-12-11T23:40:00Z">
            <w:rPr>
              <w:ins w:id="6840" w:author="The Si Tran" w:date="2012-12-05T22:38:00Z"/>
              <w:rFonts w:eastAsiaTheme="minorEastAsia"/>
              <w:szCs w:val="26"/>
            </w:rPr>
          </w:rPrChange>
        </w:rPr>
        <w:pPrChange w:id="6841" w:author="The Si Tran" w:date="2012-12-11T23:40:00Z">
          <w:pPr/>
        </w:pPrChange>
      </w:pPr>
    </w:p>
    <w:p w14:paraId="152CBACA" w14:textId="77777777" w:rsidR="00EB028F" w:rsidRPr="0049233F" w:rsidRDefault="00EB028F" w:rsidP="00EB028F">
      <w:pPr>
        <w:rPr>
          <w:ins w:id="6842" w:author="The Si Tran" w:date="2012-12-05T22:38:00Z"/>
          <w:rFonts w:eastAsiaTheme="minorEastAsia"/>
          <w:szCs w:val="26"/>
        </w:rPr>
      </w:pPr>
      <w:ins w:id="6843" w:author="The Si Tran" w:date="2012-12-05T22:38:00Z">
        <w:r w:rsidRPr="0049233F">
          <w:rPr>
            <w:rFonts w:eastAsiaTheme="minorEastAsia"/>
            <w:szCs w:val="26"/>
          </w:rPr>
          <w:t>Tóm lại, mô hình lai gồm hai bước chính để xây dựng. Ở bước đầu tiên, mô hình ARIMA dùng để phân tích thành phần tuyến tính của chuỗi dữ liệu. Ở bước thứ hai, mô hình ANNs dùng để phân tích thành phần lỗi từ mô hình ARIMA. Bởi vì ARIMA không thể nhận biết được cấu trúc phi tuyến của dữ liệu nên lỗi từ mô hình sẽ chứa thành phần phi tuyến. Kết quả từ mô hình mạng nơron được xem là giá trị dự đoán cho lỗi từ mô hình ARIMA. Mỗi thành phần mô hình sẽ giải quyết được những đặc tính khác nhau của dữ liệu, bằng cách kết hợp cả hai phương pháp, ta sẽ nâng cao hiệu suất mô phỏng và dự đoán.</w:t>
        </w:r>
      </w:ins>
    </w:p>
    <w:p w14:paraId="70068F6D" w14:textId="77777777" w:rsidR="00D139B5" w:rsidRDefault="00D139B5">
      <w:pPr>
        <w:spacing w:before="0" w:after="200" w:line="276" w:lineRule="auto"/>
        <w:jc w:val="left"/>
        <w:rPr>
          <w:ins w:id="6844" w:author="The Si Tran" w:date="2012-12-12T07:57:00Z"/>
          <w:szCs w:val="26"/>
        </w:rPr>
      </w:pPr>
      <w:ins w:id="6845" w:author="The Si Tran" w:date="2012-12-12T07:57:00Z">
        <w:r>
          <w:rPr>
            <w:szCs w:val="26"/>
          </w:rPr>
          <w:br w:type="page"/>
        </w:r>
      </w:ins>
    </w:p>
    <w:p w14:paraId="46B943B4" w14:textId="77777777" w:rsidR="00EB028F" w:rsidRPr="000064E1" w:rsidDel="00D139B5" w:rsidRDefault="00EB028F">
      <w:pPr>
        <w:rPr>
          <w:del w:id="6846" w:author="The Si Tran" w:date="2012-12-12T07:57:00Z"/>
          <w:sz w:val="32"/>
          <w:szCs w:val="32"/>
          <w:rPrChange w:id="6847" w:author="The Si Tran" w:date="2012-12-12T13:58:00Z">
            <w:rPr>
              <w:del w:id="6848" w:author="The Si Tran" w:date="2012-12-12T07:57:00Z"/>
              <w:szCs w:val="26"/>
            </w:rPr>
          </w:rPrChange>
        </w:rPr>
        <w:pPrChange w:id="6849" w:author="The Si Tran" w:date="2012-12-05T22:37:00Z">
          <w:pPr>
            <w:pStyle w:val="Heading2"/>
          </w:pPr>
        </w:pPrChange>
      </w:pPr>
      <w:bookmarkStart w:id="6850" w:name="_Toc343083660"/>
      <w:bookmarkStart w:id="6851" w:name="_Toc343083874"/>
      <w:bookmarkStart w:id="6852" w:name="_Toc343084085"/>
      <w:bookmarkStart w:id="6853" w:name="_Toc343220844"/>
      <w:bookmarkEnd w:id="6850"/>
      <w:bookmarkEnd w:id="6851"/>
      <w:bookmarkEnd w:id="6852"/>
      <w:bookmarkEnd w:id="6853"/>
    </w:p>
    <w:p w14:paraId="4C673B03" w14:textId="77777777" w:rsidR="00BE62E1" w:rsidRPr="000064E1" w:rsidDel="006F07F0" w:rsidRDefault="00BE62E1" w:rsidP="00BE62E1">
      <w:pPr>
        <w:ind w:left="720"/>
        <w:rPr>
          <w:del w:id="6854" w:author="The Si Tran" w:date="2012-12-05T22:36:00Z"/>
          <w:sz w:val="32"/>
          <w:szCs w:val="32"/>
          <w:rPrChange w:id="6855" w:author="The Si Tran" w:date="2012-12-12T13:58:00Z">
            <w:rPr>
              <w:del w:id="6856" w:author="The Si Tran" w:date="2012-12-05T22:36:00Z"/>
              <w:szCs w:val="26"/>
            </w:rPr>
          </w:rPrChange>
        </w:rPr>
      </w:pPr>
      <w:del w:id="6857" w:author="The Si Tran" w:date="2012-12-05T22:36:00Z">
        <w:r w:rsidRPr="000064E1" w:rsidDel="006F07F0">
          <w:rPr>
            <w:sz w:val="32"/>
            <w:szCs w:val="32"/>
            <w:rPrChange w:id="6858" w:author="The Si Tran" w:date="2012-12-12T13:58:00Z">
              <w:rPr>
                <w:szCs w:val="26"/>
              </w:rPr>
            </w:rPrChange>
          </w:rPr>
          <w:delText>Ta biểu diễn chuỗi thời gian tổng quát theo công thức như bên dưới:</w:delText>
        </w:r>
        <w:bookmarkStart w:id="6859" w:name="_Toc343083661"/>
        <w:bookmarkStart w:id="6860" w:name="_Toc343083875"/>
        <w:bookmarkStart w:id="6861" w:name="_Toc343084086"/>
        <w:bookmarkStart w:id="6862" w:name="_Toc343220845"/>
        <w:bookmarkEnd w:id="6859"/>
        <w:bookmarkEnd w:id="6860"/>
        <w:bookmarkEnd w:id="6861"/>
        <w:bookmarkEnd w:id="6862"/>
      </w:del>
    </w:p>
    <w:p w14:paraId="2F4FCE23" w14:textId="77777777" w:rsidR="00BE62E1" w:rsidRPr="000064E1" w:rsidDel="006F07F0" w:rsidRDefault="00BE62E1" w:rsidP="00BE62E1">
      <w:pPr>
        <w:ind w:left="720"/>
        <w:rPr>
          <w:del w:id="6863" w:author="The Si Tran" w:date="2012-12-05T22:36:00Z"/>
          <w:sz w:val="32"/>
          <w:szCs w:val="32"/>
          <w:rPrChange w:id="6864" w:author="The Si Tran" w:date="2012-12-12T13:58:00Z">
            <w:rPr>
              <w:del w:id="6865" w:author="The Si Tran" w:date="2012-12-05T22:36:00Z"/>
              <w:szCs w:val="26"/>
            </w:rPr>
          </w:rPrChange>
        </w:rPr>
      </w:pPr>
      <w:del w:id="6866" w:author="The Si Tran" w:date="2012-12-05T22:36:00Z">
        <w:r w:rsidRPr="000064E1" w:rsidDel="006F07F0">
          <w:rPr>
            <w:sz w:val="32"/>
            <w:szCs w:val="32"/>
            <w:rPrChange w:id="6867" w:author="The Si Tran" w:date="2012-12-12T13:58:00Z">
              <w:rPr>
                <w:szCs w:val="26"/>
              </w:rPr>
            </w:rPrChange>
          </w:rPr>
          <w:tab/>
          <w:delText>y</w:delText>
        </w:r>
        <w:r w:rsidRPr="000064E1" w:rsidDel="006F07F0">
          <w:rPr>
            <w:sz w:val="32"/>
            <w:szCs w:val="32"/>
            <w:vertAlign w:val="subscript"/>
            <w:rPrChange w:id="6868" w:author="The Si Tran" w:date="2012-12-12T13:58:00Z">
              <w:rPr>
                <w:szCs w:val="26"/>
                <w:vertAlign w:val="subscript"/>
              </w:rPr>
            </w:rPrChange>
          </w:rPr>
          <w:delText xml:space="preserve">t  </w:delText>
        </w:r>
        <w:r w:rsidRPr="000064E1" w:rsidDel="006F07F0">
          <w:rPr>
            <w:sz w:val="32"/>
            <w:szCs w:val="32"/>
            <w:rPrChange w:id="6869" w:author="The Si Tran" w:date="2012-12-12T13:58:00Z">
              <w:rPr>
                <w:szCs w:val="26"/>
              </w:rPr>
            </w:rPrChange>
          </w:rPr>
          <w:delText>= L</w:delText>
        </w:r>
        <w:r w:rsidRPr="000064E1" w:rsidDel="006F07F0">
          <w:rPr>
            <w:sz w:val="32"/>
            <w:szCs w:val="32"/>
            <w:vertAlign w:val="subscript"/>
            <w:rPrChange w:id="6870" w:author="The Si Tran" w:date="2012-12-12T13:58:00Z">
              <w:rPr>
                <w:szCs w:val="26"/>
                <w:vertAlign w:val="subscript"/>
              </w:rPr>
            </w:rPrChange>
          </w:rPr>
          <w:delText xml:space="preserve">t </w:delText>
        </w:r>
        <w:r w:rsidRPr="000064E1" w:rsidDel="006F07F0">
          <w:rPr>
            <w:sz w:val="32"/>
            <w:szCs w:val="32"/>
            <w:rPrChange w:id="6871" w:author="The Si Tran" w:date="2012-12-12T13:58:00Z">
              <w:rPr>
                <w:szCs w:val="26"/>
              </w:rPr>
            </w:rPrChange>
          </w:rPr>
          <w:delText xml:space="preserve"> + N</w:delText>
        </w:r>
        <w:r w:rsidRPr="000064E1" w:rsidDel="006F07F0">
          <w:rPr>
            <w:sz w:val="32"/>
            <w:szCs w:val="32"/>
            <w:vertAlign w:val="subscript"/>
            <w:rPrChange w:id="6872" w:author="The Si Tran" w:date="2012-12-12T13:58:00Z">
              <w:rPr>
                <w:szCs w:val="26"/>
                <w:vertAlign w:val="subscript"/>
              </w:rPr>
            </w:rPrChange>
          </w:rPr>
          <w:delText>t</w:delText>
        </w:r>
        <w:bookmarkStart w:id="6873" w:name="_Toc343083662"/>
        <w:bookmarkStart w:id="6874" w:name="_Toc343083876"/>
        <w:bookmarkStart w:id="6875" w:name="_Toc343084087"/>
        <w:bookmarkStart w:id="6876" w:name="_Toc343220846"/>
        <w:bookmarkEnd w:id="6873"/>
        <w:bookmarkEnd w:id="6874"/>
        <w:bookmarkEnd w:id="6875"/>
        <w:bookmarkEnd w:id="6876"/>
      </w:del>
    </w:p>
    <w:p w14:paraId="23A3EBB5" w14:textId="77777777" w:rsidR="00BE62E1" w:rsidRPr="000064E1" w:rsidDel="006F07F0" w:rsidRDefault="00BE62E1" w:rsidP="00BE62E1">
      <w:pPr>
        <w:ind w:left="720"/>
        <w:rPr>
          <w:del w:id="6877" w:author="The Si Tran" w:date="2012-12-05T22:36:00Z"/>
          <w:sz w:val="32"/>
          <w:szCs w:val="32"/>
          <w:rPrChange w:id="6878" w:author="The Si Tran" w:date="2012-12-12T13:58:00Z">
            <w:rPr>
              <w:del w:id="6879" w:author="The Si Tran" w:date="2012-12-05T22:36:00Z"/>
              <w:szCs w:val="26"/>
            </w:rPr>
          </w:rPrChange>
        </w:rPr>
      </w:pPr>
      <w:del w:id="6880" w:author="The Si Tran" w:date="2012-12-05T22:36:00Z">
        <w:r w:rsidRPr="000064E1" w:rsidDel="006F07F0">
          <w:rPr>
            <w:sz w:val="32"/>
            <w:szCs w:val="32"/>
            <w:rPrChange w:id="6881" w:author="The Si Tran" w:date="2012-12-12T13:58:00Z">
              <w:rPr>
                <w:szCs w:val="26"/>
              </w:rPr>
            </w:rPrChange>
          </w:rPr>
          <w:delText>trong đó:</w:delText>
        </w:r>
        <w:bookmarkStart w:id="6882" w:name="_Toc343083663"/>
        <w:bookmarkStart w:id="6883" w:name="_Toc343083877"/>
        <w:bookmarkStart w:id="6884" w:name="_Toc343084088"/>
        <w:bookmarkStart w:id="6885" w:name="_Toc343220847"/>
        <w:bookmarkEnd w:id="6882"/>
        <w:bookmarkEnd w:id="6883"/>
        <w:bookmarkEnd w:id="6884"/>
        <w:bookmarkEnd w:id="6885"/>
      </w:del>
    </w:p>
    <w:p w14:paraId="6296542C" w14:textId="77777777" w:rsidR="00BE62E1" w:rsidRPr="000064E1" w:rsidDel="006F07F0" w:rsidRDefault="00BE62E1" w:rsidP="00BE62E1">
      <w:pPr>
        <w:ind w:left="720"/>
        <w:rPr>
          <w:del w:id="6886" w:author="The Si Tran" w:date="2012-12-05T22:36:00Z"/>
          <w:sz w:val="32"/>
          <w:szCs w:val="32"/>
          <w:rPrChange w:id="6887" w:author="The Si Tran" w:date="2012-12-12T13:58:00Z">
            <w:rPr>
              <w:del w:id="6888" w:author="The Si Tran" w:date="2012-12-05T22:36:00Z"/>
              <w:szCs w:val="26"/>
            </w:rPr>
          </w:rPrChange>
        </w:rPr>
      </w:pPr>
      <w:del w:id="6889" w:author="The Si Tran" w:date="2012-12-05T22:36:00Z">
        <w:r w:rsidRPr="000064E1" w:rsidDel="006F07F0">
          <w:rPr>
            <w:sz w:val="32"/>
            <w:szCs w:val="32"/>
            <w:rPrChange w:id="6890" w:author="The Si Tran" w:date="2012-12-12T13:58:00Z">
              <w:rPr>
                <w:szCs w:val="26"/>
              </w:rPr>
            </w:rPrChange>
          </w:rPr>
          <w:tab/>
          <w:delText>L : biểu diễn thành phần tuyến tính của chuỗi thời gian</w:delText>
        </w:r>
        <w:bookmarkStart w:id="6891" w:name="_Toc343083664"/>
        <w:bookmarkStart w:id="6892" w:name="_Toc343083878"/>
        <w:bookmarkStart w:id="6893" w:name="_Toc343084089"/>
        <w:bookmarkStart w:id="6894" w:name="_Toc343220848"/>
        <w:bookmarkEnd w:id="6891"/>
        <w:bookmarkEnd w:id="6892"/>
        <w:bookmarkEnd w:id="6893"/>
        <w:bookmarkEnd w:id="6894"/>
      </w:del>
    </w:p>
    <w:p w14:paraId="3C27F885" w14:textId="77777777" w:rsidR="00BE62E1" w:rsidRPr="000064E1" w:rsidDel="006F07F0" w:rsidRDefault="00BE62E1" w:rsidP="00BE62E1">
      <w:pPr>
        <w:ind w:left="720"/>
        <w:rPr>
          <w:del w:id="6895" w:author="The Si Tran" w:date="2012-12-05T22:36:00Z"/>
          <w:sz w:val="32"/>
          <w:szCs w:val="32"/>
          <w:rPrChange w:id="6896" w:author="The Si Tran" w:date="2012-12-12T13:58:00Z">
            <w:rPr>
              <w:del w:id="6897" w:author="The Si Tran" w:date="2012-12-05T22:36:00Z"/>
              <w:szCs w:val="26"/>
            </w:rPr>
          </w:rPrChange>
        </w:rPr>
      </w:pPr>
      <w:del w:id="6898" w:author="The Si Tran" w:date="2012-12-05T22:36:00Z">
        <w:r w:rsidRPr="000064E1" w:rsidDel="006F07F0">
          <w:rPr>
            <w:sz w:val="32"/>
            <w:szCs w:val="32"/>
            <w:rPrChange w:id="6899" w:author="The Si Tran" w:date="2012-12-12T13:58:00Z">
              <w:rPr>
                <w:rFonts w:cs="Arial"/>
                <w:b/>
                <w:bCs/>
                <w:iCs/>
                <w:sz w:val="28"/>
                <w:szCs w:val="28"/>
              </w:rPr>
            </w:rPrChange>
          </w:rPr>
          <w:tab/>
          <w:delText>N: biểu diễn thành phần phi tuyến của chuỗi thời gian</w:delText>
        </w:r>
        <w:bookmarkStart w:id="6900" w:name="_Toc343083665"/>
        <w:bookmarkStart w:id="6901" w:name="_Toc343083879"/>
        <w:bookmarkStart w:id="6902" w:name="_Toc343084090"/>
        <w:bookmarkStart w:id="6903" w:name="_Toc343220849"/>
        <w:bookmarkEnd w:id="6900"/>
        <w:bookmarkEnd w:id="6901"/>
        <w:bookmarkEnd w:id="6902"/>
        <w:bookmarkEnd w:id="6903"/>
      </w:del>
    </w:p>
    <w:p w14:paraId="6475ECAB" w14:textId="77777777" w:rsidR="00711ADB" w:rsidRPr="000064E1" w:rsidDel="006F07F0" w:rsidRDefault="00711ADB" w:rsidP="00BE62E1">
      <w:pPr>
        <w:ind w:left="720"/>
        <w:rPr>
          <w:del w:id="6904" w:author="The Si Tran" w:date="2012-12-05T22:36:00Z"/>
          <w:sz w:val="32"/>
          <w:szCs w:val="32"/>
          <w:rPrChange w:id="6905" w:author="The Si Tran" w:date="2012-12-12T13:58:00Z">
            <w:rPr>
              <w:del w:id="6906" w:author="The Si Tran" w:date="2012-12-05T22:36:00Z"/>
            </w:rPr>
          </w:rPrChange>
        </w:rPr>
      </w:pPr>
      <w:bookmarkStart w:id="6907" w:name="_Toc343083666"/>
      <w:bookmarkStart w:id="6908" w:name="_Toc343083880"/>
      <w:bookmarkStart w:id="6909" w:name="_Toc343084091"/>
      <w:bookmarkStart w:id="6910" w:name="_Toc343220850"/>
      <w:bookmarkEnd w:id="6907"/>
      <w:bookmarkEnd w:id="6908"/>
      <w:bookmarkEnd w:id="6909"/>
      <w:bookmarkEnd w:id="6910"/>
    </w:p>
    <w:p w14:paraId="1B053A9C" w14:textId="77777777" w:rsidR="00711ADB" w:rsidRPr="000064E1" w:rsidDel="006F07F0" w:rsidRDefault="00711ADB" w:rsidP="00BE62E1">
      <w:pPr>
        <w:ind w:left="720"/>
        <w:rPr>
          <w:del w:id="6911" w:author="The Si Tran" w:date="2012-12-05T22:36:00Z"/>
          <w:sz w:val="32"/>
          <w:szCs w:val="32"/>
          <w:rPrChange w:id="6912" w:author="The Si Tran" w:date="2012-12-12T13:58:00Z">
            <w:rPr>
              <w:del w:id="6913" w:author="The Si Tran" w:date="2012-12-05T22:36:00Z"/>
              <w:szCs w:val="26"/>
            </w:rPr>
          </w:rPrChange>
        </w:rPr>
      </w:pPr>
      <w:del w:id="6914" w:author="The Si Tran" w:date="2012-12-05T22:36:00Z">
        <w:r w:rsidRPr="000064E1" w:rsidDel="006F07F0">
          <w:rPr>
            <w:sz w:val="32"/>
            <w:szCs w:val="32"/>
            <w:rPrChange w:id="6915" w:author="The Si Tran" w:date="2012-12-12T13:58:00Z">
              <w:rPr>
                <w:rFonts w:cs="Arial"/>
                <w:b/>
                <w:bCs/>
                <w:iCs/>
                <w:sz w:val="28"/>
                <w:szCs w:val="28"/>
              </w:rPr>
            </w:rPrChange>
          </w:rPr>
          <w:delText>Đầu tiên, ta dùng mô hình ARIMA để dự đoán thành phần tuyến tính của chuỗi thời gian, lúc đó phần lỗi của mô hình ARIMA sẽ chứa thành phần phi tuyến tính (nếu có). Ta có:</w:delText>
        </w:r>
        <w:bookmarkStart w:id="6916" w:name="_Toc343083667"/>
        <w:bookmarkStart w:id="6917" w:name="_Toc343083881"/>
        <w:bookmarkStart w:id="6918" w:name="_Toc343084092"/>
        <w:bookmarkStart w:id="6919" w:name="_Toc343220851"/>
        <w:bookmarkEnd w:id="6916"/>
        <w:bookmarkEnd w:id="6917"/>
        <w:bookmarkEnd w:id="6918"/>
        <w:bookmarkEnd w:id="6919"/>
      </w:del>
    </w:p>
    <w:p w14:paraId="32A62806" w14:textId="77777777" w:rsidR="00711ADB" w:rsidRPr="000064E1" w:rsidDel="006F07F0" w:rsidRDefault="00711ADB" w:rsidP="00BE62E1">
      <w:pPr>
        <w:ind w:left="720"/>
        <w:rPr>
          <w:del w:id="6920" w:author="The Si Tran" w:date="2012-12-05T22:36:00Z"/>
          <w:sz w:val="32"/>
          <w:szCs w:val="32"/>
          <w:rPrChange w:id="6921" w:author="The Si Tran" w:date="2012-12-12T13:58:00Z">
            <w:rPr>
              <w:del w:id="6922" w:author="The Si Tran" w:date="2012-12-05T22:36:00Z"/>
              <w:szCs w:val="26"/>
            </w:rPr>
          </w:rPrChange>
        </w:rPr>
      </w:pPr>
      <w:del w:id="6923" w:author="The Si Tran" w:date="2012-12-05T22:36:00Z">
        <w:r w:rsidRPr="000064E1" w:rsidDel="006F07F0">
          <w:rPr>
            <w:sz w:val="32"/>
            <w:szCs w:val="32"/>
            <w:rPrChange w:id="6924" w:author="The Si Tran" w:date="2012-12-12T13:58:00Z">
              <w:rPr>
                <w:rFonts w:cs="Arial"/>
                <w:b/>
                <w:bCs/>
                <w:iCs/>
                <w:sz w:val="28"/>
                <w:szCs w:val="28"/>
              </w:rPr>
            </w:rPrChange>
          </w:rPr>
          <w:tab/>
          <w:delText>e</w:delText>
        </w:r>
        <w:r w:rsidRPr="000064E1" w:rsidDel="006F07F0">
          <w:rPr>
            <w:sz w:val="32"/>
            <w:szCs w:val="32"/>
            <w:vertAlign w:val="subscript"/>
            <w:rPrChange w:id="6925" w:author="The Si Tran" w:date="2012-12-12T13:58:00Z">
              <w:rPr>
                <w:rFonts w:cs="Arial"/>
                <w:b/>
                <w:bCs/>
                <w:iCs/>
                <w:sz w:val="28"/>
                <w:szCs w:val="28"/>
                <w:vertAlign w:val="subscript"/>
              </w:rPr>
            </w:rPrChange>
          </w:rPr>
          <w:delText xml:space="preserve">t   </w:delText>
        </w:r>
        <w:r w:rsidRPr="000064E1" w:rsidDel="006F07F0">
          <w:rPr>
            <w:sz w:val="32"/>
            <w:szCs w:val="32"/>
            <w:rPrChange w:id="6926" w:author="The Si Tran" w:date="2012-12-12T13:58:00Z">
              <w:rPr>
                <w:rFonts w:cs="Arial"/>
                <w:b/>
                <w:bCs/>
                <w:iCs/>
                <w:sz w:val="28"/>
                <w:szCs w:val="28"/>
              </w:rPr>
            </w:rPrChange>
          </w:rPr>
          <w:delText>= y</w:delText>
        </w:r>
        <w:r w:rsidRPr="000064E1" w:rsidDel="006F07F0">
          <w:rPr>
            <w:sz w:val="32"/>
            <w:szCs w:val="32"/>
            <w:vertAlign w:val="subscript"/>
            <w:rPrChange w:id="6927" w:author="The Si Tran" w:date="2012-12-12T13:58:00Z">
              <w:rPr>
                <w:rFonts w:cs="Arial"/>
                <w:b/>
                <w:bCs/>
                <w:iCs/>
                <w:sz w:val="28"/>
                <w:szCs w:val="28"/>
                <w:vertAlign w:val="subscript"/>
              </w:rPr>
            </w:rPrChange>
          </w:rPr>
          <w:delText xml:space="preserve">t </w:delText>
        </w:r>
        <w:r w:rsidRPr="000064E1" w:rsidDel="006F07F0">
          <w:rPr>
            <w:sz w:val="32"/>
            <w:szCs w:val="32"/>
            <w:rPrChange w:id="6928" w:author="The Si Tran" w:date="2012-12-12T13:58:00Z">
              <w:rPr>
                <w:rFonts w:cs="Arial"/>
                <w:b/>
                <w:bCs/>
                <w:iCs/>
                <w:sz w:val="28"/>
                <w:szCs w:val="28"/>
              </w:rPr>
            </w:rPrChange>
          </w:rPr>
          <w:delText xml:space="preserve"> - ^L</w:delText>
        </w:r>
        <w:r w:rsidRPr="000064E1" w:rsidDel="006F07F0">
          <w:rPr>
            <w:sz w:val="32"/>
            <w:szCs w:val="32"/>
            <w:vertAlign w:val="subscript"/>
            <w:rPrChange w:id="6929" w:author="The Si Tran" w:date="2012-12-12T13:58:00Z">
              <w:rPr>
                <w:rFonts w:cs="Arial"/>
                <w:b/>
                <w:bCs/>
                <w:iCs/>
                <w:sz w:val="28"/>
                <w:szCs w:val="28"/>
                <w:vertAlign w:val="subscript"/>
              </w:rPr>
            </w:rPrChange>
          </w:rPr>
          <w:delText xml:space="preserve">t </w:delText>
        </w:r>
        <w:bookmarkStart w:id="6930" w:name="_Toc343083668"/>
        <w:bookmarkStart w:id="6931" w:name="_Toc343083882"/>
        <w:bookmarkStart w:id="6932" w:name="_Toc343084093"/>
        <w:bookmarkStart w:id="6933" w:name="_Toc343220852"/>
        <w:bookmarkEnd w:id="6930"/>
        <w:bookmarkEnd w:id="6931"/>
        <w:bookmarkEnd w:id="6932"/>
        <w:bookmarkEnd w:id="6933"/>
      </w:del>
    </w:p>
    <w:p w14:paraId="2B5A2E3F" w14:textId="77777777" w:rsidR="00711ADB" w:rsidRPr="000064E1" w:rsidDel="006F07F0" w:rsidRDefault="00711ADB" w:rsidP="00BE62E1">
      <w:pPr>
        <w:ind w:left="720"/>
        <w:rPr>
          <w:del w:id="6934" w:author="The Si Tran" w:date="2012-12-05T22:36:00Z"/>
          <w:sz w:val="32"/>
          <w:szCs w:val="32"/>
          <w:rPrChange w:id="6935" w:author="The Si Tran" w:date="2012-12-12T13:58:00Z">
            <w:rPr>
              <w:del w:id="6936" w:author="The Si Tran" w:date="2012-12-05T22:36:00Z"/>
              <w:szCs w:val="26"/>
            </w:rPr>
          </w:rPrChange>
        </w:rPr>
      </w:pPr>
      <w:del w:id="6937" w:author="The Si Tran" w:date="2012-12-05T22:36:00Z">
        <w:r w:rsidRPr="000064E1" w:rsidDel="006F07F0">
          <w:rPr>
            <w:sz w:val="32"/>
            <w:szCs w:val="32"/>
            <w:rPrChange w:id="6938" w:author="The Si Tran" w:date="2012-12-12T13:58:00Z">
              <w:rPr>
                <w:rFonts w:cs="Arial"/>
                <w:b/>
                <w:bCs/>
                <w:iCs/>
                <w:sz w:val="28"/>
                <w:szCs w:val="28"/>
              </w:rPr>
            </w:rPrChange>
          </w:rPr>
          <w:delText>trong đó:</w:delText>
        </w:r>
        <w:bookmarkStart w:id="6939" w:name="_Toc343083669"/>
        <w:bookmarkStart w:id="6940" w:name="_Toc343083883"/>
        <w:bookmarkStart w:id="6941" w:name="_Toc343084094"/>
        <w:bookmarkStart w:id="6942" w:name="_Toc343220853"/>
        <w:bookmarkEnd w:id="6939"/>
        <w:bookmarkEnd w:id="6940"/>
        <w:bookmarkEnd w:id="6941"/>
        <w:bookmarkEnd w:id="6942"/>
      </w:del>
    </w:p>
    <w:p w14:paraId="3DACE5FA" w14:textId="77777777" w:rsidR="00711ADB" w:rsidRPr="000064E1" w:rsidDel="006F07F0" w:rsidRDefault="00711ADB" w:rsidP="00BE62E1">
      <w:pPr>
        <w:ind w:left="720"/>
        <w:rPr>
          <w:del w:id="6943" w:author="The Si Tran" w:date="2012-12-05T22:36:00Z"/>
          <w:sz w:val="32"/>
          <w:szCs w:val="32"/>
          <w:rPrChange w:id="6944" w:author="The Si Tran" w:date="2012-12-12T13:58:00Z">
            <w:rPr>
              <w:del w:id="6945" w:author="The Si Tran" w:date="2012-12-05T22:36:00Z"/>
              <w:szCs w:val="26"/>
            </w:rPr>
          </w:rPrChange>
        </w:rPr>
      </w:pPr>
      <w:del w:id="6946" w:author="The Si Tran" w:date="2012-12-05T22:36:00Z">
        <w:r w:rsidRPr="000064E1" w:rsidDel="006F07F0">
          <w:rPr>
            <w:sz w:val="32"/>
            <w:szCs w:val="32"/>
            <w:rPrChange w:id="6947" w:author="The Si Tran" w:date="2012-12-12T13:58:00Z">
              <w:rPr>
                <w:rFonts w:cs="Arial"/>
                <w:b/>
                <w:bCs/>
                <w:iCs/>
                <w:sz w:val="28"/>
                <w:szCs w:val="28"/>
              </w:rPr>
            </w:rPrChange>
          </w:rPr>
          <w:tab/>
          <w:delText>e</w:delText>
        </w:r>
        <w:r w:rsidRPr="000064E1" w:rsidDel="006F07F0">
          <w:rPr>
            <w:sz w:val="32"/>
            <w:szCs w:val="32"/>
            <w:vertAlign w:val="subscript"/>
            <w:rPrChange w:id="6948" w:author="The Si Tran" w:date="2012-12-12T13:58:00Z">
              <w:rPr>
                <w:rFonts w:cs="Arial"/>
                <w:b/>
                <w:bCs/>
                <w:iCs/>
                <w:sz w:val="28"/>
                <w:szCs w:val="28"/>
                <w:vertAlign w:val="subscript"/>
              </w:rPr>
            </w:rPrChange>
          </w:rPr>
          <w:delText>t</w:delText>
        </w:r>
        <w:r w:rsidRPr="000064E1" w:rsidDel="006F07F0">
          <w:rPr>
            <w:sz w:val="32"/>
            <w:szCs w:val="32"/>
            <w:rPrChange w:id="6949" w:author="The Si Tran" w:date="2012-12-12T13:58:00Z">
              <w:rPr>
                <w:rFonts w:cs="Arial"/>
                <w:b/>
                <w:bCs/>
                <w:iCs/>
                <w:sz w:val="28"/>
                <w:szCs w:val="28"/>
              </w:rPr>
            </w:rPrChange>
          </w:rPr>
          <w:delText xml:space="preserve"> : là thành phần lỗi của mô hình ARIMA </w:delText>
        </w:r>
        <w:bookmarkStart w:id="6950" w:name="_Toc343083670"/>
        <w:bookmarkStart w:id="6951" w:name="_Toc343083884"/>
        <w:bookmarkStart w:id="6952" w:name="_Toc343084095"/>
        <w:bookmarkStart w:id="6953" w:name="_Toc343220854"/>
        <w:bookmarkEnd w:id="6950"/>
        <w:bookmarkEnd w:id="6951"/>
        <w:bookmarkEnd w:id="6952"/>
        <w:bookmarkEnd w:id="6953"/>
      </w:del>
    </w:p>
    <w:p w14:paraId="2CFF7F6A" w14:textId="77777777" w:rsidR="006A21F7" w:rsidRPr="000064E1" w:rsidDel="006F07F0" w:rsidRDefault="00711ADB" w:rsidP="005A22B0">
      <w:pPr>
        <w:rPr>
          <w:del w:id="6954" w:author="The Si Tran" w:date="2012-12-05T22:36:00Z"/>
          <w:sz w:val="32"/>
          <w:szCs w:val="32"/>
          <w:rPrChange w:id="6955" w:author="The Si Tran" w:date="2012-12-12T13:58:00Z">
            <w:rPr>
              <w:del w:id="6956" w:author="The Si Tran" w:date="2012-12-05T22:36:00Z"/>
              <w:szCs w:val="26"/>
            </w:rPr>
          </w:rPrChange>
        </w:rPr>
      </w:pPr>
      <w:del w:id="6957" w:author="The Si Tran" w:date="2012-12-05T22:36:00Z">
        <w:r w:rsidRPr="000064E1" w:rsidDel="006F07F0">
          <w:rPr>
            <w:sz w:val="32"/>
            <w:szCs w:val="32"/>
            <w:rPrChange w:id="6958" w:author="The Si Tran" w:date="2012-12-12T13:58:00Z">
              <w:rPr>
                <w:rFonts w:cs="Arial"/>
                <w:b/>
                <w:bCs/>
                <w:iCs/>
                <w:sz w:val="28"/>
                <w:szCs w:val="28"/>
              </w:rPr>
            </w:rPrChange>
          </w:rPr>
          <w:tab/>
          <w:delText>Bước tiếp theo, ta dùng mô hình ANN để phân tích thành phần lỗi bên trên</w:delText>
        </w:r>
        <w:bookmarkStart w:id="6959" w:name="_Toc343083671"/>
        <w:bookmarkStart w:id="6960" w:name="_Toc343083885"/>
        <w:bookmarkStart w:id="6961" w:name="_Toc343084096"/>
        <w:bookmarkStart w:id="6962" w:name="_Toc343220855"/>
        <w:bookmarkEnd w:id="6959"/>
        <w:bookmarkEnd w:id="6960"/>
        <w:bookmarkEnd w:id="6961"/>
        <w:bookmarkEnd w:id="6962"/>
      </w:del>
    </w:p>
    <w:p w14:paraId="60C7C5F2" w14:textId="77777777" w:rsidR="00711ADB" w:rsidRPr="000064E1" w:rsidDel="006F07F0" w:rsidRDefault="00711ADB" w:rsidP="005A22B0">
      <w:pPr>
        <w:rPr>
          <w:del w:id="6963" w:author="The Si Tran" w:date="2012-12-05T22:36:00Z"/>
          <w:sz w:val="32"/>
          <w:szCs w:val="32"/>
          <w:rPrChange w:id="6964" w:author="The Si Tran" w:date="2012-12-12T13:58:00Z">
            <w:rPr>
              <w:del w:id="6965" w:author="The Si Tran" w:date="2012-12-05T22:36:00Z"/>
              <w:szCs w:val="26"/>
            </w:rPr>
          </w:rPrChange>
        </w:rPr>
      </w:pPr>
      <w:del w:id="6966" w:author="The Si Tran" w:date="2012-12-05T22:36:00Z">
        <w:r w:rsidRPr="000064E1" w:rsidDel="006F07F0">
          <w:rPr>
            <w:sz w:val="32"/>
            <w:szCs w:val="32"/>
            <w:rPrChange w:id="6967" w:author="The Si Tran" w:date="2012-12-12T13:58:00Z">
              <w:rPr>
                <w:rFonts w:cs="Arial"/>
                <w:b/>
                <w:bCs/>
                <w:iCs/>
                <w:sz w:val="28"/>
                <w:szCs w:val="28"/>
              </w:rPr>
            </w:rPrChange>
          </w:rPr>
          <w:tab/>
        </w:r>
        <w:r w:rsidRPr="000064E1" w:rsidDel="006F07F0">
          <w:rPr>
            <w:sz w:val="32"/>
            <w:szCs w:val="32"/>
            <w:rPrChange w:id="6968" w:author="The Si Tran" w:date="2012-12-12T13:58:00Z">
              <w:rPr>
                <w:rFonts w:cs="Arial"/>
                <w:b/>
                <w:bCs/>
                <w:iCs/>
                <w:sz w:val="28"/>
                <w:szCs w:val="28"/>
              </w:rPr>
            </w:rPrChange>
          </w:rPr>
          <w:tab/>
          <w:delText>et = f(et−1;et−2;:::;et−n)+ t</w:delText>
        </w:r>
        <w:bookmarkStart w:id="6969" w:name="_Toc343083672"/>
        <w:bookmarkStart w:id="6970" w:name="_Toc343083886"/>
        <w:bookmarkStart w:id="6971" w:name="_Toc343084097"/>
        <w:bookmarkStart w:id="6972" w:name="_Toc343220856"/>
        <w:bookmarkEnd w:id="6969"/>
        <w:bookmarkEnd w:id="6970"/>
        <w:bookmarkEnd w:id="6971"/>
        <w:bookmarkEnd w:id="6972"/>
      </w:del>
    </w:p>
    <w:p w14:paraId="6B01B6D8" w14:textId="77777777" w:rsidR="00711ADB" w:rsidRPr="000064E1" w:rsidDel="006F07F0" w:rsidRDefault="00711ADB" w:rsidP="005A22B0">
      <w:pPr>
        <w:rPr>
          <w:del w:id="6973" w:author="The Si Tran" w:date="2012-12-05T22:36:00Z"/>
          <w:sz w:val="32"/>
          <w:szCs w:val="32"/>
          <w:rPrChange w:id="6974" w:author="The Si Tran" w:date="2012-12-12T13:58:00Z">
            <w:rPr>
              <w:del w:id="6975" w:author="The Si Tran" w:date="2012-12-05T22:36:00Z"/>
              <w:szCs w:val="26"/>
            </w:rPr>
          </w:rPrChange>
        </w:rPr>
      </w:pPr>
      <w:del w:id="6976" w:author="The Si Tran" w:date="2012-12-05T22:36:00Z">
        <w:r w:rsidRPr="000064E1" w:rsidDel="006F07F0">
          <w:rPr>
            <w:sz w:val="32"/>
            <w:szCs w:val="32"/>
            <w:rPrChange w:id="6977" w:author="The Si Tran" w:date="2012-12-12T13:58:00Z">
              <w:rPr>
                <w:rFonts w:cs="Arial"/>
                <w:b/>
                <w:bCs/>
                <w:iCs/>
                <w:sz w:val="28"/>
                <w:szCs w:val="28"/>
              </w:rPr>
            </w:rPrChange>
          </w:rPr>
          <w:tab/>
          <w:delText>ta thu được kết quả dự đoán của chuỗi thời gian như sau:</w:delText>
        </w:r>
        <w:bookmarkStart w:id="6978" w:name="_Toc343083673"/>
        <w:bookmarkStart w:id="6979" w:name="_Toc343083887"/>
        <w:bookmarkStart w:id="6980" w:name="_Toc343084098"/>
        <w:bookmarkStart w:id="6981" w:name="_Toc343220857"/>
        <w:bookmarkEnd w:id="6978"/>
        <w:bookmarkEnd w:id="6979"/>
        <w:bookmarkEnd w:id="6980"/>
        <w:bookmarkEnd w:id="6981"/>
      </w:del>
    </w:p>
    <w:p w14:paraId="3BD065D2" w14:textId="77777777" w:rsidR="00711ADB" w:rsidRPr="000064E1" w:rsidDel="006F07F0" w:rsidRDefault="00165810" w:rsidP="005A22B0">
      <w:pPr>
        <w:rPr>
          <w:del w:id="6982" w:author="The Si Tran" w:date="2012-12-05T22:36:00Z"/>
          <w:sz w:val="32"/>
          <w:szCs w:val="32"/>
          <w:rPrChange w:id="6983" w:author="The Si Tran" w:date="2012-12-12T13:58:00Z">
            <w:rPr>
              <w:del w:id="6984" w:author="The Si Tran" w:date="2012-12-05T22:36:00Z"/>
              <w:szCs w:val="26"/>
            </w:rPr>
          </w:rPrChange>
        </w:rPr>
      </w:pPr>
      <w:del w:id="6985" w:author="The Si Tran" w:date="2012-12-05T22:36:00Z">
        <w:r w:rsidRPr="000064E1" w:rsidDel="006F07F0">
          <w:rPr>
            <w:sz w:val="32"/>
            <w:szCs w:val="32"/>
            <w:rPrChange w:id="6986" w:author="The Si Tran" w:date="2012-12-12T13:58:00Z">
              <w:rPr>
                <w:rFonts w:cs="Arial"/>
                <w:b/>
                <w:bCs/>
                <w:iCs/>
                <w:sz w:val="28"/>
                <w:szCs w:val="28"/>
              </w:rPr>
            </w:rPrChange>
          </w:rPr>
          <w:tab/>
        </w:r>
        <w:r w:rsidRPr="000064E1" w:rsidDel="006F07F0">
          <w:rPr>
            <w:sz w:val="32"/>
            <w:szCs w:val="32"/>
            <w:rPrChange w:id="6987" w:author="The Si Tran" w:date="2012-12-12T13:58:00Z">
              <w:rPr>
                <w:rFonts w:cs="Arial"/>
                <w:b/>
                <w:bCs/>
                <w:iCs/>
                <w:sz w:val="28"/>
                <w:szCs w:val="28"/>
              </w:rPr>
            </w:rPrChange>
          </w:rPr>
          <w:tab/>
          <w:delText>^y</w:delText>
        </w:r>
        <w:r w:rsidRPr="000064E1" w:rsidDel="006F07F0">
          <w:rPr>
            <w:sz w:val="32"/>
            <w:szCs w:val="32"/>
            <w:vertAlign w:val="subscript"/>
            <w:rPrChange w:id="6988" w:author="The Si Tran" w:date="2012-12-12T13:58:00Z">
              <w:rPr>
                <w:rFonts w:cs="Arial"/>
                <w:b/>
                <w:bCs/>
                <w:iCs/>
                <w:sz w:val="28"/>
                <w:szCs w:val="28"/>
                <w:vertAlign w:val="subscript"/>
              </w:rPr>
            </w:rPrChange>
          </w:rPr>
          <w:delText>t</w:delText>
        </w:r>
        <w:r w:rsidRPr="000064E1" w:rsidDel="006F07F0">
          <w:rPr>
            <w:sz w:val="32"/>
            <w:szCs w:val="32"/>
            <w:rPrChange w:id="6989" w:author="The Si Tran" w:date="2012-12-12T13:58:00Z">
              <w:rPr>
                <w:rFonts w:cs="Arial"/>
                <w:b/>
                <w:bCs/>
                <w:iCs/>
                <w:sz w:val="28"/>
                <w:szCs w:val="28"/>
              </w:rPr>
            </w:rPrChange>
          </w:rPr>
          <w:delText xml:space="preserve"> = ^L</w:delText>
        </w:r>
        <w:r w:rsidRPr="000064E1" w:rsidDel="006F07F0">
          <w:rPr>
            <w:sz w:val="32"/>
            <w:szCs w:val="32"/>
            <w:vertAlign w:val="subscript"/>
            <w:rPrChange w:id="6990" w:author="The Si Tran" w:date="2012-12-12T13:58:00Z">
              <w:rPr>
                <w:rFonts w:cs="Arial"/>
                <w:b/>
                <w:bCs/>
                <w:iCs/>
                <w:sz w:val="28"/>
                <w:szCs w:val="28"/>
                <w:vertAlign w:val="subscript"/>
              </w:rPr>
            </w:rPrChange>
          </w:rPr>
          <w:delText>t</w:delText>
        </w:r>
        <w:r w:rsidRPr="000064E1" w:rsidDel="006F07F0">
          <w:rPr>
            <w:sz w:val="32"/>
            <w:szCs w:val="32"/>
            <w:rPrChange w:id="6991" w:author="The Si Tran" w:date="2012-12-12T13:58:00Z">
              <w:rPr>
                <w:rFonts w:cs="Arial"/>
                <w:b/>
                <w:bCs/>
                <w:iCs/>
                <w:sz w:val="28"/>
                <w:szCs w:val="28"/>
              </w:rPr>
            </w:rPrChange>
          </w:rPr>
          <w:delText xml:space="preserve"> + ^N</w:delText>
        </w:r>
        <w:r w:rsidRPr="000064E1" w:rsidDel="006F07F0">
          <w:rPr>
            <w:sz w:val="32"/>
            <w:szCs w:val="32"/>
            <w:vertAlign w:val="subscript"/>
            <w:rPrChange w:id="6992" w:author="The Si Tran" w:date="2012-12-12T13:58:00Z">
              <w:rPr>
                <w:rFonts w:cs="Arial"/>
                <w:b/>
                <w:bCs/>
                <w:iCs/>
                <w:sz w:val="28"/>
                <w:szCs w:val="28"/>
                <w:vertAlign w:val="subscript"/>
              </w:rPr>
            </w:rPrChange>
          </w:rPr>
          <w:delText>t</w:delText>
        </w:r>
        <w:r w:rsidR="00E47F01" w:rsidRPr="000064E1" w:rsidDel="006F07F0">
          <w:rPr>
            <w:sz w:val="32"/>
            <w:szCs w:val="32"/>
            <w:vertAlign w:val="subscript"/>
            <w:rPrChange w:id="6993" w:author="The Si Tran" w:date="2012-12-12T13:58:00Z">
              <w:rPr>
                <w:rFonts w:cs="Arial"/>
                <w:b/>
                <w:bCs/>
                <w:iCs/>
                <w:sz w:val="28"/>
                <w:szCs w:val="28"/>
                <w:vertAlign w:val="subscript"/>
              </w:rPr>
            </w:rPrChange>
          </w:rPr>
          <w:delText xml:space="preserve"> </w:delText>
        </w:r>
        <w:bookmarkStart w:id="6994" w:name="_Toc343083674"/>
        <w:bookmarkStart w:id="6995" w:name="_Toc343083888"/>
        <w:bookmarkStart w:id="6996" w:name="_Toc343084099"/>
        <w:bookmarkStart w:id="6997" w:name="_Toc343220858"/>
        <w:bookmarkEnd w:id="6994"/>
        <w:bookmarkEnd w:id="6995"/>
        <w:bookmarkEnd w:id="6996"/>
        <w:bookmarkEnd w:id="6997"/>
      </w:del>
    </w:p>
    <w:p w14:paraId="44DEEBC0" w14:textId="77777777" w:rsidR="00E47F01" w:rsidRPr="000064E1" w:rsidDel="006F07F0" w:rsidRDefault="00E47F01" w:rsidP="005A22B0">
      <w:pPr>
        <w:rPr>
          <w:del w:id="6998" w:author="The Si Tran" w:date="2012-12-05T22:36:00Z"/>
          <w:sz w:val="32"/>
          <w:szCs w:val="32"/>
          <w:rPrChange w:id="6999" w:author="The Si Tran" w:date="2012-12-12T13:58:00Z">
            <w:rPr>
              <w:del w:id="7000" w:author="The Si Tran" w:date="2012-12-05T22:36:00Z"/>
              <w:szCs w:val="26"/>
            </w:rPr>
          </w:rPrChange>
        </w:rPr>
      </w:pPr>
      <w:del w:id="7001" w:author="The Si Tran" w:date="2012-12-05T22:36:00Z">
        <w:r w:rsidRPr="000064E1" w:rsidDel="006F07F0">
          <w:rPr>
            <w:sz w:val="32"/>
            <w:szCs w:val="32"/>
            <w:rPrChange w:id="7002" w:author="The Si Tran" w:date="2012-12-12T13:58:00Z">
              <w:rPr>
                <w:rFonts w:cs="Arial"/>
                <w:b/>
                <w:bCs/>
                <w:iCs/>
                <w:sz w:val="28"/>
                <w:szCs w:val="28"/>
              </w:rPr>
            </w:rPrChange>
          </w:rPr>
          <w:tab/>
        </w:r>
        <w:bookmarkStart w:id="7003" w:name="_Toc343083675"/>
        <w:bookmarkStart w:id="7004" w:name="_Toc343083889"/>
        <w:bookmarkStart w:id="7005" w:name="_Toc343084100"/>
        <w:bookmarkStart w:id="7006" w:name="_Toc343220859"/>
        <w:bookmarkEnd w:id="7003"/>
        <w:bookmarkEnd w:id="7004"/>
        <w:bookmarkEnd w:id="7005"/>
        <w:bookmarkEnd w:id="7006"/>
      </w:del>
    </w:p>
    <w:p w14:paraId="37070303" w14:textId="77777777" w:rsidR="006A21F7" w:rsidRPr="000064E1" w:rsidDel="006F07F0" w:rsidRDefault="006A21F7" w:rsidP="005A22B0">
      <w:pPr>
        <w:rPr>
          <w:del w:id="7007" w:author="The Si Tran" w:date="2012-12-05T22:36:00Z"/>
          <w:sz w:val="32"/>
          <w:szCs w:val="32"/>
          <w:rPrChange w:id="7008" w:author="The Si Tran" w:date="2012-12-12T13:58:00Z">
            <w:rPr>
              <w:del w:id="7009" w:author="The Si Tran" w:date="2012-12-05T22:36:00Z"/>
            </w:rPr>
          </w:rPrChange>
        </w:rPr>
      </w:pPr>
      <w:bookmarkStart w:id="7010" w:name="_Toc343083676"/>
      <w:bookmarkStart w:id="7011" w:name="_Toc343083890"/>
      <w:bookmarkStart w:id="7012" w:name="_Toc343084101"/>
      <w:bookmarkStart w:id="7013" w:name="_Toc343220860"/>
      <w:bookmarkEnd w:id="7010"/>
      <w:bookmarkEnd w:id="7011"/>
      <w:bookmarkEnd w:id="7012"/>
      <w:bookmarkEnd w:id="7013"/>
    </w:p>
    <w:p w14:paraId="230B50E6" w14:textId="77777777" w:rsidR="00783FDB" w:rsidRPr="000064E1" w:rsidDel="006F07F0" w:rsidRDefault="00783FDB">
      <w:pPr>
        <w:spacing w:before="0" w:after="200" w:line="276" w:lineRule="auto"/>
        <w:jc w:val="left"/>
        <w:rPr>
          <w:del w:id="7014" w:author="The Si Tran" w:date="2012-12-05T22:36:00Z"/>
          <w:b/>
          <w:bCs/>
          <w:kern w:val="32"/>
          <w:sz w:val="32"/>
          <w:szCs w:val="32"/>
        </w:rPr>
      </w:pPr>
      <w:del w:id="7015" w:author="The Si Tran" w:date="2012-12-05T22:36:00Z">
        <w:r w:rsidRPr="000064E1" w:rsidDel="006F07F0">
          <w:rPr>
            <w:sz w:val="32"/>
            <w:szCs w:val="32"/>
            <w:rPrChange w:id="7016" w:author="The Si Tran" w:date="2012-12-12T13:58:00Z">
              <w:rPr>
                <w:rFonts w:cs="Arial"/>
                <w:b/>
                <w:bCs/>
                <w:iCs/>
                <w:sz w:val="28"/>
                <w:szCs w:val="28"/>
              </w:rPr>
            </w:rPrChange>
          </w:rPr>
          <w:br w:type="page"/>
        </w:r>
      </w:del>
    </w:p>
    <w:p w14:paraId="042B53FC" w14:textId="77777777" w:rsidR="00EA14F5" w:rsidRPr="000064E1" w:rsidRDefault="00EF77AD" w:rsidP="00451320">
      <w:pPr>
        <w:pStyle w:val="Heading1"/>
        <w:jc w:val="left"/>
        <w:rPr>
          <w:ins w:id="7017" w:author="The Si Tran" w:date="2012-12-09T14:49:00Z"/>
          <w:rFonts w:cs="Times New Roman"/>
          <w:rPrChange w:id="7018" w:author="The Si Tran" w:date="2012-12-12T13:58:00Z">
            <w:rPr>
              <w:ins w:id="7019" w:author="The Si Tran" w:date="2012-12-09T14:49:00Z"/>
              <w:rFonts w:cs="Times New Roman"/>
              <w:sz w:val="26"/>
              <w:szCs w:val="26"/>
            </w:rPr>
          </w:rPrChange>
        </w:rPr>
      </w:pPr>
      <w:bookmarkStart w:id="7020" w:name="_Toc343220861"/>
      <w:ins w:id="7021" w:author="The Si Tran" w:date="2012-12-06T21:19:00Z">
        <w:r w:rsidRPr="000064E1">
          <w:rPr>
            <w:rFonts w:cs="Times New Roman"/>
            <w:rPrChange w:id="7022" w:author="The Si Tran" w:date="2012-12-12T13:58:00Z">
              <w:rPr>
                <w:rFonts w:cs="Times New Roman"/>
                <w:sz w:val="26"/>
                <w:szCs w:val="26"/>
              </w:rPr>
            </w:rPrChange>
          </w:rPr>
          <w:t>KẾT QUẢ</w:t>
        </w:r>
      </w:ins>
      <w:del w:id="7023" w:author="The Si Tran" w:date="2012-12-06T21:19:00Z">
        <w:r w:rsidR="00EA14F5" w:rsidRPr="000064E1" w:rsidDel="00EF77AD">
          <w:rPr>
            <w:rFonts w:cs="Times New Roman"/>
            <w:rPrChange w:id="7024" w:author="The Si Tran" w:date="2012-12-12T13:58:00Z">
              <w:rPr>
                <w:rFonts w:cs="Times New Roman"/>
                <w:iCs/>
                <w:kern w:val="0"/>
                <w:sz w:val="28"/>
                <w:szCs w:val="28"/>
              </w:rPr>
            </w:rPrChange>
          </w:rPr>
          <w:delText>HIỆN THỰC VÀ</w:delText>
        </w:r>
      </w:del>
      <w:r w:rsidR="00EA14F5" w:rsidRPr="000064E1">
        <w:rPr>
          <w:rFonts w:cs="Times New Roman"/>
          <w:rPrChange w:id="7025" w:author="The Si Tran" w:date="2012-12-12T13:58:00Z">
            <w:rPr>
              <w:rFonts w:cs="Times New Roman"/>
              <w:iCs/>
              <w:kern w:val="0"/>
              <w:sz w:val="28"/>
              <w:szCs w:val="28"/>
            </w:rPr>
          </w:rPrChange>
        </w:rPr>
        <w:t xml:space="preserve"> THỰC NGHIỆM</w:t>
      </w:r>
      <w:bookmarkEnd w:id="7020"/>
    </w:p>
    <w:p w14:paraId="0D41A884" w14:textId="77777777" w:rsidR="00C83C77" w:rsidRDefault="00256858" w:rsidP="00256858">
      <w:pPr>
        <w:spacing w:before="0"/>
        <w:rPr>
          <w:ins w:id="7026" w:author="The Si Tran" w:date="2012-12-09T14:50:00Z"/>
          <w:szCs w:val="26"/>
        </w:rPr>
      </w:pPr>
      <w:ins w:id="7027" w:author="The Si Tran" w:date="2012-12-09T14:49:00Z">
        <w:r w:rsidRPr="00074777">
          <w:rPr>
            <w:szCs w:val="26"/>
          </w:rPr>
          <w:t>Trong đề</w:t>
        </w:r>
        <w:r w:rsidR="00C83C77">
          <w:rPr>
            <w:szCs w:val="26"/>
          </w:rPr>
          <w:t xml:space="preserve"> tài này chúng tôi</w:t>
        </w:r>
        <w:r w:rsidRPr="00074777">
          <w:rPr>
            <w:szCs w:val="26"/>
          </w:rPr>
          <w:t xml:space="preserve"> thực hiện chạy các giải thuật trên các bộ dữ liệu khác nhau để so sánh trên </w:t>
        </w:r>
      </w:ins>
      <w:ins w:id="7028" w:author="The Si Tran" w:date="2012-12-09T14:51:00Z">
        <w:r w:rsidR="00C83C77">
          <w:rPr>
            <w:szCs w:val="26"/>
          </w:rPr>
          <w:t>các</w:t>
        </w:r>
      </w:ins>
      <w:ins w:id="7029" w:author="The Si Tran" w:date="2012-12-09T14:49:00Z">
        <w:r w:rsidRPr="00074777">
          <w:rPr>
            <w:szCs w:val="26"/>
          </w:rPr>
          <w:t xml:space="preserve"> tiêu chí: khả năng tổng quát hóa (thể hiện qua sai số trong quá trình kiể</w:t>
        </w:r>
        <w:r w:rsidR="00C83C77">
          <w:rPr>
            <w:szCs w:val="26"/>
          </w:rPr>
          <w:t>m tra), khả năng phù hợp với các loại dữ liệu khác nhau, khả năng dự đoán.</w:t>
        </w:r>
      </w:ins>
    </w:p>
    <w:p w14:paraId="2AEA8BBF" w14:textId="77777777" w:rsidR="00256858" w:rsidRDefault="00256858" w:rsidP="00256858">
      <w:pPr>
        <w:spacing w:before="0"/>
        <w:rPr>
          <w:ins w:id="7030" w:author="The Si Tran" w:date="2012-12-09T14:49:00Z"/>
          <w:szCs w:val="26"/>
        </w:rPr>
      </w:pPr>
      <w:ins w:id="7031" w:author="The Si Tran" w:date="2012-12-09T14:49:00Z">
        <w:r>
          <w:rPr>
            <w:szCs w:val="26"/>
          </w:rPr>
          <w:t xml:space="preserve">Các dữ liệu được thực nghiệm là: dữ liệu về (1) Nhu cầu năng lượng ở Italia, (2) Tỉ giá giữa đồng euro và đồng đô la, (3) Chỉ số tiêu dùng xăng dầu của người của người dân thành thị ở Mỹ, (4) Tổng số người sinh theo tháng ở New York. Các bộ dữ liệu trên được lấy từ nguồn internet. </w:t>
        </w:r>
      </w:ins>
    </w:p>
    <w:p w14:paraId="02FFF648" w14:textId="77777777" w:rsidR="00256858" w:rsidRPr="00945B99" w:rsidRDefault="00256858">
      <w:pPr>
        <w:spacing w:before="0"/>
        <w:rPr>
          <w:ins w:id="7032" w:author="The Si Tran" w:date="2012-12-06T21:19:00Z"/>
          <w:szCs w:val="26"/>
        </w:rPr>
        <w:pPrChange w:id="7033" w:author="The Si Tran" w:date="2012-12-09T14:53:00Z">
          <w:pPr>
            <w:pStyle w:val="Heading1"/>
            <w:jc w:val="left"/>
          </w:pPr>
        </w:pPrChange>
      </w:pPr>
      <w:ins w:id="7034" w:author="The Si Tran" w:date="2012-12-09T14:49:00Z">
        <w:r>
          <w:rPr>
            <w:szCs w:val="26"/>
          </w:rPr>
          <w:t xml:space="preserve">Các kết quả này được các thành viên trong nhóm chạy thực nghiệm với chương trình trên hệ điều hành Window 7/Window 8, cài đặt sẵn .NET framework với cấu hình máy: Ram 2GB, CPU Core 2 Duo 2.0 GHz. </w:t>
        </w:r>
      </w:ins>
    </w:p>
    <w:p w14:paraId="3097DE1B" w14:textId="77777777" w:rsidR="00EF77AD" w:rsidRDefault="00EF77AD">
      <w:pPr>
        <w:pStyle w:val="Heading2"/>
        <w:rPr>
          <w:ins w:id="7035" w:author="The Si Tran" w:date="2012-12-09T14:53:00Z"/>
        </w:rPr>
        <w:pPrChange w:id="7036" w:author="The Si Tran" w:date="2012-12-06T21:19:00Z">
          <w:pPr>
            <w:pStyle w:val="Heading1"/>
            <w:jc w:val="left"/>
          </w:pPr>
        </w:pPrChange>
      </w:pPr>
      <w:bookmarkStart w:id="7037" w:name="_Toc343220862"/>
      <w:ins w:id="7038" w:author="The Si Tran" w:date="2012-12-06T21:19:00Z">
        <w:r>
          <w:t>Dữ liệu thực nghiệm</w:t>
        </w:r>
      </w:ins>
      <w:bookmarkEnd w:id="7037"/>
    </w:p>
    <w:p w14:paraId="4D308342" w14:textId="77777777" w:rsidR="00314F23" w:rsidRDefault="00314F23" w:rsidP="00314F23">
      <w:pPr>
        <w:rPr>
          <w:ins w:id="7039" w:author="The Si Tran" w:date="2012-12-09T14:53:00Z"/>
          <w:szCs w:val="26"/>
        </w:rPr>
      </w:pPr>
      <w:ins w:id="7040" w:author="The Si Tran" w:date="2012-12-09T14:53:00Z">
        <w:r>
          <w:rPr>
            <w:szCs w:val="26"/>
          </w:rPr>
          <w:t xml:space="preserve">Để đánh giá kết quả, dữ liệu mà chúng tôi sử dụng trong đề tài này được lấy từ Time-Series Data Library (nguồn: </w:t>
        </w:r>
        <w:r>
          <w:fldChar w:fldCharType="begin"/>
        </w:r>
        <w:r>
          <w:instrText xml:space="preserve"> HYPERLINK "http://robjhyndman.com/TSDL/" </w:instrText>
        </w:r>
        <w:r>
          <w:fldChar w:fldCharType="separate"/>
        </w:r>
        <w:r w:rsidRPr="00372EA1">
          <w:rPr>
            <w:rStyle w:val="Hyperlink"/>
          </w:rPr>
          <w:t>http://robjhyndman.com/TSDL/</w:t>
        </w:r>
        <w:r>
          <w:rPr>
            <w:rStyle w:val="Hyperlink"/>
            <w:szCs w:val="26"/>
          </w:rPr>
          <w:fldChar w:fldCharType="end"/>
        </w:r>
        <w:r>
          <w:rPr>
            <w:szCs w:val="26"/>
          </w:rPr>
          <w:t xml:space="preserve">). </w:t>
        </w:r>
      </w:ins>
    </w:p>
    <w:p w14:paraId="59285676" w14:textId="77777777" w:rsidR="00314F23" w:rsidRDefault="00314F23" w:rsidP="00314F23">
      <w:pPr>
        <w:rPr>
          <w:ins w:id="7041" w:author="The Si Tran" w:date="2012-12-14T06:25:00Z"/>
          <w:szCs w:val="26"/>
        </w:rPr>
      </w:pPr>
      <w:ins w:id="7042" w:author="The Si Tran" w:date="2012-12-09T14:53:00Z">
        <w:r>
          <w:rPr>
            <w:szCs w:val="26"/>
          </w:rPr>
          <w:t xml:space="preserve">Các dữ liệu này trải rộng từ dữ liệu thị trường tài chính cho đến các quá trình tự nhiên và được phân thành bốn loại </w:t>
        </w:r>
        <w:r>
          <w:rPr>
            <w:i/>
            <w:szCs w:val="26"/>
          </w:rPr>
          <w:t>Seasonal</w:t>
        </w:r>
        <w:r>
          <w:rPr>
            <w:szCs w:val="26"/>
          </w:rPr>
          <w:t xml:space="preserve">, </w:t>
        </w:r>
        <w:r>
          <w:rPr>
            <w:i/>
            <w:szCs w:val="26"/>
          </w:rPr>
          <w:t>Trended</w:t>
        </w:r>
        <w:r>
          <w:rPr>
            <w:szCs w:val="26"/>
          </w:rPr>
          <w:t xml:space="preserve">, </w:t>
        </w:r>
        <w:r>
          <w:rPr>
            <w:i/>
            <w:szCs w:val="26"/>
          </w:rPr>
          <w:t>Seasonal and Trended</w:t>
        </w:r>
        <w:r>
          <w:rPr>
            <w:szCs w:val="26"/>
          </w:rPr>
          <w:t xml:space="preserve"> and </w:t>
        </w:r>
        <w:r>
          <w:rPr>
            <w:i/>
            <w:szCs w:val="26"/>
          </w:rPr>
          <w:t>Nonlinear</w:t>
        </w:r>
        <w:r>
          <w:rPr>
            <w:szCs w:val="26"/>
          </w:rPr>
          <w:t>.</w:t>
        </w:r>
      </w:ins>
    </w:p>
    <w:p w14:paraId="1B5AEC7D" w14:textId="51251A43" w:rsidR="002D6925" w:rsidRPr="002D6925" w:rsidRDefault="002D6925" w:rsidP="002D6925">
      <w:pPr>
        <w:pStyle w:val="Bang"/>
        <w:spacing w:before="0"/>
        <w:rPr>
          <w:ins w:id="7043" w:author="The Si Tran" w:date="2012-12-09T14:53:00Z"/>
          <w:rPrChange w:id="7044" w:author="The Si Tran" w:date="2012-12-14T06:25:00Z">
            <w:rPr>
              <w:ins w:id="7045" w:author="The Si Tran" w:date="2012-12-09T14:53:00Z"/>
              <w:szCs w:val="26"/>
            </w:rPr>
          </w:rPrChange>
        </w:rPr>
        <w:pPrChange w:id="7046" w:author="The Si Tran" w:date="2012-12-14T06:25:00Z">
          <w:pPr/>
        </w:pPrChange>
      </w:pPr>
      <w:bookmarkStart w:id="7047" w:name="_Toc343033793"/>
      <w:bookmarkStart w:id="7048" w:name="_Toc343226122"/>
      <w:ins w:id="7049" w:author="The Si Tran" w:date="2012-12-14T06:25:00Z">
        <w:r w:rsidRPr="006068E1">
          <w:rPr>
            <w:b/>
          </w:rPr>
          <w:t>Bảng 6.1</w:t>
        </w:r>
        <w:r w:rsidRPr="006068E1">
          <w:t xml:space="preserve">: </w:t>
        </w:r>
        <w:r>
          <w:t>Phân loại dữ liệu thực nghiệm</w:t>
        </w:r>
      </w:ins>
      <w:bookmarkEnd w:id="7047"/>
      <w:bookmarkEnd w:id="7048"/>
    </w:p>
    <w:tbl>
      <w:tblPr>
        <w:tblStyle w:val="TableGrid"/>
        <w:tblpPr w:leftFromText="180" w:rightFromText="180" w:vertAnchor="text" w:horzAnchor="margin" w:tblpX="108" w:tblpY="34"/>
        <w:tblW w:w="0" w:type="auto"/>
        <w:tblLook w:val="04A0" w:firstRow="1" w:lastRow="0" w:firstColumn="1" w:lastColumn="0" w:noHBand="0" w:noVBand="1"/>
        <w:tblPrChange w:id="7050" w:author="The Si Tran" w:date="2012-12-10T19:53:00Z">
          <w:tblPr>
            <w:tblStyle w:val="TableGrid"/>
            <w:tblpPr w:leftFromText="180" w:rightFromText="180" w:vertAnchor="text" w:horzAnchor="margin" w:tblpX="108" w:tblpY="34"/>
            <w:tblW w:w="0" w:type="auto"/>
            <w:tblLook w:val="04A0" w:firstRow="1" w:lastRow="0" w:firstColumn="1" w:lastColumn="0" w:noHBand="0" w:noVBand="1"/>
          </w:tblPr>
        </w:tblPrChange>
      </w:tblPr>
      <w:tblGrid>
        <w:gridCol w:w="1364"/>
        <w:gridCol w:w="1410"/>
        <w:gridCol w:w="1232"/>
        <w:gridCol w:w="1649"/>
        <w:gridCol w:w="3633"/>
        <w:tblGridChange w:id="7051">
          <w:tblGrid>
            <w:gridCol w:w="1367"/>
            <w:gridCol w:w="1480"/>
            <w:gridCol w:w="1690"/>
            <w:gridCol w:w="1690"/>
            <w:gridCol w:w="4542"/>
          </w:tblGrid>
        </w:tblGridChange>
      </w:tblGrid>
      <w:tr w:rsidR="003632BF" w14:paraId="479D5E26" w14:textId="77777777" w:rsidTr="003632BF">
        <w:trPr>
          <w:ins w:id="7052" w:author="The Si Tran" w:date="2012-12-09T14:54:00Z"/>
        </w:trPr>
        <w:tc>
          <w:tcPr>
            <w:tcW w:w="1364" w:type="dxa"/>
            <w:tcPrChange w:id="7053" w:author="The Si Tran" w:date="2012-12-10T19:53:00Z">
              <w:tcPr>
                <w:tcW w:w="1367" w:type="dxa"/>
              </w:tcPr>
            </w:tcPrChange>
          </w:tcPr>
          <w:p w14:paraId="7B89E4C0" w14:textId="77777777" w:rsidR="003632BF" w:rsidRPr="00D50BA6" w:rsidRDefault="003632BF">
            <w:pPr>
              <w:spacing w:before="0" w:line="276" w:lineRule="auto"/>
              <w:jc w:val="center"/>
              <w:rPr>
                <w:ins w:id="7054" w:author="The Si Tran" w:date="2012-12-09T14:54:00Z"/>
                <w:b/>
                <w:szCs w:val="26"/>
              </w:rPr>
              <w:pPrChange w:id="7055" w:author="The Si Tran" w:date="2012-12-09T14:55:00Z">
                <w:pPr>
                  <w:framePr w:hSpace="180" w:wrap="around" w:vAnchor="text" w:hAnchor="margin" w:x="108" w:y="34"/>
                  <w:jc w:val="center"/>
                </w:pPr>
              </w:pPrChange>
            </w:pPr>
            <w:ins w:id="7056" w:author="The Si Tran" w:date="2012-12-09T14:54:00Z">
              <w:r w:rsidRPr="00D50BA6">
                <w:rPr>
                  <w:b/>
                  <w:szCs w:val="26"/>
                </w:rPr>
                <w:t>Series</w:t>
              </w:r>
            </w:ins>
          </w:p>
        </w:tc>
        <w:tc>
          <w:tcPr>
            <w:tcW w:w="1413" w:type="dxa"/>
            <w:tcPrChange w:id="7057" w:author="The Si Tran" w:date="2012-12-10T19:53:00Z">
              <w:tcPr>
                <w:tcW w:w="1480" w:type="dxa"/>
              </w:tcPr>
            </w:tcPrChange>
          </w:tcPr>
          <w:p w14:paraId="74198B90" w14:textId="77777777" w:rsidR="003632BF" w:rsidRPr="00D50BA6" w:rsidRDefault="003632BF">
            <w:pPr>
              <w:spacing w:before="0" w:line="276" w:lineRule="auto"/>
              <w:jc w:val="center"/>
              <w:rPr>
                <w:ins w:id="7058" w:author="The Si Tran" w:date="2012-12-09T14:54:00Z"/>
                <w:b/>
                <w:szCs w:val="26"/>
              </w:rPr>
              <w:pPrChange w:id="7059" w:author="The Si Tran" w:date="2012-12-09T14:55:00Z">
                <w:pPr>
                  <w:framePr w:hSpace="180" w:wrap="around" w:vAnchor="text" w:hAnchor="margin" w:x="108" w:y="34"/>
                  <w:jc w:val="center"/>
                </w:pPr>
              </w:pPrChange>
            </w:pPr>
            <w:ins w:id="7060" w:author="The Si Tran" w:date="2012-12-09T14:54:00Z">
              <w:r w:rsidRPr="00D50BA6">
                <w:rPr>
                  <w:b/>
                  <w:szCs w:val="26"/>
                </w:rPr>
                <w:t>Type</w:t>
              </w:r>
            </w:ins>
          </w:p>
        </w:tc>
        <w:tc>
          <w:tcPr>
            <w:tcW w:w="1251" w:type="dxa"/>
            <w:tcPrChange w:id="7061" w:author="The Si Tran" w:date="2012-12-10T19:53:00Z">
              <w:tcPr>
                <w:tcW w:w="1690" w:type="dxa"/>
              </w:tcPr>
            </w:tcPrChange>
          </w:tcPr>
          <w:p w14:paraId="130C1039" w14:textId="77777777" w:rsidR="003632BF" w:rsidRPr="00D50BA6" w:rsidRDefault="003632BF">
            <w:pPr>
              <w:spacing w:before="0" w:line="276" w:lineRule="auto"/>
              <w:jc w:val="center"/>
              <w:rPr>
                <w:ins w:id="7062" w:author="The Si Tran" w:date="2012-12-10T19:53:00Z"/>
                <w:b/>
                <w:szCs w:val="26"/>
              </w:rPr>
            </w:pPr>
          </w:p>
        </w:tc>
        <w:tc>
          <w:tcPr>
            <w:tcW w:w="1651" w:type="dxa"/>
            <w:tcPrChange w:id="7063" w:author="The Si Tran" w:date="2012-12-10T19:53:00Z">
              <w:tcPr>
                <w:tcW w:w="1690" w:type="dxa"/>
              </w:tcPr>
            </w:tcPrChange>
          </w:tcPr>
          <w:p w14:paraId="50D70664" w14:textId="77777777" w:rsidR="003632BF" w:rsidRPr="00D50BA6" w:rsidRDefault="003632BF">
            <w:pPr>
              <w:spacing w:before="0" w:line="276" w:lineRule="auto"/>
              <w:jc w:val="center"/>
              <w:rPr>
                <w:ins w:id="7064" w:author="The Si Tran" w:date="2012-12-09T14:54:00Z"/>
                <w:b/>
                <w:szCs w:val="26"/>
              </w:rPr>
              <w:pPrChange w:id="7065" w:author="The Si Tran" w:date="2012-12-09T14:55:00Z">
                <w:pPr>
                  <w:framePr w:hSpace="180" w:wrap="around" w:vAnchor="text" w:hAnchor="margin" w:x="108" w:y="34"/>
                  <w:jc w:val="center"/>
                </w:pPr>
              </w:pPrChange>
            </w:pPr>
            <w:ins w:id="7066" w:author="The Si Tran" w:date="2012-12-09T14:54:00Z">
              <w:r w:rsidRPr="00D50BA6">
                <w:rPr>
                  <w:b/>
                  <w:szCs w:val="26"/>
                </w:rPr>
                <w:t>Domain</w:t>
              </w:r>
            </w:ins>
          </w:p>
        </w:tc>
        <w:tc>
          <w:tcPr>
            <w:tcW w:w="3671" w:type="dxa"/>
            <w:tcPrChange w:id="7067" w:author="The Si Tran" w:date="2012-12-10T19:53:00Z">
              <w:tcPr>
                <w:tcW w:w="4542" w:type="dxa"/>
              </w:tcPr>
            </w:tcPrChange>
          </w:tcPr>
          <w:p w14:paraId="641D0032" w14:textId="77777777" w:rsidR="003632BF" w:rsidRPr="00D50BA6" w:rsidRDefault="003632BF">
            <w:pPr>
              <w:spacing w:before="0" w:line="276" w:lineRule="auto"/>
              <w:jc w:val="center"/>
              <w:rPr>
                <w:ins w:id="7068" w:author="The Si Tran" w:date="2012-12-09T14:54:00Z"/>
                <w:b/>
                <w:szCs w:val="26"/>
              </w:rPr>
              <w:pPrChange w:id="7069" w:author="The Si Tran" w:date="2012-12-09T14:55:00Z">
                <w:pPr>
                  <w:framePr w:hSpace="180" w:wrap="around" w:vAnchor="text" w:hAnchor="margin" w:x="108" w:y="34"/>
                  <w:jc w:val="center"/>
                </w:pPr>
              </w:pPrChange>
            </w:pPr>
            <w:ins w:id="7070" w:author="The Si Tran" w:date="2012-12-09T14:54:00Z">
              <w:r w:rsidRPr="00D50BA6">
                <w:rPr>
                  <w:b/>
                  <w:szCs w:val="26"/>
                </w:rPr>
                <w:t>Description</w:t>
              </w:r>
            </w:ins>
          </w:p>
        </w:tc>
      </w:tr>
      <w:tr w:rsidR="003632BF" w14:paraId="5616068F" w14:textId="77777777" w:rsidTr="003632BF">
        <w:trPr>
          <w:ins w:id="7071" w:author="The Si Tran" w:date="2012-12-09T14:54:00Z"/>
        </w:trPr>
        <w:tc>
          <w:tcPr>
            <w:tcW w:w="1364" w:type="dxa"/>
            <w:tcPrChange w:id="7072" w:author="The Si Tran" w:date="2012-12-10T19:53:00Z">
              <w:tcPr>
                <w:tcW w:w="1367" w:type="dxa"/>
              </w:tcPr>
            </w:tcPrChange>
          </w:tcPr>
          <w:p w14:paraId="7B31A56D" w14:textId="77777777" w:rsidR="003632BF" w:rsidRDefault="003632BF">
            <w:pPr>
              <w:spacing w:before="0" w:line="276" w:lineRule="auto"/>
              <w:rPr>
                <w:ins w:id="7073" w:author="The Si Tran" w:date="2012-12-09T14:54:00Z"/>
                <w:szCs w:val="26"/>
              </w:rPr>
              <w:pPrChange w:id="7074" w:author="The Si Tran" w:date="2012-12-09T14:55:00Z">
                <w:pPr>
                  <w:framePr w:hSpace="180" w:wrap="around" w:vAnchor="text" w:hAnchor="margin" w:x="108" w:y="34"/>
                </w:pPr>
              </w:pPrChange>
            </w:pPr>
            <w:ins w:id="7075" w:author="The Si Tran" w:date="2012-12-09T14:54:00Z">
              <w:r>
                <w:rPr>
                  <w:szCs w:val="26"/>
                </w:rPr>
                <w:t>Passengers</w:t>
              </w:r>
            </w:ins>
          </w:p>
          <w:p w14:paraId="3AA44DB2" w14:textId="77777777" w:rsidR="003632BF" w:rsidRDefault="003632BF">
            <w:pPr>
              <w:spacing w:before="0" w:line="276" w:lineRule="auto"/>
              <w:rPr>
                <w:ins w:id="7076" w:author="The Si Tran" w:date="2012-12-09T14:54:00Z"/>
                <w:szCs w:val="26"/>
              </w:rPr>
              <w:pPrChange w:id="7077" w:author="The Si Tran" w:date="2012-12-09T14:55:00Z">
                <w:pPr>
                  <w:framePr w:hSpace="180" w:wrap="around" w:vAnchor="text" w:hAnchor="margin" w:x="108" w:y="34"/>
                </w:pPr>
              </w:pPrChange>
            </w:pPr>
            <w:ins w:id="7078" w:author="The Si Tran" w:date="2012-12-09T14:54:00Z">
              <w:r>
                <w:rPr>
                  <w:szCs w:val="26"/>
                </w:rPr>
                <w:t>Paper</w:t>
              </w:r>
            </w:ins>
          </w:p>
        </w:tc>
        <w:tc>
          <w:tcPr>
            <w:tcW w:w="1413" w:type="dxa"/>
            <w:tcPrChange w:id="7079" w:author="The Si Tran" w:date="2012-12-10T19:53:00Z">
              <w:tcPr>
                <w:tcW w:w="1480" w:type="dxa"/>
              </w:tcPr>
            </w:tcPrChange>
          </w:tcPr>
          <w:p w14:paraId="4C456C52" w14:textId="77777777" w:rsidR="003632BF" w:rsidRDefault="003632BF">
            <w:pPr>
              <w:spacing w:before="0" w:line="276" w:lineRule="auto"/>
              <w:rPr>
                <w:ins w:id="7080" w:author="The Si Tran" w:date="2012-12-09T14:54:00Z"/>
                <w:szCs w:val="26"/>
              </w:rPr>
              <w:pPrChange w:id="7081" w:author="The Si Tran" w:date="2012-12-09T14:55:00Z">
                <w:pPr>
                  <w:framePr w:hSpace="180" w:wrap="around" w:vAnchor="text" w:hAnchor="margin" w:x="108" w:y="34"/>
                </w:pPr>
              </w:pPrChange>
            </w:pPr>
            <w:ins w:id="7082" w:author="The Si Tran" w:date="2012-12-09T14:54:00Z">
              <w:r>
                <w:rPr>
                  <w:szCs w:val="26"/>
                </w:rPr>
                <w:t xml:space="preserve">Seasonal </w:t>
              </w:r>
            </w:ins>
          </w:p>
          <w:p w14:paraId="1E596AA5" w14:textId="77777777" w:rsidR="003632BF" w:rsidRDefault="003632BF">
            <w:pPr>
              <w:spacing w:before="0" w:line="276" w:lineRule="auto"/>
              <w:rPr>
                <w:ins w:id="7083" w:author="The Si Tran" w:date="2012-12-09T14:54:00Z"/>
                <w:szCs w:val="26"/>
              </w:rPr>
              <w:pPrChange w:id="7084" w:author="The Si Tran" w:date="2012-12-09T14:55:00Z">
                <w:pPr>
                  <w:framePr w:hSpace="180" w:wrap="around" w:vAnchor="text" w:hAnchor="margin" w:x="108" w:y="34"/>
                </w:pPr>
              </w:pPrChange>
            </w:pPr>
            <w:ins w:id="7085" w:author="The Si Tran" w:date="2012-12-09T14:54:00Z">
              <w:r>
                <w:rPr>
                  <w:szCs w:val="26"/>
                </w:rPr>
                <w:t>&amp; Trended</w:t>
              </w:r>
            </w:ins>
          </w:p>
        </w:tc>
        <w:tc>
          <w:tcPr>
            <w:tcW w:w="1251" w:type="dxa"/>
            <w:tcPrChange w:id="7086" w:author="The Si Tran" w:date="2012-12-10T19:53:00Z">
              <w:tcPr>
                <w:tcW w:w="1690" w:type="dxa"/>
              </w:tcPr>
            </w:tcPrChange>
          </w:tcPr>
          <w:p w14:paraId="675D0226" w14:textId="77777777" w:rsidR="003632BF" w:rsidRDefault="003632BF">
            <w:pPr>
              <w:spacing w:before="0" w:line="276" w:lineRule="auto"/>
              <w:rPr>
                <w:ins w:id="7087" w:author="The Si Tran" w:date="2012-12-10T19:53:00Z"/>
                <w:szCs w:val="26"/>
              </w:rPr>
            </w:pPr>
          </w:p>
        </w:tc>
        <w:tc>
          <w:tcPr>
            <w:tcW w:w="1651" w:type="dxa"/>
            <w:tcPrChange w:id="7088" w:author="The Si Tran" w:date="2012-12-10T19:53:00Z">
              <w:tcPr>
                <w:tcW w:w="1690" w:type="dxa"/>
              </w:tcPr>
            </w:tcPrChange>
          </w:tcPr>
          <w:p w14:paraId="76284D35" w14:textId="77777777" w:rsidR="003632BF" w:rsidRDefault="003632BF">
            <w:pPr>
              <w:spacing w:before="0" w:line="276" w:lineRule="auto"/>
              <w:rPr>
                <w:ins w:id="7089" w:author="The Si Tran" w:date="2012-12-09T14:54:00Z"/>
                <w:szCs w:val="26"/>
              </w:rPr>
              <w:pPrChange w:id="7090" w:author="The Si Tran" w:date="2012-12-09T14:55:00Z">
                <w:pPr>
                  <w:framePr w:hSpace="180" w:wrap="around" w:vAnchor="text" w:hAnchor="margin" w:x="108" w:y="34"/>
                </w:pPr>
              </w:pPrChange>
            </w:pPr>
            <w:ins w:id="7091" w:author="The Si Tran" w:date="2012-12-09T14:54:00Z">
              <w:r>
                <w:rPr>
                  <w:szCs w:val="26"/>
                </w:rPr>
                <w:t>Tourism</w:t>
              </w:r>
            </w:ins>
          </w:p>
          <w:p w14:paraId="0326EF8E" w14:textId="77777777" w:rsidR="003632BF" w:rsidRDefault="003632BF">
            <w:pPr>
              <w:spacing w:before="0" w:line="276" w:lineRule="auto"/>
              <w:rPr>
                <w:ins w:id="7092" w:author="The Si Tran" w:date="2012-12-09T14:54:00Z"/>
                <w:szCs w:val="26"/>
              </w:rPr>
              <w:pPrChange w:id="7093" w:author="The Si Tran" w:date="2012-12-09T14:55:00Z">
                <w:pPr>
                  <w:framePr w:hSpace="180" w:wrap="around" w:vAnchor="text" w:hAnchor="margin" w:x="108" w:y="34"/>
                </w:pPr>
              </w:pPrChange>
            </w:pPr>
            <w:ins w:id="7094" w:author="The Si Tran" w:date="2012-12-09T14:54:00Z">
              <w:r>
                <w:rPr>
                  <w:szCs w:val="26"/>
                </w:rPr>
                <w:t>Sales</w:t>
              </w:r>
            </w:ins>
          </w:p>
        </w:tc>
        <w:tc>
          <w:tcPr>
            <w:tcW w:w="3671" w:type="dxa"/>
            <w:tcPrChange w:id="7095" w:author="The Si Tran" w:date="2012-12-10T19:53:00Z">
              <w:tcPr>
                <w:tcW w:w="4542" w:type="dxa"/>
              </w:tcPr>
            </w:tcPrChange>
          </w:tcPr>
          <w:p w14:paraId="07C0D376" w14:textId="77777777" w:rsidR="003632BF" w:rsidRDefault="003632BF">
            <w:pPr>
              <w:spacing w:before="0" w:line="276" w:lineRule="auto"/>
              <w:rPr>
                <w:ins w:id="7096" w:author="The Si Tran" w:date="2012-12-09T14:54:00Z"/>
                <w:szCs w:val="26"/>
              </w:rPr>
              <w:pPrChange w:id="7097" w:author="The Si Tran" w:date="2012-12-09T14:55:00Z">
                <w:pPr>
                  <w:framePr w:hSpace="180" w:wrap="around" w:vAnchor="text" w:hAnchor="margin" w:x="108" w:y="34"/>
                </w:pPr>
              </w:pPrChange>
            </w:pPr>
            <w:ins w:id="7098" w:author="The Si Tran" w:date="2012-12-09T14:54:00Z">
              <w:r>
                <w:rPr>
                  <w:szCs w:val="26"/>
                </w:rPr>
                <w:t>Monthly international airline passengers</w:t>
              </w:r>
            </w:ins>
          </w:p>
          <w:p w14:paraId="0B7D042E" w14:textId="77777777" w:rsidR="003632BF" w:rsidRDefault="003632BF">
            <w:pPr>
              <w:spacing w:before="0" w:line="276" w:lineRule="auto"/>
              <w:rPr>
                <w:ins w:id="7099" w:author="The Si Tran" w:date="2012-12-09T14:54:00Z"/>
                <w:szCs w:val="26"/>
              </w:rPr>
              <w:pPrChange w:id="7100" w:author="The Si Tran" w:date="2012-12-09T14:55:00Z">
                <w:pPr>
                  <w:framePr w:hSpace="180" w:wrap="around" w:vAnchor="text" w:hAnchor="margin" w:x="108" w:y="34"/>
                </w:pPr>
              </w:pPrChange>
            </w:pPr>
            <w:ins w:id="7101" w:author="The Si Tran" w:date="2012-12-09T14:54:00Z">
              <w:r>
                <w:rPr>
                  <w:szCs w:val="26"/>
                </w:rPr>
                <w:t>Monthly sales of French paper</w:t>
              </w:r>
            </w:ins>
          </w:p>
        </w:tc>
      </w:tr>
      <w:tr w:rsidR="003632BF" w14:paraId="2BB05C84" w14:textId="77777777" w:rsidTr="003632BF">
        <w:trPr>
          <w:ins w:id="7102" w:author="The Si Tran" w:date="2012-12-09T14:54:00Z"/>
        </w:trPr>
        <w:tc>
          <w:tcPr>
            <w:tcW w:w="1364" w:type="dxa"/>
            <w:tcPrChange w:id="7103" w:author="The Si Tran" w:date="2012-12-10T19:53:00Z">
              <w:tcPr>
                <w:tcW w:w="1367" w:type="dxa"/>
              </w:tcPr>
            </w:tcPrChange>
          </w:tcPr>
          <w:p w14:paraId="26066CD4" w14:textId="77777777" w:rsidR="003632BF" w:rsidRDefault="003632BF">
            <w:pPr>
              <w:spacing w:before="0" w:line="276" w:lineRule="auto"/>
              <w:rPr>
                <w:ins w:id="7104" w:author="The Si Tran" w:date="2012-12-09T14:54:00Z"/>
                <w:szCs w:val="26"/>
              </w:rPr>
              <w:pPrChange w:id="7105" w:author="The Si Tran" w:date="2012-12-09T14:55:00Z">
                <w:pPr>
                  <w:framePr w:hSpace="180" w:wrap="around" w:vAnchor="text" w:hAnchor="margin" w:x="108" w:y="34"/>
                </w:pPr>
              </w:pPrChange>
            </w:pPr>
            <w:ins w:id="7106" w:author="The Si Tran" w:date="2012-12-09T14:54:00Z">
              <w:r>
                <w:rPr>
                  <w:szCs w:val="26"/>
                </w:rPr>
                <w:t>Deaths</w:t>
              </w:r>
            </w:ins>
          </w:p>
          <w:p w14:paraId="5F89BB88" w14:textId="77777777" w:rsidR="003632BF" w:rsidRDefault="003632BF">
            <w:pPr>
              <w:spacing w:before="0" w:line="276" w:lineRule="auto"/>
              <w:rPr>
                <w:ins w:id="7107" w:author="The Si Tran" w:date="2012-12-09T14:54:00Z"/>
                <w:szCs w:val="26"/>
              </w:rPr>
              <w:pPrChange w:id="7108" w:author="The Si Tran" w:date="2012-12-09T14:55:00Z">
                <w:pPr>
                  <w:framePr w:hSpace="180" w:wrap="around" w:vAnchor="text" w:hAnchor="margin" w:x="108" w:y="34"/>
                </w:pPr>
              </w:pPrChange>
            </w:pPr>
            <w:ins w:id="7109" w:author="The Si Tran" w:date="2012-12-09T14:54:00Z">
              <w:r>
                <w:rPr>
                  <w:szCs w:val="26"/>
                </w:rPr>
                <w:t>Maxtemp</w:t>
              </w:r>
            </w:ins>
          </w:p>
        </w:tc>
        <w:tc>
          <w:tcPr>
            <w:tcW w:w="1413" w:type="dxa"/>
            <w:tcPrChange w:id="7110" w:author="The Si Tran" w:date="2012-12-10T19:53:00Z">
              <w:tcPr>
                <w:tcW w:w="1480" w:type="dxa"/>
              </w:tcPr>
            </w:tcPrChange>
          </w:tcPr>
          <w:p w14:paraId="41EC4B4A" w14:textId="77777777" w:rsidR="003632BF" w:rsidRDefault="003632BF">
            <w:pPr>
              <w:spacing w:before="0" w:line="276" w:lineRule="auto"/>
              <w:rPr>
                <w:ins w:id="7111" w:author="The Si Tran" w:date="2012-12-09T14:54:00Z"/>
                <w:szCs w:val="26"/>
              </w:rPr>
              <w:pPrChange w:id="7112" w:author="The Si Tran" w:date="2012-12-09T14:55:00Z">
                <w:pPr>
                  <w:framePr w:hSpace="180" w:wrap="around" w:vAnchor="text" w:hAnchor="margin" w:x="108" w:y="34"/>
                </w:pPr>
              </w:pPrChange>
            </w:pPr>
            <w:ins w:id="7113" w:author="The Si Tran" w:date="2012-12-09T14:54:00Z">
              <w:r>
                <w:rPr>
                  <w:szCs w:val="26"/>
                </w:rPr>
                <w:t>Seasonal</w:t>
              </w:r>
            </w:ins>
          </w:p>
        </w:tc>
        <w:tc>
          <w:tcPr>
            <w:tcW w:w="1251" w:type="dxa"/>
            <w:tcPrChange w:id="7114" w:author="The Si Tran" w:date="2012-12-10T19:53:00Z">
              <w:tcPr>
                <w:tcW w:w="1690" w:type="dxa"/>
              </w:tcPr>
            </w:tcPrChange>
          </w:tcPr>
          <w:p w14:paraId="21112B87" w14:textId="77777777" w:rsidR="003632BF" w:rsidRDefault="003632BF">
            <w:pPr>
              <w:spacing w:before="0" w:line="276" w:lineRule="auto"/>
              <w:rPr>
                <w:ins w:id="7115" w:author="The Si Tran" w:date="2012-12-10T19:53:00Z"/>
                <w:szCs w:val="26"/>
              </w:rPr>
            </w:pPr>
          </w:p>
        </w:tc>
        <w:tc>
          <w:tcPr>
            <w:tcW w:w="1651" w:type="dxa"/>
            <w:tcPrChange w:id="7116" w:author="The Si Tran" w:date="2012-12-10T19:53:00Z">
              <w:tcPr>
                <w:tcW w:w="1690" w:type="dxa"/>
              </w:tcPr>
            </w:tcPrChange>
          </w:tcPr>
          <w:p w14:paraId="2ABFA51F" w14:textId="77777777" w:rsidR="003632BF" w:rsidRDefault="003632BF">
            <w:pPr>
              <w:spacing w:before="0" w:line="276" w:lineRule="auto"/>
              <w:rPr>
                <w:ins w:id="7117" w:author="The Si Tran" w:date="2012-12-09T14:54:00Z"/>
                <w:szCs w:val="26"/>
              </w:rPr>
              <w:pPrChange w:id="7118" w:author="The Si Tran" w:date="2012-12-09T14:55:00Z">
                <w:pPr>
                  <w:framePr w:hSpace="180" w:wrap="around" w:vAnchor="text" w:hAnchor="margin" w:x="108" w:y="34"/>
                </w:pPr>
              </w:pPrChange>
            </w:pPr>
            <w:ins w:id="7119" w:author="The Si Tran" w:date="2012-12-09T14:54:00Z">
              <w:r>
                <w:rPr>
                  <w:szCs w:val="26"/>
                </w:rPr>
                <w:t>Traffic</w:t>
              </w:r>
            </w:ins>
          </w:p>
          <w:p w14:paraId="152E7041" w14:textId="77777777" w:rsidR="003632BF" w:rsidRDefault="003632BF">
            <w:pPr>
              <w:spacing w:before="0" w:line="276" w:lineRule="auto"/>
              <w:rPr>
                <w:ins w:id="7120" w:author="The Si Tran" w:date="2012-12-09T14:54:00Z"/>
                <w:szCs w:val="26"/>
              </w:rPr>
              <w:pPrChange w:id="7121" w:author="The Si Tran" w:date="2012-12-09T14:55:00Z">
                <w:pPr>
                  <w:framePr w:hSpace="180" w:wrap="around" w:vAnchor="text" w:hAnchor="margin" w:x="108" w:y="34"/>
                </w:pPr>
              </w:pPrChange>
            </w:pPr>
            <w:ins w:id="7122" w:author="The Si Tran" w:date="2012-12-09T14:54:00Z">
              <w:r>
                <w:rPr>
                  <w:szCs w:val="26"/>
                </w:rPr>
                <w:t>Meteorology</w:t>
              </w:r>
            </w:ins>
          </w:p>
        </w:tc>
        <w:tc>
          <w:tcPr>
            <w:tcW w:w="3671" w:type="dxa"/>
            <w:tcPrChange w:id="7123" w:author="The Si Tran" w:date="2012-12-10T19:53:00Z">
              <w:tcPr>
                <w:tcW w:w="4542" w:type="dxa"/>
              </w:tcPr>
            </w:tcPrChange>
          </w:tcPr>
          <w:p w14:paraId="319526DC" w14:textId="77777777" w:rsidR="003632BF" w:rsidRDefault="003632BF">
            <w:pPr>
              <w:spacing w:before="0" w:line="276" w:lineRule="auto"/>
              <w:rPr>
                <w:ins w:id="7124" w:author="The Si Tran" w:date="2012-12-09T14:54:00Z"/>
                <w:szCs w:val="26"/>
              </w:rPr>
              <w:pPrChange w:id="7125" w:author="The Si Tran" w:date="2012-12-09T14:55:00Z">
                <w:pPr>
                  <w:framePr w:hSpace="180" w:wrap="around" w:vAnchor="text" w:hAnchor="margin" w:x="108" w:y="34"/>
                </w:pPr>
              </w:pPrChange>
            </w:pPr>
            <w:ins w:id="7126" w:author="The Si Tran" w:date="2012-12-09T14:54:00Z">
              <w:r>
                <w:rPr>
                  <w:szCs w:val="26"/>
                </w:rPr>
                <w:t>Monthly deaths &amp; injuries in UK roads</w:t>
              </w:r>
            </w:ins>
          </w:p>
          <w:p w14:paraId="42009712" w14:textId="77777777" w:rsidR="003632BF" w:rsidRDefault="003632BF">
            <w:pPr>
              <w:spacing w:before="0" w:line="276" w:lineRule="auto"/>
              <w:rPr>
                <w:ins w:id="7127" w:author="The Si Tran" w:date="2012-12-09T14:54:00Z"/>
                <w:szCs w:val="26"/>
              </w:rPr>
              <w:pPrChange w:id="7128" w:author="The Si Tran" w:date="2012-12-09T14:55:00Z">
                <w:pPr>
                  <w:framePr w:hSpace="180" w:wrap="around" w:vAnchor="text" w:hAnchor="margin" w:x="108" w:y="34"/>
                </w:pPr>
              </w:pPrChange>
            </w:pPr>
            <w:ins w:id="7129" w:author="The Si Tran" w:date="2012-12-09T14:54:00Z">
              <w:r>
                <w:rPr>
                  <w:szCs w:val="26"/>
                </w:rPr>
                <w:t>Maximum temperature in Melbourne</w:t>
              </w:r>
            </w:ins>
          </w:p>
        </w:tc>
      </w:tr>
      <w:tr w:rsidR="003632BF" w14:paraId="4C74D903" w14:textId="77777777" w:rsidTr="003632BF">
        <w:trPr>
          <w:ins w:id="7130" w:author="The Si Tran" w:date="2012-12-09T14:54:00Z"/>
        </w:trPr>
        <w:tc>
          <w:tcPr>
            <w:tcW w:w="1364" w:type="dxa"/>
            <w:tcPrChange w:id="7131" w:author="The Si Tran" w:date="2012-12-10T19:53:00Z">
              <w:tcPr>
                <w:tcW w:w="1367" w:type="dxa"/>
              </w:tcPr>
            </w:tcPrChange>
          </w:tcPr>
          <w:p w14:paraId="27D9F8AA" w14:textId="77777777" w:rsidR="003632BF" w:rsidRDefault="003632BF">
            <w:pPr>
              <w:spacing w:before="0" w:line="276" w:lineRule="auto"/>
              <w:rPr>
                <w:ins w:id="7132" w:author="The Si Tran" w:date="2012-12-09T14:54:00Z"/>
                <w:szCs w:val="26"/>
              </w:rPr>
              <w:pPrChange w:id="7133" w:author="The Si Tran" w:date="2012-12-09T14:55:00Z">
                <w:pPr>
                  <w:framePr w:hSpace="180" w:wrap="around" w:vAnchor="text" w:hAnchor="margin" w:x="108" w:y="34"/>
                </w:pPr>
              </w:pPrChange>
            </w:pPr>
            <w:ins w:id="7134" w:author="The Si Tran" w:date="2012-12-09T14:54:00Z">
              <w:r>
                <w:rPr>
                  <w:szCs w:val="26"/>
                </w:rPr>
                <w:t>Chemical</w:t>
              </w:r>
            </w:ins>
          </w:p>
          <w:p w14:paraId="70255AE3" w14:textId="77777777" w:rsidR="003632BF" w:rsidRDefault="003632BF">
            <w:pPr>
              <w:spacing w:before="0" w:line="276" w:lineRule="auto"/>
              <w:rPr>
                <w:ins w:id="7135" w:author="The Si Tran" w:date="2012-12-09T14:54:00Z"/>
                <w:szCs w:val="26"/>
              </w:rPr>
              <w:pPrChange w:id="7136" w:author="The Si Tran" w:date="2012-12-09T14:55:00Z">
                <w:pPr>
                  <w:framePr w:hSpace="180" w:wrap="around" w:vAnchor="text" w:hAnchor="margin" w:x="108" w:y="34"/>
                </w:pPr>
              </w:pPrChange>
            </w:pPr>
            <w:ins w:id="7137" w:author="The Si Tran" w:date="2012-12-09T14:54:00Z">
              <w:r>
                <w:rPr>
                  <w:szCs w:val="26"/>
                </w:rPr>
                <w:t>Prices</w:t>
              </w:r>
            </w:ins>
          </w:p>
        </w:tc>
        <w:tc>
          <w:tcPr>
            <w:tcW w:w="1413" w:type="dxa"/>
            <w:tcPrChange w:id="7138" w:author="The Si Tran" w:date="2012-12-10T19:53:00Z">
              <w:tcPr>
                <w:tcW w:w="1480" w:type="dxa"/>
              </w:tcPr>
            </w:tcPrChange>
          </w:tcPr>
          <w:p w14:paraId="641C9B17" w14:textId="77777777" w:rsidR="003632BF" w:rsidRDefault="003632BF">
            <w:pPr>
              <w:spacing w:before="0" w:line="276" w:lineRule="auto"/>
              <w:rPr>
                <w:ins w:id="7139" w:author="The Si Tran" w:date="2012-12-09T14:54:00Z"/>
                <w:szCs w:val="26"/>
              </w:rPr>
              <w:pPrChange w:id="7140" w:author="The Si Tran" w:date="2012-12-09T14:55:00Z">
                <w:pPr>
                  <w:framePr w:hSpace="180" w:wrap="around" w:vAnchor="text" w:hAnchor="margin" w:x="108" w:y="34"/>
                </w:pPr>
              </w:pPrChange>
            </w:pPr>
            <w:ins w:id="7141" w:author="The Si Tran" w:date="2012-12-09T14:54:00Z">
              <w:r>
                <w:rPr>
                  <w:szCs w:val="26"/>
                </w:rPr>
                <w:t>Trended</w:t>
              </w:r>
            </w:ins>
          </w:p>
        </w:tc>
        <w:tc>
          <w:tcPr>
            <w:tcW w:w="1251" w:type="dxa"/>
            <w:tcPrChange w:id="7142" w:author="The Si Tran" w:date="2012-12-10T19:53:00Z">
              <w:tcPr>
                <w:tcW w:w="1690" w:type="dxa"/>
              </w:tcPr>
            </w:tcPrChange>
          </w:tcPr>
          <w:p w14:paraId="3876BF76" w14:textId="77777777" w:rsidR="003632BF" w:rsidRDefault="003632BF">
            <w:pPr>
              <w:spacing w:before="0" w:line="276" w:lineRule="auto"/>
              <w:rPr>
                <w:ins w:id="7143" w:author="The Si Tran" w:date="2012-12-10T19:53:00Z"/>
                <w:szCs w:val="26"/>
              </w:rPr>
            </w:pPr>
          </w:p>
        </w:tc>
        <w:tc>
          <w:tcPr>
            <w:tcW w:w="1651" w:type="dxa"/>
            <w:tcPrChange w:id="7144" w:author="The Si Tran" w:date="2012-12-10T19:53:00Z">
              <w:tcPr>
                <w:tcW w:w="1690" w:type="dxa"/>
              </w:tcPr>
            </w:tcPrChange>
          </w:tcPr>
          <w:p w14:paraId="3E9BE03E" w14:textId="77777777" w:rsidR="003632BF" w:rsidRDefault="003632BF">
            <w:pPr>
              <w:spacing w:before="0" w:line="276" w:lineRule="auto"/>
              <w:rPr>
                <w:ins w:id="7145" w:author="The Si Tran" w:date="2012-12-09T14:54:00Z"/>
                <w:szCs w:val="26"/>
              </w:rPr>
              <w:pPrChange w:id="7146" w:author="The Si Tran" w:date="2012-12-09T14:55:00Z">
                <w:pPr>
                  <w:framePr w:hSpace="180" w:wrap="around" w:vAnchor="text" w:hAnchor="margin" w:x="108" w:y="34"/>
                </w:pPr>
              </w:pPrChange>
            </w:pPr>
            <w:ins w:id="7147" w:author="The Si Tran" w:date="2012-12-09T14:54:00Z">
              <w:r>
                <w:rPr>
                  <w:szCs w:val="26"/>
                </w:rPr>
                <w:t>Chemical</w:t>
              </w:r>
            </w:ins>
          </w:p>
          <w:p w14:paraId="7CF68436" w14:textId="77777777" w:rsidR="003632BF" w:rsidRDefault="003632BF">
            <w:pPr>
              <w:spacing w:before="0" w:line="276" w:lineRule="auto"/>
              <w:rPr>
                <w:ins w:id="7148" w:author="The Si Tran" w:date="2012-12-09T14:54:00Z"/>
                <w:szCs w:val="26"/>
              </w:rPr>
              <w:pPrChange w:id="7149" w:author="The Si Tran" w:date="2012-12-09T14:55:00Z">
                <w:pPr>
                  <w:framePr w:hSpace="180" w:wrap="around" w:vAnchor="text" w:hAnchor="margin" w:x="108" w:y="34"/>
                </w:pPr>
              </w:pPrChange>
            </w:pPr>
            <w:ins w:id="7150" w:author="The Si Tran" w:date="2012-12-09T14:54:00Z">
              <w:r>
                <w:rPr>
                  <w:szCs w:val="26"/>
                </w:rPr>
                <w:t>Economy</w:t>
              </w:r>
            </w:ins>
          </w:p>
        </w:tc>
        <w:tc>
          <w:tcPr>
            <w:tcW w:w="3671" w:type="dxa"/>
            <w:tcPrChange w:id="7151" w:author="The Si Tran" w:date="2012-12-10T19:53:00Z">
              <w:tcPr>
                <w:tcW w:w="4542" w:type="dxa"/>
              </w:tcPr>
            </w:tcPrChange>
          </w:tcPr>
          <w:p w14:paraId="183AF5B8" w14:textId="77777777" w:rsidR="003632BF" w:rsidRDefault="003632BF">
            <w:pPr>
              <w:spacing w:before="0" w:line="276" w:lineRule="auto"/>
              <w:rPr>
                <w:ins w:id="7152" w:author="The Si Tran" w:date="2012-12-09T14:54:00Z"/>
                <w:szCs w:val="26"/>
              </w:rPr>
              <w:pPrChange w:id="7153" w:author="The Si Tran" w:date="2012-12-09T14:55:00Z">
                <w:pPr>
                  <w:framePr w:hSpace="180" w:wrap="around" w:vAnchor="text" w:hAnchor="margin" w:x="108" w:y="34"/>
                </w:pPr>
              </w:pPrChange>
            </w:pPr>
            <w:ins w:id="7154" w:author="The Si Tran" w:date="2012-12-09T14:54:00Z">
              <w:r>
                <w:rPr>
                  <w:szCs w:val="26"/>
                </w:rPr>
                <w:t>Chemical concentration readings</w:t>
              </w:r>
            </w:ins>
          </w:p>
          <w:p w14:paraId="28F14F1D" w14:textId="77777777" w:rsidR="003632BF" w:rsidRPr="00D50BA6" w:rsidRDefault="003632BF">
            <w:pPr>
              <w:spacing w:before="0" w:line="276" w:lineRule="auto"/>
              <w:rPr>
                <w:ins w:id="7155" w:author="The Si Tran" w:date="2012-12-09T14:54:00Z"/>
                <w:szCs w:val="26"/>
              </w:rPr>
              <w:pPrChange w:id="7156" w:author="The Si Tran" w:date="2012-12-09T14:55:00Z">
                <w:pPr>
                  <w:framePr w:hSpace="180" w:wrap="around" w:vAnchor="text" w:hAnchor="margin" w:x="108" w:y="34"/>
                </w:pPr>
              </w:pPrChange>
            </w:pPr>
            <w:ins w:id="7157" w:author="The Si Tran" w:date="2012-12-09T14:54:00Z">
              <w:r>
                <w:rPr>
                  <w:szCs w:val="26"/>
                </w:rPr>
                <w:t xml:space="preserve">Daily </w:t>
              </w:r>
              <w:r>
                <w:rPr>
                  <w:i/>
                  <w:szCs w:val="26"/>
                </w:rPr>
                <w:t>IBM</w:t>
              </w:r>
              <w:r>
                <w:rPr>
                  <w:szCs w:val="26"/>
                </w:rPr>
                <w:t xml:space="preserve"> common stock closing prices</w:t>
              </w:r>
            </w:ins>
          </w:p>
        </w:tc>
      </w:tr>
      <w:tr w:rsidR="003632BF" w14:paraId="11DB69FB" w14:textId="77777777" w:rsidTr="003632BF">
        <w:trPr>
          <w:ins w:id="7158" w:author="The Si Tran" w:date="2012-12-09T14:54:00Z"/>
        </w:trPr>
        <w:tc>
          <w:tcPr>
            <w:tcW w:w="1364" w:type="dxa"/>
            <w:tcPrChange w:id="7159" w:author="The Si Tran" w:date="2012-12-10T19:53:00Z">
              <w:tcPr>
                <w:tcW w:w="1367" w:type="dxa"/>
              </w:tcPr>
            </w:tcPrChange>
          </w:tcPr>
          <w:p w14:paraId="39B61AE3" w14:textId="77777777" w:rsidR="003632BF" w:rsidRDefault="003632BF">
            <w:pPr>
              <w:spacing w:before="0" w:line="276" w:lineRule="auto"/>
              <w:rPr>
                <w:ins w:id="7160" w:author="The Si Tran" w:date="2012-12-09T14:54:00Z"/>
                <w:szCs w:val="26"/>
              </w:rPr>
              <w:pPrChange w:id="7161" w:author="The Si Tran" w:date="2012-12-09T14:55:00Z">
                <w:pPr>
                  <w:framePr w:hSpace="180" w:wrap="around" w:vAnchor="text" w:hAnchor="margin" w:x="108" w:y="34"/>
                </w:pPr>
              </w:pPrChange>
            </w:pPr>
            <w:ins w:id="7162" w:author="The Si Tran" w:date="2012-12-09T14:54:00Z">
              <w:r>
                <w:rPr>
                  <w:szCs w:val="26"/>
                </w:rPr>
                <w:t>Sunspots</w:t>
              </w:r>
            </w:ins>
          </w:p>
          <w:p w14:paraId="1A32454B" w14:textId="77777777" w:rsidR="003632BF" w:rsidRDefault="003632BF">
            <w:pPr>
              <w:spacing w:before="0" w:line="276" w:lineRule="auto"/>
              <w:rPr>
                <w:ins w:id="7163" w:author="The Si Tran" w:date="2012-12-09T14:54:00Z"/>
                <w:szCs w:val="26"/>
              </w:rPr>
              <w:pPrChange w:id="7164" w:author="The Si Tran" w:date="2012-12-09T14:55:00Z">
                <w:pPr>
                  <w:framePr w:hSpace="180" w:wrap="around" w:vAnchor="text" w:hAnchor="margin" w:x="108" w:y="34"/>
                </w:pPr>
              </w:pPrChange>
            </w:pPr>
            <w:ins w:id="7165" w:author="The Si Tran" w:date="2012-12-09T14:54:00Z">
              <w:r>
                <w:rPr>
                  <w:szCs w:val="26"/>
                </w:rPr>
                <w:t>Kobe</w:t>
              </w:r>
            </w:ins>
          </w:p>
        </w:tc>
        <w:tc>
          <w:tcPr>
            <w:tcW w:w="1413" w:type="dxa"/>
            <w:tcPrChange w:id="7166" w:author="The Si Tran" w:date="2012-12-10T19:53:00Z">
              <w:tcPr>
                <w:tcW w:w="1480" w:type="dxa"/>
              </w:tcPr>
            </w:tcPrChange>
          </w:tcPr>
          <w:p w14:paraId="15990506" w14:textId="77777777" w:rsidR="003632BF" w:rsidRDefault="003632BF">
            <w:pPr>
              <w:spacing w:before="0" w:line="276" w:lineRule="auto"/>
              <w:rPr>
                <w:ins w:id="7167" w:author="The Si Tran" w:date="2012-12-09T14:54:00Z"/>
                <w:szCs w:val="26"/>
              </w:rPr>
              <w:pPrChange w:id="7168" w:author="The Si Tran" w:date="2012-12-09T14:55:00Z">
                <w:pPr>
                  <w:framePr w:hSpace="180" w:wrap="around" w:vAnchor="text" w:hAnchor="margin" w:x="108" w:y="34"/>
                </w:pPr>
              </w:pPrChange>
            </w:pPr>
            <w:ins w:id="7169" w:author="The Si Tran" w:date="2012-12-09T14:54:00Z">
              <w:r>
                <w:rPr>
                  <w:szCs w:val="26"/>
                </w:rPr>
                <w:t>Nonlinear</w:t>
              </w:r>
            </w:ins>
          </w:p>
        </w:tc>
        <w:tc>
          <w:tcPr>
            <w:tcW w:w="1251" w:type="dxa"/>
            <w:tcPrChange w:id="7170" w:author="The Si Tran" w:date="2012-12-10T19:53:00Z">
              <w:tcPr>
                <w:tcW w:w="1690" w:type="dxa"/>
              </w:tcPr>
            </w:tcPrChange>
          </w:tcPr>
          <w:p w14:paraId="2A626231" w14:textId="77777777" w:rsidR="003632BF" w:rsidRDefault="003632BF">
            <w:pPr>
              <w:spacing w:before="0" w:line="276" w:lineRule="auto"/>
              <w:rPr>
                <w:ins w:id="7171" w:author="The Si Tran" w:date="2012-12-10T19:53:00Z"/>
                <w:szCs w:val="26"/>
              </w:rPr>
            </w:pPr>
          </w:p>
        </w:tc>
        <w:tc>
          <w:tcPr>
            <w:tcW w:w="1651" w:type="dxa"/>
            <w:tcPrChange w:id="7172" w:author="The Si Tran" w:date="2012-12-10T19:53:00Z">
              <w:tcPr>
                <w:tcW w:w="1690" w:type="dxa"/>
              </w:tcPr>
            </w:tcPrChange>
          </w:tcPr>
          <w:p w14:paraId="1B5DAF52" w14:textId="77777777" w:rsidR="003632BF" w:rsidRDefault="003632BF">
            <w:pPr>
              <w:spacing w:before="0" w:line="276" w:lineRule="auto"/>
              <w:rPr>
                <w:ins w:id="7173" w:author="The Si Tran" w:date="2012-12-09T14:54:00Z"/>
                <w:szCs w:val="26"/>
              </w:rPr>
              <w:pPrChange w:id="7174" w:author="The Si Tran" w:date="2012-12-09T14:55:00Z">
                <w:pPr>
                  <w:framePr w:hSpace="180" w:wrap="around" w:vAnchor="text" w:hAnchor="margin" w:x="108" w:y="34"/>
                </w:pPr>
              </w:pPrChange>
            </w:pPr>
            <w:ins w:id="7175" w:author="The Si Tran" w:date="2012-12-09T14:54:00Z">
              <w:r>
                <w:rPr>
                  <w:szCs w:val="26"/>
                </w:rPr>
                <w:t>Physics</w:t>
              </w:r>
            </w:ins>
          </w:p>
          <w:p w14:paraId="741B9522" w14:textId="77777777" w:rsidR="003632BF" w:rsidRDefault="003632BF">
            <w:pPr>
              <w:spacing w:before="0" w:line="276" w:lineRule="auto"/>
              <w:rPr>
                <w:ins w:id="7176" w:author="The Si Tran" w:date="2012-12-09T14:54:00Z"/>
                <w:szCs w:val="26"/>
              </w:rPr>
              <w:pPrChange w:id="7177" w:author="The Si Tran" w:date="2012-12-09T14:55:00Z">
                <w:pPr>
                  <w:framePr w:hSpace="180" w:wrap="around" w:vAnchor="text" w:hAnchor="margin" w:x="108" w:y="34"/>
                </w:pPr>
              </w:pPrChange>
            </w:pPr>
            <w:ins w:id="7178" w:author="The Si Tran" w:date="2012-12-09T14:54:00Z">
              <w:r>
                <w:rPr>
                  <w:szCs w:val="26"/>
                </w:rPr>
                <w:t>Geology</w:t>
              </w:r>
            </w:ins>
          </w:p>
        </w:tc>
        <w:tc>
          <w:tcPr>
            <w:tcW w:w="3671" w:type="dxa"/>
            <w:tcPrChange w:id="7179" w:author="The Si Tran" w:date="2012-12-10T19:53:00Z">
              <w:tcPr>
                <w:tcW w:w="4542" w:type="dxa"/>
              </w:tcPr>
            </w:tcPrChange>
          </w:tcPr>
          <w:p w14:paraId="613529F8" w14:textId="77777777" w:rsidR="003632BF" w:rsidRDefault="003632BF">
            <w:pPr>
              <w:spacing w:before="0" w:line="276" w:lineRule="auto"/>
              <w:rPr>
                <w:ins w:id="7180" w:author="The Si Tran" w:date="2012-12-09T14:54:00Z"/>
                <w:szCs w:val="26"/>
              </w:rPr>
              <w:pPrChange w:id="7181" w:author="The Si Tran" w:date="2012-12-09T14:55:00Z">
                <w:pPr>
                  <w:framePr w:hSpace="180" w:wrap="around" w:vAnchor="text" w:hAnchor="margin" w:x="108" w:y="34"/>
                </w:pPr>
              </w:pPrChange>
            </w:pPr>
            <w:ins w:id="7182" w:author="The Si Tran" w:date="2012-12-09T14:54:00Z">
              <w:r>
                <w:rPr>
                  <w:szCs w:val="26"/>
                </w:rPr>
                <w:t>Annual Wolf’s Sunspot Numbers</w:t>
              </w:r>
            </w:ins>
          </w:p>
          <w:p w14:paraId="4F97E93B" w14:textId="77777777" w:rsidR="003632BF" w:rsidRDefault="003632BF">
            <w:pPr>
              <w:spacing w:before="0" w:line="276" w:lineRule="auto"/>
              <w:rPr>
                <w:ins w:id="7183" w:author="The Si Tran" w:date="2012-12-09T14:54:00Z"/>
                <w:szCs w:val="26"/>
              </w:rPr>
              <w:pPrChange w:id="7184" w:author="The Si Tran" w:date="2012-12-09T14:55:00Z">
                <w:pPr>
                  <w:framePr w:hSpace="180" w:wrap="around" w:vAnchor="text" w:hAnchor="margin" w:x="108" w:y="34"/>
                </w:pPr>
              </w:pPrChange>
            </w:pPr>
            <w:ins w:id="7185" w:author="The Si Tran" w:date="2012-12-09T14:54:00Z">
              <w:r>
                <w:rPr>
                  <w:szCs w:val="26"/>
                </w:rPr>
                <w:t xml:space="preserve">Seismograph of the Kobe </w:t>
              </w:r>
              <w:r>
                <w:rPr>
                  <w:szCs w:val="26"/>
                </w:rPr>
                <w:lastRenderedPageBreak/>
                <w:t>earthquake</w:t>
              </w:r>
            </w:ins>
          </w:p>
        </w:tc>
      </w:tr>
    </w:tbl>
    <w:p w14:paraId="504DC114" w14:textId="77777777" w:rsidR="00945B99" w:rsidRDefault="00945B99" w:rsidP="00945B99">
      <w:pPr>
        <w:rPr>
          <w:ins w:id="7186" w:author="The Si Tran" w:date="2012-12-14T06:25:00Z"/>
          <w:szCs w:val="26"/>
        </w:rPr>
      </w:pPr>
      <w:ins w:id="7187" w:author="The Si Tran" w:date="2012-12-10T07:15:00Z">
        <w:r>
          <w:rPr>
            <w:szCs w:val="26"/>
          </w:rPr>
          <w:lastRenderedPageBreak/>
          <w:t>Các hình biểu diễn đồ thị của các chuỗi dữ liệu thời gian:</w:t>
        </w:r>
      </w:ins>
    </w:p>
    <w:p w14:paraId="716F82E0" w14:textId="77777777" w:rsidR="002D6925" w:rsidRPr="000620C7" w:rsidRDefault="002D6925" w:rsidP="00945B99">
      <w:pPr>
        <w:rPr>
          <w:ins w:id="7188" w:author="The Si Tran" w:date="2012-12-10T07:15:00Z"/>
          <w:szCs w:val="26"/>
        </w:rPr>
      </w:pPr>
    </w:p>
    <w:p w14:paraId="51F5004B" w14:textId="77777777" w:rsidR="00314F23" w:rsidRDefault="00945B99">
      <w:pPr>
        <w:rPr>
          <w:ins w:id="7189" w:author="The Si Tran" w:date="2012-12-10T07:17:00Z"/>
        </w:rPr>
        <w:pPrChange w:id="7190" w:author="The Si Tran" w:date="2012-12-09T14:53:00Z">
          <w:pPr>
            <w:pStyle w:val="Heading1"/>
            <w:jc w:val="left"/>
          </w:pPr>
        </w:pPrChange>
      </w:pPr>
      <w:ins w:id="7191" w:author="The Si Tran" w:date="2012-12-10T07:16:00Z">
        <w:r w:rsidRPr="007C782C">
          <w:rPr>
            <w:noProof/>
            <w:rPrChange w:id="7192" w:author="Unknown">
              <w:rPr>
                <w:noProof/>
              </w:rPr>
            </w:rPrChange>
          </w:rPr>
          <w:drawing>
            <wp:inline distT="0" distB="0" distL="0" distR="0" wp14:anchorId="16A3027F" wp14:editId="262BA912">
              <wp:extent cx="5752214" cy="3514628"/>
              <wp:effectExtent l="0" t="0" r="1270" b="0"/>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69"/>
                      <a:stretch>
                        <a:fillRect/>
                      </a:stretch>
                    </pic:blipFill>
                    <pic:spPr>
                      <a:xfrm>
                        <a:off x="0" y="0"/>
                        <a:ext cx="5765880" cy="3522978"/>
                      </a:xfrm>
                      <a:prstGeom prst="rect">
                        <a:avLst/>
                      </a:prstGeom>
                    </pic:spPr>
                  </pic:pic>
                </a:graphicData>
              </a:graphic>
            </wp:inline>
          </w:drawing>
        </w:r>
      </w:ins>
    </w:p>
    <w:p w14:paraId="3F1929E4" w14:textId="77777777" w:rsidR="00945B99" w:rsidRDefault="006234D7">
      <w:pPr>
        <w:pStyle w:val="Hinh"/>
        <w:jc w:val="center"/>
        <w:rPr>
          <w:ins w:id="7193" w:author="The Si Tran" w:date="2012-12-11T23:41:00Z"/>
          <w:b w:val="0"/>
        </w:rPr>
        <w:pPrChange w:id="7194" w:author="The Si Tran" w:date="2012-12-11T23:41:00Z">
          <w:pPr>
            <w:pStyle w:val="Heading1"/>
            <w:jc w:val="left"/>
          </w:pPr>
        </w:pPrChange>
      </w:pPr>
      <w:bookmarkStart w:id="7195" w:name="_Toc343220908"/>
      <w:ins w:id="7196" w:author="The Si Tran" w:date="2012-12-11T20:03:00Z">
        <w:r w:rsidRPr="004D6F02">
          <w:rPr>
            <w:rStyle w:val="Heading6Char"/>
            <w:rFonts w:eastAsiaTheme="minorHAnsi"/>
            <w:bCs/>
            <w:rPrChange w:id="7197" w:author="The Si Tran" w:date="2012-12-11T23:41:00Z">
              <w:rPr>
                <w:b w:val="0"/>
              </w:rPr>
            </w:rPrChange>
          </w:rPr>
          <w:t xml:space="preserve">Hình </w:t>
        </w:r>
      </w:ins>
      <w:ins w:id="7198" w:author="The Si Tran" w:date="2012-12-11T22:47:00Z">
        <w:r w:rsidR="00D742D5" w:rsidRPr="004D6F02">
          <w:rPr>
            <w:rStyle w:val="Heading6Char"/>
            <w:rFonts w:eastAsiaTheme="minorHAnsi"/>
            <w:b/>
            <w:bCs/>
            <w:rPrChange w:id="7199" w:author="The Si Tran" w:date="2012-12-11T23:41:00Z">
              <w:rPr/>
            </w:rPrChange>
          </w:rPr>
          <w:t>6.1</w:t>
        </w:r>
      </w:ins>
      <w:ins w:id="7200" w:author="The Si Tran" w:date="2012-12-11T20:03:00Z">
        <w:r w:rsidRPr="004D6F02">
          <w:rPr>
            <w:rPrChange w:id="7201" w:author="The Si Tran" w:date="2012-12-11T23:41:00Z">
              <w:rPr>
                <w:b w:val="0"/>
              </w:rPr>
            </w:rPrChange>
          </w:rPr>
          <w:t>:</w:t>
        </w:r>
      </w:ins>
      <w:ins w:id="7202" w:author="The Si Tran" w:date="2012-12-11T23:41:00Z">
        <w:r w:rsidR="004D6F02">
          <w:t xml:space="preserve"> </w:t>
        </w:r>
      </w:ins>
      <w:ins w:id="7203" w:author="The Si Tran" w:date="2012-12-10T07:17:00Z">
        <w:r w:rsidR="00945B99" w:rsidRPr="007C782C">
          <w:rPr>
            <w:b w:val="0"/>
          </w:rPr>
          <w:t>Đ</w:t>
        </w:r>
        <w:r w:rsidR="00945B99" w:rsidRPr="004D6F02">
          <w:rPr>
            <w:b w:val="0"/>
            <w:rPrChange w:id="7204" w:author="The Si Tran" w:date="2012-12-11T23:41:00Z">
              <w:rPr>
                <w:b w:val="0"/>
              </w:rPr>
            </w:rPrChange>
          </w:rPr>
          <w:t>ồ thị chuỗi dữ liệu Passengers</w:t>
        </w:r>
      </w:ins>
      <w:bookmarkEnd w:id="7195"/>
    </w:p>
    <w:p w14:paraId="4368F834" w14:textId="77777777" w:rsidR="004D6F02" w:rsidRPr="007C782C" w:rsidRDefault="004D6F02">
      <w:pPr>
        <w:pStyle w:val="Hinh"/>
        <w:jc w:val="center"/>
        <w:rPr>
          <w:ins w:id="7205" w:author="The Si Tran" w:date="2012-12-10T07:17:00Z"/>
        </w:rPr>
        <w:pPrChange w:id="7206" w:author="The Si Tran" w:date="2012-12-11T23:41:00Z">
          <w:pPr>
            <w:pStyle w:val="Heading1"/>
            <w:jc w:val="left"/>
          </w:pPr>
        </w:pPrChange>
      </w:pPr>
    </w:p>
    <w:p w14:paraId="2D06BDB5" w14:textId="77777777" w:rsidR="00945B99" w:rsidRDefault="00945B99">
      <w:pPr>
        <w:rPr>
          <w:ins w:id="7207" w:author="The Si Tran" w:date="2012-12-11T20:04:00Z"/>
        </w:rPr>
        <w:pPrChange w:id="7208" w:author="The Si Tran" w:date="2012-12-09T14:53:00Z">
          <w:pPr>
            <w:pStyle w:val="Heading1"/>
            <w:jc w:val="left"/>
          </w:pPr>
        </w:pPrChange>
      </w:pPr>
      <w:ins w:id="7209" w:author="The Si Tran" w:date="2012-12-10T07:17:00Z">
        <w:r w:rsidRPr="007C782C">
          <w:rPr>
            <w:noProof/>
            <w:rPrChange w:id="7210" w:author="Unknown">
              <w:rPr>
                <w:noProof/>
              </w:rPr>
            </w:rPrChange>
          </w:rPr>
          <w:drawing>
            <wp:inline distT="0" distB="0" distL="0" distR="0" wp14:anchorId="4884D277" wp14:editId="55451DAF">
              <wp:extent cx="5816010" cy="3560441"/>
              <wp:effectExtent l="0" t="0" r="0" b="254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70"/>
                      <a:stretch>
                        <a:fillRect/>
                      </a:stretch>
                    </pic:blipFill>
                    <pic:spPr>
                      <a:xfrm>
                        <a:off x="0" y="0"/>
                        <a:ext cx="5885927" cy="3603243"/>
                      </a:xfrm>
                      <a:prstGeom prst="rect">
                        <a:avLst/>
                      </a:prstGeom>
                    </pic:spPr>
                  </pic:pic>
                </a:graphicData>
              </a:graphic>
            </wp:inline>
          </w:drawing>
        </w:r>
      </w:ins>
    </w:p>
    <w:p w14:paraId="398D2B47" w14:textId="5790990A" w:rsidR="006234D7" w:rsidRPr="002D6925" w:rsidRDefault="006234D7" w:rsidP="002D6925">
      <w:pPr>
        <w:pStyle w:val="Hinh"/>
        <w:jc w:val="center"/>
        <w:rPr>
          <w:ins w:id="7211" w:author="The Si Tran" w:date="2012-12-10T07:17:00Z"/>
          <w:b w:val="0"/>
          <w:rPrChange w:id="7212" w:author="The Si Tran" w:date="2012-12-14T06:27:00Z">
            <w:rPr>
              <w:ins w:id="7213" w:author="The Si Tran" w:date="2012-12-10T07:17:00Z"/>
            </w:rPr>
          </w:rPrChange>
        </w:rPr>
        <w:pPrChange w:id="7214" w:author="The Si Tran" w:date="2012-12-14T06:27:00Z">
          <w:pPr>
            <w:pStyle w:val="Heading1"/>
            <w:jc w:val="left"/>
          </w:pPr>
        </w:pPrChange>
      </w:pPr>
      <w:bookmarkStart w:id="7215" w:name="_Toc343220909"/>
      <w:ins w:id="7216" w:author="The Si Tran" w:date="2012-12-11T20:04:00Z">
        <w:r w:rsidRPr="004D696B">
          <w:lastRenderedPageBreak/>
          <w:t xml:space="preserve">Hình </w:t>
        </w:r>
      </w:ins>
      <w:ins w:id="7217" w:author="The Si Tran" w:date="2012-12-11T23:41:00Z">
        <w:r w:rsidR="004D6F02">
          <w:t>6.2</w:t>
        </w:r>
      </w:ins>
      <w:ins w:id="7218" w:author="The Si Tran" w:date="2012-12-11T20:04:00Z">
        <w:r w:rsidRPr="004D696B">
          <w:t>:</w:t>
        </w:r>
      </w:ins>
      <w:ins w:id="7219" w:author="The Si Tran" w:date="2012-12-11T23:41:00Z">
        <w:r w:rsidR="004D6F02">
          <w:t xml:space="preserve"> </w:t>
        </w:r>
      </w:ins>
      <w:ins w:id="7220" w:author="The Si Tran" w:date="2012-12-11T20:04:00Z">
        <w:r w:rsidRPr="004D6F02">
          <w:rPr>
            <w:b w:val="0"/>
            <w:rPrChange w:id="7221" w:author="The Si Tran" w:date="2012-12-11T23:42:00Z">
              <w:rPr/>
            </w:rPrChange>
          </w:rPr>
          <w:t>Đồ thị chuỗi dữ liệu Paper</w:t>
        </w:r>
      </w:ins>
      <w:bookmarkEnd w:id="7215"/>
    </w:p>
    <w:p w14:paraId="77C21609" w14:textId="77777777" w:rsidR="00945B99" w:rsidRDefault="00945B99">
      <w:pPr>
        <w:rPr>
          <w:ins w:id="7222" w:author="The Si Tran" w:date="2012-12-11T20:04:00Z"/>
        </w:rPr>
        <w:pPrChange w:id="7223" w:author="The Si Tran" w:date="2012-12-09T14:53:00Z">
          <w:pPr>
            <w:pStyle w:val="Heading1"/>
            <w:jc w:val="left"/>
          </w:pPr>
        </w:pPrChange>
      </w:pPr>
      <w:ins w:id="7224" w:author="The Si Tran" w:date="2012-12-10T07:18:00Z">
        <w:r w:rsidRPr="007C782C">
          <w:rPr>
            <w:noProof/>
            <w:rPrChange w:id="7225" w:author="Unknown">
              <w:rPr>
                <w:noProof/>
              </w:rPr>
            </w:rPrChange>
          </w:rPr>
          <w:drawing>
            <wp:inline distT="0" distB="0" distL="0" distR="0" wp14:anchorId="3059BB06" wp14:editId="5F67FEC8">
              <wp:extent cx="5752214" cy="3514628"/>
              <wp:effectExtent l="0" t="0" r="1270" b="0"/>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1"/>
                      <a:stretch>
                        <a:fillRect/>
                      </a:stretch>
                    </pic:blipFill>
                    <pic:spPr>
                      <a:xfrm>
                        <a:off x="0" y="0"/>
                        <a:ext cx="5764872" cy="3522362"/>
                      </a:xfrm>
                      <a:prstGeom prst="rect">
                        <a:avLst/>
                      </a:prstGeom>
                    </pic:spPr>
                  </pic:pic>
                </a:graphicData>
              </a:graphic>
            </wp:inline>
          </w:drawing>
        </w:r>
      </w:ins>
    </w:p>
    <w:p w14:paraId="6BD44FE7" w14:textId="77777777" w:rsidR="006234D7" w:rsidRPr="004D696B" w:rsidRDefault="006234D7">
      <w:pPr>
        <w:pStyle w:val="Hinh"/>
        <w:jc w:val="center"/>
        <w:rPr>
          <w:ins w:id="7226" w:author="The Si Tran" w:date="2012-12-11T20:04:00Z"/>
        </w:rPr>
        <w:pPrChange w:id="7227" w:author="The Si Tran" w:date="2012-12-11T23:42:00Z">
          <w:pPr>
            <w:pStyle w:val="Heading3"/>
            <w:numPr>
              <w:ilvl w:val="0"/>
              <w:numId w:val="0"/>
            </w:numPr>
            <w:tabs>
              <w:tab w:val="clear" w:pos="1080"/>
            </w:tabs>
            <w:ind w:left="0" w:firstLine="0"/>
            <w:jc w:val="center"/>
          </w:pPr>
        </w:pPrChange>
      </w:pPr>
      <w:bookmarkStart w:id="7228" w:name="_Toc343220910"/>
      <w:ins w:id="7229" w:author="The Si Tran" w:date="2012-12-11T20:04:00Z">
        <w:r w:rsidRPr="004D696B">
          <w:t xml:space="preserve">Hình </w:t>
        </w:r>
      </w:ins>
      <w:ins w:id="7230" w:author="The Si Tran" w:date="2012-12-11T23:42:00Z">
        <w:r w:rsidR="004D6F02">
          <w:t>6.3</w:t>
        </w:r>
      </w:ins>
      <w:ins w:id="7231" w:author="The Si Tran" w:date="2012-12-11T20:04:00Z">
        <w:r w:rsidRPr="004D696B">
          <w:t>:</w:t>
        </w:r>
      </w:ins>
      <w:ins w:id="7232" w:author="The Si Tran" w:date="2012-12-11T23:42:00Z">
        <w:r w:rsidR="004D6F02">
          <w:t xml:space="preserve"> </w:t>
        </w:r>
      </w:ins>
      <w:ins w:id="7233" w:author="The Si Tran" w:date="2012-12-11T20:04:00Z">
        <w:r w:rsidRPr="004D6F02">
          <w:rPr>
            <w:b w:val="0"/>
            <w:rPrChange w:id="7234" w:author="The Si Tran" w:date="2012-12-11T23:42:00Z">
              <w:rPr/>
            </w:rPrChange>
          </w:rPr>
          <w:t xml:space="preserve">Đồ thị chuỗi dữ liệu </w:t>
        </w:r>
      </w:ins>
      <w:ins w:id="7235" w:author="The Si Tran" w:date="2012-12-11T20:05:00Z">
        <w:r w:rsidRPr="004D6F02">
          <w:rPr>
            <w:b w:val="0"/>
            <w:rPrChange w:id="7236" w:author="The Si Tran" w:date="2012-12-11T23:42:00Z">
              <w:rPr/>
            </w:rPrChange>
          </w:rPr>
          <w:t>Deaths</w:t>
        </w:r>
      </w:ins>
      <w:bookmarkEnd w:id="7228"/>
    </w:p>
    <w:p w14:paraId="4B0A3BD7" w14:textId="77777777" w:rsidR="006234D7" w:rsidRDefault="006234D7">
      <w:pPr>
        <w:rPr>
          <w:ins w:id="7237" w:author="The Si Tran" w:date="2012-12-10T07:18:00Z"/>
        </w:rPr>
        <w:pPrChange w:id="7238" w:author="The Si Tran" w:date="2012-12-09T14:53:00Z">
          <w:pPr>
            <w:pStyle w:val="Heading1"/>
            <w:jc w:val="left"/>
          </w:pPr>
        </w:pPrChange>
      </w:pPr>
    </w:p>
    <w:p w14:paraId="62A688BC" w14:textId="77777777" w:rsidR="00945B99" w:rsidRDefault="00945B99">
      <w:pPr>
        <w:rPr>
          <w:ins w:id="7239" w:author="The Si Tran" w:date="2012-12-11T20:05:00Z"/>
        </w:rPr>
        <w:pPrChange w:id="7240" w:author="The Si Tran" w:date="2012-12-09T14:53:00Z">
          <w:pPr>
            <w:pStyle w:val="Heading1"/>
            <w:jc w:val="left"/>
          </w:pPr>
        </w:pPrChange>
      </w:pPr>
      <w:ins w:id="7241" w:author="The Si Tran" w:date="2012-12-10T07:19:00Z">
        <w:r w:rsidRPr="007C782C">
          <w:rPr>
            <w:noProof/>
            <w:rPrChange w:id="7242" w:author="Unknown">
              <w:rPr>
                <w:noProof/>
              </w:rPr>
            </w:rPrChange>
          </w:rPr>
          <w:drawing>
            <wp:inline distT="0" distB="0" distL="0" distR="0" wp14:anchorId="3123C61D" wp14:editId="109A4FE2">
              <wp:extent cx="5840907" cy="3583172"/>
              <wp:effectExtent l="0" t="0" r="7620" b="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72"/>
                      <a:stretch>
                        <a:fillRect/>
                      </a:stretch>
                    </pic:blipFill>
                    <pic:spPr>
                      <a:xfrm>
                        <a:off x="0" y="0"/>
                        <a:ext cx="5849300" cy="3588321"/>
                      </a:xfrm>
                      <a:prstGeom prst="rect">
                        <a:avLst/>
                      </a:prstGeom>
                    </pic:spPr>
                  </pic:pic>
                </a:graphicData>
              </a:graphic>
            </wp:inline>
          </w:drawing>
        </w:r>
      </w:ins>
    </w:p>
    <w:p w14:paraId="29D88823" w14:textId="77777777" w:rsidR="006234D7" w:rsidRDefault="006234D7">
      <w:pPr>
        <w:pStyle w:val="Hinh"/>
        <w:jc w:val="center"/>
        <w:rPr>
          <w:ins w:id="7243" w:author="The Si Tran" w:date="2012-12-11T23:42:00Z"/>
          <w:b w:val="0"/>
        </w:rPr>
        <w:pPrChange w:id="7244" w:author="The Si Tran" w:date="2012-12-11T23:42:00Z">
          <w:pPr>
            <w:pStyle w:val="Heading1"/>
            <w:jc w:val="left"/>
          </w:pPr>
        </w:pPrChange>
      </w:pPr>
      <w:bookmarkStart w:id="7245" w:name="_Toc343220911"/>
      <w:ins w:id="7246" w:author="The Si Tran" w:date="2012-12-11T20:05:00Z">
        <w:r w:rsidRPr="004D696B">
          <w:t xml:space="preserve">Hình </w:t>
        </w:r>
      </w:ins>
      <w:ins w:id="7247" w:author="The Si Tran" w:date="2012-12-11T23:42:00Z">
        <w:r w:rsidR="004D6F02">
          <w:t>6.4</w:t>
        </w:r>
      </w:ins>
      <w:ins w:id="7248" w:author="The Si Tran" w:date="2012-12-11T20:05:00Z">
        <w:r w:rsidRPr="004D696B">
          <w:t>:</w:t>
        </w:r>
      </w:ins>
      <w:ins w:id="7249" w:author="The Si Tran" w:date="2012-12-11T23:42:00Z">
        <w:r w:rsidR="004D6F02">
          <w:t xml:space="preserve"> </w:t>
        </w:r>
      </w:ins>
      <w:ins w:id="7250" w:author="The Si Tran" w:date="2012-12-11T20:05:00Z">
        <w:r w:rsidRPr="004D6F02">
          <w:rPr>
            <w:b w:val="0"/>
            <w:rPrChange w:id="7251" w:author="The Si Tran" w:date="2012-12-11T23:42:00Z">
              <w:rPr/>
            </w:rPrChange>
          </w:rPr>
          <w:t>Đồ thị chuỗi dữ liệu Maxtemp</w:t>
        </w:r>
      </w:ins>
      <w:bookmarkEnd w:id="7245"/>
    </w:p>
    <w:p w14:paraId="72EB7982" w14:textId="77777777" w:rsidR="004D6F02" w:rsidRPr="007C782C" w:rsidRDefault="004D6F02">
      <w:pPr>
        <w:pStyle w:val="Hinh"/>
        <w:jc w:val="center"/>
        <w:rPr>
          <w:ins w:id="7252" w:author="The Si Tran" w:date="2012-12-10T07:19:00Z"/>
        </w:rPr>
        <w:pPrChange w:id="7253" w:author="The Si Tran" w:date="2012-12-11T23:42:00Z">
          <w:pPr>
            <w:pStyle w:val="Heading1"/>
            <w:jc w:val="left"/>
          </w:pPr>
        </w:pPrChange>
      </w:pPr>
    </w:p>
    <w:p w14:paraId="4EA1656A" w14:textId="77777777" w:rsidR="001E7EC0" w:rsidRDefault="001E7EC0">
      <w:pPr>
        <w:rPr>
          <w:ins w:id="7254" w:author="The Si Tran" w:date="2012-12-11T20:06:00Z"/>
        </w:rPr>
        <w:pPrChange w:id="7255" w:author="The Si Tran" w:date="2012-12-09T14:53:00Z">
          <w:pPr>
            <w:pStyle w:val="Heading1"/>
            <w:jc w:val="left"/>
          </w:pPr>
        </w:pPrChange>
      </w:pPr>
      <w:ins w:id="7256" w:author="The Si Tran" w:date="2012-12-10T07:20:00Z">
        <w:r w:rsidRPr="007C782C">
          <w:rPr>
            <w:noProof/>
            <w:rPrChange w:id="7257" w:author="Unknown">
              <w:rPr>
                <w:noProof/>
              </w:rPr>
            </w:rPrChange>
          </w:rPr>
          <w:lastRenderedPageBreak/>
          <w:drawing>
            <wp:inline distT="0" distB="0" distL="0" distR="0" wp14:anchorId="3597D9B9" wp14:editId="0CB0E3FA">
              <wp:extent cx="5773158" cy="3527426"/>
              <wp:effectExtent l="0" t="0" r="0" b="0"/>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73"/>
                      <a:stretch>
                        <a:fillRect/>
                      </a:stretch>
                    </pic:blipFill>
                    <pic:spPr>
                      <a:xfrm>
                        <a:off x="0" y="0"/>
                        <a:ext cx="5783807" cy="3533932"/>
                      </a:xfrm>
                      <a:prstGeom prst="rect">
                        <a:avLst/>
                      </a:prstGeom>
                    </pic:spPr>
                  </pic:pic>
                </a:graphicData>
              </a:graphic>
            </wp:inline>
          </w:drawing>
        </w:r>
      </w:ins>
    </w:p>
    <w:p w14:paraId="20BC70A5" w14:textId="77777777" w:rsidR="006234D7" w:rsidRDefault="006234D7">
      <w:pPr>
        <w:pStyle w:val="Hinh"/>
        <w:jc w:val="center"/>
        <w:rPr>
          <w:ins w:id="7258" w:author="The Si Tran" w:date="2012-12-12T07:58:00Z"/>
          <w:b w:val="0"/>
        </w:rPr>
        <w:pPrChange w:id="7259" w:author="The Si Tran" w:date="2012-12-11T23:43:00Z">
          <w:pPr>
            <w:pStyle w:val="Heading3"/>
            <w:numPr>
              <w:ilvl w:val="0"/>
              <w:numId w:val="0"/>
            </w:numPr>
            <w:tabs>
              <w:tab w:val="clear" w:pos="1080"/>
            </w:tabs>
            <w:ind w:left="0" w:firstLine="0"/>
            <w:jc w:val="center"/>
          </w:pPr>
        </w:pPrChange>
      </w:pPr>
      <w:bookmarkStart w:id="7260" w:name="_Toc343220912"/>
      <w:ins w:id="7261" w:author="The Si Tran" w:date="2012-12-11T20:06:00Z">
        <w:r w:rsidRPr="004D696B">
          <w:t xml:space="preserve">Hình </w:t>
        </w:r>
      </w:ins>
      <w:ins w:id="7262" w:author="The Si Tran" w:date="2012-12-11T23:42:00Z">
        <w:r w:rsidR="004D6F02">
          <w:t>6.5</w:t>
        </w:r>
      </w:ins>
      <w:ins w:id="7263" w:author="The Si Tran" w:date="2012-12-11T20:06:00Z">
        <w:r w:rsidRPr="004D696B">
          <w:t>:</w:t>
        </w:r>
      </w:ins>
      <w:ins w:id="7264" w:author="The Si Tran" w:date="2012-12-11T23:43:00Z">
        <w:r w:rsidR="004D6F02">
          <w:t xml:space="preserve"> </w:t>
        </w:r>
      </w:ins>
      <w:ins w:id="7265" w:author="The Si Tran" w:date="2012-12-11T20:06:00Z">
        <w:r w:rsidRPr="004D6F02">
          <w:rPr>
            <w:b w:val="0"/>
            <w:rPrChange w:id="7266" w:author="The Si Tran" w:date="2012-12-11T23:43:00Z">
              <w:rPr/>
            </w:rPrChange>
          </w:rPr>
          <w:t>Đồ thị chuỗi dữ liệu Chemical</w:t>
        </w:r>
      </w:ins>
      <w:bookmarkEnd w:id="7260"/>
    </w:p>
    <w:p w14:paraId="783A3B4F" w14:textId="77777777" w:rsidR="001444EB" w:rsidRDefault="001444EB">
      <w:pPr>
        <w:pStyle w:val="Hinh"/>
        <w:jc w:val="center"/>
        <w:rPr>
          <w:ins w:id="7267" w:author="The Si Tran" w:date="2012-12-12T07:58:00Z"/>
          <w:b w:val="0"/>
        </w:rPr>
        <w:pPrChange w:id="7268" w:author="The Si Tran" w:date="2012-12-11T23:43:00Z">
          <w:pPr>
            <w:pStyle w:val="Heading3"/>
            <w:numPr>
              <w:ilvl w:val="0"/>
              <w:numId w:val="0"/>
            </w:numPr>
            <w:tabs>
              <w:tab w:val="clear" w:pos="1080"/>
            </w:tabs>
            <w:ind w:left="0" w:firstLine="0"/>
            <w:jc w:val="center"/>
          </w:pPr>
        </w:pPrChange>
      </w:pPr>
    </w:p>
    <w:p w14:paraId="6D024FF1" w14:textId="77777777" w:rsidR="001444EB" w:rsidRPr="004D696B" w:rsidRDefault="001444EB">
      <w:pPr>
        <w:pStyle w:val="Hinh"/>
        <w:jc w:val="center"/>
        <w:rPr>
          <w:ins w:id="7269" w:author="The Si Tran" w:date="2012-12-11T20:06:00Z"/>
        </w:rPr>
        <w:pPrChange w:id="7270" w:author="The Si Tran" w:date="2012-12-11T23:43:00Z">
          <w:pPr>
            <w:pStyle w:val="Heading3"/>
            <w:numPr>
              <w:ilvl w:val="0"/>
              <w:numId w:val="0"/>
            </w:numPr>
            <w:tabs>
              <w:tab w:val="clear" w:pos="1080"/>
            </w:tabs>
            <w:ind w:left="0" w:firstLine="0"/>
            <w:jc w:val="center"/>
          </w:pPr>
        </w:pPrChange>
      </w:pPr>
    </w:p>
    <w:p w14:paraId="0CC1AF57" w14:textId="77777777" w:rsidR="001E7EC0" w:rsidRDefault="001E7EC0">
      <w:pPr>
        <w:rPr>
          <w:ins w:id="7271" w:author="The Si Tran" w:date="2012-12-11T20:07:00Z"/>
        </w:rPr>
        <w:pPrChange w:id="7272" w:author="The Si Tran" w:date="2012-12-09T14:53:00Z">
          <w:pPr>
            <w:pStyle w:val="Heading1"/>
            <w:jc w:val="left"/>
          </w:pPr>
        </w:pPrChange>
      </w:pPr>
      <w:ins w:id="7273" w:author="The Si Tran" w:date="2012-12-10T07:21:00Z">
        <w:r w:rsidRPr="007C782C">
          <w:rPr>
            <w:noProof/>
            <w:rPrChange w:id="7274" w:author="Unknown">
              <w:rPr>
                <w:noProof/>
              </w:rPr>
            </w:rPrChange>
          </w:rPr>
          <w:drawing>
            <wp:inline distT="0" distB="0" distL="0" distR="0" wp14:anchorId="10F0555E" wp14:editId="23A9595C">
              <wp:extent cx="5879805" cy="3596983"/>
              <wp:effectExtent l="0" t="0" r="6985" b="381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74"/>
                      <a:stretch>
                        <a:fillRect/>
                      </a:stretch>
                    </pic:blipFill>
                    <pic:spPr>
                      <a:xfrm>
                        <a:off x="0" y="0"/>
                        <a:ext cx="5883004" cy="3598940"/>
                      </a:xfrm>
                      <a:prstGeom prst="rect">
                        <a:avLst/>
                      </a:prstGeom>
                    </pic:spPr>
                  </pic:pic>
                </a:graphicData>
              </a:graphic>
            </wp:inline>
          </w:drawing>
        </w:r>
      </w:ins>
    </w:p>
    <w:p w14:paraId="7D704789" w14:textId="77777777" w:rsidR="006234D7" w:rsidRPr="004D696B" w:rsidRDefault="006234D7">
      <w:pPr>
        <w:pStyle w:val="Hinh"/>
        <w:jc w:val="center"/>
        <w:rPr>
          <w:ins w:id="7275" w:author="The Si Tran" w:date="2012-12-11T20:08:00Z"/>
        </w:rPr>
        <w:pPrChange w:id="7276" w:author="The Si Tran" w:date="2012-12-11T23:43:00Z">
          <w:pPr>
            <w:pStyle w:val="Heading3"/>
            <w:numPr>
              <w:ilvl w:val="0"/>
              <w:numId w:val="0"/>
            </w:numPr>
            <w:tabs>
              <w:tab w:val="clear" w:pos="1080"/>
            </w:tabs>
            <w:ind w:left="0" w:firstLine="0"/>
            <w:jc w:val="center"/>
          </w:pPr>
        </w:pPrChange>
      </w:pPr>
      <w:bookmarkStart w:id="7277" w:name="_Toc343220913"/>
      <w:ins w:id="7278" w:author="The Si Tran" w:date="2012-12-11T20:08:00Z">
        <w:r w:rsidRPr="004D696B">
          <w:t xml:space="preserve">Hình </w:t>
        </w:r>
      </w:ins>
      <w:ins w:id="7279" w:author="The Si Tran" w:date="2012-12-11T23:43:00Z">
        <w:r w:rsidR="004D6F02">
          <w:t>6.6</w:t>
        </w:r>
      </w:ins>
      <w:ins w:id="7280" w:author="The Si Tran" w:date="2012-12-11T20:08:00Z">
        <w:r w:rsidRPr="004D696B">
          <w:t>:</w:t>
        </w:r>
      </w:ins>
      <w:ins w:id="7281" w:author="The Si Tran" w:date="2012-12-11T23:43:00Z">
        <w:r w:rsidR="004D6F02">
          <w:t xml:space="preserve"> </w:t>
        </w:r>
      </w:ins>
      <w:ins w:id="7282" w:author="The Si Tran" w:date="2012-12-11T20:08:00Z">
        <w:r w:rsidRPr="004D6F02">
          <w:rPr>
            <w:b w:val="0"/>
            <w:rPrChange w:id="7283" w:author="The Si Tran" w:date="2012-12-11T23:43:00Z">
              <w:rPr/>
            </w:rPrChange>
          </w:rPr>
          <w:t>Đồ thị chuỗi dữ liệu Prices</w:t>
        </w:r>
        <w:bookmarkEnd w:id="7277"/>
      </w:ins>
    </w:p>
    <w:p w14:paraId="5775560B" w14:textId="77777777" w:rsidR="006234D7" w:rsidRDefault="006234D7">
      <w:pPr>
        <w:rPr>
          <w:ins w:id="7284" w:author="The Si Tran" w:date="2012-12-10T07:20:00Z"/>
        </w:rPr>
        <w:pPrChange w:id="7285" w:author="The Si Tran" w:date="2012-12-09T14:53:00Z">
          <w:pPr>
            <w:pStyle w:val="Heading1"/>
            <w:jc w:val="left"/>
          </w:pPr>
        </w:pPrChange>
      </w:pPr>
    </w:p>
    <w:p w14:paraId="4B72C6D3" w14:textId="77777777" w:rsidR="006234D7" w:rsidRDefault="001E7EC0">
      <w:pPr>
        <w:jc w:val="center"/>
        <w:rPr>
          <w:ins w:id="7286" w:author="The Si Tran" w:date="2012-12-14T06:28:00Z"/>
        </w:rPr>
        <w:pPrChange w:id="7287" w:author="The Si Tran" w:date="2012-12-11T23:44:00Z">
          <w:pPr>
            <w:pStyle w:val="Heading3"/>
            <w:numPr>
              <w:ilvl w:val="0"/>
              <w:numId w:val="0"/>
            </w:numPr>
            <w:tabs>
              <w:tab w:val="clear" w:pos="1080"/>
            </w:tabs>
            <w:ind w:left="0" w:firstLine="0"/>
            <w:jc w:val="center"/>
          </w:pPr>
        </w:pPrChange>
      </w:pPr>
      <w:ins w:id="7288" w:author="The Si Tran" w:date="2012-12-10T07:21:00Z">
        <w:r w:rsidRPr="007C782C">
          <w:rPr>
            <w:noProof/>
            <w:rPrChange w:id="7289" w:author="Unknown">
              <w:rPr>
                <w:noProof/>
              </w:rPr>
            </w:rPrChange>
          </w:rPr>
          <w:lastRenderedPageBreak/>
          <w:drawing>
            <wp:inline distT="0" distB="0" distL="0" distR="0" wp14:anchorId="15E9F9A0" wp14:editId="3B4E6C7B">
              <wp:extent cx="5805620" cy="3551600"/>
              <wp:effectExtent l="0" t="0" r="5080" b="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75"/>
                      <a:stretch>
                        <a:fillRect/>
                      </a:stretch>
                    </pic:blipFill>
                    <pic:spPr>
                      <a:xfrm>
                        <a:off x="0" y="0"/>
                        <a:ext cx="5806722" cy="3552274"/>
                      </a:xfrm>
                      <a:prstGeom prst="rect">
                        <a:avLst/>
                      </a:prstGeom>
                    </pic:spPr>
                  </pic:pic>
                </a:graphicData>
              </a:graphic>
            </wp:inline>
          </w:drawing>
        </w:r>
      </w:ins>
      <w:ins w:id="7290" w:author="The Si Tran" w:date="2012-12-11T20:08:00Z">
        <w:r w:rsidR="006234D7" w:rsidRPr="004D696B">
          <w:rPr>
            <w:b/>
          </w:rPr>
          <w:t xml:space="preserve">Hình </w:t>
        </w:r>
      </w:ins>
      <w:ins w:id="7291" w:author="The Si Tran" w:date="2012-12-11T23:43:00Z">
        <w:r w:rsidR="00BA41C5">
          <w:rPr>
            <w:b/>
          </w:rPr>
          <w:t>6.7</w:t>
        </w:r>
      </w:ins>
      <w:ins w:id="7292" w:author="The Si Tran" w:date="2012-12-11T20:08:00Z">
        <w:r w:rsidR="006234D7" w:rsidRPr="004D696B">
          <w:rPr>
            <w:b/>
          </w:rPr>
          <w:t>:</w:t>
        </w:r>
      </w:ins>
      <w:ins w:id="7293" w:author="The Si Tran" w:date="2012-12-11T23:43:00Z">
        <w:r w:rsidR="00BA41C5">
          <w:rPr>
            <w:b/>
          </w:rPr>
          <w:t xml:space="preserve"> </w:t>
        </w:r>
      </w:ins>
      <w:ins w:id="7294" w:author="The Si Tran" w:date="2012-12-11T20:08:00Z">
        <w:r w:rsidR="006234D7" w:rsidRPr="007C782C">
          <w:t>Đồ</w:t>
        </w:r>
        <w:r w:rsidR="006234D7" w:rsidRPr="00BA41C5">
          <w:rPr>
            <w:rPrChange w:id="7295" w:author="The Si Tran" w:date="2012-12-11T23:44:00Z">
              <w:rPr>
                <w:b w:val="0"/>
                <w:bCs w:val="0"/>
              </w:rPr>
            </w:rPrChange>
          </w:rPr>
          <w:t xml:space="preserve"> thị chuỗi dữ liệu </w:t>
        </w:r>
      </w:ins>
      <w:ins w:id="7296" w:author="The Si Tran" w:date="2012-12-11T20:09:00Z">
        <w:r w:rsidR="006234D7" w:rsidRPr="00BA41C5">
          <w:rPr>
            <w:rPrChange w:id="7297" w:author="The Si Tran" w:date="2012-12-11T23:44:00Z">
              <w:rPr>
                <w:b w:val="0"/>
                <w:bCs w:val="0"/>
              </w:rPr>
            </w:rPrChange>
          </w:rPr>
          <w:t>Sunspots</w:t>
        </w:r>
      </w:ins>
    </w:p>
    <w:p w14:paraId="32D5EB39" w14:textId="77777777" w:rsidR="00722731" w:rsidRPr="00BA41C5" w:rsidRDefault="00722731">
      <w:pPr>
        <w:jc w:val="center"/>
        <w:rPr>
          <w:ins w:id="7298" w:author="The Si Tran" w:date="2012-12-11T23:44:00Z"/>
          <w:b/>
          <w:rPrChange w:id="7299" w:author="The Si Tran" w:date="2012-12-11T23:44:00Z">
            <w:rPr>
              <w:ins w:id="7300" w:author="The Si Tran" w:date="2012-12-11T23:44:00Z"/>
              <w:b w:val="0"/>
            </w:rPr>
          </w:rPrChange>
        </w:rPr>
        <w:pPrChange w:id="7301" w:author="The Si Tran" w:date="2012-12-11T23:44:00Z">
          <w:pPr>
            <w:pStyle w:val="Heading3"/>
            <w:numPr>
              <w:ilvl w:val="0"/>
              <w:numId w:val="0"/>
            </w:numPr>
            <w:tabs>
              <w:tab w:val="clear" w:pos="1080"/>
            </w:tabs>
            <w:ind w:left="0" w:firstLine="0"/>
            <w:jc w:val="center"/>
          </w:pPr>
        </w:pPrChange>
      </w:pPr>
    </w:p>
    <w:p w14:paraId="0D427CE6" w14:textId="77777777" w:rsidR="00BA41C5" w:rsidRPr="004D696B" w:rsidRDefault="00BA41C5">
      <w:pPr>
        <w:pStyle w:val="Hinh"/>
        <w:jc w:val="center"/>
        <w:rPr>
          <w:ins w:id="7302" w:author="The Si Tran" w:date="2012-12-11T20:08:00Z"/>
        </w:rPr>
        <w:pPrChange w:id="7303" w:author="The Si Tran" w:date="2012-12-11T23:43:00Z">
          <w:pPr>
            <w:pStyle w:val="Heading3"/>
            <w:numPr>
              <w:ilvl w:val="0"/>
              <w:numId w:val="0"/>
            </w:numPr>
            <w:tabs>
              <w:tab w:val="clear" w:pos="1080"/>
            </w:tabs>
            <w:ind w:left="0" w:firstLine="0"/>
            <w:jc w:val="center"/>
          </w:pPr>
        </w:pPrChange>
      </w:pPr>
    </w:p>
    <w:p w14:paraId="4ABE3AC7" w14:textId="77777777" w:rsidR="001E7EC0" w:rsidRDefault="001E7EC0">
      <w:pPr>
        <w:rPr>
          <w:ins w:id="7304" w:author="The Si Tran" w:date="2012-12-11T20:09:00Z"/>
          <w:szCs w:val="26"/>
        </w:rPr>
        <w:pPrChange w:id="7305" w:author="The Si Tran" w:date="2012-12-09T14:53:00Z">
          <w:pPr>
            <w:pStyle w:val="Heading1"/>
            <w:jc w:val="left"/>
          </w:pPr>
        </w:pPrChange>
      </w:pPr>
      <w:ins w:id="7306" w:author="The Si Tran" w:date="2012-12-10T07:21:00Z">
        <w:r w:rsidRPr="007C782C">
          <w:rPr>
            <w:noProof/>
            <w:rPrChange w:id="7307" w:author="Unknown">
              <w:rPr>
                <w:noProof/>
              </w:rPr>
            </w:rPrChange>
          </w:rPr>
          <w:drawing>
            <wp:inline distT="0" distB="0" distL="0" distR="0" wp14:anchorId="2307301A" wp14:editId="0FF7FC7A">
              <wp:extent cx="5773480" cy="3527622"/>
              <wp:effectExtent l="0" t="0" r="0" b="0"/>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6"/>
                      <a:stretch>
                        <a:fillRect/>
                      </a:stretch>
                    </pic:blipFill>
                    <pic:spPr>
                      <a:xfrm>
                        <a:off x="0" y="0"/>
                        <a:ext cx="5783760" cy="3533903"/>
                      </a:xfrm>
                      <a:prstGeom prst="rect">
                        <a:avLst/>
                      </a:prstGeom>
                    </pic:spPr>
                  </pic:pic>
                </a:graphicData>
              </a:graphic>
            </wp:inline>
          </w:drawing>
        </w:r>
      </w:ins>
    </w:p>
    <w:p w14:paraId="7EE1B91C" w14:textId="77777777" w:rsidR="006234D7" w:rsidRPr="00BA41C5" w:rsidRDefault="006234D7">
      <w:pPr>
        <w:pStyle w:val="Hinh"/>
        <w:jc w:val="center"/>
        <w:rPr>
          <w:ins w:id="7308" w:author="The Si Tran" w:date="2012-12-11T20:09:00Z"/>
          <w:b w:val="0"/>
          <w:rPrChange w:id="7309" w:author="The Si Tran" w:date="2012-12-11T23:45:00Z">
            <w:rPr>
              <w:ins w:id="7310" w:author="The Si Tran" w:date="2012-12-11T20:09:00Z"/>
            </w:rPr>
          </w:rPrChange>
        </w:rPr>
        <w:pPrChange w:id="7311" w:author="The Si Tran" w:date="2012-12-11T23:44:00Z">
          <w:pPr>
            <w:pStyle w:val="Heading3"/>
            <w:numPr>
              <w:ilvl w:val="0"/>
              <w:numId w:val="0"/>
            </w:numPr>
            <w:tabs>
              <w:tab w:val="clear" w:pos="1080"/>
            </w:tabs>
            <w:ind w:left="0" w:firstLine="0"/>
            <w:jc w:val="center"/>
          </w:pPr>
        </w:pPrChange>
      </w:pPr>
      <w:bookmarkStart w:id="7312" w:name="_Toc343220914"/>
      <w:ins w:id="7313" w:author="The Si Tran" w:date="2012-12-11T20:09:00Z">
        <w:r w:rsidRPr="004D696B">
          <w:t xml:space="preserve">Hình </w:t>
        </w:r>
      </w:ins>
      <w:ins w:id="7314" w:author="The Si Tran" w:date="2012-12-11T23:45:00Z">
        <w:r w:rsidR="00BA41C5">
          <w:t>6.8</w:t>
        </w:r>
      </w:ins>
      <w:ins w:id="7315" w:author="The Si Tran" w:date="2012-12-11T20:09:00Z">
        <w:r w:rsidRPr="004D696B">
          <w:t>:</w:t>
        </w:r>
      </w:ins>
      <w:ins w:id="7316" w:author="The Si Tran" w:date="2012-12-11T23:45:00Z">
        <w:r w:rsidR="00BA41C5">
          <w:t xml:space="preserve"> </w:t>
        </w:r>
      </w:ins>
      <w:ins w:id="7317" w:author="The Si Tran" w:date="2012-12-11T20:09:00Z">
        <w:r w:rsidRPr="00BA41C5">
          <w:rPr>
            <w:b w:val="0"/>
            <w:rPrChange w:id="7318" w:author="The Si Tran" w:date="2012-12-11T23:45:00Z">
              <w:rPr/>
            </w:rPrChange>
          </w:rPr>
          <w:t>Đồ thị chuỗi dữ liệu Kobe</w:t>
        </w:r>
        <w:bookmarkEnd w:id="7312"/>
      </w:ins>
    </w:p>
    <w:p w14:paraId="348758B0" w14:textId="77777777" w:rsidR="00EF77AD" w:rsidRDefault="00EF77AD">
      <w:pPr>
        <w:pStyle w:val="Heading2"/>
        <w:rPr>
          <w:ins w:id="7319" w:author="The Si Tran" w:date="2012-12-06T21:21:00Z"/>
        </w:rPr>
        <w:pPrChange w:id="7320" w:author="The Si Tran" w:date="2012-12-06T21:19:00Z">
          <w:pPr>
            <w:pStyle w:val="Heading1"/>
            <w:jc w:val="left"/>
          </w:pPr>
        </w:pPrChange>
      </w:pPr>
      <w:bookmarkStart w:id="7321" w:name="_Toc343220863"/>
      <w:ins w:id="7322" w:author="The Si Tran" w:date="2012-12-06T21:21:00Z">
        <w:r>
          <w:lastRenderedPageBreak/>
          <w:t>Kết quả thực nghiệ</w:t>
        </w:r>
        <w:r w:rsidR="00835F6C">
          <w:t>m</w:t>
        </w:r>
        <w:bookmarkEnd w:id="7321"/>
      </w:ins>
    </w:p>
    <w:p w14:paraId="476238F8" w14:textId="77777777" w:rsidR="00EF77AD" w:rsidRDefault="00EF77AD">
      <w:pPr>
        <w:pStyle w:val="Heading3"/>
        <w:rPr>
          <w:ins w:id="7323" w:author="The Si Tran" w:date="2012-12-14T06:29:00Z"/>
        </w:rPr>
        <w:pPrChange w:id="7324" w:author="The Si Tran" w:date="2012-12-06T21:22:00Z">
          <w:pPr>
            <w:pStyle w:val="Heading1"/>
            <w:jc w:val="left"/>
          </w:pPr>
        </w:pPrChange>
      </w:pPr>
      <w:bookmarkStart w:id="7325" w:name="_Toc343220864"/>
      <w:ins w:id="7326" w:author="The Si Tran" w:date="2012-12-06T21:22:00Z">
        <w:r>
          <w:t>Bộ dữ liệ</w:t>
        </w:r>
        <w:r w:rsidR="00810267">
          <w:t xml:space="preserve">u </w:t>
        </w:r>
      </w:ins>
      <w:ins w:id="7327" w:author="The Si Tran" w:date="2012-12-10T07:23:00Z">
        <w:r w:rsidR="00810267">
          <w:t>có tính mùa và xu hướng</w:t>
        </w:r>
      </w:ins>
      <w:bookmarkEnd w:id="7325"/>
    </w:p>
    <w:p w14:paraId="472957A1" w14:textId="400743B3" w:rsidR="00722731" w:rsidRPr="00722731" w:rsidRDefault="00722731" w:rsidP="00722731">
      <w:pPr>
        <w:pStyle w:val="Bang"/>
        <w:rPr>
          <w:ins w:id="7328" w:author="The Si Tran" w:date="2012-12-10T07:25:00Z"/>
          <w:rPrChange w:id="7329" w:author="The Si Tran" w:date="2012-12-14T06:29:00Z">
            <w:rPr>
              <w:ins w:id="7330" w:author="The Si Tran" w:date="2012-12-10T07:25:00Z"/>
            </w:rPr>
          </w:rPrChange>
        </w:rPr>
        <w:pPrChange w:id="7331" w:author="The Si Tran" w:date="2012-12-14T06:29:00Z">
          <w:pPr>
            <w:pStyle w:val="Heading1"/>
            <w:jc w:val="left"/>
          </w:pPr>
        </w:pPrChange>
      </w:pPr>
      <w:bookmarkStart w:id="7332" w:name="_Toc343033794"/>
      <w:bookmarkStart w:id="7333" w:name="_Toc343226123"/>
      <w:ins w:id="7334" w:author="The Si Tran" w:date="2012-12-14T06:29:00Z">
        <w:r w:rsidRPr="006041AD">
          <w:rPr>
            <w:b/>
          </w:rPr>
          <w:t>Bảng 6.2</w:t>
        </w:r>
        <w:r w:rsidRPr="007C782C">
          <w:t xml:space="preserve">: </w:t>
        </w:r>
        <w:r w:rsidRPr="006041AD">
          <w:t>Kết quả thực nghiệm chuỗi dữ liệu Passengers</w:t>
        </w:r>
      </w:ins>
      <w:bookmarkEnd w:id="7332"/>
      <w:bookmarkEnd w:id="7333"/>
    </w:p>
    <w:tbl>
      <w:tblPr>
        <w:tblW w:w="9372" w:type="dxa"/>
        <w:tblLook w:val="04A0" w:firstRow="1" w:lastRow="0" w:firstColumn="1" w:lastColumn="0" w:noHBand="0" w:noVBand="1"/>
        <w:tblPrChange w:id="7335" w:author="The Si Tran" w:date="2012-12-14T06:32:00Z">
          <w:tblPr>
            <w:tblW w:w="10475" w:type="dxa"/>
            <w:tblLook w:val="04A0" w:firstRow="1" w:lastRow="0" w:firstColumn="1" w:lastColumn="0" w:noHBand="0" w:noVBand="1"/>
          </w:tblPr>
        </w:tblPrChange>
      </w:tblPr>
      <w:tblGrid>
        <w:gridCol w:w="1154"/>
        <w:gridCol w:w="5587"/>
        <w:gridCol w:w="756"/>
        <w:gridCol w:w="997"/>
        <w:gridCol w:w="883"/>
        <w:tblGridChange w:id="7336">
          <w:tblGrid>
            <w:gridCol w:w="1072"/>
            <w:gridCol w:w="6843"/>
            <w:gridCol w:w="801"/>
            <w:gridCol w:w="931"/>
            <w:gridCol w:w="828"/>
          </w:tblGrid>
        </w:tblGridChange>
      </w:tblGrid>
      <w:tr w:rsidR="00A837C3" w:rsidRPr="009D2F47" w14:paraId="0506A383" w14:textId="77777777" w:rsidTr="00722731">
        <w:trPr>
          <w:trHeight w:val="235"/>
          <w:ins w:id="7337" w:author="The Si Tran" w:date="2012-12-10T07:27:00Z"/>
          <w:trPrChange w:id="7338" w:author="The Si Tran" w:date="2012-12-14T06:32:00Z">
            <w:trPr>
              <w:trHeight w:val="248"/>
            </w:trPr>
          </w:trPrChange>
        </w:trPr>
        <w:tc>
          <w:tcPr>
            <w:tcW w:w="1154"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7339" w:author="The Si Tran" w:date="2012-12-14T06:32: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E30648D" w14:textId="77777777" w:rsidR="00A837C3" w:rsidRPr="00722731" w:rsidRDefault="00A837C3" w:rsidP="00F27A65">
            <w:pPr>
              <w:spacing w:line="240" w:lineRule="auto"/>
              <w:rPr>
                <w:ins w:id="7340" w:author="The Si Tran" w:date="2012-12-10T07:27:00Z"/>
                <w:rFonts w:eastAsia="Times New Roman"/>
                <w:color w:val="000000"/>
                <w:sz w:val="24"/>
                <w:szCs w:val="24"/>
                <w:rPrChange w:id="7341" w:author="The Si Tran" w:date="2012-12-14T06:33:00Z">
                  <w:rPr>
                    <w:ins w:id="7342" w:author="The Si Tran" w:date="2012-12-10T07:27:00Z"/>
                    <w:rFonts w:ascii="Calibri" w:eastAsia="Times New Roman" w:hAnsi="Calibri"/>
                    <w:color w:val="000000"/>
                    <w:sz w:val="22"/>
                  </w:rPr>
                </w:rPrChange>
              </w:rPr>
            </w:pPr>
          </w:p>
        </w:tc>
        <w:tc>
          <w:tcPr>
            <w:tcW w:w="5587" w:type="dxa"/>
            <w:tcBorders>
              <w:top w:val="single" w:sz="4" w:space="0" w:color="auto"/>
              <w:left w:val="nil"/>
              <w:bottom w:val="single" w:sz="4" w:space="0" w:color="auto"/>
              <w:right w:val="single" w:sz="4" w:space="0" w:color="auto"/>
            </w:tcBorders>
            <w:shd w:val="clear" w:color="auto" w:fill="auto"/>
            <w:noWrap/>
            <w:vAlign w:val="bottom"/>
            <w:hideMark/>
            <w:tcPrChange w:id="7343" w:author="The Si Tran" w:date="2012-12-14T06:32:00Z">
              <w:tcPr>
                <w:tcW w:w="684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18E42A0" w14:textId="77777777" w:rsidR="00A837C3" w:rsidRPr="00722731" w:rsidRDefault="00A837C3" w:rsidP="00F27A65">
            <w:pPr>
              <w:spacing w:line="240" w:lineRule="auto"/>
              <w:rPr>
                <w:ins w:id="7344" w:author="The Si Tran" w:date="2012-12-10T07:27:00Z"/>
                <w:rFonts w:eastAsia="Times New Roman"/>
                <w:color w:val="000000"/>
                <w:sz w:val="24"/>
                <w:szCs w:val="24"/>
                <w:rPrChange w:id="7345" w:author="The Si Tran" w:date="2012-12-14T06:33:00Z">
                  <w:rPr>
                    <w:ins w:id="7346" w:author="The Si Tran" w:date="2012-12-10T07:27:00Z"/>
                    <w:rFonts w:ascii="Calibri" w:eastAsia="Times New Roman" w:hAnsi="Calibri"/>
                    <w:color w:val="000000"/>
                    <w:sz w:val="22"/>
                  </w:rPr>
                </w:rPrChange>
              </w:rPr>
            </w:pPr>
            <w:ins w:id="7347" w:author="The Si Tran" w:date="2012-12-10T07:27:00Z">
              <w:r w:rsidRPr="00722731">
                <w:rPr>
                  <w:rFonts w:eastAsia="Times New Roman"/>
                  <w:color w:val="000000"/>
                  <w:sz w:val="24"/>
                  <w:szCs w:val="24"/>
                  <w:rPrChange w:id="7348" w:author="The Si Tran" w:date="2012-12-14T06:33:00Z">
                    <w:rPr>
                      <w:rFonts w:ascii="Calibri" w:eastAsia="Times New Roman" w:hAnsi="Calibri" w:cs="Arial"/>
                      <w:b/>
                      <w:bCs/>
                      <w:color w:val="000000"/>
                      <w:kern w:val="32"/>
                      <w:sz w:val="22"/>
                      <w:szCs w:val="32"/>
                    </w:rPr>
                  </w:rPrChange>
                </w:rPr>
                <w:t>Model</w:t>
              </w:r>
            </w:ins>
          </w:p>
        </w:tc>
        <w:tc>
          <w:tcPr>
            <w:tcW w:w="752" w:type="dxa"/>
            <w:tcBorders>
              <w:top w:val="single" w:sz="4" w:space="0" w:color="auto"/>
              <w:left w:val="nil"/>
              <w:bottom w:val="single" w:sz="4" w:space="0" w:color="auto"/>
              <w:right w:val="single" w:sz="4" w:space="0" w:color="auto"/>
            </w:tcBorders>
            <w:shd w:val="clear" w:color="auto" w:fill="auto"/>
            <w:noWrap/>
            <w:vAlign w:val="bottom"/>
            <w:hideMark/>
            <w:tcPrChange w:id="7349" w:author="The Si Tran" w:date="2012-12-14T06:32:00Z">
              <w:tcPr>
                <w:tcW w:w="80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EBFF5" w14:textId="77777777" w:rsidR="00A837C3" w:rsidRPr="00722731" w:rsidRDefault="00A837C3" w:rsidP="00F27A65">
            <w:pPr>
              <w:spacing w:line="240" w:lineRule="auto"/>
              <w:rPr>
                <w:ins w:id="7350" w:author="The Si Tran" w:date="2012-12-10T07:27:00Z"/>
                <w:rFonts w:eastAsia="Times New Roman"/>
                <w:color w:val="000000"/>
                <w:sz w:val="24"/>
                <w:szCs w:val="24"/>
                <w:rPrChange w:id="7351" w:author="The Si Tran" w:date="2012-12-14T06:33:00Z">
                  <w:rPr>
                    <w:ins w:id="7352" w:author="The Si Tran" w:date="2012-12-10T07:27:00Z"/>
                    <w:rFonts w:ascii="Calibri" w:eastAsia="Times New Roman" w:hAnsi="Calibri"/>
                    <w:color w:val="000000"/>
                    <w:sz w:val="22"/>
                  </w:rPr>
                </w:rPrChange>
              </w:rPr>
            </w:pPr>
            <w:ins w:id="7353" w:author="The Si Tran" w:date="2012-12-10T07:27:00Z">
              <w:r w:rsidRPr="00722731">
                <w:rPr>
                  <w:rFonts w:eastAsia="Times New Roman"/>
                  <w:color w:val="000000"/>
                  <w:sz w:val="24"/>
                  <w:szCs w:val="24"/>
                  <w:rPrChange w:id="7354" w:author="The Si Tran" w:date="2012-12-14T06:33:00Z">
                    <w:rPr>
                      <w:rFonts w:ascii="Calibri" w:eastAsia="Times New Roman" w:hAnsi="Calibri" w:cs="Arial"/>
                      <w:b/>
                      <w:bCs/>
                      <w:color w:val="000000"/>
                      <w:kern w:val="32"/>
                      <w:sz w:val="22"/>
                      <w:szCs w:val="32"/>
                    </w:rPr>
                  </w:rPrChange>
                </w:rPr>
                <w:t>MAE</w:t>
              </w:r>
            </w:ins>
          </w:p>
        </w:tc>
        <w:tc>
          <w:tcPr>
            <w:tcW w:w="997" w:type="dxa"/>
            <w:tcBorders>
              <w:top w:val="single" w:sz="4" w:space="0" w:color="auto"/>
              <w:left w:val="nil"/>
              <w:bottom w:val="single" w:sz="4" w:space="0" w:color="auto"/>
              <w:right w:val="single" w:sz="4" w:space="0" w:color="auto"/>
            </w:tcBorders>
            <w:shd w:val="clear" w:color="auto" w:fill="auto"/>
            <w:noWrap/>
            <w:vAlign w:val="bottom"/>
            <w:hideMark/>
            <w:tcPrChange w:id="7355" w:author="The Si Tran" w:date="2012-12-14T06:32:00Z">
              <w:tcPr>
                <w:tcW w:w="93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A36C697" w14:textId="77777777" w:rsidR="00A837C3" w:rsidRPr="00722731" w:rsidRDefault="00A837C3" w:rsidP="00F27A65">
            <w:pPr>
              <w:spacing w:line="240" w:lineRule="auto"/>
              <w:rPr>
                <w:ins w:id="7356" w:author="The Si Tran" w:date="2012-12-10T07:27:00Z"/>
                <w:rFonts w:eastAsia="Times New Roman"/>
                <w:color w:val="000000"/>
                <w:sz w:val="24"/>
                <w:szCs w:val="24"/>
                <w:rPrChange w:id="7357" w:author="The Si Tran" w:date="2012-12-14T06:33:00Z">
                  <w:rPr>
                    <w:ins w:id="7358" w:author="The Si Tran" w:date="2012-12-10T07:27:00Z"/>
                    <w:rFonts w:ascii="Calibri" w:eastAsia="Times New Roman" w:hAnsi="Calibri"/>
                    <w:color w:val="000000"/>
                    <w:sz w:val="22"/>
                  </w:rPr>
                </w:rPrChange>
              </w:rPr>
            </w:pPr>
            <w:ins w:id="7359" w:author="The Si Tran" w:date="2012-12-10T07:27:00Z">
              <w:r w:rsidRPr="00722731">
                <w:rPr>
                  <w:rFonts w:eastAsia="Times New Roman"/>
                  <w:color w:val="000000"/>
                  <w:sz w:val="24"/>
                  <w:szCs w:val="24"/>
                  <w:rPrChange w:id="7360" w:author="The Si Tran" w:date="2012-12-14T06:33:00Z">
                    <w:rPr>
                      <w:rFonts w:ascii="Calibri" w:eastAsia="Times New Roman" w:hAnsi="Calibri" w:cs="Arial"/>
                      <w:b/>
                      <w:bCs/>
                      <w:color w:val="000000"/>
                      <w:kern w:val="32"/>
                      <w:sz w:val="22"/>
                      <w:szCs w:val="32"/>
                    </w:rPr>
                  </w:rPrChange>
                </w:rPr>
                <w:t>MSE</w:t>
              </w:r>
            </w:ins>
          </w:p>
        </w:tc>
        <w:tc>
          <w:tcPr>
            <w:tcW w:w="882" w:type="dxa"/>
            <w:tcBorders>
              <w:top w:val="single" w:sz="4" w:space="0" w:color="auto"/>
              <w:left w:val="nil"/>
              <w:bottom w:val="single" w:sz="4" w:space="0" w:color="auto"/>
              <w:right w:val="single" w:sz="4" w:space="0" w:color="auto"/>
            </w:tcBorders>
            <w:shd w:val="clear" w:color="auto" w:fill="auto"/>
            <w:noWrap/>
            <w:vAlign w:val="bottom"/>
            <w:hideMark/>
            <w:tcPrChange w:id="7361" w:author="The Si Tran" w:date="2012-12-14T06:32: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26D4542" w14:textId="77777777" w:rsidR="00A837C3" w:rsidRPr="00722731" w:rsidRDefault="00A837C3" w:rsidP="00F27A65">
            <w:pPr>
              <w:spacing w:line="240" w:lineRule="auto"/>
              <w:rPr>
                <w:ins w:id="7362" w:author="The Si Tran" w:date="2012-12-10T07:27:00Z"/>
                <w:rFonts w:eastAsia="Times New Roman"/>
                <w:color w:val="000000"/>
                <w:sz w:val="24"/>
                <w:szCs w:val="24"/>
                <w:rPrChange w:id="7363" w:author="The Si Tran" w:date="2012-12-14T06:33:00Z">
                  <w:rPr>
                    <w:ins w:id="7364" w:author="The Si Tran" w:date="2012-12-10T07:27:00Z"/>
                    <w:rFonts w:ascii="Calibri" w:eastAsia="Times New Roman" w:hAnsi="Calibri"/>
                    <w:color w:val="000000"/>
                    <w:sz w:val="22"/>
                  </w:rPr>
                </w:rPrChange>
              </w:rPr>
            </w:pPr>
            <w:ins w:id="7365" w:author="The Si Tran" w:date="2012-12-10T07:27:00Z">
              <w:r w:rsidRPr="00722731">
                <w:rPr>
                  <w:rFonts w:eastAsia="Times New Roman"/>
                  <w:color w:val="000000"/>
                  <w:sz w:val="24"/>
                  <w:szCs w:val="24"/>
                  <w:rPrChange w:id="7366" w:author="The Si Tran" w:date="2012-12-14T06:33:00Z">
                    <w:rPr>
                      <w:rFonts w:ascii="Calibri" w:eastAsia="Times New Roman" w:hAnsi="Calibri" w:cs="Arial"/>
                      <w:b/>
                      <w:bCs/>
                      <w:color w:val="000000"/>
                      <w:kern w:val="32"/>
                      <w:sz w:val="22"/>
                      <w:szCs w:val="32"/>
                    </w:rPr>
                  </w:rPrChange>
                </w:rPr>
                <w:t>MAPE</w:t>
              </w:r>
            </w:ins>
          </w:p>
        </w:tc>
      </w:tr>
      <w:tr w:rsidR="00A837C3" w:rsidRPr="009D2F47" w14:paraId="4B423161" w14:textId="77777777" w:rsidTr="00722731">
        <w:trPr>
          <w:trHeight w:val="483"/>
          <w:ins w:id="7367" w:author="The Si Tran" w:date="2012-12-10T07:27:00Z"/>
          <w:trPrChange w:id="7368" w:author="The Si Tran" w:date="2012-12-14T06:32:00Z">
            <w:trPr>
              <w:trHeight w:val="509"/>
            </w:trPr>
          </w:trPrChange>
        </w:trPr>
        <w:tc>
          <w:tcPr>
            <w:tcW w:w="1154"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7369" w:author="The Si Tran" w:date="2012-12-14T06: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ABB8458" w14:textId="77777777" w:rsidR="00A837C3" w:rsidRPr="00722731" w:rsidRDefault="00A837C3">
            <w:pPr>
              <w:spacing w:line="240" w:lineRule="auto"/>
              <w:jc w:val="left"/>
              <w:rPr>
                <w:ins w:id="7370" w:author="The Si Tran" w:date="2012-12-10T07:27:00Z"/>
                <w:rFonts w:eastAsia="Times New Roman"/>
                <w:color w:val="000000"/>
                <w:sz w:val="24"/>
                <w:szCs w:val="24"/>
                <w:rPrChange w:id="7371" w:author="The Si Tran" w:date="2012-12-14T06:33:00Z">
                  <w:rPr>
                    <w:ins w:id="7372" w:author="The Si Tran" w:date="2012-12-10T07:27:00Z"/>
                    <w:rFonts w:ascii="Calibri" w:eastAsia="Times New Roman" w:hAnsi="Calibri"/>
                    <w:color w:val="000000"/>
                    <w:sz w:val="22"/>
                  </w:rPr>
                </w:rPrChange>
              </w:rPr>
              <w:pPrChange w:id="7373" w:author="The Si Tran" w:date="2012-12-10T07:27:00Z">
                <w:pPr>
                  <w:spacing w:line="240" w:lineRule="auto"/>
                  <w:jc w:val="center"/>
                </w:pPr>
              </w:pPrChange>
            </w:pPr>
            <w:ins w:id="7374" w:author="The Si Tran" w:date="2012-12-10T07:27:00Z">
              <w:r w:rsidRPr="00722731">
                <w:rPr>
                  <w:rFonts w:eastAsia="Times New Roman"/>
                  <w:color w:val="000000"/>
                  <w:sz w:val="24"/>
                  <w:szCs w:val="24"/>
                  <w:rPrChange w:id="7375" w:author="The Si Tran" w:date="2012-12-14T06:33:00Z">
                    <w:rPr>
                      <w:rFonts w:ascii="Calibri" w:eastAsia="Times New Roman" w:hAnsi="Calibri"/>
                      <w:color w:val="000000"/>
                      <w:sz w:val="22"/>
                    </w:rPr>
                  </w:rPrChange>
                </w:rPr>
                <w:t>ANNs</w:t>
              </w:r>
            </w:ins>
          </w:p>
        </w:tc>
        <w:tc>
          <w:tcPr>
            <w:tcW w:w="5587" w:type="dxa"/>
            <w:tcBorders>
              <w:top w:val="nil"/>
              <w:left w:val="nil"/>
              <w:bottom w:val="single" w:sz="4" w:space="0" w:color="auto"/>
              <w:right w:val="single" w:sz="4" w:space="0" w:color="auto"/>
            </w:tcBorders>
            <w:shd w:val="clear" w:color="auto" w:fill="auto"/>
            <w:vAlign w:val="bottom"/>
            <w:hideMark/>
            <w:tcPrChange w:id="7376" w:author="The Si Tran" w:date="2012-12-14T06:32:00Z">
              <w:tcPr>
                <w:tcW w:w="6843" w:type="dxa"/>
                <w:tcBorders>
                  <w:top w:val="nil"/>
                  <w:left w:val="nil"/>
                  <w:bottom w:val="single" w:sz="4" w:space="0" w:color="auto"/>
                  <w:right w:val="single" w:sz="4" w:space="0" w:color="auto"/>
                </w:tcBorders>
                <w:shd w:val="clear" w:color="auto" w:fill="auto"/>
                <w:vAlign w:val="bottom"/>
                <w:hideMark/>
              </w:tcPr>
            </w:tcPrChange>
          </w:tcPr>
          <w:p w14:paraId="36D1272B" w14:textId="77777777" w:rsidR="00A837C3" w:rsidRPr="00722731" w:rsidRDefault="00A837C3">
            <w:pPr>
              <w:spacing w:line="240" w:lineRule="auto"/>
              <w:jc w:val="left"/>
              <w:rPr>
                <w:ins w:id="7377" w:author="The Si Tran" w:date="2012-12-10T07:27:00Z"/>
                <w:rFonts w:eastAsia="Times New Roman"/>
                <w:color w:val="000000"/>
                <w:sz w:val="24"/>
                <w:szCs w:val="24"/>
                <w:rPrChange w:id="7378" w:author="The Si Tran" w:date="2012-12-14T06:33:00Z">
                  <w:rPr>
                    <w:ins w:id="7379" w:author="The Si Tran" w:date="2012-12-10T07:27:00Z"/>
                    <w:rFonts w:ascii="Calibri" w:eastAsia="Times New Roman" w:hAnsi="Calibri"/>
                    <w:color w:val="000000"/>
                    <w:sz w:val="22"/>
                  </w:rPr>
                </w:rPrChange>
              </w:rPr>
              <w:pPrChange w:id="7380" w:author="The Si Tran" w:date="2012-12-10T07:27:00Z">
                <w:pPr>
                  <w:spacing w:line="240" w:lineRule="auto"/>
                </w:pPr>
              </w:pPrChange>
            </w:pPr>
            <w:ins w:id="7381" w:author="The Si Tran" w:date="2012-12-10T07:27:00Z">
              <w:r w:rsidRPr="00722731">
                <w:rPr>
                  <w:rFonts w:eastAsia="Times New Roman"/>
                  <w:color w:val="000000"/>
                  <w:sz w:val="24"/>
                  <w:szCs w:val="24"/>
                  <w:rPrChange w:id="7382" w:author="The Si Tran" w:date="2012-12-14T06:33:00Z">
                    <w:rPr>
                      <w:rFonts w:ascii="Calibri" w:eastAsia="Times New Roman" w:hAnsi="Calibri"/>
                      <w:color w:val="000000"/>
                      <w:sz w:val="22"/>
                    </w:rPr>
                  </w:rPrChange>
                </w:rPr>
                <w:t>Neuron(6,6,1), Algorithm=RPROP, epoches=153,  Residual=1E-6, default_update=0.1, max_update=10</w:t>
              </w:r>
            </w:ins>
          </w:p>
        </w:tc>
        <w:tc>
          <w:tcPr>
            <w:tcW w:w="752" w:type="dxa"/>
            <w:tcBorders>
              <w:top w:val="nil"/>
              <w:left w:val="nil"/>
              <w:bottom w:val="single" w:sz="4" w:space="0" w:color="auto"/>
              <w:right w:val="single" w:sz="4" w:space="0" w:color="auto"/>
            </w:tcBorders>
            <w:shd w:val="clear" w:color="auto" w:fill="auto"/>
            <w:noWrap/>
            <w:vAlign w:val="bottom"/>
            <w:hideMark/>
            <w:tcPrChange w:id="7383" w:author="The Si Tran" w:date="2012-12-14T06:32:00Z">
              <w:tcPr>
                <w:tcW w:w="801" w:type="dxa"/>
                <w:tcBorders>
                  <w:top w:val="nil"/>
                  <w:left w:val="nil"/>
                  <w:bottom w:val="single" w:sz="4" w:space="0" w:color="auto"/>
                  <w:right w:val="single" w:sz="4" w:space="0" w:color="auto"/>
                </w:tcBorders>
                <w:shd w:val="clear" w:color="auto" w:fill="auto"/>
                <w:noWrap/>
                <w:vAlign w:val="bottom"/>
                <w:hideMark/>
              </w:tcPr>
            </w:tcPrChange>
          </w:tcPr>
          <w:p w14:paraId="10D8787D" w14:textId="77777777" w:rsidR="00A837C3" w:rsidRPr="00722731" w:rsidRDefault="00A837C3" w:rsidP="00F27A65">
            <w:pPr>
              <w:spacing w:line="240" w:lineRule="auto"/>
              <w:jc w:val="right"/>
              <w:rPr>
                <w:ins w:id="7384" w:author="The Si Tran" w:date="2012-12-10T07:27:00Z"/>
                <w:rFonts w:eastAsia="Times New Roman"/>
                <w:color w:val="000000"/>
                <w:sz w:val="24"/>
                <w:szCs w:val="24"/>
                <w:rPrChange w:id="7385" w:author="The Si Tran" w:date="2012-12-14T06:33:00Z">
                  <w:rPr>
                    <w:ins w:id="7386" w:author="The Si Tran" w:date="2012-12-10T07:27:00Z"/>
                    <w:rFonts w:ascii="Calibri" w:eastAsia="Times New Roman" w:hAnsi="Calibri"/>
                    <w:color w:val="000000"/>
                    <w:sz w:val="22"/>
                  </w:rPr>
                </w:rPrChange>
              </w:rPr>
            </w:pPr>
            <w:ins w:id="7387" w:author="The Si Tran" w:date="2012-12-10T07:27:00Z">
              <w:r w:rsidRPr="00722731">
                <w:rPr>
                  <w:rFonts w:eastAsia="Times New Roman"/>
                  <w:color w:val="000000"/>
                  <w:sz w:val="24"/>
                  <w:szCs w:val="24"/>
                  <w:rPrChange w:id="7388" w:author="The Si Tran" w:date="2012-12-14T06:33:00Z">
                    <w:rPr>
                      <w:rFonts w:ascii="Calibri" w:eastAsia="Times New Roman" w:hAnsi="Calibri"/>
                      <w:color w:val="000000"/>
                      <w:sz w:val="22"/>
                    </w:rPr>
                  </w:rPrChange>
                </w:rPr>
                <w:t>24.46</w:t>
              </w:r>
            </w:ins>
          </w:p>
        </w:tc>
        <w:tc>
          <w:tcPr>
            <w:tcW w:w="997" w:type="dxa"/>
            <w:tcBorders>
              <w:top w:val="nil"/>
              <w:left w:val="nil"/>
              <w:bottom w:val="single" w:sz="4" w:space="0" w:color="auto"/>
              <w:right w:val="single" w:sz="4" w:space="0" w:color="auto"/>
            </w:tcBorders>
            <w:shd w:val="clear" w:color="auto" w:fill="auto"/>
            <w:noWrap/>
            <w:vAlign w:val="bottom"/>
            <w:hideMark/>
            <w:tcPrChange w:id="7389" w:author="The Si Tran" w:date="2012-12-14T06:32:00Z">
              <w:tcPr>
                <w:tcW w:w="931" w:type="dxa"/>
                <w:tcBorders>
                  <w:top w:val="nil"/>
                  <w:left w:val="nil"/>
                  <w:bottom w:val="single" w:sz="4" w:space="0" w:color="auto"/>
                  <w:right w:val="single" w:sz="4" w:space="0" w:color="auto"/>
                </w:tcBorders>
                <w:shd w:val="clear" w:color="auto" w:fill="auto"/>
                <w:noWrap/>
                <w:vAlign w:val="bottom"/>
                <w:hideMark/>
              </w:tcPr>
            </w:tcPrChange>
          </w:tcPr>
          <w:p w14:paraId="5B92FB0C" w14:textId="77777777" w:rsidR="00A837C3" w:rsidRPr="00722731" w:rsidRDefault="00A837C3" w:rsidP="00F27A65">
            <w:pPr>
              <w:spacing w:line="240" w:lineRule="auto"/>
              <w:jc w:val="right"/>
              <w:rPr>
                <w:ins w:id="7390" w:author="The Si Tran" w:date="2012-12-10T07:27:00Z"/>
                <w:rFonts w:eastAsia="Times New Roman"/>
                <w:color w:val="000000"/>
                <w:sz w:val="24"/>
                <w:szCs w:val="24"/>
                <w:rPrChange w:id="7391" w:author="The Si Tran" w:date="2012-12-14T06:33:00Z">
                  <w:rPr>
                    <w:ins w:id="7392" w:author="The Si Tran" w:date="2012-12-10T07:27:00Z"/>
                    <w:rFonts w:ascii="Calibri" w:eastAsia="Times New Roman" w:hAnsi="Calibri"/>
                    <w:color w:val="000000"/>
                    <w:sz w:val="22"/>
                  </w:rPr>
                </w:rPrChange>
              </w:rPr>
            </w:pPr>
            <w:ins w:id="7393" w:author="The Si Tran" w:date="2012-12-10T07:27:00Z">
              <w:r w:rsidRPr="00722731">
                <w:rPr>
                  <w:rFonts w:eastAsia="Times New Roman"/>
                  <w:color w:val="000000"/>
                  <w:sz w:val="24"/>
                  <w:szCs w:val="24"/>
                  <w:rPrChange w:id="7394" w:author="The Si Tran" w:date="2012-12-14T06:33:00Z">
                    <w:rPr>
                      <w:rFonts w:ascii="Calibri" w:eastAsia="Times New Roman" w:hAnsi="Calibri"/>
                      <w:color w:val="000000"/>
                      <w:sz w:val="22"/>
                    </w:rPr>
                  </w:rPrChange>
                </w:rPr>
                <w:t>974.08</w:t>
              </w:r>
            </w:ins>
          </w:p>
        </w:tc>
        <w:tc>
          <w:tcPr>
            <w:tcW w:w="882" w:type="dxa"/>
            <w:tcBorders>
              <w:top w:val="nil"/>
              <w:left w:val="nil"/>
              <w:bottom w:val="single" w:sz="4" w:space="0" w:color="auto"/>
              <w:right w:val="single" w:sz="4" w:space="0" w:color="auto"/>
            </w:tcBorders>
            <w:shd w:val="clear" w:color="auto" w:fill="auto"/>
            <w:noWrap/>
            <w:vAlign w:val="bottom"/>
            <w:hideMark/>
            <w:tcPrChange w:id="7395" w:author="The Si Tran" w:date="2012-12-14T06:32:00Z">
              <w:tcPr>
                <w:tcW w:w="828" w:type="dxa"/>
                <w:tcBorders>
                  <w:top w:val="nil"/>
                  <w:left w:val="nil"/>
                  <w:bottom w:val="single" w:sz="4" w:space="0" w:color="auto"/>
                  <w:right w:val="single" w:sz="4" w:space="0" w:color="auto"/>
                </w:tcBorders>
                <w:shd w:val="clear" w:color="auto" w:fill="auto"/>
                <w:noWrap/>
                <w:vAlign w:val="bottom"/>
                <w:hideMark/>
              </w:tcPr>
            </w:tcPrChange>
          </w:tcPr>
          <w:p w14:paraId="30B5D892" w14:textId="77777777" w:rsidR="00A837C3" w:rsidRPr="00722731" w:rsidRDefault="00A837C3" w:rsidP="00F27A65">
            <w:pPr>
              <w:spacing w:line="240" w:lineRule="auto"/>
              <w:jc w:val="right"/>
              <w:rPr>
                <w:ins w:id="7396" w:author="The Si Tran" w:date="2012-12-10T07:27:00Z"/>
                <w:rFonts w:eastAsia="Times New Roman"/>
                <w:color w:val="000000"/>
                <w:sz w:val="24"/>
                <w:szCs w:val="24"/>
                <w:rPrChange w:id="7397" w:author="The Si Tran" w:date="2012-12-14T06:33:00Z">
                  <w:rPr>
                    <w:ins w:id="7398" w:author="The Si Tran" w:date="2012-12-10T07:27:00Z"/>
                    <w:rFonts w:ascii="Calibri" w:eastAsia="Times New Roman" w:hAnsi="Calibri"/>
                    <w:color w:val="000000"/>
                    <w:sz w:val="22"/>
                  </w:rPr>
                </w:rPrChange>
              </w:rPr>
            </w:pPr>
            <w:ins w:id="7399" w:author="The Si Tran" w:date="2012-12-10T07:27:00Z">
              <w:r w:rsidRPr="00722731">
                <w:rPr>
                  <w:rFonts w:eastAsia="Times New Roman"/>
                  <w:color w:val="000000"/>
                  <w:sz w:val="24"/>
                  <w:szCs w:val="24"/>
                  <w:rPrChange w:id="7400" w:author="The Si Tran" w:date="2012-12-14T06:33:00Z">
                    <w:rPr>
                      <w:rFonts w:ascii="Calibri" w:eastAsia="Times New Roman" w:hAnsi="Calibri"/>
                      <w:color w:val="000000"/>
                      <w:sz w:val="22"/>
                    </w:rPr>
                  </w:rPrChange>
                </w:rPr>
                <w:t>8.92</w:t>
              </w:r>
            </w:ins>
          </w:p>
        </w:tc>
      </w:tr>
      <w:tr w:rsidR="00A837C3" w:rsidRPr="009D2F47" w14:paraId="6BE6CD20" w14:textId="77777777" w:rsidTr="00722731">
        <w:trPr>
          <w:trHeight w:val="470"/>
          <w:ins w:id="7401" w:author="The Si Tran" w:date="2012-12-10T07:27:00Z"/>
          <w:trPrChange w:id="7402" w:author="The Si Tran" w:date="2012-12-14T06:32:00Z">
            <w:trPr>
              <w:trHeight w:val="496"/>
            </w:trPr>
          </w:trPrChange>
        </w:trPr>
        <w:tc>
          <w:tcPr>
            <w:tcW w:w="1154" w:type="dxa"/>
            <w:vMerge/>
            <w:tcBorders>
              <w:top w:val="nil"/>
              <w:left w:val="single" w:sz="4" w:space="0" w:color="auto"/>
              <w:bottom w:val="single" w:sz="4" w:space="0" w:color="000000"/>
              <w:right w:val="single" w:sz="4" w:space="0" w:color="auto"/>
            </w:tcBorders>
            <w:vAlign w:val="center"/>
            <w:hideMark/>
            <w:tcPrChange w:id="7403" w:author="The Si Tran" w:date="2012-12-14T06:32:00Z">
              <w:tcPr>
                <w:tcW w:w="1072" w:type="dxa"/>
                <w:vMerge/>
                <w:tcBorders>
                  <w:top w:val="nil"/>
                  <w:left w:val="single" w:sz="4" w:space="0" w:color="auto"/>
                  <w:bottom w:val="single" w:sz="4" w:space="0" w:color="000000"/>
                  <w:right w:val="single" w:sz="4" w:space="0" w:color="auto"/>
                </w:tcBorders>
                <w:vAlign w:val="center"/>
                <w:hideMark/>
              </w:tcPr>
            </w:tcPrChange>
          </w:tcPr>
          <w:p w14:paraId="456D35FF" w14:textId="77777777" w:rsidR="00A837C3" w:rsidRPr="00722731" w:rsidRDefault="00A837C3">
            <w:pPr>
              <w:spacing w:line="240" w:lineRule="auto"/>
              <w:jc w:val="left"/>
              <w:rPr>
                <w:ins w:id="7404" w:author="The Si Tran" w:date="2012-12-10T07:27:00Z"/>
                <w:rFonts w:eastAsia="Times New Roman"/>
                <w:color w:val="000000"/>
                <w:sz w:val="24"/>
                <w:szCs w:val="24"/>
                <w:rPrChange w:id="7405" w:author="The Si Tran" w:date="2012-12-14T06:33:00Z">
                  <w:rPr>
                    <w:ins w:id="7406" w:author="The Si Tran" w:date="2012-12-10T07:27:00Z"/>
                    <w:rFonts w:ascii="Calibri" w:eastAsia="Times New Roman" w:hAnsi="Calibri"/>
                    <w:color w:val="000000"/>
                    <w:sz w:val="22"/>
                  </w:rPr>
                </w:rPrChange>
              </w:rPr>
              <w:pPrChange w:id="7407" w:author="The Si Tran" w:date="2012-12-10T07:27:00Z">
                <w:pPr>
                  <w:spacing w:line="240" w:lineRule="auto"/>
                </w:pPr>
              </w:pPrChange>
            </w:pPr>
          </w:p>
        </w:tc>
        <w:tc>
          <w:tcPr>
            <w:tcW w:w="5587" w:type="dxa"/>
            <w:tcBorders>
              <w:top w:val="nil"/>
              <w:left w:val="nil"/>
              <w:bottom w:val="single" w:sz="4" w:space="0" w:color="auto"/>
              <w:right w:val="single" w:sz="4" w:space="0" w:color="auto"/>
            </w:tcBorders>
            <w:shd w:val="clear" w:color="auto" w:fill="auto"/>
            <w:vAlign w:val="bottom"/>
            <w:hideMark/>
            <w:tcPrChange w:id="7408" w:author="The Si Tran" w:date="2012-12-14T06:32:00Z">
              <w:tcPr>
                <w:tcW w:w="6843" w:type="dxa"/>
                <w:tcBorders>
                  <w:top w:val="nil"/>
                  <w:left w:val="nil"/>
                  <w:bottom w:val="single" w:sz="4" w:space="0" w:color="auto"/>
                  <w:right w:val="single" w:sz="4" w:space="0" w:color="auto"/>
                </w:tcBorders>
                <w:shd w:val="clear" w:color="auto" w:fill="auto"/>
                <w:vAlign w:val="bottom"/>
                <w:hideMark/>
              </w:tcPr>
            </w:tcPrChange>
          </w:tcPr>
          <w:p w14:paraId="09BD56B9" w14:textId="77777777" w:rsidR="00A837C3" w:rsidRPr="00722731" w:rsidRDefault="00A837C3">
            <w:pPr>
              <w:spacing w:line="240" w:lineRule="auto"/>
              <w:jc w:val="left"/>
              <w:rPr>
                <w:ins w:id="7409" w:author="The Si Tran" w:date="2012-12-10T07:27:00Z"/>
                <w:rFonts w:eastAsia="Times New Roman"/>
                <w:color w:val="000000"/>
                <w:sz w:val="24"/>
                <w:szCs w:val="24"/>
                <w:rPrChange w:id="7410" w:author="The Si Tran" w:date="2012-12-14T06:33:00Z">
                  <w:rPr>
                    <w:ins w:id="7411" w:author="The Si Tran" w:date="2012-12-10T07:27:00Z"/>
                    <w:rFonts w:ascii="Calibri" w:eastAsia="Times New Roman" w:hAnsi="Calibri"/>
                    <w:color w:val="000000"/>
                    <w:sz w:val="22"/>
                  </w:rPr>
                </w:rPrChange>
              </w:rPr>
              <w:pPrChange w:id="7412" w:author="The Si Tran" w:date="2012-12-10T07:27:00Z">
                <w:pPr>
                  <w:spacing w:line="240" w:lineRule="auto"/>
                </w:pPr>
              </w:pPrChange>
            </w:pPr>
            <w:ins w:id="7413" w:author="The Si Tran" w:date="2012-12-10T07:27:00Z">
              <w:r w:rsidRPr="00722731">
                <w:rPr>
                  <w:rFonts w:eastAsia="Times New Roman"/>
                  <w:color w:val="000000"/>
                  <w:sz w:val="24"/>
                  <w:szCs w:val="24"/>
                  <w:rPrChange w:id="7414" w:author="The Si Tran" w:date="2012-12-14T06:33:00Z">
                    <w:rPr>
                      <w:rFonts w:ascii="Calibri" w:eastAsia="Times New Roman" w:hAnsi="Calibri"/>
                      <w:color w:val="000000"/>
                      <w:sz w:val="22"/>
                    </w:rPr>
                  </w:rPrChange>
                </w:rPr>
                <w:t>Neuron(6,6,1),Algorithm=Back Propagation, epoches=616, Residual=1E-6, learning_rate=0.4, momemtum = 0,2</w:t>
              </w:r>
            </w:ins>
          </w:p>
        </w:tc>
        <w:tc>
          <w:tcPr>
            <w:tcW w:w="752" w:type="dxa"/>
            <w:tcBorders>
              <w:top w:val="nil"/>
              <w:left w:val="nil"/>
              <w:bottom w:val="single" w:sz="4" w:space="0" w:color="auto"/>
              <w:right w:val="single" w:sz="4" w:space="0" w:color="auto"/>
            </w:tcBorders>
            <w:shd w:val="clear" w:color="auto" w:fill="auto"/>
            <w:noWrap/>
            <w:vAlign w:val="bottom"/>
            <w:hideMark/>
            <w:tcPrChange w:id="7415" w:author="The Si Tran" w:date="2012-12-14T06:32:00Z">
              <w:tcPr>
                <w:tcW w:w="801" w:type="dxa"/>
                <w:tcBorders>
                  <w:top w:val="nil"/>
                  <w:left w:val="nil"/>
                  <w:bottom w:val="single" w:sz="4" w:space="0" w:color="auto"/>
                  <w:right w:val="single" w:sz="4" w:space="0" w:color="auto"/>
                </w:tcBorders>
                <w:shd w:val="clear" w:color="auto" w:fill="auto"/>
                <w:noWrap/>
                <w:vAlign w:val="bottom"/>
                <w:hideMark/>
              </w:tcPr>
            </w:tcPrChange>
          </w:tcPr>
          <w:p w14:paraId="3FB4BDF1" w14:textId="77777777" w:rsidR="00A837C3" w:rsidRPr="00722731" w:rsidRDefault="00A837C3" w:rsidP="00F27A65">
            <w:pPr>
              <w:spacing w:line="240" w:lineRule="auto"/>
              <w:jc w:val="right"/>
              <w:rPr>
                <w:ins w:id="7416" w:author="The Si Tran" w:date="2012-12-10T07:27:00Z"/>
                <w:rFonts w:eastAsia="Times New Roman"/>
                <w:color w:val="000000"/>
                <w:sz w:val="24"/>
                <w:szCs w:val="24"/>
                <w:rPrChange w:id="7417" w:author="The Si Tran" w:date="2012-12-14T06:33:00Z">
                  <w:rPr>
                    <w:ins w:id="7418" w:author="The Si Tran" w:date="2012-12-10T07:27:00Z"/>
                    <w:rFonts w:ascii="Calibri" w:eastAsia="Times New Roman" w:hAnsi="Calibri"/>
                    <w:color w:val="000000"/>
                    <w:sz w:val="22"/>
                  </w:rPr>
                </w:rPrChange>
              </w:rPr>
            </w:pPr>
            <w:ins w:id="7419" w:author="The Si Tran" w:date="2012-12-10T07:27:00Z">
              <w:r w:rsidRPr="00722731">
                <w:rPr>
                  <w:rFonts w:eastAsia="Times New Roman"/>
                  <w:color w:val="000000"/>
                  <w:sz w:val="24"/>
                  <w:szCs w:val="24"/>
                  <w:rPrChange w:id="7420" w:author="The Si Tran" w:date="2012-12-14T06:33:00Z">
                    <w:rPr>
                      <w:rFonts w:ascii="Calibri" w:eastAsia="Times New Roman" w:hAnsi="Calibri"/>
                      <w:color w:val="000000"/>
                      <w:sz w:val="22"/>
                    </w:rPr>
                  </w:rPrChange>
                </w:rPr>
                <w:t>26.81</w:t>
              </w:r>
            </w:ins>
          </w:p>
        </w:tc>
        <w:tc>
          <w:tcPr>
            <w:tcW w:w="997" w:type="dxa"/>
            <w:tcBorders>
              <w:top w:val="nil"/>
              <w:left w:val="nil"/>
              <w:bottom w:val="single" w:sz="4" w:space="0" w:color="auto"/>
              <w:right w:val="single" w:sz="4" w:space="0" w:color="auto"/>
            </w:tcBorders>
            <w:shd w:val="clear" w:color="auto" w:fill="auto"/>
            <w:noWrap/>
            <w:vAlign w:val="bottom"/>
            <w:hideMark/>
            <w:tcPrChange w:id="7421" w:author="The Si Tran" w:date="2012-12-14T06:32:00Z">
              <w:tcPr>
                <w:tcW w:w="931" w:type="dxa"/>
                <w:tcBorders>
                  <w:top w:val="nil"/>
                  <w:left w:val="nil"/>
                  <w:bottom w:val="single" w:sz="4" w:space="0" w:color="auto"/>
                  <w:right w:val="single" w:sz="4" w:space="0" w:color="auto"/>
                </w:tcBorders>
                <w:shd w:val="clear" w:color="auto" w:fill="auto"/>
                <w:noWrap/>
                <w:vAlign w:val="bottom"/>
                <w:hideMark/>
              </w:tcPr>
            </w:tcPrChange>
          </w:tcPr>
          <w:p w14:paraId="13E78C03" w14:textId="77777777" w:rsidR="00A837C3" w:rsidRPr="00722731" w:rsidRDefault="00A837C3" w:rsidP="00F27A65">
            <w:pPr>
              <w:spacing w:line="240" w:lineRule="auto"/>
              <w:jc w:val="right"/>
              <w:rPr>
                <w:ins w:id="7422" w:author="The Si Tran" w:date="2012-12-10T07:27:00Z"/>
                <w:rFonts w:eastAsia="Times New Roman"/>
                <w:color w:val="000000"/>
                <w:sz w:val="24"/>
                <w:szCs w:val="24"/>
                <w:rPrChange w:id="7423" w:author="The Si Tran" w:date="2012-12-14T06:33:00Z">
                  <w:rPr>
                    <w:ins w:id="7424" w:author="The Si Tran" w:date="2012-12-10T07:27:00Z"/>
                    <w:rFonts w:ascii="Calibri" w:eastAsia="Times New Roman" w:hAnsi="Calibri"/>
                    <w:color w:val="000000"/>
                    <w:sz w:val="22"/>
                  </w:rPr>
                </w:rPrChange>
              </w:rPr>
            </w:pPr>
            <w:ins w:id="7425" w:author="The Si Tran" w:date="2012-12-10T07:27:00Z">
              <w:r w:rsidRPr="00722731">
                <w:rPr>
                  <w:rFonts w:eastAsia="Times New Roman"/>
                  <w:color w:val="000000"/>
                  <w:sz w:val="24"/>
                  <w:szCs w:val="24"/>
                  <w:rPrChange w:id="7426" w:author="The Si Tran" w:date="2012-12-14T06:33:00Z">
                    <w:rPr>
                      <w:rFonts w:ascii="Calibri" w:eastAsia="Times New Roman" w:hAnsi="Calibri"/>
                      <w:color w:val="000000"/>
                      <w:sz w:val="22"/>
                    </w:rPr>
                  </w:rPrChange>
                </w:rPr>
                <w:t>1228.73</w:t>
              </w:r>
            </w:ins>
          </w:p>
        </w:tc>
        <w:tc>
          <w:tcPr>
            <w:tcW w:w="882" w:type="dxa"/>
            <w:tcBorders>
              <w:top w:val="nil"/>
              <w:left w:val="nil"/>
              <w:bottom w:val="single" w:sz="4" w:space="0" w:color="auto"/>
              <w:right w:val="single" w:sz="4" w:space="0" w:color="auto"/>
            </w:tcBorders>
            <w:shd w:val="clear" w:color="auto" w:fill="auto"/>
            <w:noWrap/>
            <w:vAlign w:val="bottom"/>
            <w:hideMark/>
            <w:tcPrChange w:id="7427" w:author="The Si Tran" w:date="2012-12-14T06:32:00Z">
              <w:tcPr>
                <w:tcW w:w="828" w:type="dxa"/>
                <w:tcBorders>
                  <w:top w:val="nil"/>
                  <w:left w:val="nil"/>
                  <w:bottom w:val="single" w:sz="4" w:space="0" w:color="auto"/>
                  <w:right w:val="single" w:sz="4" w:space="0" w:color="auto"/>
                </w:tcBorders>
                <w:shd w:val="clear" w:color="auto" w:fill="auto"/>
                <w:noWrap/>
                <w:vAlign w:val="bottom"/>
                <w:hideMark/>
              </w:tcPr>
            </w:tcPrChange>
          </w:tcPr>
          <w:p w14:paraId="34F3112D" w14:textId="77777777" w:rsidR="00A837C3" w:rsidRPr="00722731" w:rsidRDefault="00A837C3" w:rsidP="00F27A65">
            <w:pPr>
              <w:spacing w:line="240" w:lineRule="auto"/>
              <w:jc w:val="right"/>
              <w:rPr>
                <w:ins w:id="7428" w:author="The Si Tran" w:date="2012-12-10T07:27:00Z"/>
                <w:rFonts w:eastAsia="Times New Roman"/>
                <w:color w:val="000000"/>
                <w:sz w:val="24"/>
                <w:szCs w:val="24"/>
                <w:rPrChange w:id="7429" w:author="The Si Tran" w:date="2012-12-14T06:33:00Z">
                  <w:rPr>
                    <w:ins w:id="7430" w:author="The Si Tran" w:date="2012-12-10T07:27:00Z"/>
                    <w:rFonts w:ascii="Calibri" w:eastAsia="Times New Roman" w:hAnsi="Calibri"/>
                    <w:color w:val="000000"/>
                    <w:sz w:val="22"/>
                  </w:rPr>
                </w:rPrChange>
              </w:rPr>
            </w:pPr>
            <w:ins w:id="7431" w:author="The Si Tran" w:date="2012-12-10T07:27:00Z">
              <w:r w:rsidRPr="00722731">
                <w:rPr>
                  <w:rFonts w:eastAsia="Times New Roman"/>
                  <w:color w:val="000000"/>
                  <w:sz w:val="24"/>
                  <w:szCs w:val="24"/>
                  <w:rPrChange w:id="7432" w:author="The Si Tran" w:date="2012-12-14T06:33:00Z">
                    <w:rPr>
                      <w:rFonts w:ascii="Calibri" w:eastAsia="Times New Roman" w:hAnsi="Calibri"/>
                      <w:color w:val="000000"/>
                      <w:sz w:val="22"/>
                    </w:rPr>
                  </w:rPrChange>
                </w:rPr>
                <w:t>9.74</w:t>
              </w:r>
            </w:ins>
          </w:p>
        </w:tc>
      </w:tr>
      <w:tr w:rsidR="00A837C3" w:rsidRPr="009D2F47" w14:paraId="5E1ADA4E" w14:textId="77777777" w:rsidTr="00722731">
        <w:trPr>
          <w:trHeight w:val="235"/>
          <w:ins w:id="7433" w:author="The Si Tran" w:date="2012-12-10T07:27:00Z"/>
          <w:trPrChange w:id="7434" w:author="The Si Tran" w:date="2012-12-14T06:32:00Z">
            <w:trPr>
              <w:trHeight w:val="248"/>
            </w:trPr>
          </w:trPrChange>
        </w:trPr>
        <w:tc>
          <w:tcPr>
            <w:tcW w:w="1154" w:type="dxa"/>
            <w:tcBorders>
              <w:top w:val="nil"/>
              <w:left w:val="single" w:sz="4" w:space="0" w:color="auto"/>
              <w:bottom w:val="single" w:sz="4" w:space="0" w:color="auto"/>
              <w:right w:val="single" w:sz="4" w:space="0" w:color="auto"/>
            </w:tcBorders>
            <w:shd w:val="clear" w:color="auto" w:fill="auto"/>
            <w:noWrap/>
            <w:vAlign w:val="center"/>
            <w:hideMark/>
            <w:tcPrChange w:id="7435" w:author="The Si Tran" w:date="2012-12-14T06:32: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0584667" w14:textId="77777777" w:rsidR="00A837C3" w:rsidRPr="00722731" w:rsidRDefault="00A837C3">
            <w:pPr>
              <w:spacing w:line="240" w:lineRule="auto"/>
              <w:jc w:val="left"/>
              <w:rPr>
                <w:ins w:id="7436" w:author="The Si Tran" w:date="2012-12-10T07:27:00Z"/>
                <w:rFonts w:eastAsia="Times New Roman"/>
                <w:color w:val="000000"/>
                <w:sz w:val="24"/>
                <w:szCs w:val="24"/>
                <w:rPrChange w:id="7437" w:author="The Si Tran" w:date="2012-12-14T06:33:00Z">
                  <w:rPr>
                    <w:ins w:id="7438" w:author="The Si Tran" w:date="2012-12-10T07:27:00Z"/>
                    <w:rFonts w:ascii="Calibri" w:eastAsia="Times New Roman" w:hAnsi="Calibri"/>
                    <w:color w:val="000000"/>
                    <w:sz w:val="22"/>
                  </w:rPr>
                </w:rPrChange>
              </w:rPr>
              <w:pPrChange w:id="7439" w:author="The Si Tran" w:date="2012-12-10T07:27:00Z">
                <w:pPr>
                  <w:spacing w:line="240" w:lineRule="auto"/>
                  <w:jc w:val="center"/>
                </w:pPr>
              </w:pPrChange>
            </w:pPr>
            <w:ins w:id="7440" w:author="The Si Tran" w:date="2012-12-10T07:27:00Z">
              <w:r w:rsidRPr="00722731">
                <w:rPr>
                  <w:rFonts w:eastAsia="Times New Roman"/>
                  <w:color w:val="000000"/>
                  <w:sz w:val="24"/>
                  <w:szCs w:val="24"/>
                  <w:rPrChange w:id="7441" w:author="The Si Tran" w:date="2012-12-14T06:33:00Z">
                    <w:rPr>
                      <w:rFonts w:ascii="Calibri" w:eastAsia="Times New Roman" w:hAnsi="Calibri"/>
                      <w:color w:val="000000"/>
                      <w:sz w:val="22"/>
                    </w:rPr>
                  </w:rPrChange>
                </w:rPr>
                <w:t xml:space="preserve">SARIMA </w:t>
              </w:r>
            </w:ins>
          </w:p>
        </w:tc>
        <w:tc>
          <w:tcPr>
            <w:tcW w:w="5587" w:type="dxa"/>
            <w:tcBorders>
              <w:top w:val="nil"/>
              <w:left w:val="nil"/>
              <w:bottom w:val="single" w:sz="4" w:space="0" w:color="auto"/>
              <w:right w:val="single" w:sz="4" w:space="0" w:color="auto"/>
            </w:tcBorders>
            <w:shd w:val="clear" w:color="auto" w:fill="auto"/>
            <w:vAlign w:val="bottom"/>
            <w:hideMark/>
            <w:tcPrChange w:id="7442" w:author="The Si Tran" w:date="2012-12-14T06:32:00Z">
              <w:tcPr>
                <w:tcW w:w="6843" w:type="dxa"/>
                <w:tcBorders>
                  <w:top w:val="nil"/>
                  <w:left w:val="nil"/>
                  <w:bottom w:val="single" w:sz="4" w:space="0" w:color="auto"/>
                  <w:right w:val="single" w:sz="4" w:space="0" w:color="auto"/>
                </w:tcBorders>
                <w:shd w:val="clear" w:color="auto" w:fill="auto"/>
                <w:vAlign w:val="bottom"/>
                <w:hideMark/>
              </w:tcPr>
            </w:tcPrChange>
          </w:tcPr>
          <w:p w14:paraId="2591A7F9" w14:textId="77777777" w:rsidR="00A837C3" w:rsidRPr="00722731" w:rsidRDefault="00A837C3">
            <w:pPr>
              <w:spacing w:line="240" w:lineRule="auto"/>
              <w:jc w:val="left"/>
              <w:rPr>
                <w:ins w:id="7443" w:author="The Si Tran" w:date="2012-12-10T07:27:00Z"/>
                <w:rFonts w:eastAsia="Times New Roman"/>
                <w:color w:val="000000"/>
                <w:sz w:val="24"/>
                <w:szCs w:val="24"/>
                <w:rPrChange w:id="7444" w:author="The Si Tran" w:date="2012-12-14T06:33:00Z">
                  <w:rPr>
                    <w:ins w:id="7445" w:author="The Si Tran" w:date="2012-12-10T07:27:00Z"/>
                    <w:rFonts w:ascii="Calibri" w:eastAsia="Times New Roman" w:hAnsi="Calibri"/>
                    <w:color w:val="000000"/>
                    <w:sz w:val="22"/>
                  </w:rPr>
                </w:rPrChange>
              </w:rPr>
              <w:pPrChange w:id="7446" w:author="The Si Tran" w:date="2012-12-10T07:27:00Z">
                <w:pPr>
                  <w:spacing w:line="240" w:lineRule="auto"/>
                </w:pPr>
              </w:pPrChange>
            </w:pPr>
            <w:ins w:id="7447" w:author="The Si Tran" w:date="2012-12-10T07:27:00Z">
              <w:r w:rsidRPr="00722731">
                <w:rPr>
                  <w:rFonts w:eastAsia="Times New Roman"/>
                  <w:color w:val="000000"/>
                  <w:sz w:val="24"/>
                  <w:szCs w:val="24"/>
                  <w:rPrChange w:id="7448" w:author="The Si Tran" w:date="2012-12-14T06:33:00Z">
                    <w:rPr>
                      <w:rFonts w:ascii="Calibri" w:eastAsia="Times New Roman" w:hAnsi="Calibri"/>
                      <w:color w:val="000000"/>
                      <w:sz w:val="22"/>
                    </w:rPr>
                  </w:rPrChange>
                </w:rPr>
                <w:t>ARIMA(1, 1, 0)(1, 1, 0)12</w:t>
              </w:r>
            </w:ins>
          </w:p>
        </w:tc>
        <w:tc>
          <w:tcPr>
            <w:tcW w:w="752" w:type="dxa"/>
            <w:tcBorders>
              <w:top w:val="nil"/>
              <w:left w:val="nil"/>
              <w:bottom w:val="single" w:sz="4" w:space="0" w:color="auto"/>
              <w:right w:val="single" w:sz="4" w:space="0" w:color="auto"/>
            </w:tcBorders>
            <w:shd w:val="clear" w:color="auto" w:fill="auto"/>
            <w:noWrap/>
            <w:vAlign w:val="bottom"/>
            <w:hideMark/>
            <w:tcPrChange w:id="7449" w:author="The Si Tran" w:date="2012-12-14T06:32:00Z">
              <w:tcPr>
                <w:tcW w:w="801" w:type="dxa"/>
                <w:tcBorders>
                  <w:top w:val="nil"/>
                  <w:left w:val="nil"/>
                  <w:bottom w:val="single" w:sz="4" w:space="0" w:color="auto"/>
                  <w:right w:val="single" w:sz="4" w:space="0" w:color="auto"/>
                </w:tcBorders>
                <w:shd w:val="clear" w:color="auto" w:fill="auto"/>
                <w:noWrap/>
                <w:vAlign w:val="bottom"/>
                <w:hideMark/>
              </w:tcPr>
            </w:tcPrChange>
          </w:tcPr>
          <w:p w14:paraId="5FE5CB07" w14:textId="77777777" w:rsidR="00A837C3" w:rsidRPr="00722731" w:rsidRDefault="00A837C3" w:rsidP="00F27A65">
            <w:pPr>
              <w:spacing w:line="240" w:lineRule="auto"/>
              <w:jc w:val="right"/>
              <w:rPr>
                <w:ins w:id="7450" w:author="The Si Tran" w:date="2012-12-10T07:27:00Z"/>
                <w:rFonts w:eastAsia="Times New Roman"/>
                <w:color w:val="000000"/>
                <w:sz w:val="24"/>
                <w:szCs w:val="24"/>
                <w:rPrChange w:id="7451" w:author="The Si Tran" w:date="2012-12-14T06:33:00Z">
                  <w:rPr>
                    <w:ins w:id="7452" w:author="The Si Tran" w:date="2012-12-10T07:27:00Z"/>
                    <w:rFonts w:ascii="Calibri" w:eastAsia="Times New Roman" w:hAnsi="Calibri"/>
                    <w:color w:val="000000"/>
                    <w:sz w:val="22"/>
                  </w:rPr>
                </w:rPrChange>
              </w:rPr>
            </w:pPr>
            <w:ins w:id="7453" w:author="The Si Tran" w:date="2012-12-10T07:27:00Z">
              <w:r w:rsidRPr="00722731">
                <w:rPr>
                  <w:rFonts w:eastAsia="Times New Roman"/>
                  <w:color w:val="000000"/>
                  <w:sz w:val="24"/>
                  <w:szCs w:val="24"/>
                  <w:rPrChange w:id="7454" w:author="The Si Tran" w:date="2012-12-14T06:33:00Z">
                    <w:rPr>
                      <w:rFonts w:ascii="Calibri" w:eastAsia="Times New Roman" w:hAnsi="Calibri"/>
                      <w:color w:val="000000"/>
                      <w:sz w:val="22"/>
                    </w:rPr>
                  </w:rPrChange>
                </w:rPr>
                <w:t>8.34</w:t>
              </w:r>
            </w:ins>
          </w:p>
        </w:tc>
        <w:tc>
          <w:tcPr>
            <w:tcW w:w="997" w:type="dxa"/>
            <w:tcBorders>
              <w:top w:val="nil"/>
              <w:left w:val="nil"/>
              <w:bottom w:val="single" w:sz="4" w:space="0" w:color="auto"/>
              <w:right w:val="single" w:sz="4" w:space="0" w:color="auto"/>
            </w:tcBorders>
            <w:shd w:val="clear" w:color="auto" w:fill="auto"/>
            <w:noWrap/>
            <w:vAlign w:val="bottom"/>
            <w:hideMark/>
            <w:tcPrChange w:id="7455" w:author="The Si Tran" w:date="2012-12-14T06:32:00Z">
              <w:tcPr>
                <w:tcW w:w="931" w:type="dxa"/>
                <w:tcBorders>
                  <w:top w:val="nil"/>
                  <w:left w:val="nil"/>
                  <w:bottom w:val="single" w:sz="4" w:space="0" w:color="auto"/>
                  <w:right w:val="single" w:sz="4" w:space="0" w:color="auto"/>
                </w:tcBorders>
                <w:shd w:val="clear" w:color="auto" w:fill="auto"/>
                <w:noWrap/>
                <w:vAlign w:val="bottom"/>
                <w:hideMark/>
              </w:tcPr>
            </w:tcPrChange>
          </w:tcPr>
          <w:p w14:paraId="0DAAC801" w14:textId="77777777" w:rsidR="00A837C3" w:rsidRPr="00722731" w:rsidRDefault="00A837C3" w:rsidP="00F27A65">
            <w:pPr>
              <w:spacing w:line="240" w:lineRule="auto"/>
              <w:jc w:val="right"/>
              <w:rPr>
                <w:ins w:id="7456" w:author="The Si Tran" w:date="2012-12-10T07:27:00Z"/>
                <w:rFonts w:eastAsia="Times New Roman"/>
                <w:color w:val="000000"/>
                <w:sz w:val="24"/>
                <w:szCs w:val="24"/>
                <w:rPrChange w:id="7457" w:author="The Si Tran" w:date="2012-12-14T06:33:00Z">
                  <w:rPr>
                    <w:ins w:id="7458" w:author="The Si Tran" w:date="2012-12-10T07:27:00Z"/>
                    <w:rFonts w:ascii="Calibri" w:eastAsia="Times New Roman" w:hAnsi="Calibri"/>
                    <w:color w:val="000000"/>
                    <w:sz w:val="22"/>
                  </w:rPr>
                </w:rPrChange>
              </w:rPr>
            </w:pPr>
            <w:ins w:id="7459" w:author="The Si Tran" w:date="2012-12-10T07:27:00Z">
              <w:r w:rsidRPr="00722731">
                <w:rPr>
                  <w:rFonts w:eastAsia="Times New Roman"/>
                  <w:color w:val="000000"/>
                  <w:sz w:val="24"/>
                  <w:szCs w:val="24"/>
                  <w:rPrChange w:id="7460" w:author="The Si Tran" w:date="2012-12-14T06:33:00Z">
                    <w:rPr>
                      <w:rFonts w:ascii="Calibri" w:eastAsia="Times New Roman" w:hAnsi="Calibri"/>
                      <w:color w:val="000000"/>
                      <w:sz w:val="22"/>
                    </w:rPr>
                  </w:rPrChange>
                </w:rPr>
                <w:t>129.07</w:t>
              </w:r>
            </w:ins>
          </w:p>
        </w:tc>
        <w:tc>
          <w:tcPr>
            <w:tcW w:w="882" w:type="dxa"/>
            <w:tcBorders>
              <w:top w:val="nil"/>
              <w:left w:val="nil"/>
              <w:bottom w:val="single" w:sz="4" w:space="0" w:color="auto"/>
              <w:right w:val="single" w:sz="4" w:space="0" w:color="auto"/>
            </w:tcBorders>
            <w:shd w:val="clear" w:color="auto" w:fill="auto"/>
            <w:noWrap/>
            <w:vAlign w:val="bottom"/>
            <w:hideMark/>
            <w:tcPrChange w:id="7461" w:author="The Si Tran" w:date="2012-12-14T06:32:00Z">
              <w:tcPr>
                <w:tcW w:w="828" w:type="dxa"/>
                <w:tcBorders>
                  <w:top w:val="nil"/>
                  <w:left w:val="nil"/>
                  <w:bottom w:val="single" w:sz="4" w:space="0" w:color="auto"/>
                  <w:right w:val="single" w:sz="4" w:space="0" w:color="auto"/>
                </w:tcBorders>
                <w:shd w:val="clear" w:color="auto" w:fill="auto"/>
                <w:noWrap/>
                <w:vAlign w:val="bottom"/>
                <w:hideMark/>
              </w:tcPr>
            </w:tcPrChange>
          </w:tcPr>
          <w:p w14:paraId="6BC77686" w14:textId="77777777" w:rsidR="00A837C3" w:rsidRPr="00722731" w:rsidRDefault="00A837C3" w:rsidP="00F27A65">
            <w:pPr>
              <w:spacing w:line="240" w:lineRule="auto"/>
              <w:jc w:val="right"/>
              <w:rPr>
                <w:ins w:id="7462" w:author="The Si Tran" w:date="2012-12-10T07:27:00Z"/>
                <w:rFonts w:eastAsia="Times New Roman"/>
                <w:color w:val="000000"/>
                <w:sz w:val="24"/>
                <w:szCs w:val="24"/>
                <w:rPrChange w:id="7463" w:author="The Si Tran" w:date="2012-12-14T06:33:00Z">
                  <w:rPr>
                    <w:ins w:id="7464" w:author="The Si Tran" w:date="2012-12-10T07:27:00Z"/>
                    <w:rFonts w:ascii="Calibri" w:eastAsia="Times New Roman" w:hAnsi="Calibri"/>
                    <w:color w:val="000000"/>
                    <w:sz w:val="22"/>
                  </w:rPr>
                </w:rPrChange>
              </w:rPr>
            </w:pPr>
            <w:ins w:id="7465" w:author="The Si Tran" w:date="2012-12-10T07:27:00Z">
              <w:r w:rsidRPr="00722731">
                <w:rPr>
                  <w:rFonts w:eastAsia="Times New Roman"/>
                  <w:color w:val="000000"/>
                  <w:sz w:val="24"/>
                  <w:szCs w:val="24"/>
                  <w:rPrChange w:id="7466" w:author="The Si Tran" w:date="2012-12-14T06:33:00Z">
                    <w:rPr>
                      <w:rFonts w:ascii="Calibri" w:eastAsia="Times New Roman" w:hAnsi="Calibri"/>
                      <w:color w:val="000000"/>
                      <w:sz w:val="22"/>
                    </w:rPr>
                  </w:rPrChange>
                </w:rPr>
                <w:t>2.97</w:t>
              </w:r>
            </w:ins>
          </w:p>
        </w:tc>
      </w:tr>
      <w:tr w:rsidR="00A837C3" w:rsidRPr="009D2F47" w14:paraId="0D4CDA74" w14:textId="77777777" w:rsidTr="00722731">
        <w:trPr>
          <w:trHeight w:val="719"/>
          <w:ins w:id="7467" w:author="The Si Tran" w:date="2012-12-10T07:27:00Z"/>
          <w:trPrChange w:id="7468" w:author="The Si Tran" w:date="2012-12-14T06:32:00Z">
            <w:trPr>
              <w:trHeight w:val="757"/>
            </w:trPr>
          </w:trPrChange>
        </w:trPr>
        <w:tc>
          <w:tcPr>
            <w:tcW w:w="1154"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7469" w:author="The Si Tran" w:date="2012-12-14T06: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4735C444" w14:textId="77777777" w:rsidR="00A837C3" w:rsidRPr="00722731" w:rsidRDefault="00A837C3">
            <w:pPr>
              <w:spacing w:line="240" w:lineRule="auto"/>
              <w:jc w:val="left"/>
              <w:rPr>
                <w:ins w:id="7470" w:author="The Si Tran" w:date="2012-12-10T07:27:00Z"/>
                <w:rFonts w:eastAsia="Times New Roman"/>
                <w:color w:val="000000"/>
                <w:sz w:val="24"/>
                <w:szCs w:val="24"/>
                <w:rPrChange w:id="7471" w:author="The Si Tran" w:date="2012-12-14T06:33:00Z">
                  <w:rPr>
                    <w:ins w:id="7472" w:author="The Si Tran" w:date="2012-12-10T07:27:00Z"/>
                    <w:rFonts w:ascii="Calibri" w:eastAsia="Times New Roman" w:hAnsi="Calibri"/>
                    <w:color w:val="000000"/>
                    <w:sz w:val="22"/>
                  </w:rPr>
                </w:rPrChange>
              </w:rPr>
              <w:pPrChange w:id="7473" w:author="The Si Tran" w:date="2012-12-10T07:27:00Z">
                <w:pPr>
                  <w:spacing w:line="240" w:lineRule="auto"/>
                  <w:jc w:val="center"/>
                </w:pPr>
              </w:pPrChange>
            </w:pPr>
            <w:ins w:id="7474" w:author="The Si Tran" w:date="2012-12-10T07:27:00Z">
              <w:r w:rsidRPr="00722731">
                <w:rPr>
                  <w:rFonts w:eastAsia="Times New Roman"/>
                  <w:color w:val="000000"/>
                  <w:sz w:val="24"/>
                  <w:szCs w:val="24"/>
                  <w:rPrChange w:id="7475" w:author="The Si Tran" w:date="2012-12-14T06:33:00Z">
                    <w:rPr>
                      <w:rFonts w:ascii="Calibri" w:eastAsia="Times New Roman" w:hAnsi="Calibri"/>
                      <w:color w:val="000000"/>
                      <w:sz w:val="22"/>
                    </w:rPr>
                  </w:rPrChange>
                </w:rPr>
                <w:t>Hybrid</w:t>
              </w:r>
            </w:ins>
          </w:p>
        </w:tc>
        <w:tc>
          <w:tcPr>
            <w:tcW w:w="5587" w:type="dxa"/>
            <w:tcBorders>
              <w:top w:val="nil"/>
              <w:left w:val="nil"/>
              <w:bottom w:val="single" w:sz="4" w:space="0" w:color="auto"/>
              <w:right w:val="single" w:sz="4" w:space="0" w:color="auto"/>
            </w:tcBorders>
            <w:shd w:val="clear" w:color="auto" w:fill="auto"/>
            <w:vAlign w:val="bottom"/>
            <w:hideMark/>
            <w:tcPrChange w:id="7476" w:author="The Si Tran" w:date="2012-12-14T06:32:00Z">
              <w:tcPr>
                <w:tcW w:w="6843" w:type="dxa"/>
                <w:tcBorders>
                  <w:top w:val="nil"/>
                  <w:left w:val="nil"/>
                  <w:bottom w:val="single" w:sz="4" w:space="0" w:color="auto"/>
                  <w:right w:val="single" w:sz="4" w:space="0" w:color="auto"/>
                </w:tcBorders>
                <w:shd w:val="clear" w:color="auto" w:fill="auto"/>
                <w:vAlign w:val="bottom"/>
                <w:hideMark/>
              </w:tcPr>
            </w:tcPrChange>
          </w:tcPr>
          <w:p w14:paraId="74B74E0D" w14:textId="77777777" w:rsidR="00A837C3" w:rsidRPr="00722731" w:rsidRDefault="00A837C3">
            <w:pPr>
              <w:spacing w:line="240" w:lineRule="auto"/>
              <w:jc w:val="left"/>
              <w:rPr>
                <w:ins w:id="7477" w:author="The Si Tran" w:date="2012-12-10T07:27:00Z"/>
                <w:rFonts w:eastAsia="Times New Roman"/>
                <w:color w:val="000000"/>
                <w:sz w:val="24"/>
                <w:szCs w:val="24"/>
                <w:rPrChange w:id="7478" w:author="The Si Tran" w:date="2012-12-14T06:33:00Z">
                  <w:rPr>
                    <w:ins w:id="7479" w:author="The Si Tran" w:date="2012-12-10T07:27:00Z"/>
                    <w:rFonts w:ascii="Calibri" w:eastAsia="Times New Roman" w:hAnsi="Calibri"/>
                    <w:color w:val="000000"/>
                    <w:sz w:val="22"/>
                  </w:rPr>
                </w:rPrChange>
              </w:rPr>
              <w:pPrChange w:id="7480" w:author="The Si Tran" w:date="2012-12-10T07:27:00Z">
                <w:pPr>
                  <w:spacing w:line="240" w:lineRule="auto"/>
                </w:pPr>
              </w:pPrChange>
            </w:pPr>
            <w:ins w:id="7481" w:author="The Si Tran" w:date="2012-12-10T07:27:00Z">
              <w:r w:rsidRPr="00722731">
                <w:rPr>
                  <w:rFonts w:eastAsia="Times New Roman"/>
                  <w:color w:val="000000"/>
                  <w:sz w:val="24"/>
                  <w:szCs w:val="24"/>
                  <w:rPrChange w:id="7482" w:author="The Si Tran" w:date="2012-12-14T06:33:00Z">
                    <w:rPr>
                      <w:rFonts w:ascii="Calibri" w:eastAsia="Times New Roman" w:hAnsi="Calibri"/>
                      <w:color w:val="000000"/>
                      <w:sz w:val="22"/>
                    </w:rPr>
                  </w:rPrChange>
                </w:rPr>
                <w:t>ARIMA(1, 1, 0)(1, 1, 0)12</w:t>
              </w:r>
              <w:r w:rsidRPr="00722731">
                <w:rPr>
                  <w:rFonts w:eastAsia="Times New Roman"/>
                  <w:color w:val="000000"/>
                  <w:sz w:val="24"/>
                  <w:szCs w:val="24"/>
                  <w:rPrChange w:id="7483" w:author="The Si Tran" w:date="2012-12-14T06:33:00Z">
                    <w:rPr>
                      <w:rFonts w:ascii="Calibri" w:eastAsia="Times New Roman" w:hAnsi="Calibri"/>
                      <w:color w:val="000000"/>
                      <w:sz w:val="22"/>
                    </w:rPr>
                  </w:rPrChange>
                </w:rPr>
                <w:br/>
                <w:t>Neuron(6,6,1),Algorithm=RPROP, epoches=88,  Residual=1E-6, default_update=0.1, max_update=10</w:t>
              </w:r>
            </w:ins>
          </w:p>
        </w:tc>
        <w:tc>
          <w:tcPr>
            <w:tcW w:w="752" w:type="dxa"/>
            <w:tcBorders>
              <w:top w:val="nil"/>
              <w:left w:val="nil"/>
              <w:bottom w:val="single" w:sz="4" w:space="0" w:color="auto"/>
              <w:right w:val="single" w:sz="4" w:space="0" w:color="auto"/>
            </w:tcBorders>
            <w:shd w:val="clear" w:color="auto" w:fill="auto"/>
            <w:noWrap/>
            <w:vAlign w:val="bottom"/>
            <w:hideMark/>
            <w:tcPrChange w:id="7484" w:author="The Si Tran" w:date="2012-12-14T06:32:00Z">
              <w:tcPr>
                <w:tcW w:w="801" w:type="dxa"/>
                <w:tcBorders>
                  <w:top w:val="nil"/>
                  <w:left w:val="nil"/>
                  <w:bottom w:val="single" w:sz="4" w:space="0" w:color="auto"/>
                  <w:right w:val="single" w:sz="4" w:space="0" w:color="auto"/>
                </w:tcBorders>
                <w:shd w:val="clear" w:color="auto" w:fill="auto"/>
                <w:noWrap/>
                <w:vAlign w:val="bottom"/>
                <w:hideMark/>
              </w:tcPr>
            </w:tcPrChange>
          </w:tcPr>
          <w:p w14:paraId="373A3166" w14:textId="77777777" w:rsidR="00A837C3" w:rsidRPr="00722731" w:rsidRDefault="00A837C3" w:rsidP="00F27A65">
            <w:pPr>
              <w:spacing w:line="240" w:lineRule="auto"/>
              <w:jc w:val="right"/>
              <w:rPr>
                <w:ins w:id="7485" w:author="The Si Tran" w:date="2012-12-10T07:27:00Z"/>
                <w:rFonts w:eastAsia="Times New Roman"/>
                <w:color w:val="000000"/>
                <w:sz w:val="24"/>
                <w:szCs w:val="24"/>
                <w:rPrChange w:id="7486" w:author="The Si Tran" w:date="2012-12-14T06:33:00Z">
                  <w:rPr>
                    <w:ins w:id="7487" w:author="The Si Tran" w:date="2012-12-10T07:27:00Z"/>
                    <w:rFonts w:ascii="Calibri" w:eastAsia="Times New Roman" w:hAnsi="Calibri"/>
                    <w:color w:val="000000"/>
                    <w:sz w:val="22"/>
                  </w:rPr>
                </w:rPrChange>
              </w:rPr>
            </w:pPr>
            <w:ins w:id="7488" w:author="The Si Tran" w:date="2012-12-10T07:27:00Z">
              <w:r w:rsidRPr="00722731">
                <w:rPr>
                  <w:rFonts w:eastAsia="Times New Roman"/>
                  <w:color w:val="000000"/>
                  <w:sz w:val="24"/>
                  <w:szCs w:val="24"/>
                  <w:rPrChange w:id="7489" w:author="The Si Tran" w:date="2012-12-14T06:33:00Z">
                    <w:rPr>
                      <w:rFonts w:ascii="Calibri" w:eastAsia="Times New Roman" w:hAnsi="Calibri"/>
                      <w:color w:val="000000"/>
                      <w:sz w:val="22"/>
                    </w:rPr>
                  </w:rPrChange>
                </w:rPr>
                <w:t>7.9</w:t>
              </w:r>
            </w:ins>
          </w:p>
        </w:tc>
        <w:tc>
          <w:tcPr>
            <w:tcW w:w="997" w:type="dxa"/>
            <w:tcBorders>
              <w:top w:val="nil"/>
              <w:left w:val="nil"/>
              <w:bottom w:val="single" w:sz="4" w:space="0" w:color="auto"/>
              <w:right w:val="single" w:sz="4" w:space="0" w:color="auto"/>
            </w:tcBorders>
            <w:shd w:val="clear" w:color="auto" w:fill="auto"/>
            <w:noWrap/>
            <w:vAlign w:val="bottom"/>
            <w:hideMark/>
            <w:tcPrChange w:id="7490" w:author="The Si Tran" w:date="2012-12-14T06:32:00Z">
              <w:tcPr>
                <w:tcW w:w="931" w:type="dxa"/>
                <w:tcBorders>
                  <w:top w:val="nil"/>
                  <w:left w:val="nil"/>
                  <w:bottom w:val="single" w:sz="4" w:space="0" w:color="auto"/>
                  <w:right w:val="single" w:sz="4" w:space="0" w:color="auto"/>
                </w:tcBorders>
                <w:shd w:val="clear" w:color="auto" w:fill="auto"/>
                <w:noWrap/>
                <w:vAlign w:val="bottom"/>
                <w:hideMark/>
              </w:tcPr>
            </w:tcPrChange>
          </w:tcPr>
          <w:p w14:paraId="4E85E674" w14:textId="77777777" w:rsidR="00A837C3" w:rsidRPr="00722731" w:rsidRDefault="00A837C3" w:rsidP="00F27A65">
            <w:pPr>
              <w:spacing w:line="240" w:lineRule="auto"/>
              <w:jc w:val="right"/>
              <w:rPr>
                <w:ins w:id="7491" w:author="The Si Tran" w:date="2012-12-10T07:27:00Z"/>
                <w:rFonts w:eastAsia="Times New Roman"/>
                <w:color w:val="000000"/>
                <w:sz w:val="24"/>
                <w:szCs w:val="24"/>
                <w:rPrChange w:id="7492" w:author="The Si Tran" w:date="2012-12-14T06:33:00Z">
                  <w:rPr>
                    <w:ins w:id="7493" w:author="The Si Tran" w:date="2012-12-10T07:27:00Z"/>
                    <w:rFonts w:ascii="Calibri" w:eastAsia="Times New Roman" w:hAnsi="Calibri"/>
                    <w:color w:val="000000"/>
                    <w:sz w:val="22"/>
                  </w:rPr>
                </w:rPrChange>
              </w:rPr>
            </w:pPr>
            <w:ins w:id="7494" w:author="The Si Tran" w:date="2012-12-10T07:27:00Z">
              <w:r w:rsidRPr="00722731">
                <w:rPr>
                  <w:rFonts w:eastAsia="Times New Roman"/>
                  <w:color w:val="000000"/>
                  <w:sz w:val="24"/>
                  <w:szCs w:val="24"/>
                  <w:rPrChange w:id="7495" w:author="The Si Tran" w:date="2012-12-14T06:33:00Z">
                    <w:rPr>
                      <w:rFonts w:ascii="Calibri" w:eastAsia="Times New Roman" w:hAnsi="Calibri"/>
                      <w:color w:val="000000"/>
                      <w:sz w:val="22"/>
                    </w:rPr>
                  </w:rPrChange>
                </w:rPr>
                <w:t>120.22</w:t>
              </w:r>
            </w:ins>
          </w:p>
        </w:tc>
        <w:tc>
          <w:tcPr>
            <w:tcW w:w="882" w:type="dxa"/>
            <w:tcBorders>
              <w:top w:val="nil"/>
              <w:left w:val="nil"/>
              <w:bottom w:val="single" w:sz="4" w:space="0" w:color="auto"/>
              <w:right w:val="single" w:sz="4" w:space="0" w:color="auto"/>
            </w:tcBorders>
            <w:shd w:val="clear" w:color="auto" w:fill="auto"/>
            <w:noWrap/>
            <w:vAlign w:val="bottom"/>
            <w:hideMark/>
            <w:tcPrChange w:id="7496" w:author="The Si Tran" w:date="2012-12-14T06:32:00Z">
              <w:tcPr>
                <w:tcW w:w="828" w:type="dxa"/>
                <w:tcBorders>
                  <w:top w:val="nil"/>
                  <w:left w:val="nil"/>
                  <w:bottom w:val="single" w:sz="4" w:space="0" w:color="auto"/>
                  <w:right w:val="single" w:sz="4" w:space="0" w:color="auto"/>
                </w:tcBorders>
                <w:shd w:val="clear" w:color="auto" w:fill="auto"/>
                <w:noWrap/>
                <w:vAlign w:val="bottom"/>
                <w:hideMark/>
              </w:tcPr>
            </w:tcPrChange>
          </w:tcPr>
          <w:p w14:paraId="01E6C62A" w14:textId="77777777" w:rsidR="00A837C3" w:rsidRPr="00722731" w:rsidRDefault="00A837C3" w:rsidP="00F27A65">
            <w:pPr>
              <w:spacing w:line="240" w:lineRule="auto"/>
              <w:jc w:val="right"/>
              <w:rPr>
                <w:ins w:id="7497" w:author="The Si Tran" w:date="2012-12-10T07:27:00Z"/>
                <w:rFonts w:eastAsia="Times New Roman"/>
                <w:color w:val="000000"/>
                <w:sz w:val="24"/>
                <w:szCs w:val="24"/>
                <w:rPrChange w:id="7498" w:author="The Si Tran" w:date="2012-12-14T06:33:00Z">
                  <w:rPr>
                    <w:ins w:id="7499" w:author="The Si Tran" w:date="2012-12-10T07:27:00Z"/>
                    <w:rFonts w:ascii="Calibri" w:eastAsia="Times New Roman" w:hAnsi="Calibri"/>
                    <w:color w:val="000000"/>
                    <w:sz w:val="22"/>
                  </w:rPr>
                </w:rPrChange>
              </w:rPr>
            </w:pPr>
            <w:ins w:id="7500" w:author="The Si Tran" w:date="2012-12-10T07:27:00Z">
              <w:r w:rsidRPr="00722731">
                <w:rPr>
                  <w:rFonts w:eastAsia="Times New Roman"/>
                  <w:color w:val="000000"/>
                  <w:sz w:val="24"/>
                  <w:szCs w:val="24"/>
                  <w:rPrChange w:id="7501" w:author="The Si Tran" w:date="2012-12-14T06:33:00Z">
                    <w:rPr>
                      <w:rFonts w:ascii="Calibri" w:eastAsia="Times New Roman" w:hAnsi="Calibri"/>
                      <w:color w:val="000000"/>
                      <w:sz w:val="22"/>
                    </w:rPr>
                  </w:rPrChange>
                </w:rPr>
                <w:t>2.75</w:t>
              </w:r>
            </w:ins>
          </w:p>
        </w:tc>
      </w:tr>
      <w:tr w:rsidR="00A837C3" w:rsidRPr="009D2F47" w14:paraId="176B0DF2" w14:textId="77777777" w:rsidTr="00722731">
        <w:trPr>
          <w:trHeight w:val="708"/>
          <w:ins w:id="7502" w:author="The Si Tran" w:date="2012-12-10T07:27:00Z"/>
          <w:trPrChange w:id="7503" w:author="The Si Tran" w:date="2012-12-14T06:32:00Z">
            <w:trPr>
              <w:trHeight w:val="745"/>
            </w:trPr>
          </w:trPrChange>
        </w:trPr>
        <w:tc>
          <w:tcPr>
            <w:tcW w:w="1154" w:type="dxa"/>
            <w:vMerge/>
            <w:tcBorders>
              <w:top w:val="nil"/>
              <w:left w:val="single" w:sz="4" w:space="0" w:color="auto"/>
              <w:bottom w:val="single" w:sz="4" w:space="0" w:color="000000"/>
              <w:right w:val="single" w:sz="4" w:space="0" w:color="auto"/>
            </w:tcBorders>
            <w:vAlign w:val="center"/>
            <w:hideMark/>
            <w:tcPrChange w:id="7504" w:author="The Si Tran" w:date="2012-12-14T06:32:00Z">
              <w:tcPr>
                <w:tcW w:w="1072" w:type="dxa"/>
                <w:vMerge/>
                <w:tcBorders>
                  <w:top w:val="nil"/>
                  <w:left w:val="single" w:sz="4" w:space="0" w:color="auto"/>
                  <w:bottom w:val="single" w:sz="4" w:space="0" w:color="000000"/>
                  <w:right w:val="single" w:sz="4" w:space="0" w:color="auto"/>
                </w:tcBorders>
                <w:vAlign w:val="center"/>
                <w:hideMark/>
              </w:tcPr>
            </w:tcPrChange>
          </w:tcPr>
          <w:p w14:paraId="58655987" w14:textId="77777777" w:rsidR="00A837C3" w:rsidRPr="00722731" w:rsidRDefault="00A837C3">
            <w:pPr>
              <w:spacing w:line="240" w:lineRule="auto"/>
              <w:jc w:val="left"/>
              <w:rPr>
                <w:ins w:id="7505" w:author="The Si Tran" w:date="2012-12-10T07:27:00Z"/>
                <w:rFonts w:eastAsia="Times New Roman"/>
                <w:color w:val="000000"/>
                <w:sz w:val="24"/>
                <w:szCs w:val="24"/>
                <w:rPrChange w:id="7506" w:author="The Si Tran" w:date="2012-12-14T06:33:00Z">
                  <w:rPr>
                    <w:ins w:id="7507" w:author="The Si Tran" w:date="2012-12-10T07:27:00Z"/>
                    <w:rFonts w:ascii="Calibri" w:eastAsia="Times New Roman" w:hAnsi="Calibri"/>
                    <w:color w:val="000000"/>
                    <w:sz w:val="22"/>
                  </w:rPr>
                </w:rPrChange>
              </w:rPr>
              <w:pPrChange w:id="7508" w:author="The Si Tran" w:date="2012-12-10T07:27:00Z">
                <w:pPr>
                  <w:spacing w:line="240" w:lineRule="auto"/>
                </w:pPr>
              </w:pPrChange>
            </w:pPr>
          </w:p>
        </w:tc>
        <w:tc>
          <w:tcPr>
            <w:tcW w:w="5587" w:type="dxa"/>
            <w:tcBorders>
              <w:top w:val="nil"/>
              <w:left w:val="nil"/>
              <w:bottom w:val="single" w:sz="4" w:space="0" w:color="auto"/>
              <w:right w:val="single" w:sz="4" w:space="0" w:color="auto"/>
            </w:tcBorders>
            <w:shd w:val="clear" w:color="auto" w:fill="auto"/>
            <w:vAlign w:val="bottom"/>
            <w:hideMark/>
            <w:tcPrChange w:id="7509" w:author="The Si Tran" w:date="2012-12-14T06:32:00Z">
              <w:tcPr>
                <w:tcW w:w="6843" w:type="dxa"/>
                <w:tcBorders>
                  <w:top w:val="nil"/>
                  <w:left w:val="nil"/>
                  <w:bottom w:val="single" w:sz="4" w:space="0" w:color="auto"/>
                  <w:right w:val="single" w:sz="4" w:space="0" w:color="auto"/>
                </w:tcBorders>
                <w:shd w:val="clear" w:color="auto" w:fill="auto"/>
                <w:vAlign w:val="bottom"/>
                <w:hideMark/>
              </w:tcPr>
            </w:tcPrChange>
          </w:tcPr>
          <w:p w14:paraId="43286228" w14:textId="77777777" w:rsidR="00A837C3" w:rsidRPr="00722731" w:rsidRDefault="00A837C3">
            <w:pPr>
              <w:spacing w:line="240" w:lineRule="auto"/>
              <w:jc w:val="left"/>
              <w:rPr>
                <w:ins w:id="7510" w:author="The Si Tran" w:date="2012-12-10T07:27:00Z"/>
                <w:rFonts w:eastAsia="Times New Roman"/>
                <w:color w:val="000000"/>
                <w:sz w:val="24"/>
                <w:szCs w:val="24"/>
                <w:rPrChange w:id="7511" w:author="The Si Tran" w:date="2012-12-14T06:33:00Z">
                  <w:rPr>
                    <w:ins w:id="7512" w:author="The Si Tran" w:date="2012-12-10T07:27:00Z"/>
                    <w:rFonts w:ascii="Calibri" w:eastAsia="Times New Roman" w:hAnsi="Calibri"/>
                    <w:color w:val="000000"/>
                    <w:sz w:val="22"/>
                  </w:rPr>
                </w:rPrChange>
              </w:rPr>
              <w:pPrChange w:id="7513" w:author="The Si Tran" w:date="2012-12-10T07:27:00Z">
                <w:pPr>
                  <w:spacing w:line="240" w:lineRule="auto"/>
                </w:pPr>
              </w:pPrChange>
            </w:pPr>
            <w:ins w:id="7514" w:author="The Si Tran" w:date="2012-12-10T07:27:00Z">
              <w:r w:rsidRPr="00722731">
                <w:rPr>
                  <w:rFonts w:eastAsia="Times New Roman"/>
                  <w:color w:val="000000"/>
                  <w:sz w:val="24"/>
                  <w:szCs w:val="24"/>
                  <w:rPrChange w:id="7515" w:author="The Si Tran" w:date="2012-12-14T06:33:00Z">
                    <w:rPr>
                      <w:rFonts w:ascii="Calibri" w:eastAsia="Times New Roman" w:hAnsi="Calibri"/>
                      <w:color w:val="000000"/>
                      <w:sz w:val="22"/>
                    </w:rPr>
                  </w:rPrChange>
                </w:rPr>
                <w:t>ARIMA(1, 1, 0)(1, 1, 0)12</w:t>
              </w:r>
              <w:r w:rsidRPr="00722731">
                <w:rPr>
                  <w:rFonts w:eastAsia="Times New Roman"/>
                  <w:color w:val="000000"/>
                  <w:sz w:val="24"/>
                  <w:szCs w:val="24"/>
                  <w:rPrChange w:id="7516" w:author="The Si Tran" w:date="2012-12-14T06:33:00Z">
                    <w:rPr>
                      <w:rFonts w:ascii="Calibri" w:eastAsia="Times New Roman" w:hAnsi="Calibri"/>
                      <w:color w:val="000000"/>
                      <w:sz w:val="22"/>
                    </w:rPr>
                  </w:rPrChange>
                </w:rPr>
                <w:br/>
                <w:t>Neuron(6,6,1),Algorithm=Back Propagation, epoches=114, Residual=1E-6, learning_rate=0.4, momemtum = 0,2</w:t>
              </w:r>
            </w:ins>
          </w:p>
        </w:tc>
        <w:tc>
          <w:tcPr>
            <w:tcW w:w="752" w:type="dxa"/>
            <w:tcBorders>
              <w:top w:val="nil"/>
              <w:left w:val="nil"/>
              <w:bottom w:val="single" w:sz="4" w:space="0" w:color="auto"/>
              <w:right w:val="single" w:sz="4" w:space="0" w:color="auto"/>
            </w:tcBorders>
            <w:shd w:val="clear" w:color="auto" w:fill="auto"/>
            <w:noWrap/>
            <w:vAlign w:val="bottom"/>
            <w:hideMark/>
            <w:tcPrChange w:id="7517" w:author="The Si Tran" w:date="2012-12-14T06:32:00Z">
              <w:tcPr>
                <w:tcW w:w="801" w:type="dxa"/>
                <w:tcBorders>
                  <w:top w:val="nil"/>
                  <w:left w:val="nil"/>
                  <w:bottom w:val="single" w:sz="4" w:space="0" w:color="auto"/>
                  <w:right w:val="single" w:sz="4" w:space="0" w:color="auto"/>
                </w:tcBorders>
                <w:shd w:val="clear" w:color="auto" w:fill="auto"/>
                <w:noWrap/>
                <w:vAlign w:val="bottom"/>
                <w:hideMark/>
              </w:tcPr>
            </w:tcPrChange>
          </w:tcPr>
          <w:p w14:paraId="7F4A6614" w14:textId="77777777" w:rsidR="00A837C3" w:rsidRPr="00722731" w:rsidRDefault="00A837C3" w:rsidP="00F27A65">
            <w:pPr>
              <w:spacing w:line="240" w:lineRule="auto"/>
              <w:jc w:val="right"/>
              <w:rPr>
                <w:ins w:id="7518" w:author="The Si Tran" w:date="2012-12-10T07:27:00Z"/>
                <w:rFonts w:eastAsia="Times New Roman"/>
                <w:color w:val="000000"/>
                <w:sz w:val="24"/>
                <w:szCs w:val="24"/>
                <w:rPrChange w:id="7519" w:author="The Si Tran" w:date="2012-12-14T06:33:00Z">
                  <w:rPr>
                    <w:ins w:id="7520" w:author="The Si Tran" w:date="2012-12-10T07:27:00Z"/>
                    <w:rFonts w:ascii="Calibri" w:eastAsia="Times New Roman" w:hAnsi="Calibri"/>
                    <w:color w:val="000000"/>
                    <w:sz w:val="22"/>
                  </w:rPr>
                </w:rPrChange>
              </w:rPr>
            </w:pPr>
            <w:ins w:id="7521" w:author="The Si Tran" w:date="2012-12-10T07:27:00Z">
              <w:r w:rsidRPr="00722731">
                <w:rPr>
                  <w:rFonts w:eastAsia="Times New Roman"/>
                  <w:color w:val="000000"/>
                  <w:sz w:val="24"/>
                  <w:szCs w:val="24"/>
                  <w:rPrChange w:id="7522" w:author="The Si Tran" w:date="2012-12-14T06:33:00Z">
                    <w:rPr>
                      <w:rFonts w:ascii="Calibri" w:eastAsia="Times New Roman" w:hAnsi="Calibri"/>
                      <w:color w:val="000000"/>
                      <w:sz w:val="22"/>
                    </w:rPr>
                  </w:rPrChange>
                </w:rPr>
                <w:t>8.2</w:t>
              </w:r>
            </w:ins>
          </w:p>
        </w:tc>
        <w:tc>
          <w:tcPr>
            <w:tcW w:w="997" w:type="dxa"/>
            <w:tcBorders>
              <w:top w:val="nil"/>
              <w:left w:val="nil"/>
              <w:bottom w:val="single" w:sz="4" w:space="0" w:color="auto"/>
              <w:right w:val="single" w:sz="4" w:space="0" w:color="auto"/>
            </w:tcBorders>
            <w:shd w:val="clear" w:color="auto" w:fill="auto"/>
            <w:noWrap/>
            <w:vAlign w:val="bottom"/>
            <w:hideMark/>
            <w:tcPrChange w:id="7523" w:author="The Si Tran" w:date="2012-12-14T06:32:00Z">
              <w:tcPr>
                <w:tcW w:w="931" w:type="dxa"/>
                <w:tcBorders>
                  <w:top w:val="nil"/>
                  <w:left w:val="nil"/>
                  <w:bottom w:val="single" w:sz="4" w:space="0" w:color="auto"/>
                  <w:right w:val="single" w:sz="4" w:space="0" w:color="auto"/>
                </w:tcBorders>
                <w:shd w:val="clear" w:color="auto" w:fill="auto"/>
                <w:noWrap/>
                <w:vAlign w:val="bottom"/>
                <w:hideMark/>
              </w:tcPr>
            </w:tcPrChange>
          </w:tcPr>
          <w:p w14:paraId="643B0D64" w14:textId="77777777" w:rsidR="00A837C3" w:rsidRPr="00722731" w:rsidRDefault="00A837C3" w:rsidP="00F27A65">
            <w:pPr>
              <w:spacing w:line="240" w:lineRule="auto"/>
              <w:jc w:val="right"/>
              <w:rPr>
                <w:ins w:id="7524" w:author="The Si Tran" w:date="2012-12-10T07:27:00Z"/>
                <w:rFonts w:eastAsia="Times New Roman"/>
                <w:color w:val="000000"/>
                <w:sz w:val="24"/>
                <w:szCs w:val="24"/>
                <w:rPrChange w:id="7525" w:author="The Si Tran" w:date="2012-12-14T06:33:00Z">
                  <w:rPr>
                    <w:ins w:id="7526" w:author="The Si Tran" w:date="2012-12-10T07:27:00Z"/>
                    <w:rFonts w:ascii="Calibri" w:eastAsia="Times New Roman" w:hAnsi="Calibri"/>
                    <w:color w:val="000000"/>
                    <w:sz w:val="22"/>
                  </w:rPr>
                </w:rPrChange>
              </w:rPr>
            </w:pPr>
            <w:ins w:id="7527" w:author="The Si Tran" w:date="2012-12-10T07:27:00Z">
              <w:r w:rsidRPr="00722731">
                <w:rPr>
                  <w:rFonts w:eastAsia="Times New Roman"/>
                  <w:color w:val="000000"/>
                  <w:sz w:val="24"/>
                  <w:szCs w:val="24"/>
                  <w:rPrChange w:id="7528" w:author="The Si Tran" w:date="2012-12-14T06:33:00Z">
                    <w:rPr>
                      <w:rFonts w:ascii="Calibri" w:eastAsia="Times New Roman" w:hAnsi="Calibri"/>
                      <w:color w:val="000000"/>
                      <w:sz w:val="22"/>
                    </w:rPr>
                  </w:rPrChange>
                </w:rPr>
                <w:t>132.78</w:t>
              </w:r>
            </w:ins>
          </w:p>
        </w:tc>
        <w:tc>
          <w:tcPr>
            <w:tcW w:w="882" w:type="dxa"/>
            <w:tcBorders>
              <w:top w:val="nil"/>
              <w:left w:val="nil"/>
              <w:bottom w:val="single" w:sz="4" w:space="0" w:color="auto"/>
              <w:right w:val="single" w:sz="4" w:space="0" w:color="auto"/>
            </w:tcBorders>
            <w:shd w:val="clear" w:color="auto" w:fill="auto"/>
            <w:noWrap/>
            <w:vAlign w:val="bottom"/>
            <w:hideMark/>
            <w:tcPrChange w:id="7529" w:author="The Si Tran" w:date="2012-12-14T06:32:00Z">
              <w:tcPr>
                <w:tcW w:w="828" w:type="dxa"/>
                <w:tcBorders>
                  <w:top w:val="nil"/>
                  <w:left w:val="nil"/>
                  <w:bottom w:val="single" w:sz="4" w:space="0" w:color="auto"/>
                  <w:right w:val="single" w:sz="4" w:space="0" w:color="auto"/>
                </w:tcBorders>
                <w:shd w:val="clear" w:color="auto" w:fill="auto"/>
                <w:noWrap/>
                <w:vAlign w:val="bottom"/>
                <w:hideMark/>
              </w:tcPr>
            </w:tcPrChange>
          </w:tcPr>
          <w:p w14:paraId="487DA68B" w14:textId="77777777" w:rsidR="00A837C3" w:rsidRPr="00722731" w:rsidRDefault="00A837C3" w:rsidP="00F27A65">
            <w:pPr>
              <w:spacing w:line="240" w:lineRule="auto"/>
              <w:jc w:val="right"/>
              <w:rPr>
                <w:ins w:id="7530" w:author="The Si Tran" w:date="2012-12-10T07:27:00Z"/>
                <w:rFonts w:eastAsia="Times New Roman"/>
                <w:color w:val="000000"/>
                <w:sz w:val="24"/>
                <w:szCs w:val="24"/>
                <w:rPrChange w:id="7531" w:author="The Si Tran" w:date="2012-12-14T06:33:00Z">
                  <w:rPr>
                    <w:ins w:id="7532" w:author="The Si Tran" w:date="2012-12-10T07:27:00Z"/>
                    <w:rFonts w:ascii="Calibri" w:eastAsia="Times New Roman" w:hAnsi="Calibri"/>
                    <w:color w:val="000000"/>
                    <w:sz w:val="22"/>
                  </w:rPr>
                </w:rPrChange>
              </w:rPr>
            </w:pPr>
            <w:ins w:id="7533" w:author="The Si Tran" w:date="2012-12-10T07:27:00Z">
              <w:r w:rsidRPr="00722731">
                <w:rPr>
                  <w:rFonts w:eastAsia="Times New Roman"/>
                  <w:color w:val="000000"/>
                  <w:sz w:val="24"/>
                  <w:szCs w:val="24"/>
                  <w:rPrChange w:id="7534" w:author="The Si Tran" w:date="2012-12-14T06:33:00Z">
                    <w:rPr>
                      <w:rFonts w:ascii="Calibri" w:eastAsia="Times New Roman" w:hAnsi="Calibri"/>
                      <w:color w:val="000000"/>
                      <w:sz w:val="22"/>
                    </w:rPr>
                  </w:rPrChange>
                </w:rPr>
                <w:t>2.82</w:t>
              </w:r>
            </w:ins>
          </w:p>
        </w:tc>
      </w:tr>
    </w:tbl>
    <w:p w14:paraId="61ED5EB4" w14:textId="77777777" w:rsidR="00726875" w:rsidRDefault="00726875">
      <w:pPr>
        <w:pStyle w:val="Bang"/>
        <w:rPr>
          <w:ins w:id="7535" w:author="The Si Tran" w:date="2012-12-14T06:30:00Z"/>
        </w:rPr>
        <w:pPrChange w:id="7536" w:author="The Si Tran" w:date="2012-12-11T23:54:00Z">
          <w:pPr>
            <w:pStyle w:val="Heading1"/>
            <w:jc w:val="left"/>
          </w:pPr>
        </w:pPrChange>
      </w:pPr>
    </w:p>
    <w:p w14:paraId="34B0E26D" w14:textId="153BC8DA" w:rsidR="00722731" w:rsidRPr="007C782C" w:rsidRDefault="00722731">
      <w:pPr>
        <w:pStyle w:val="Bang"/>
        <w:rPr>
          <w:ins w:id="7537" w:author="The Si Tran" w:date="2012-12-10T07:28:00Z"/>
        </w:rPr>
        <w:pPrChange w:id="7538" w:author="The Si Tran" w:date="2012-12-11T23:54:00Z">
          <w:pPr>
            <w:pStyle w:val="Heading1"/>
            <w:jc w:val="left"/>
          </w:pPr>
        </w:pPrChange>
      </w:pPr>
      <w:bookmarkStart w:id="7539" w:name="_Toc343033795"/>
      <w:bookmarkStart w:id="7540" w:name="_Toc343226124"/>
      <w:ins w:id="7541" w:author="The Si Tran" w:date="2012-12-14T06:30:00Z">
        <w:r w:rsidRPr="006041AD">
          <w:rPr>
            <w:b/>
          </w:rPr>
          <w:t>Bảng 6.3:</w:t>
        </w:r>
        <w:r w:rsidRPr="004D696B">
          <w:t xml:space="preserve"> Kết quả thực nghiệm chuỗi dữ liệu</w:t>
        </w:r>
        <w:r>
          <w:t xml:space="preserve"> </w:t>
        </w:r>
        <w:r w:rsidRPr="004D696B">
          <w:t>Paper</w:t>
        </w:r>
      </w:ins>
      <w:bookmarkEnd w:id="7539"/>
      <w:bookmarkEnd w:id="7540"/>
    </w:p>
    <w:tbl>
      <w:tblPr>
        <w:tblW w:w="9291" w:type="dxa"/>
        <w:tblLook w:val="04A0" w:firstRow="1" w:lastRow="0" w:firstColumn="1" w:lastColumn="0" w:noHBand="0" w:noVBand="1"/>
      </w:tblPr>
      <w:tblGrid>
        <w:gridCol w:w="1150"/>
        <w:gridCol w:w="5579"/>
        <w:gridCol w:w="756"/>
        <w:gridCol w:w="996"/>
        <w:gridCol w:w="883"/>
        <w:tblGridChange w:id="7542">
          <w:tblGrid>
            <w:gridCol w:w="1150"/>
            <w:gridCol w:w="5579"/>
            <w:gridCol w:w="756"/>
            <w:gridCol w:w="996"/>
            <w:gridCol w:w="883"/>
          </w:tblGrid>
        </w:tblGridChange>
      </w:tblGrid>
      <w:tr w:rsidR="00E30631" w:rsidRPr="00AF5054" w14:paraId="648C9053" w14:textId="77777777" w:rsidTr="00E30631">
        <w:trPr>
          <w:trHeight w:val="261"/>
          <w:ins w:id="7543" w:author="The Si Tran" w:date="2012-12-10T07:28:00Z"/>
        </w:trPr>
        <w:tc>
          <w:tcPr>
            <w:tcW w:w="11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F8EE" w14:textId="77777777" w:rsidR="00A837C3" w:rsidRPr="00722731" w:rsidRDefault="00A837C3">
            <w:pPr>
              <w:spacing w:line="240" w:lineRule="auto"/>
              <w:rPr>
                <w:ins w:id="7544" w:author="The Si Tran" w:date="2012-12-10T07:28:00Z"/>
                <w:rFonts w:eastAsia="Times New Roman"/>
                <w:color w:val="000000"/>
                <w:sz w:val="24"/>
                <w:szCs w:val="24"/>
                <w:rPrChange w:id="7545" w:author="The Si Tran" w:date="2012-12-14T06:33:00Z">
                  <w:rPr>
                    <w:ins w:id="7546" w:author="The Si Tran" w:date="2012-12-10T07:28:00Z"/>
                    <w:rFonts w:ascii="Calibri" w:eastAsia="Times New Roman" w:hAnsi="Calibri"/>
                    <w:color w:val="000000"/>
                    <w:sz w:val="22"/>
                  </w:rPr>
                </w:rPrChange>
              </w:rPr>
            </w:pPr>
            <w:ins w:id="7547" w:author="The Si Tran" w:date="2012-12-10T07:28:00Z">
              <w:r w:rsidRPr="00722731">
                <w:rPr>
                  <w:rFonts w:eastAsia="Times New Roman"/>
                  <w:color w:val="000000"/>
                  <w:sz w:val="24"/>
                  <w:szCs w:val="24"/>
                  <w:rPrChange w:id="7548" w:author="The Si Tran" w:date="2012-12-14T06:33:00Z">
                    <w:rPr>
                      <w:rFonts w:ascii="Calibri" w:eastAsia="Times New Roman" w:hAnsi="Calibri" w:cs="Arial"/>
                      <w:b/>
                      <w:bCs/>
                      <w:color w:val="000000"/>
                      <w:kern w:val="32"/>
                      <w:sz w:val="22"/>
                      <w:szCs w:val="32"/>
                    </w:rPr>
                  </w:rPrChange>
                </w:rPr>
                <w:t> </w:t>
              </w:r>
            </w:ins>
          </w:p>
        </w:tc>
        <w:tc>
          <w:tcPr>
            <w:tcW w:w="5579" w:type="dxa"/>
            <w:tcBorders>
              <w:top w:val="single" w:sz="4" w:space="0" w:color="auto"/>
              <w:left w:val="nil"/>
              <w:bottom w:val="single" w:sz="4" w:space="0" w:color="auto"/>
              <w:right w:val="single" w:sz="4" w:space="0" w:color="auto"/>
            </w:tcBorders>
            <w:shd w:val="clear" w:color="auto" w:fill="auto"/>
            <w:noWrap/>
            <w:vAlign w:val="bottom"/>
            <w:hideMark/>
          </w:tcPr>
          <w:p w14:paraId="2598AA17" w14:textId="77777777" w:rsidR="00A837C3" w:rsidRPr="00722731" w:rsidRDefault="00A837C3" w:rsidP="00F27A65">
            <w:pPr>
              <w:spacing w:line="240" w:lineRule="auto"/>
              <w:rPr>
                <w:ins w:id="7549" w:author="The Si Tran" w:date="2012-12-10T07:28:00Z"/>
                <w:rFonts w:eastAsia="Times New Roman"/>
                <w:color w:val="000000"/>
                <w:sz w:val="24"/>
                <w:szCs w:val="24"/>
                <w:rPrChange w:id="7550" w:author="The Si Tran" w:date="2012-12-14T06:33:00Z">
                  <w:rPr>
                    <w:ins w:id="7551" w:author="The Si Tran" w:date="2012-12-10T07:28:00Z"/>
                    <w:rFonts w:ascii="Calibri" w:eastAsia="Times New Roman" w:hAnsi="Calibri"/>
                    <w:color w:val="000000"/>
                    <w:sz w:val="22"/>
                  </w:rPr>
                </w:rPrChange>
              </w:rPr>
            </w:pPr>
            <w:ins w:id="7552" w:author="The Si Tran" w:date="2012-12-10T07:28:00Z">
              <w:r w:rsidRPr="00722731">
                <w:rPr>
                  <w:rFonts w:eastAsia="Times New Roman"/>
                  <w:color w:val="000000"/>
                  <w:sz w:val="24"/>
                  <w:szCs w:val="24"/>
                  <w:rPrChange w:id="7553" w:author="The Si Tran" w:date="2012-12-14T06:33:00Z">
                    <w:rPr>
                      <w:rFonts w:ascii="Calibri" w:eastAsia="Times New Roman" w:hAnsi="Calibri" w:cs="Arial"/>
                      <w:b/>
                      <w:bCs/>
                      <w:color w:val="000000"/>
                      <w:kern w:val="32"/>
                      <w:sz w:val="22"/>
                      <w:szCs w:val="32"/>
                    </w:rPr>
                  </w:rPrChange>
                </w:rPr>
                <w:t>Model</w:t>
              </w:r>
            </w:ins>
          </w:p>
        </w:tc>
        <w:tc>
          <w:tcPr>
            <w:tcW w:w="741" w:type="dxa"/>
            <w:tcBorders>
              <w:top w:val="single" w:sz="4" w:space="0" w:color="auto"/>
              <w:left w:val="nil"/>
              <w:bottom w:val="single" w:sz="4" w:space="0" w:color="auto"/>
              <w:right w:val="single" w:sz="4" w:space="0" w:color="auto"/>
            </w:tcBorders>
            <w:shd w:val="clear" w:color="auto" w:fill="auto"/>
            <w:noWrap/>
            <w:vAlign w:val="bottom"/>
            <w:hideMark/>
          </w:tcPr>
          <w:p w14:paraId="6CC1EFD9" w14:textId="77777777" w:rsidR="00A837C3" w:rsidRPr="00722731" w:rsidRDefault="00A837C3" w:rsidP="00F27A65">
            <w:pPr>
              <w:spacing w:line="240" w:lineRule="auto"/>
              <w:rPr>
                <w:ins w:id="7554" w:author="The Si Tran" w:date="2012-12-10T07:28:00Z"/>
                <w:rFonts w:eastAsia="Times New Roman"/>
                <w:color w:val="000000"/>
                <w:sz w:val="24"/>
                <w:szCs w:val="24"/>
                <w:rPrChange w:id="7555" w:author="The Si Tran" w:date="2012-12-14T06:33:00Z">
                  <w:rPr>
                    <w:ins w:id="7556" w:author="The Si Tran" w:date="2012-12-10T07:28:00Z"/>
                    <w:rFonts w:ascii="Calibri" w:eastAsia="Times New Roman" w:hAnsi="Calibri"/>
                    <w:color w:val="000000"/>
                    <w:sz w:val="22"/>
                  </w:rPr>
                </w:rPrChange>
              </w:rPr>
            </w:pPr>
            <w:ins w:id="7557" w:author="The Si Tran" w:date="2012-12-10T07:28:00Z">
              <w:r w:rsidRPr="00722731">
                <w:rPr>
                  <w:rFonts w:eastAsia="Times New Roman"/>
                  <w:color w:val="000000"/>
                  <w:sz w:val="24"/>
                  <w:szCs w:val="24"/>
                  <w:rPrChange w:id="7558" w:author="The Si Tran" w:date="2012-12-14T06:33:00Z">
                    <w:rPr>
                      <w:rFonts w:ascii="Calibri" w:eastAsia="Times New Roman" w:hAnsi="Calibri" w:cs="Arial"/>
                      <w:b/>
                      <w:bCs/>
                      <w:color w:val="000000"/>
                      <w:kern w:val="32"/>
                      <w:sz w:val="22"/>
                      <w:szCs w:val="32"/>
                    </w:rPr>
                  </w:rPrChange>
                </w:rPr>
                <w:t>MAE</w:t>
              </w:r>
            </w:ins>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14:paraId="671B3A36" w14:textId="77777777" w:rsidR="00A837C3" w:rsidRPr="00722731" w:rsidRDefault="00A837C3" w:rsidP="00F27A65">
            <w:pPr>
              <w:spacing w:line="240" w:lineRule="auto"/>
              <w:rPr>
                <w:ins w:id="7559" w:author="The Si Tran" w:date="2012-12-10T07:28:00Z"/>
                <w:rFonts w:eastAsia="Times New Roman"/>
                <w:color w:val="000000"/>
                <w:sz w:val="24"/>
                <w:szCs w:val="24"/>
                <w:rPrChange w:id="7560" w:author="The Si Tran" w:date="2012-12-14T06:33:00Z">
                  <w:rPr>
                    <w:ins w:id="7561" w:author="The Si Tran" w:date="2012-12-10T07:28:00Z"/>
                    <w:rFonts w:ascii="Calibri" w:eastAsia="Times New Roman" w:hAnsi="Calibri"/>
                    <w:color w:val="000000"/>
                    <w:sz w:val="22"/>
                  </w:rPr>
                </w:rPrChange>
              </w:rPr>
            </w:pPr>
            <w:ins w:id="7562" w:author="The Si Tran" w:date="2012-12-10T07:28:00Z">
              <w:r w:rsidRPr="00722731">
                <w:rPr>
                  <w:rFonts w:eastAsia="Times New Roman"/>
                  <w:color w:val="000000"/>
                  <w:sz w:val="24"/>
                  <w:szCs w:val="24"/>
                  <w:rPrChange w:id="7563" w:author="The Si Tran" w:date="2012-12-14T06:33:00Z">
                    <w:rPr>
                      <w:rFonts w:ascii="Calibri" w:eastAsia="Times New Roman" w:hAnsi="Calibri" w:cs="Arial"/>
                      <w:b/>
                      <w:bCs/>
                      <w:color w:val="000000"/>
                      <w:kern w:val="32"/>
                      <w:sz w:val="22"/>
                      <w:szCs w:val="32"/>
                    </w:rPr>
                  </w:rPrChange>
                </w:rPr>
                <w:t>MSE</w:t>
              </w:r>
            </w:ins>
          </w:p>
        </w:tc>
        <w:tc>
          <w:tcPr>
            <w:tcW w:w="866" w:type="dxa"/>
            <w:tcBorders>
              <w:top w:val="single" w:sz="4" w:space="0" w:color="auto"/>
              <w:left w:val="nil"/>
              <w:bottom w:val="single" w:sz="4" w:space="0" w:color="auto"/>
              <w:right w:val="single" w:sz="4" w:space="0" w:color="auto"/>
            </w:tcBorders>
            <w:shd w:val="clear" w:color="auto" w:fill="auto"/>
            <w:noWrap/>
            <w:vAlign w:val="bottom"/>
            <w:hideMark/>
          </w:tcPr>
          <w:p w14:paraId="1A95167E" w14:textId="77777777" w:rsidR="00A837C3" w:rsidRPr="00722731" w:rsidRDefault="00A837C3" w:rsidP="00F27A65">
            <w:pPr>
              <w:spacing w:line="240" w:lineRule="auto"/>
              <w:rPr>
                <w:ins w:id="7564" w:author="The Si Tran" w:date="2012-12-10T07:28:00Z"/>
                <w:rFonts w:eastAsia="Times New Roman"/>
                <w:color w:val="000000"/>
                <w:sz w:val="24"/>
                <w:szCs w:val="24"/>
                <w:rPrChange w:id="7565" w:author="The Si Tran" w:date="2012-12-14T06:33:00Z">
                  <w:rPr>
                    <w:ins w:id="7566" w:author="The Si Tran" w:date="2012-12-10T07:28:00Z"/>
                    <w:rFonts w:ascii="Calibri" w:eastAsia="Times New Roman" w:hAnsi="Calibri"/>
                    <w:color w:val="000000"/>
                    <w:sz w:val="22"/>
                  </w:rPr>
                </w:rPrChange>
              </w:rPr>
            </w:pPr>
            <w:ins w:id="7567" w:author="The Si Tran" w:date="2012-12-10T07:28:00Z">
              <w:r w:rsidRPr="00722731">
                <w:rPr>
                  <w:rFonts w:eastAsia="Times New Roman"/>
                  <w:color w:val="000000"/>
                  <w:sz w:val="24"/>
                  <w:szCs w:val="24"/>
                  <w:rPrChange w:id="7568" w:author="The Si Tran" w:date="2012-12-14T06:33:00Z">
                    <w:rPr>
                      <w:rFonts w:ascii="Calibri" w:eastAsia="Times New Roman" w:hAnsi="Calibri" w:cs="Arial"/>
                      <w:b/>
                      <w:bCs/>
                      <w:color w:val="000000"/>
                      <w:kern w:val="32"/>
                      <w:sz w:val="22"/>
                      <w:szCs w:val="32"/>
                    </w:rPr>
                  </w:rPrChange>
                </w:rPr>
                <w:t>MAPE</w:t>
              </w:r>
            </w:ins>
          </w:p>
        </w:tc>
      </w:tr>
      <w:tr w:rsidR="00E30631" w:rsidRPr="00AF5054" w14:paraId="7BE6839E" w14:textId="77777777" w:rsidTr="00E30631">
        <w:trPr>
          <w:trHeight w:val="524"/>
          <w:ins w:id="7569" w:author="The Si Tran" w:date="2012-12-10T07:28:00Z"/>
        </w:trPr>
        <w:tc>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89B4F6" w14:textId="77777777" w:rsidR="00A837C3" w:rsidRPr="00722731" w:rsidRDefault="00A837C3" w:rsidP="00F27A65">
            <w:pPr>
              <w:spacing w:line="240" w:lineRule="auto"/>
              <w:jc w:val="center"/>
              <w:rPr>
                <w:ins w:id="7570" w:author="The Si Tran" w:date="2012-12-10T07:28:00Z"/>
                <w:rFonts w:eastAsia="Times New Roman"/>
                <w:color w:val="000000"/>
                <w:sz w:val="24"/>
                <w:szCs w:val="24"/>
                <w:rPrChange w:id="7571" w:author="The Si Tran" w:date="2012-12-14T06:33:00Z">
                  <w:rPr>
                    <w:ins w:id="7572" w:author="The Si Tran" w:date="2012-12-10T07:28:00Z"/>
                    <w:rFonts w:ascii="Calibri" w:eastAsia="Times New Roman" w:hAnsi="Calibri"/>
                    <w:color w:val="000000"/>
                    <w:sz w:val="22"/>
                  </w:rPr>
                </w:rPrChange>
              </w:rPr>
            </w:pPr>
            <w:ins w:id="7573" w:author="The Si Tran" w:date="2012-12-10T07:28:00Z">
              <w:r w:rsidRPr="00722731">
                <w:rPr>
                  <w:rFonts w:eastAsia="Times New Roman"/>
                  <w:color w:val="000000"/>
                  <w:sz w:val="24"/>
                  <w:szCs w:val="24"/>
                  <w:rPrChange w:id="7574" w:author="The Si Tran" w:date="2012-12-14T06:33:00Z">
                    <w:rPr>
                      <w:rFonts w:ascii="Calibri" w:eastAsia="Times New Roman" w:hAnsi="Calibri" w:cs="Arial"/>
                      <w:b/>
                      <w:bCs/>
                      <w:color w:val="000000"/>
                      <w:kern w:val="32"/>
                      <w:sz w:val="22"/>
                      <w:szCs w:val="32"/>
                    </w:rPr>
                  </w:rPrChange>
                </w:rPr>
                <w:t>ANNs</w:t>
              </w:r>
            </w:ins>
          </w:p>
        </w:tc>
        <w:tc>
          <w:tcPr>
            <w:tcW w:w="5579" w:type="dxa"/>
            <w:tcBorders>
              <w:top w:val="nil"/>
              <w:left w:val="nil"/>
              <w:bottom w:val="single" w:sz="4" w:space="0" w:color="auto"/>
              <w:right w:val="single" w:sz="4" w:space="0" w:color="auto"/>
            </w:tcBorders>
            <w:shd w:val="clear" w:color="auto" w:fill="auto"/>
            <w:vAlign w:val="bottom"/>
            <w:hideMark/>
          </w:tcPr>
          <w:p w14:paraId="60F04863" w14:textId="77777777" w:rsidR="00A837C3" w:rsidRPr="00722731" w:rsidRDefault="00A837C3" w:rsidP="00F27A65">
            <w:pPr>
              <w:spacing w:line="240" w:lineRule="auto"/>
              <w:rPr>
                <w:ins w:id="7575" w:author="The Si Tran" w:date="2012-12-10T07:28:00Z"/>
                <w:rFonts w:eastAsia="Times New Roman"/>
                <w:color w:val="000000"/>
                <w:sz w:val="24"/>
                <w:szCs w:val="24"/>
                <w:rPrChange w:id="7576" w:author="The Si Tran" w:date="2012-12-14T06:33:00Z">
                  <w:rPr>
                    <w:ins w:id="7577" w:author="The Si Tran" w:date="2012-12-10T07:28:00Z"/>
                    <w:rFonts w:ascii="Calibri" w:eastAsia="Times New Roman" w:hAnsi="Calibri"/>
                    <w:color w:val="000000"/>
                    <w:sz w:val="22"/>
                  </w:rPr>
                </w:rPrChange>
              </w:rPr>
            </w:pPr>
            <w:ins w:id="7578" w:author="The Si Tran" w:date="2012-12-10T07:28:00Z">
              <w:r w:rsidRPr="00722731">
                <w:rPr>
                  <w:rFonts w:eastAsia="Times New Roman"/>
                  <w:color w:val="000000"/>
                  <w:sz w:val="24"/>
                  <w:szCs w:val="24"/>
                  <w:rPrChange w:id="7579" w:author="The Si Tran" w:date="2012-12-14T06:33:00Z">
                    <w:rPr>
                      <w:rFonts w:ascii="Calibri" w:eastAsia="Times New Roman" w:hAnsi="Calibri" w:cs="Arial"/>
                      <w:b/>
                      <w:bCs/>
                      <w:color w:val="000000"/>
                      <w:kern w:val="32"/>
                      <w:sz w:val="22"/>
                      <w:szCs w:val="32"/>
                    </w:rPr>
                  </w:rPrChange>
                </w:rPr>
                <w:t>Neuron(6,6,1), Algorithm=RPROP, epoches=749,  Residual=1E-6, default_update=0.1, max_update=10</w:t>
              </w:r>
            </w:ins>
          </w:p>
        </w:tc>
        <w:tc>
          <w:tcPr>
            <w:tcW w:w="741" w:type="dxa"/>
            <w:tcBorders>
              <w:top w:val="nil"/>
              <w:left w:val="nil"/>
              <w:bottom w:val="single" w:sz="4" w:space="0" w:color="auto"/>
              <w:right w:val="single" w:sz="4" w:space="0" w:color="auto"/>
            </w:tcBorders>
            <w:shd w:val="clear" w:color="auto" w:fill="auto"/>
            <w:noWrap/>
            <w:vAlign w:val="bottom"/>
            <w:hideMark/>
          </w:tcPr>
          <w:p w14:paraId="7D15E417" w14:textId="77777777" w:rsidR="00A837C3" w:rsidRPr="00722731" w:rsidRDefault="00A837C3" w:rsidP="00F27A65">
            <w:pPr>
              <w:spacing w:line="240" w:lineRule="auto"/>
              <w:jc w:val="right"/>
              <w:rPr>
                <w:ins w:id="7580" w:author="The Si Tran" w:date="2012-12-10T07:28:00Z"/>
                <w:rFonts w:eastAsia="Times New Roman"/>
                <w:color w:val="000000"/>
                <w:sz w:val="24"/>
                <w:szCs w:val="24"/>
                <w:rPrChange w:id="7581" w:author="The Si Tran" w:date="2012-12-14T06:33:00Z">
                  <w:rPr>
                    <w:ins w:id="7582" w:author="The Si Tran" w:date="2012-12-10T07:28:00Z"/>
                    <w:rFonts w:ascii="Calibri" w:eastAsia="Times New Roman" w:hAnsi="Calibri"/>
                    <w:color w:val="000000"/>
                    <w:sz w:val="22"/>
                  </w:rPr>
                </w:rPrChange>
              </w:rPr>
            </w:pPr>
            <w:ins w:id="7583" w:author="The Si Tran" w:date="2012-12-10T07:28:00Z">
              <w:r w:rsidRPr="00722731">
                <w:rPr>
                  <w:rFonts w:eastAsia="Times New Roman"/>
                  <w:color w:val="000000"/>
                  <w:sz w:val="24"/>
                  <w:szCs w:val="24"/>
                  <w:rPrChange w:id="7584" w:author="The Si Tran" w:date="2012-12-14T06:33:00Z">
                    <w:rPr>
                      <w:rFonts w:ascii="Calibri" w:eastAsia="Times New Roman" w:hAnsi="Calibri" w:cs="Arial"/>
                      <w:b/>
                      <w:bCs/>
                      <w:color w:val="000000"/>
                      <w:kern w:val="32"/>
                      <w:sz w:val="22"/>
                      <w:szCs w:val="32"/>
                    </w:rPr>
                  </w:rPrChange>
                </w:rPr>
                <w:t>60.15</w:t>
              </w:r>
            </w:ins>
          </w:p>
        </w:tc>
        <w:tc>
          <w:tcPr>
            <w:tcW w:w="977" w:type="dxa"/>
            <w:tcBorders>
              <w:top w:val="nil"/>
              <w:left w:val="nil"/>
              <w:bottom w:val="single" w:sz="4" w:space="0" w:color="auto"/>
              <w:right w:val="single" w:sz="4" w:space="0" w:color="auto"/>
            </w:tcBorders>
            <w:shd w:val="clear" w:color="auto" w:fill="auto"/>
            <w:noWrap/>
            <w:vAlign w:val="bottom"/>
            <w:hideMark/>
          </w:tcPr>
          <w:p w14:paraId="4BDC364C" w14:textId="77777777" w:rsidR="00A837C3" w:rsidRPr="00722731" w:rsidRDefault="00A837C3" w:rsidP="00F27A65">
            <w:pPr>
              <w:spacing w:line="240" w:lineRule="auto"/>
              <w:jc w:val="right"/>
              <w:rPr>
                <w:ins w:id="7585" w:author="The Si Tran" w:date="2012-12-10T07:28:00Z"/>
                <w:rFonts w:eastAsia="Times New Roman"/>
                <w:color w:val="000000"/>
                <w:sz w:val="24"/>
                <w:szCs w:val="24"/>
                <w:rPrChange w:id="7586" w:author="The Si Tran" w:date="2012-12-14T06:33:00Z">
                  <w:rPr>
                    <w:ins w:id="7587" w:author="The Si Tran" w:date="2012-12-10T07:28:00Z"/>
                    <w:rFonts w:ascii="Calibri" w:eastAsia="Times New Roman" w:hAnsi="Calibri"/>
                    <w:color w:val="000000"/>
                    <w:sz w:val="22"/>
                  </w:rPr>
                </w:rPrChange>
              </w:rPr>
            </w:pPr>
            <w:ins w:id="7588" w:author="The Si Tran" w:date="2012-12-10T07:28:00Z">
              <w:r w:rsidRPr="00722731">
                <w:rPr>
                  <w:rFonts w:eastAsia="Times New Roman"/>
                  <w:color w:val="000000"/>
                  <w:sz w:val="24"/>
                  <w:szCs w:val="24"/>
                  <w:rPrChange w:id="7589" w:author="The Si Tran" w:date="2012-12-14T06:33:00Z">
                    <w:rPr>
                      <w:rFonts w:ascii="Calibri" w:eastAsia="Times New Roman" w:hAnsi="Calibri" w:cs="Arial"/>
                      <w:b/>
                      <w:bCs/>
                      <w:color w:val="000000"/>
                      <w:kern w:val="32"/>
                      <w:sz w:val="22"/>
                      <w:szCs w:val="32"/>
                    </w:rPr>
                  </w:rPrChange>
                </w:rPr>
                <w:t>6951.32</w:t>
              </w:r>
            </w:ins>
          </w:p>
        </w:tc>
        <w:tc>
          <w:tcPr>
            <w:tcW w:w="866" w:type="dxa"/>
            <w:tcBorders>
              <w:top w:val="nil"/>
              <w:left w:val="nil"/>
              <w:bottom w:val="single" w:sz="4" w:space="0" w:color="auto"/>
              <w:right w:val="single" w:sz="4" w:space="0" w:color="auto"/>
            </w:tcBorders>
            <w:shd w:val="clear" w:color="auto" w:fill="auto"/>
            <w:noWrap/>
            <w:vAlign w:val="bottom"/>
            <w:hideMark/>
          </w:tcPr>
          <w:p w14:paraId="5A1BE9D5" w14:textId="77777777" w:rsidR="00A837C3" w:rsidRPr="00722731" w:rsidRDefault="00A837C3" w:rsidP="00F27A65">
            <w:pPr>
              <w:spacing w:line="240" w:lineRule="auto"/>
              <w:jc w:val="right"/>
              <w:rPr>
                <w:ins w:id="7590" w:author="The Si Tran" w:date="2012-12-10T07:28:00Z"/>
                <w:rFonts w:eastAsia="Times New Roman"/>
                <w:color w:val="000000"/>
                <w:sz w:val="24"/>
                <w:szCs w:val="24"/>
                <w:rPrChange w:id="7591" w:author="The Si Tran" w:date="2012-12-14T06:33:00Z">
                  <w:rPr>
                    <w:ins w:id="7592" w:author="The Si Tran" w:date="2012-12-10T07:28:00Z"/>
                    <w:rFonts w:ascii="Calibri" w:eastAsia="Times New Roman" w:hAnsi="Calibri"/>
                    <w:color w:val="000000"/>
                    <w:sz w:val="22"/>
                  </w:rPr>
                </w:rPrChange>
              </w:rPr>
            </w:pPr>
            <w:ins w:id="7593" w:author="The Si Tran" w:date="2012-12-10T07:28:00Z">
              <w:r w:rsidRPr="00722731">
                <w:rPr>
                  <w:rFonts w:eastAsia="Times New Roman"/>
                  <w:color w:val="000000"/>
                  <w:sz w:val="24"/>
                  <w:szCs w:val="24"/>
                  <w:rPrChange w:id="7594" w:author="The Si Tran" w:date="2012-12-14T06:33:00Z">
                    <w:rPr>
                      <w:rFonts w:ascii="Calibri" w:eastAsia="Times New Roman" w:hAnsi="Calibri" w:cs="Arial"/>
                      <w:b/>
                      <w:bCs/>
                      <w:color w:val="000000"/>
                      <w:kern w:val="32"/>
                      <w:sz w:val="22"/>
                      <w:szCs w:val="32"/>
                    </w:rPr>
                  </w:rPrChange>
                </w:rPr>
                <w:t>10.46</w:t>
              </w:r>
            </w:ins>
          </w:p>
        </w:tc>
      </w:tr>
      <w:tr w:rsidR="00E30631" w:rsidRPr="00AF5054" w14:paraId="4DD43372" w14:textId="77777777" w:rsidTr="00E30631">
        <w:trPr>
          <w:trHeight w:val="524"/>
          <w:ins w:id="7595" w:author="The Si Tran" w:date="2012-12-10T07:28:00Z"/>
        </w:trPr>
        <w:tc>
          <w:tcPr>
            <w:tcW w:w="1128" w:type="dxa"/>
            <w:vMerge/>
            <w:tcBorders>
              <w:top w:val="nil"/>
              <w:left w:val="single" w:sz="4" w:space="0" w:color="auto"/>
              <w:bottom w:val="single" w:sz="4" w:space="0" w:color="000000"/>
              <w:right w:val="single" w:sz="4" w:space="0" w:color="auto"/>
            </w:tcBorders>
            <w:vAlign w:val="center"/>
            <w:hideMark/>
          </w:tcPr>
          <w:p w14:paraId="55542C2C" w14:textId="77777777" w:rsidR="00A837C3" w:rsidRPr="00722731" w:rsidRDefault="00A837C3" w:rsidP="00F27A65">
            <w:pPr>
              <w:spacing w:line="240" w:lineRule="auto"/>
              <w:rPr>
                <w:ins w:id="7596" w:author="The Si Tran" w:date="2012-12-10T07:28:00Z"/>
                <w:rFonts w:eastAsia="Times New Roman"/>
                <w:color w:val="000000"/>
                <w:sz w:val="24"/>
                <w:szCs w:val="24"/>
                <w:rPrChange w:id="7597" w:author="The Si Tran" w:date="2012-12-14T06:33:00Z">
                  <w:rPr>
                    <w:ins w:id="7598" w:author="The Si Tran" w:date="2012-12-10T07:28:00Z"/>
                    <w:rFonts w:ascii="Calibri" w:eastAsia="Times New Roman" w:hAnsi="Calibri"/>
                    <w:color w:val="000000"/>
                    <w:sz w:val="22"/>
                  </w:rPr>
                </w:rPrChange>
              </w:rPr>
            </w:pPr>
          </w:p>
        </w:tc>
        <w:tc>
          <w:tcPr>
            <w:tcW w:w="5579" w:type="dxa"/>
            <w:tcBorders>
              <w:top w:val="nil"/>
              <w:left w:val="nil"/>
              <w:bottom w:val="single" w:sz="4" w:space="0" w:color="auto"/>
              <w:right w:val="single" w:sz="4" w:space="0" w:color="auto"/>
            </w:tcBorders>
            <w:shd w:val="clear" w:color="auto" w:fill="auto"/>
            <w:vAlign w:val="bottom"/>
            <w:hideMark/>
          </w:tcPr>
          <w:p w14:paraId="192F83DB" w14:textId="77777777" w:rsidR="00A837C3" w:rsidRPr="00722731" w:rsidRDefault="00A837C3" w:rsidP="00F27A65">
            <w:pPr>
              <w:spacing w:line="240" w:lineRule="auto"/>
              <w:rPr>
                <w:ins w:id="7599" w:author="The Si Tran" w:date="2012-12-10T07:28:00Z"/>
                <w:rFonts w:eastAsia="Times New Roman"/>
                <w:color w:val="000000"/>
                <w:sz w:val="24"/>
                <w:szCs w:val="24"/>
                <w:rPrChange w:id="7600" w:author="The Si Tran" w:date="2012-12-14T06:33:00Z">
                  <w:rPr>
                    <w:ins w:id="7601" w:author="The Si Tran" w:date="2012-12-10T07:28:00Z"/>
                    <w:rFonts w:ascii="Calibri" w:eastAsia="Times New Roman" w:hAnsi="Calibri"/>
                    <w:color w:val="000000"/>
                    <w:sz w:val="22"/>
                  </w:rPr>
                </w:rPrChange>
              </w:rPr>
            </w:pPr>
            <w:ins w:id="7602" w:author="The Si Tran" w:date="2012-12-10T07:28:00Z">
              <w:r w:rsidRPr="00722731">
                <w:rPr>
                  <w:rFonts w:eastAsia="Times New Roman"/>
                  <w:color w:val="000000"/>
                  <w:sz w:val="24"/>
                  <w:szCs w:val="24"/>
                  <w:rPrChange w:id="7603" w:author="The Si Tran" w:date="2012-12-14T06:33:00Z">
                    <w:rPr>
                      <w:rFonts w:ascii="Calibri" w:eastAsia="Times New Roman" w:hAnsi="Calibri" w:cs="Arial"/>
                      <w:b/>
                      <w:bCs/>
                      <w:color w:val="000000"/>
                      <w:kern w:val="32"/>
                      <w:sz w:val="22"/>
                      <w:szCs w:val="32"/>
                    </w:rPr>
                  </w:rPrChange>
                </w:rPr>
                <w:t>Neuron(6,6,1),Algorithm=Back Propagation, epoches=627, Residual=1E-7, learning_rate=0.4, momemtum = 0,2</w:t>
              </w:r>
            </w:ins>
          </w:p>
        </w:tc>
        <w:tc>
          <w:tcPr>
            <w:tcW w:w="741" w:type="dxa"/>
            <w:tcBorders>
              <w:top w:val="nil"/>
              <w:left w:val="nil"/>
              <w:bottom w:val="single" w:sz="4" w:space="0" w:color="auto"/>
              <w:right w:val="single" w:sz="4" w:space="0" w:color="auto"/>
            </w:tcBorders>
            <w:shd w:val="clear" w:color="auto" w:fill="auto"/>
            <w:noWrap/>
            <w:vAlign w:val="bottom"/>
            <w:hideMark/>
          </w:tcPr>
          <w:p w14:paraId="4EE2234D" w14:textId="77777777" w:rsidR="00A837C3" w:rsidRPr="00722731" w:rsidRDefault="00A837C3" w:rsidP="00F27A65">
            <w:pPr>
              <w:spacing w:line="240" w:lineRule="auto"/>
              <w:jc w:val="right"/>
              <w:rPr>
                <w:ins w:id="7604" w:author="The Si Tran" w:date="2012-12-10T07:28:00Z"/>
                <w:rFonts w:eastAsia="Times New Roman"/>
                <w:color w:val="000000"/>
                <w:sz w:val="24"/>
                <w:szCs w:val="24"/>
                <w:rPrChange w:id="7605" w:author="The Si Tran" w:date="2012-12-14T06:33:00Z">
                  <w:rPr>
                    <w:ins w:id="7606" w:author="The Si Tran" w:date="2012-12-10T07:28:00Z"/>
                    <w:rFonts w:ascii="Calibri" w:eastAsia="Times New Roman" w:hAnsi="Calibri"/>
                    <w:color w:val="000000"/>
                    <w:sz w:val="22"/>
                  </w:rPr>
                </w:rPrChange>
              </w:rPr>
            </w:pPr>
            <w:ins w:id="7607" w:author="The Si Tran" w:date="2012-12-10T07:28:00Z">
              <w:r w:rsidRPr="00722731">
                <w:rPr>
                  <w:rFonts w:eastAsia="Times New Roman"/>
                  <w:color w:val="000000"/>
                  <w:sz w:val="24"/>
                  <w:szCs w:val="24"/>
                  <w:rPrChange w:id="7608" w:author="The Si Tran" w:date="2012-12-14T06:33:00Z">
                    <w:rPr>
                      <w:rFonts w:ascii="Calibri" w:eastAsia="Times New Roman" w:hAnsi="Calibri" w:cs="Arial"/>
                      <w:b/>
                      <w:bCs/>
                      <w:color w:val="000000"/>
                      <w:kern w:val="32"/>
                      <w:sz w:val="22"/>
                      <w:szCs w:val="32"/>
                    </w:rPr>
                  </w:rPrChange>
                </w:rPr>
                <w:t>65.73</w:t>
              </w:r>
            </w:ins>
          </w:p>
        </w:tc>
        <w:tc>
          <w:tcPr>
            <w:tcW w:w="977" w:type="dxa"/>
            <w:tcBorders>
              <w:top w:val="nil"/>
              <w:left w:val="nil"/>
              <w:bottom w:val="single" w:sz="4" w:space="0" w:color="auto"/>
              <w:right w:val="single" w:sz="4" w:space="0" w:color="auto"/>
            </w:tcBorders>
            <w:shd w:val="clear" w:color="auto" w:fill="auto"/>
            <w:noWrap/>
            <w:vAlign w:val="bottom"/>
            <w:hideMark/>
          </w:tcPr>
          <w:p w14:paraId="54712A65" w14:textId="77777777" w:rsidR="00A837C3" w:rsidRPr="00722731" w:rsidRDefault="00A837C3" w:rsidP="00F27A65">
            <w:pPr>
              <w:spacing w:line="240" w:lineRule="auto"/>
              <w:jc w:val="right"/>
              <w:rPr>
                <w:ins w:id="7609" w:author="The Si Tran" w:date="2012-12-10T07:28:00Z"/>
                <w:rFonts w:eastAsia="Times New Roman"/>
                <w:color w:val="000000"/>
                <w:sz w:val="24"/>
                <w:szCs w:val="24"/>
                <w:rPrChange w:id="7610" w:author="The Si Tran" w:date="2012-12-14T06:33:00Z">
                  <w:rPr>
                    <w:ins w:id="7611" w:author="The Si Tran" w:date="2012-12-10T07:28:00Z"/>
                    <w:rFonts w:ascii="Calibri" w:eastAsia="Times New Roman" w:hAnsi="Calibri"/>
                    <w:color w:val="000000"/>
                    <w:sz w:val="22"/>
                  </w:rPr>
                </w:rPrChange>
              </w:rPr>
            </w:pPr>
            <w:ins w:id="7612" w:author="The Si Tran" w:date="2012-12-10T07:28:00Z">
              <w:r w:rsidRPr="00722731">
                <w:rPr>
                  <w:rFonts w:eastAsia="Times New Roman"/>
                  <w:color w:val="000000"/>
                  <w:sz w:val="24"/>
                  <w:szCs w:val="24"/>
                  <w:rPrChange w:id="7613" w:author="The Si Tran" w:date="2012-12-14T06:33:00Z">
                    <w:rPr>
                      <w:rFonts w:ascii="Calibri" w:eastAsia="Times New Roman" w:hAnsi="Calibri" w:cs="Arial"/>
                      <w:b/>
                      <w:bCs/>
                      <w:color w:val="000000"/>
                      <w:kern w:val="32"/>
                      <w:sz w:val="22"/>
                      <w:szCs w:val="32"/>
                    </w:rPr>
                  </w:rPrChange>
                </w:rPr>
                <w:t>7404.44</w:t>
              </w:r>
            </w:ins>
          </w:p>
        </w:tc>
        <w:tc>
          <w:tcPr>
            <w:tcW w:w="866" w:type="dxa"/>
            <w:tcBorders>
              <w:top w:val="nil"/>
              <w:left w:val="nil"/>
              <w:bottom w:val="single" w:sz="4" w:space="0" w:color="auto"/>
              <w:right w:val="single" w:sz="4" w:space="0" w:color="auto"/>
            </w:tcBorders>
            <w:shd w:val="clear" w:color="auto" w:fill="auto"/>
            <w:noWrap/>
            <w:vAlign w:val="bottom"/>
            <w:hideMark/>
          </w:tcPr>
          <w:p w14:paraId="14745456" w14:textId="77777777" w:rsidR="00A837C3" w:rsidRPr="00722731" w:rsidRDefault="00A837C3" w:rsidP="00F27A65">
            <w:pPr>
              <w:spacing w:line="240" w:lineRule="auto"/>
              <w:jc w:val="right"/>
              <w:rPr>
                <w:ins w:id="7614" w:author="The Si Tran" w:date="2012-12-10T07:28:00Z"/>
                <w:rFonts w:eastAsia="Times New Roman"/>
                <w:color w:val="000000"/>
                <w:sz w:val="24"/>
                <w:szCs w:val="24"/>
                <w:rPrChange w:id="7615" w:author="The Si Tran" w:date="2012-12-14T06:33:00Z">
                  <w:rPr>
                    <w:ins w:id="7616" w:author="The Si Tran" w:date="2012-12-10T07:28:00Z"/>
                    <w:rFonts w:ascii="Calibri" w:eastAsia="Times New Roman" w:hAnsi="Calibri"/>
                    <w:color w:val="000000"/>
                    <w:sz w:val="22"/>
                  </w:rPr>
                </w:rPrChange>
              </w:rPr>
            </w:pPr>
            <w:ins w:id="7617" w:author="The Si Tran" w:date="2012-12-10T07:28:00Z">
              <w:r w:rsidRPr="00722731">
                <w:rPr>
                  <w:rFonts w:eastAsia="Times New Roman"/>
                  <w:color w:val="000000"/>
                  <w:sz w:val="24"/>
                  <w:szCs w:val="24"/>
                  <w:rPrChange w:id="7618" w:author="The Si Tran" w:date="2012-12-14T06:33:00Z">
                    <w:rPr>
                      <w:rFonts w:ascii="Calibri" w:eastAsia="Times New Roman" w:hAnsi="Calibri" w:cs="Arial"/>
                      <w:b/>
                      <w:bCs/>
                      <w:color w:val="000000"/>
                      <w:kern w:val="32"/>
                      <w:sz w:val="22"/>
                      <w:szCs w:val="32"/>
                    </w:rPr>
                  </w:rPrChange>
                </w:rPr>
                <w:t>11.52</w:t>
              </w:r>
            </w:ins>
          </w:p>
        </w:tc>
      </w:tr>
      <w:tr w:rsidR="00E30631" w:rsidRPr="00AF5054" w14:paraId="4599B721" w14:textId="77777777" w:rsidTr="00E30631">
        <w:trPr>
          <w:trHeight w:val="261"/>
          <w:ins w:id="7619" w:author="The Si Tran" w:date="2012-12-10T07:28:00Z"/>
        </w:trPr>
        <w:tc>
          <w:tcPr>
            <w:tcW w:w="1128" w:type="dxa"/>
            <w:tcBorders>
              <w:top w:val="nil"/>
              <w:left w:val="single" w:sz="4" w:space="0" w:color="auto"/>
              <w:bottom w:val="single" w:sz="4" w:space="0" w:color="auto"/>
              <w:right w:val="single" w:sz="4" w:space="0" w:color="auto"/>
            </w:tcBorders>
            <w:shd w:val="clear" w:color="auto" w:fill="auto"/>
            <w:noWrap/>
            <w:vAlign w:val="center"/>
            <w:hideMark/>
          </w:tcPr>
          <w:p w14:paraId="60C66BD6" w14:textId="77777777" w:rsidR="00A837C3" w:rsidRPr="00722731" w:rsidRDefault="00A837C3" w:rsidP="00F27A65">
            <w:pPr>
              <w:spacing w:line="240" w:lineRule="auto"/>
              <w:jc w:val="center"/>
              <w:rPr>
                <w:ins w:id="7620" w:author="The Si Tran" w:date="2012-12-10T07:28:00Z"/>
                <w:rFonts w:eastAsia="Times New Roman"/>
                <w:color w:val="000000"/>
                <w:sz w:val="24"/>
                <w:szCs w:val="24"/>
                <w:rPrChange w:id="7621" w:author="The Si Tran" w:date="2012-12-14T06:33:00Z">
                  <w:rPr>
                    <w:ins w:id="7622" w:author="The Si Tran" w:date="2012-12-10T07:28:00Z"/>
                    <w:rFonts w:ascii="Calibri" w:eastAsia="Times New Roman" w:hAnsi="Calibri"/>
                    <w:color w:val="000000"/>
                    <w:sz w:val="22"/>
                  </w:rPr>
                </w:rPrChange>
              </w:rPr>
            </w:pPr>
            <w:ins w:id="7623" w:author="The Si Tran" w:date="2012-12-10T07:28:00Z">
              <w:r w:rsidRPr="00722731">
                <w:rPr>
                  <w:rFonts w:eastAsia="Times New Roman"/>
                  <w:color w:val="000000"/>
                  <w:sz w:val="24"/>
                  <w:szCs w:val="24"/>
                  <w:rPrChange w:id="7624" w:author="The Si Tran" w:date="2012-12-14T06:33:00Z">
                    <w:rPr>
                      <w:rFonts w:ascii="Calibri" w:eastAsia="Times New Roman" w:hAnsi="Calibri" w:cs="Arial"/>
                      <w:b/>
                      <w:bCs/>
                      <w:color w:val="000000"/>
                      <w:kern w:val="32"/>
                      <w:sz w:val="22"/>
                      <w:szCs w:val="32"/>
                    </w:rPr>
                  </w:rPrChange>
                </w:rPr>
                <w:t xml:space="preserve">SARIMA </w:t>
              </w:r>
            </w:ins>
          </w:p>
        </w:tc>
        <w:tc>
          <w:tcPr>
            <w:tcW w:w="5579" w:type="dxa"/>
            <w:tcBorders>
              <w:top w:val="nil"/>
              <w:left w:val="nil"/>
              <w:bottom w:val="single" w:sz="4" w:space="0" w:color="auto"/>
              <w:right w:val="single" w:sz="4" w:space="0" w:color="auto"/>
            </w:tcBorders>
            <w:shd w:val="clear" w:color="auto" w:fill="auto"/>
            <w:vAlign w:val="bottom"/>
            <w:hideMark/>
          </w:tcPr>
          <w:p w14:paraId="3723DF43" w14:textId="77777777" w:rsidR="00A837C3" w:rsidRPr="00722731" w:rsidRDefault="00A837C3" w:rsidP="00F27A65">
            <w:pPr>
              <w:spacing w:line="240" w:lineRule="auto"/>
              <w:rPr>
                <w:ins w:id="7625" w:author="The Si Tran" w:date="2012-12-10T07:28:00Z"/>
                <w:rFonts w:eastAsia="Times New Roman"/>
                <w:color w:val="000000"/>
                <w:sz w:val="24"/>
                <w:szCs w:val="24"/>
                <w:rPrChange w:id="7626" w:author="The Si Tran" w:date="2012-12-14T06:33:00Z">
                  <w:rPr>
                    <w:ins w:id="7627" w:author="The Si Tran" w:date="2012-12-10T07:28:00Z"/>
                    <w:rFonts w:ascii="Calibri" w:eastAsia="Times New Roman" w:hAnsi="Calibri"/>
                    <w:color w:val="000000"/>
                    <w:sz w:val="22"/>
                  </w:rPr>
                </w:rPrChange>
              </w:rPr>
            </w:pPr>
            <w:ins w:id="7628" w:author="The Si Tran" w:date="2012-12-10T07:28:00Z">
              <w:r w:rsidRPr="00722731">
                <w:rPr>
                  <w:rFonts w:eastAsia="Times New Roman"/>
                  <w:color w:val="000000"/>
                  <w:sz w:val="24"/>
                  <w:szCs w:val="24"/>
                  <w:rPrChange w:id="7629" w:author="The Si Tran" w:date="2012-12-14T06:33:00Z">
                    <w:rPr>
                      <w:rFonts w:ascii="Calibri" w:eastAsia="Times New Roman" w:hAnsi="Calibri" w:cs="Arial"/>
                      <w:b/>
                      <w:bCs/>
                      <w:color w:val="000000"/>
                      <w:kern w:val="32"/>
                      <w:sz w:val="22"/>
                      <w:szCs w:val="32"/>
                    </w:rPr>
                  </w:rPrChange>
                </w:rPr>
                <w:t>ARIMA(0, 0, 0)(0, 1, 0)12</w:t>
              </w:r>
            </w:ins>
          </w:p>
        </w:tc>
        <w:tc>
          <w:tcPr>
            <w:tcW w:w="741" w:type="dxa"/>
            <w:tcBorders>
              <w:top w:val="nil"/>
              <w:left w:val="nil"/>
              <w:bottom w:val="single" w:sz="4" w:space="0" w:color="auto"/>
              <w:right w:val="single" w:sz="4" w:space="0" w:color="auto"/>
            </w:tcBorders>
            <w:shd w:val="clear" w:color="auto" w:fill="auto"/>
            <w:noWrap/>
            <w:vAlign w:val="bottom"/>
            <w:hideMark/>
          </w:tcPr>
          <w:p w14:paraId="7638E41B" w14:textId="77777777" w:rsidR="00A837C3" w:rsidRPr="00722731" w:rsidRDefault="00A837C3" w:rsidP="00F27A65">
            <w:pPr>
              <w:spacing w:line="240" w:lineRule="auto"/>
              <w:jc w:val="right"/>
              <w:rPr>
                <w:ins w:id="7630" w:author="The Si Tran" w:date="2012-12-10T07:28:00Z"/>
                <w:rFonts w:eastAsia="Times New Roman"/>
                <w:color w:val="000000"/>
                <w:sz w:val="24"/>
                <w:szCs w:val="24"/>
                <w:rPrChange w:id="7631" w:author="The Si Tran" w:date="2012-12-14T06:33:00Z">
                  <w:rPr>
                    <w:ins w:id="7632" w:author="The Si Tran" w:date="2012-12-10T07:28:00Z"/>
                    <w:rFonts w:ascii="Calibri" w:eastAsia="Times New Roman" w:hAnsi="Calibri"/>
                    <w:color w:val="000000"/>
                    <w:sz w:val="22"/>
                  </w:rPr>
                </w:rPrChange>
              </w:rPr>
            </w:pPr>
            <w:ins w:id="7633" w:author="The Si Tran" w:date="2012-12-10T07:28:00Z">
              <w:r w:rsidRPr="00722731">
                <w:rPr>
                  <w:rFonts w:eastAsia="Times New Roman"/>
                  <w:color w:val="000000"/>
                  <w:sz w:val="24"/>
                  <w:szCs w:val="24"/>
                  <w:rPrChange w:id="7634" w:author="The Si Tran" w:date="2012-12-14T06:33:00Z">
                    <w:rPr>
                      <w:rFonts w:ascii="Calibri" w:eastAsia="Times New Roman" w:hAnsi="Calibri" w:cs="Arial"/>
                      <w:b/>
                      <w:bCs/>
                      <w:color w:val="000000"/>
                      <w:kern w:val="32"/>
                      <w:sz w:val="22"/>
                      <w:szCs w:val="32"/>
                    </w:rPr>
                  </w:rPrChange>
                </w:rPr>
                <w:t>36.04</w:t>
              </w:r>
            </w:ins>
          </w:p>
        </w:tc>
        <w:tc>
          <w:tcPr>
            <w:tcW w:w="977" w:type="dxa"/>
            <w:tcBorders>
              <w:top w:val="nil"/>
              <w:left w:val="nil"/>
              <w:bottom w:val="single" w:sz="4" w:space="0" w:color="auto"/>
              <w:right w:val="single" w:sz="4" w:space="0" w:color="auto"/>
            </w:tcBorders>
            <w:shd w:val="clear" w:color="auto" w:fill="auto"/>
            <w:noWrap/>
            <w:vAlign w:val="bottom"/>
            <w:hideMark/>
          </w:tcPr>
          <w:p w14:paraId="7F93C6AE" w14:textId="77777777" w:rsidR="00A837C3" w:rsidRPr="00722731" w:rsidRDefault="00A837C3" w:rsidP="00F27A65">
            <w:pPr>
              <w:spacing w:line="240" w:lineRule="auto"/>
              <w:jc w:val="right"/>
              <w:rPr>
                <w:ins w:id="7635" w:author="The Si Tran" w:date="2012-12-10T07:28:00Z"/>
                <w:rFonts w:eastAsia="Times New Roman"/>
                <w:color w:val="000000"/>
                <w:sz w:val="24"/>
                <w:szCs w:val="24"/>
                <w:rPrChange w:id="7636" w:author="The Si Tran" w:date="2012-12-14T06:33:00Z">
                  <w:rPr>
                    <w:ins w:id="7637" w:author="The Si Tran" w:date="2012-12-10T07:28:00Z"/>
                    <w:rFonts w:ascii="Calibri" w:eastAsia="Times New Roman" w:hAnsi="Calibri"/>
                    <w:color w:val="000000"/>
                    <w:sz w:val="22"/>
                  </w:rPr>
                </w:rPrChange>
              </w:rPr>
            </w:pPr>
            <w:ins w:id="7638" w:author="The Si Tran" w:date="2012-12-10T07:28:00Z">
              <w:r w:rsidRPr="00722731">
                <w:rPr>
                  <w:rFonts w:eastAsia="Times New Roman"/>
                  <w:color w:val="000000"/>
                  <w:sz w:val="24"/>
                  <w:szCs w:val="24"/>
                  <w:rPrChange w:id="7639" w:author="The Si Tran" w:date="2012-12-14T06:33:00Z">
                    <w:rPr>
                      <w:rFonts w:ascii="Calibri" w:eastAsia="Times New Roman" w:hAnsi="Calibri" w:cs="Arial"/>
                      <w:b/>
                      <w:bCs/>
                      <w:color w:val="000000"/>
                      <w:kern w:val="32"/>
                      <w:sz w:val="22"/>
                      <w:szCs w:val="32"/>
                    </w:rPr>
                  </w:rPrChange>
                </w:rPr>
                <w:t>2302.3</w:t>
              </w:r>
            </w:ins>
          </w:p>
        </w:tc>
        <w:tc>
          <w:tcPr>
            <w:tcW w:w="866" w:type="dxa"/>
            <w:tcBorders>
              <w:top w:val="nil"/>
              <w:left w:val="nil"/>
              <w:bottom w:val="single" w:sz="4" w:space="0" w:color="auto"/>
              <w:right w:val="single" w:sz="4" w:space="0" w:color="auto"/>
            </w:tcBorders>
            <w:shd w:val="clear" w:color="auto" w:fill="auto"/>
            <w:noWrap/>
            <w:vAlign w:val="bottom"/>
            <w:hideMark/>
          </w:tcPr>
          <w:p w14:paraId="633A108C" w14:textId="77777777" w:rsidR="00A837C3" w:rsidRPr="00722731" w:rsidRDefault="00A837C3" w:rsidP="00F27A65">
            <w:pPr>
              <w:spacing w:line="240" w:lineRule="auto"/>
              <w:jc w:val="right"/>
              <w:rPr>
                <w:ins w:id="7640" w:author="The Si Tran" w:date="2012-12-10T07:28:00Z"/>
                <w:rFonts w:eastAsia="Times New Roman"/>
                <w:color w:val="000000"/>
                <w:sz w:val="24"/>
                <w:szCs w:val="24"/>
                <w:rPrChange w:id="7641" w:author="The Si Tran" w:date="2012-12-14T06:33:00Z">
                  <w:rPr>
                    <w:ins w:id="7642" w:author="The Si Tran" w:date="2012-12-10T07:28:00Z"/>
                    <w:rFonts w:ascii="Calibri" w:eastAsia="Times New Roman" w:hAnsi="Calibri"/>
                    <w:color w:val="000000"/>
                    <w:sz w:val="22"/>
                  </w:rPr>
                </w:rPrChange>
              </w:rPr>
            </w:pPr>
            <w:ins w:id="7643" w:author="The Si Tran" w:date="2012-12-10T07:28:00Z">
              <w:r w:rsidRPr="00722731">
                <w:rPr>
                  <w:rFonts w:eastAsia="Times New Roman"/>
                  <w:color w:val="000000"/>
                  <w:sz w:val="24"/>
                  <w:szCs w:val="24"/>
                  <w:rPrChange w:id="7644" w:author="The Si Tran" w:date="2012-12-14T06:33:00Z">
                    <w:rPr>
                      <w:rFonts w:ascii="Calibri" w:eastAsia="Times New Roman" w:hAnsi="Calibri" w:cs="Arial"/>
                      <w:b/>
                      <w:bCs/>
                      <w:color w:val="000000"/>
                      <w:kern w:val="32"/>
                      <w:sz w:val="22"/>
                      <w:szCs w:val="32"/>
                    </w:rPr>
                  </w:rPrChange>
                </w:rPr>
                <w:t>5.27</w:t>
              </w:r>
            </w:ins>
          </w:p>
        </w:tc>
      </w:tr>
      <w:tr w:rsidR="00E30631" w:rsidRPr="00AF5054" w14:paraId="489533B9" w14:textId="77777777" w:rsidTr="00E30631">
        <w:trPr>
          <w:trHeight w:val="786"/>
          <w:ins w:id="7645" w:author="The Si Tran" w:date="2012-12-10T07:28:00Z"/>
        </w:trPr>
        <w:tc>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51358E3" w14:textId="77777777" w:rsidR="00A837C3" w:rsidRPr="00722731" w:rsidRDefault="00A837C3" w:rsidP="00F27A65">
            <w:pPr>
              <w:spacing w:line="240" w:lineRule="auto"/>
              <w:jc w:val="center"/>
              <w:rPr>
                <w:ins w:id="7646" w:author="The Si Tran" w:date="2012-12-10T07:28:00Z"/>
                <w:rFonts w:eastAsia="Times New Roman"/>
                <w:color w:val="000000"/>
                <w:sz w:val="24"/>
                <w:szCs w:val="24"/>
                <w:rPrChange w:id="7647" w:author="The Si Tran" w:date="2012-12-14T06:33:00Z">
                  <w:rPr>
                    <w:ins w:id="7648" w:author="The Si Tran" w:date="2012-12-10T07:28:00Z"/>
                    <w:rFonts w:ascii="Calibri" w:eastAsia="Times New Roman" w:hAnsi="Calibri"/>
                    <w:color w:val="000000"/>
                    <w:sz w:val="22"/>
                  </w:rPr>
                </w:rPrChange>
              </w:rPr>
            </w:pPr>
            <w:ins w:id="7649" w:author="The Si Tran" w:date="2012-12-10T07:28:00Z">
              <w:r w:rsidRPr="00722731">
                <w:rPr>
                  <w:rFonts w:eastAsia="Times New Roman"/>
                  <w:color w:val="000000"/>
                  <w:sz w:val="24"/>
                  <w:szCs w:val="24"/>
                  <w:rPrChange w:id="7650" w:author="The Si Tran" w:date="2012-12-14T06:33:00Z">
                    <w:rPr>
                      <w:rFonts w:ascii="Calibri" w:eastAsia="Times New Roman" w:hAnsi="Calibri" w:cs="Arial"/>
                      <w:b/>
                      <w:bCs/>
                      <w:color w:val="000000"/>
                      <w:kern w:val="32"/>
                      <w:sz w:val="22"/>
                      <w:szCs w:val="32"/>
                    </w:rPr>
                  </w:rPrChange>
                </w:rPr>
                <w:t>Hybrid</w:t>
              </w:r>
            </w:ins>
          </w:p>
        </w:tc>
        <w:tc>
          <w:tcPr>
            <w:tcW w:w="5579" w:type="dxa"/>
            <w:tcBorders>
              <w:top w:val="nil"/>
              <w:left w:val="nil"/>
              <w:bottom w:val="single" w:sz="4" w:space="0" w:color="auto"/>
              <w:right w:val="single" w:sz="4" w:space="0" w:color="auto"/>
            </w:tcBorders>
            <w:shd w:val="clear" w:color="auto" w:fill="auto"/>
            <w:vAlign w:val="bottom"/>
            <w:hideMark/>
          </w:tcPr>
          <w:p w14:paraId="4245C585" w14:textId="77777777" w:rsidR="00A837C3" w:rsidRPr="00722731" w:rsidRDefault="00A837C3">
            <w:pPr>
              <w:spacing w:line="240" w:lineRule="auto"/>
              <w:jc w:val="left"/>
              <w:rPr>
                <w:ins w:id="7651" w:author="The Si Tran" w:date="2012-12-10T07:28:00Z"/>
                <w:rFonts w:eastAsia="Times New Roman"/>
                <w:color w:val="000000"/>
                <w:sz w:val="24"/>
                <w:szCs w:val="24"/>
                <w:rPrChange w:id="7652" w:author="The Si Tran" w:date="2012-12-14T06:33:00Z">
                  <w:rPr>
                    <w:ins w:id="7653" w:author="The Si Tran" w:date="2012-12-10T07:28:00Z"/>
                    <w:rFonts w:ascii="Calibri" w:eastAsia="Times New Roman" w:hAnsi="Calibri"/>
                    <w:color w:val="000000"/>
                    <w:sz w:val="22"/>
                  </w:rPr>
                </w:rPrChange>
              </w:rPr>
              <w:pPrChange w:id="7654" w:author="The Si Tran" w:date="2012-12-10T19:55:00Z">
                <w:pPr>
                  <w:spacing w:line="240" w:lineRule="auto"/>
                </w:pPr>
              </w:pPrChange>
            </w:pPr>
            <w:ins w:id="7655" w:author="The Si Tran" w:date="2012-12-10T07:28:00Z">
              <w:r w:rsidRPr="00722731">
                <w:rPr>
                  <w:rFonts w:eastAsia="Times New Roman"/>
                  <w:color w:val="000000"/>
                  <w:sz w:val="24"/>
                  <w:szCs w:val="24"/>
                  <w:rPrChange w:id="7656" w:author="The Si Tran" w:date="2012-12-14T06:33:00Z">
                    <w:rPr>
                      <w:rFonts w:ascii="Calibri" w:eastAsia="Times New Roman" w:hAnsi="Calibri"/>
                      <w:color w:val="000000"/>
                      <w:sz w:val="22"/>
                    </w:rPr>
                  </w:rPrChange>
                </w:rPr>
                <w:t>ARIMA(0, 0, 0)(0, 1, 0)12</w:t>
              </w:r>
              <w:r w:rsidRPr="00722731">
                <w:rPr>
                  <w:rFonts w:eastAsia="Times New Roman"/>
                  <w:color w:val="000000"/>
                  <w:sz w:val="24"/>
                  <w:szCs w:val="24"/>
                  <w:rPrChange w:id="7657" w:author="The Si Tran" w:date="2012-12-14T06:33:00Z">
                    <w:rPr>
                      <w:rFonts w:ascii="Calibri" w:eastAsia="Times New Roman" w:hAnsi="Calibri"/>
                      <w:color w:val="000000"/>
                      <w:sz w:val="22"/>
                    </w:rPr>
                  </w:rPrChange>
                </w:rPr>
                <w:br/>
                <w:t>Neuron(6,6,1),Algorithm=RPROP, epoches=276,  Residual=1E-6, default_update=0.1, max_update=10</w:t>
              </w:r>
            </w:ins>
          </w:p>
        </w:tc>
        <w:tc>
          <w:tcPr>
            <w:tcW w:w="741" w:type="dxa"/>
            <w:tcBorders>
              <w:top w:val="nil"/>
              <w:left w:val="nil"/>
              <w:bottom w:val="single" w:sz="4" w:space="0" w:color="auto"/>
              <w:right w:val="single" w:sz="4" w:space="0" w:color="auto"/>
            </w:tcBorders>
            <w:shd w:val="clear" w:color="auto" w:fill="auto"/>
            <w:noWrap/>
            <w:vAlign w:val="bottom"/>
            <w:hideMark/>
          </w:tcPr>
          <w:p w14:paraId="09B75CFB" w14:textId="77777777" w:rsidR="00A837C3" w:rsidRPr="00722731" w:rsidRDefault="00A837C3" w:rsidP="00F27A65">
            <w:pPr>
              <w:spacing w:line="240" w:lineRule="auto"/>
              <w:jc w:val="right"/>
              <w:rPr>
                <w:ins w:id="7658" w:author="The Si Tran" w:date="2012-12-10T07:28:00Z"/>
                <w:rFonts w:eastAsia="Times New Roman"/>
                <w:color w:val="000000"/>
                <w:sz w:val="24"/>
                <w:szCs w:val="24"/>
                <w:rPrChange w:id="7659" w:author="The Si Tran" w:date="2012-12-14T06:33:00Z">
                  <w:rPr>
                    <w:ins w:id="7660" w:author="The Si Tran" w:date="2012-12-10T07:28:00Z"/>
                    <w:rFonts w:ascii="Calibri" w:eastAsia="Times New Roman" w:hAnsi="Calibri"/>
                    <w:color w:val="000000"/>
                    <w:sz w:val="22"/>
                  </w:rPr>
                </w:rPrChange>
              </w:rPr>
            </w:pPr>
            <w:ins w:id="7661" w:author="The Si Tran" w:date="2012-12-10T07:28:00Z">
              <w:r w:rsidRPr="00722731">
                <w:rPr>
                  <w:rFonts w:eastAsia="Times New Roman"/>
                  <w:color w:val="000000"/>
                  <w:sz w:val="24"/>
                  <w:szCs w:val="24"/>
                  <w:rPrChange w:id="7662" w:author="The Si Tran" w:date="2012-12-14T06:33:00Z">
                    <w:rPr>
                      <w:rFonts w:ascii="Calibri" w:eastAsia="Times New Roman" w:hAnsi="Calibri"/>
                      <w:color w:val="000000"/>
                      <w:sz w:val="22"/>
                    </w:rPr>
                  </w:rPrChange>
                </w:rPr>
                <w:t>30</w:t>
              </w:r>
            </w:ins>
          </w:p>
        </w:tc>
        <w:tc>
          <w:tcPr>
            <w:tcW w:w="977" w:type="dxa"/>
            <w:tcBorders>
              <w:top w:val="nil"/>
              <w:left w:val="nil"/>
              <w:bottom w:val="single" w:sz="4" w:space="0" w:color="auto"/>
              <w:right w:val="single" w:sz="4" w:space="0" w:color="auto"/>
            </w:tcBorders>
            <w:shd w:val="clear" w:color="auto" w:fill="auto"/>
            <w:noWrap/>
            <w:vAlign w:val="bottom"/>
            <w:hideMark/>
          </w:tcPr>
          <w:p w14:paraId="5A76BE9B" w14:textId="77777777" w:rsidR="00A837C3" w:rsidRPr="00722731" w:rsidRDefault="00A837C3" w:rsidP="00F27A65">
            <w:pPr>
              <w:spacing w:line="240" w:lineRule="auto"/>
              <w:jc w:val="right"/>
              <w:rPr>
                <w:ins w:id="7663" w:author="The Si Tran" w:date="2012-12-10T07:28:00Z"/>
                <w:rFonts w:eastAsia="Times New Roman"/>
                <w:color w:val="000000"/>
                <w:sz w:val="24"/>
                <w:szCs w:val="24"/>
                <w:rPrChange w:id="7664" w:author="The Si Tran" w:date="2012-12-14T06:33:00Z">
                  <w:rPr>
                    <w:ins w:id="7665" w:author="The Si Tran" w:date="2012-12-10T07:28:00Z"/>
                    <w:rFonts w:ascii="Calibri" w:eastAsia="Times New Roman" w:hAnsi="Calibri"/>
                    <w:color w:val="000000"/>
                    <w:sz w:val="22"/>
                  </w:rPr>
                </w:rPrChange>
              </w:rPr>
            </w:pPr>
            <w:ins w:id="7666" w:author="The Si Tran" w:date="2012-12-10T07:28:00Z">
              <w:r w:rsidRPr="00722731">
                <w:rPr>
                  <w:rFonts w:eastAsia="Times New Roman"/>
                  <w:color w:val="000000"/>
                  <w:sz w:val="24"/>
                  <w:szCs w:val="24"/>
                  <w:rPrChange w:id="7667" w:author="The Si Tran" w:date="2012-12-14T06:33:00Z">
                    <w:rPr>
                      <w:rFonts w:ascii="Calibri" w:eastAsia="Times New Roman" w:hAnsi="Calibri"/>
                      <w:color w:val="000000"/>
                      <w:sz w:val="22"/>
                    </w:rPr>
                  </w:rPrChange>
                </w:rPr>
                <w:t>1704.85</w:t>
              </w:r>
            </w:ins>
          </w:p>
        </w:tc>
        <w:tc>
          <w:tcPr>
            <w:tcW w:w="866" w:type="dxa"/>
            <w:tcBorders>
              <w:top w:val="nil"/>
              <w:left w:val="nil"/>
              <w:bottom w:val="single" w:sz="4" w:space="0" w:color="auto"/>
              <w:right w:val="single" w:sz="4" w:space="0" w:color="auto"/>
            </w:tcBorders>
            <w:shd w:val="clear" w:color="auto" w:fill="auto"/>
            <w:noWrap/>
            <w:vAlign w:val="bottom"/>
            <w:hideMark/>
          </w:tcPr>
          <w:p w14:paraId="187B2DB5" w14:textId="77777777" w:rsidR="00A837C3" w:rsidRPr="00722731" w:rsidRDefault="00A837C3" w:rsidP="00F27A65">
            <w:pPr>
              <w:spacing w:line="240" w:lineRule="auto"/>
              <w:jc w:val="right"/>
              <w:rPr>
                <w:ins w:id="7668" w:author="The Si Tran" w:date="2012-12-10T07:28:00Z"/>
                <w:rFonts w:eastAsia="Times New Roman"/>
                <w:color w:val="000000"/>
                <w:sz w:val="24"/>
                <w:szCs w:val="24"/>
                <w:rPrChange w:id="7669" w:author="The Si Tran" w:date="2012-12-14T06:33:00Z">
                  <w:rPr>
                    <w:ins w:id="7670" w:author="The Si Tran" w:date="2012-12-10T07:28:00Z"/>
                    <w:rFonts w:ascii="Calibri" w:eastAsia="Times New Roman" w:hAnsi="Calibri"/>
                    <w:color w:val="000000"/>
                    <w:sz w:val="22"/>
                  </w:rPr>
                </w:rPrChange>
              </w:rPr>
            </w:pPr>
            <w:ins w:id="7671" w:author="The Si Tran" w:date="2012-12-10T07:28:00Z">
              <w:r w:rsidRPr="00722731">
                <w:rPr>
                  <w:rFonts w:eastAsia="Times New Roman"/>
                  <w:color w:val="000000"/>
                  <w:sz w:val="24"/>
                  <w:szCs w:val="24"/>
                  <w:rPrChange w:id="7672" w:author="The Si Tran" w:date="2012-12-14T06:33:00Z">
                    <w:rPr>
                      <w:rFonts w:ascii="Calibri" w:eastAsia="Times New Roman" w:hAnsi="Calibri"/>
                      <w:color w:val="000000"/>
                      <w:sz w:val="22"/>
                    </w:rPr>
                  </w:rPrChange>
                </w:rPr>
                <w:t>4.32</w:t>
              </w:r>
            </w:ins>
          </w:p>
        </w:tc>
      </w:tr>
      <w:tr w:rsidR="00E30631" w:rsidRPr="00AF5054" w14:paraId="09165975" w14:textId="77777777" w:rsidTr="00E30631">
        <w:trPr>
          <w:trHeight w:val="786"/>
          <w:ins w:id="7673" w:author="The Si Tran" w:date="2012-12-10T07:28:00Z"/>
        </w:trPr>
        <w:tc>
          <w:tcPr>
            <w:tcW w:w="1128" w:type="dxa"/>
            <w:vMerge/>
            <w:tcBorders>
              <w:top w:val="nil"/>
              <w:left w:val="single" w:sz="4" w:space="0" w:color="auto"/>
              <w:bottom w:val="single" w:sz="4" w:space="0" w:color="000000"/>
              <w:right w:val="single" w:sz="4" w:space="0" w:color="auto"/>
            </w:tcBorders>
            <w:vAlign w:val="center"/>
            <w:hideMark/>
          </w:tcPr>
          <w:p w14:paraId="1EEE182D" w14:textId="77777777" w:rsidR="00A837C3" w:rsidRPr="00722731" w:rsidRDefault="00A837C3" w:rsidP="00F27A65">
            <w:pPr>
              <w:spacing w:line="240" w:lineRule="auto"/>
              <w:rPr>
                <w:ins w:id="7674" w:author="The Si Tran" w:date="2012-12-10T07:28:00Z"/>
                <w:rFonts w:eastAsia="Times New Roman"/>
                <w:color w:val="000000"/>
                <w:sz w:val="24"/>
                <w:szCs w:val="24"/>
                <w:rPrChange w:id="7675" w:author="The Si Tran" w:date="2012-12-14T06:33:00Z">
                  <w:rPr>
                    <w:ins w:id="7676" w:author="The Si Tran" w:date="2012-12-10T07:28:00Z"/>
                    <w:rFonts w:ascii="Calibri" w:eastAsia="Times New Roman" w:hAnsi="Calibri"/>
                    <w:color w:val="000000"/>
                    <w:sz w:val="22"/>
                  </w:rPr>
                </w:rPrChange>
              </w:rPr>
            </w:pPr>
          </w:p>
        </w:tc>
        <w:tc>
          <w:tcPr>
            <w:tcW w:w="5579" w:type="dxa"/>
            <w:tcBorders>
              <w:top w:val="nil"/>
              <w:left w:val="nil"/>
              <w:bottom w:val="single" w:sz="4" w:space="0" w:color="auto"/>
              <w:right w:val="single" w:sz="4" w:space="0" w:color="auto"/>
            </w:tcBorders>
            <w:shd w:val="clear" w:color="auto" w:fill="auto"/>
            <w:vAlign w:val="bottom"/>
            <w:hideMark/>
          </w:tcPr>
          <w:p w14:paraId="2F223344" w14:textId="77777777" w:rsidR="00A837C3" w:rsidRPr="00722731" w:rsidRDefault="00A837C3">
            <w:pPr>
              <w:spacing w:line="240" w:lineRule="auto"/>
              <w:jc w:val="left"/>
              <w:rPr>
                <w:ins w:id="7677" w:author="The Si Tran" w:date="2012-12-10T07:28:00Z"/>
                <w:rFonts w:eastAsia="Times New Roman"/>
                <w:color w:val="000000"/>
                <w:sz w:val="24"/>
                <w:szCs w:val="24"/>
                <w:rPrChange w:id="7678" w:author="The Si Tran" w:date="2012-12-14T06:33:00Z">
                  <w:rPr>
                    <w:ins w:id="7679" w:author="The Si Tran" w:date="2012-12-10T07:28:00Z"/>
                    <w:rFonts w:ascii="Calibri" w:eastAsia="Times New Roman" w:hAnsi="Calibri"/>
                    <w:color w:val="000000"/>
                    <w:sz w:val="22"/>
                  </w:rPr>
                </w:rPrChange>
              </w:rPr>
              <w:pPrChange w:id="7680" w:author="The Si Tran" w:date="2012-12-10T19:55:00Z">
                <w:pPr>
                  <w:spacing w:line="240" w:lineRule="auto"/>
                </w:pPr>
              </w:pPrChange>
            </w:pPr>
            <w:ins w:id="7681" w:author="The Si Tran" w:date="2012-12-10T07:28:00Z">
              <w:r w:rsidRPr="00722731">
                <w:rPr>
                  <w:rFonts w:eastAsia="Times New Roman"/>
                  <w:color w:val="000000"/>
                  <w:sz w:val="24"/>
                  <w:szCs w:val="24"/>
                  <w:rPrChange w:id="7682" w:author="The Si Tran" w:date="2012-12-14T06:33:00Z">
                    <w:rPr>
                      <w:rFonts w:ascii="Calibri" w:eastAsia="Times New Roman" w:hAnsi="Calibri"/>
                      <w:color w:val="000000"/>
                      <w:sz w:val="22"/>
                    </w:rPr>
                  </w:rPrChange>
                </w:rPr>
                <w:t>ARIMA(0, 0, 0)(0, 1, 0)12</w:t>
              </w:r>
              <w:r w:rsidRPr="00722731">
                <w:rPr>
                  <w:rFonts w:eastAsia="Times New Roman"/>
                  <w:color w:val="000000"/>
                  <w:sz w:val="24"/>
                  <w:szCs w:val="24"/>
                  <w:rPrChange w:id="7683" w:author="The Si Tran" w:date="2012-12-14T06:33:00Z">
                    <w:rPr>
                      <w:rFonts w:ascii="Calibri" w:eastAsia="Times New Roman" w:hAnsi="Calibri"/>
                      <w:color w:val="000000"/>
                      <w:sz w:val="22"/>
                    </w:rPr>
                  </w:rPrChange>
                </w:rPr>
                <w:br/>
                <w:t>Neuron(6,6,1),Algorithm=Back Propagation, epoches=156, Residual=1E-6, learning_rate=0.4, momemtum = 0,2</w:t>
              </w:r>
            </w:ins>
          </w:p>
        </w:tc>
        <w:tc>
          <w:tcPr>
            <w:tcW w:w="741" w:type="dxa"/>
            <w:tcBorders>
              <w:top w:val="nil"/>
              <w:left w:val="nil"/>
              <w:bottom w:val="single" w:sz="4" w:space="0" w:color="auto"/>
              <w:right w:val="single" w:sz="4" w:space="0" w:color="auto"/>
            </w:tcBorders>
            <w:shd w:val="clear" w:color="auto" w:fill="auto"/>
            <w:noWrap/>
            <w:vAlign w:val="bottom"/>
            <w:hideMark/>
          </w:tcPr>
          <w:p w14:paraId="4E158507" w14:textId="77777777" w:rsidR="00A837C3" w:rsidRPr="00722731" w:rsidRDefault="00A837C3" w:rsidP="00F27A65">
            <w:pPr>
              <w:spacing w:line="240" w:lineRule="auto"/>
              <w:jc w:val="right"/>
              <w:rPr>
                <w:ins w:id="7684" w:author="The Si Tran" w:date="2012-12-10T07:28:00Z"/>
                <w:rFonts w:eastAsia="Times New Roman"/>
                <w:color w:val="000000"/>
                <w:sz w:val="24"/>
                <w:szCs w:val="24"/>
                <w:rPrChange w:id="7685" w:author="The Si Tran" w:date="2012-12-14T06:33:00Z">
                  <w:rPr>
                    <w:ins w:id="7686" w:author="The Si Tran" w:date="2012-12-10T07:28:00Z"/>
                    <w:rFonts w:ascii="Calibri" w:eastAsia="Times New Roman" w:hAnsi="Calibri"/>
                    <w:color w:val="000000"/>
                    <w:sz w:val="22"/>
                  </w:rPr>
                </w:rPrChange>
              </w:rPr>
            </w:pPr>
            <w:ins w:id="7687" w:author="The Si Tran" w:date="2012-12-10T07:28:00Z">
              <w:r w:rsidRPr="00722731">
                <w:rPr>
                  <w:rFonts w:eastAsia="Times New Roman"/>
                  <w:color w:val="000000"/>
                  <w:sz w:val="24"/>
                  <w:szCs w:val="24"/>
                  <w:rPrChange w:id="7688" w:author="The Si Tran" w:date="2012-12-14T06:33:00Z">
                    <w:rPr>
                      <w:rFonts w:ascii="Calibri" w:eastAsia="Times New Roman" w:hAnsi="Calibri"/>
                      <w:color w:val="000000"/>
                      <w:sz w:val="22"/>
                    </w:rPr>
                  </w:rPrChange>
                </w:rPr>
                <w:t>39.17</w:t>
              </w:r>
            </w:ins>
          </w:p>
        </w:tc>
        <w:tc>
          <w:tcPr>
            <w:tcW w:w="977" w:type="dxa"/>
            <w:tcBorders>
              <w:top w:val="nil"/>
              <w:left w:val="nil"/>
              <w:bottom w:val="single" w:sz="4" w:space="0" w:color="auto"/>
              <w:right w:val="single" w:sz="4" w:space="0" w:color="auto"/>
            </w:tcBorders>
            <w:shd w:val="clear" w:color="auto" w:fill="auto"/>
            <w:noWrap/>
            <w:vAlign w:val="bottom"/>
            <w:hideMark/>
          </w:tcPr>
          <w:p w14:paraId="2A9D48C4" w14:textId="77777777" w:rsidR="00A837C3" w:rsidRPr="00722731" w:rsidRDefault="00A837C3" w:rsidP="00F27A65">
            <w:pPr>
              <w:spacing w:line="240" w:lineRule="auto"/>
              <w:jc w:val="right"/>
              <w:rPr>
                <w:ins w:id="7689" w:author="The Si Tran" w:date="2012-12-10T07:28:00Z"/>
                <w:rFonts w:eastAsia="Times New Roman"/>
                <w:color w:val="000000"/>
                <w:sz w:val="24"/>
                <w:szCs w:val="24"/>
                <w:rPrChange w:id="7690" w:author="The Si Tran" w:date="2012-12-14T06:33:00Z">
                  <w:rPr>
                    <w:ins w:id="7691" w:author="The Si Tran" w:date="2012-12-10T07:28:00Z"/>
                    <w:rFonts w:ascii="Calibri" w:eastAsia="Times New Roman" w:hAnsi="Calibri"/>
                    <w:color w:val="000000"/>
                    <w:sz w:val="22"/>
                  </w:rPr>
                </w:rPrChange>
              </w:rPr>
            </w:pPr>
            <w:ins w:id="7692" w:author="The Si Tran" w:date="2012-12-10T07:28:00Z">
              <w:r w:rsidRPr="00722731">
                <w:rPr>
                  <w:rFonts w:eastAsia="Times New Roman"/>
                  <w:color w:val="000000"/>
                  <w:sz w:val="24"/>
                  <w:szCs w:val="24"/>
                  <w:rPrChange w:id="7693" w:author="The Si Tran" w:date="2012-12-14T06:33:00Z">
                    <w:rPr>
                      <w:rFonts w:ascii="Calibri" w:eastAsia="Times New Roman" w:hAnsi="Calibri"/>
                      <w:color w:val="000000"/>
                      <w:sz w:val="22"/>
                    </w:rPr>
                  </w:rPrChange>
                </w:rPr>
                <w:t>2718.07</w:t>
              </w:r>
            </w:ins>
          </w:p>
        </w:tc>
        <w:tc>
          <w:tcPr>
            <w:tcW w:w="866" w:type="dxa"/>
            <w:tcBorders>
              <w:top w:val="nil"/>
              <w:left w:val="nil"/>
              <w:bottom w:val="single" w:sz="4" w:space="0" w:color="auto"/>
              <w:right w:val="single" w:sz="4" w:space="0" w:color="auto"/>
            </w:tcBorders>
            <w:shd w:val="clear" w:color="auto" w:fill="auto"/>
            <w:noWrap/>
            <w:vAlign w:val="bottom"/>
            <w:hideMark/>
          </w:tcPr>
          <w:p w14:paraId="6EFD5E44" w14:textId="77777777" w:rsidR="00A837C3" w:rsidRPr="00722731" w:rsidRDefault="00A837C3" w:rsidP="00F27A65">
            <w:pPr>
              <w:spacing w:line="240" w:lineRule="auto"/>
              <w:jc w:val="right"/>
              <w:rPr>
                <w:ins w:id="7694" w:author="The Si Tran" w:date="2012-12-10T07:28:00Z"/>
                <w:rFonts w:eastAsia="Times New Roman"/>
                <w:color w:val="000000"/>
                <w:sz w:val="24"/>
                <w:szCs w:val="24"/>
                <w:rPrChange w:id="7695" w:author="The Si Tran" w:date="2012-12-14T06:33:00Z">
                  <w:rPr>
                    <w:ins w:id="7696" w:author="The Si Tran" w:date="2012-12-10T07:28:00Z"/>
                    <w:rFonts w:ascii="Calibri" w:eastAsia="Times New Roman" w:hAnsi="Calibri"/>
                    <w:color w:val="000000"/>
                    <w:sz w:val="22"/>
                  </w:rPr>
                </w:rPrChange>
              </w:rPr>
            </w:pPr>
            <w:ins w:id="7697" w:author="The Si Tran" w:date="2012-12-10T07:28:00Z">
              <w:r w:rsidRPr="00722731">
                <w:rPr>
                  <w:rFonts w:eastAsia="Times New Roman"/>
                  <w:color w:val="000000"/>
                  <w:sz w:val="24"/>
                  <w:szCs w:val="24"/>
                  <w:rPrChange w:id="7698" w:author="The Si Tran" w:date="2012-12-14T06:33:00Z">
                    <w:rPr>
                      <w:rFonts w:ascii="Calibri" w:eastAsia="Times New Roman" w:hAnsi="Calibri"/>
                      <w:color w:val="000000"/>
                      <w:sz w:val="22"/>
                    </w:rPr>
                  </w:rPrChange>
                </w:rPr>
                <w:t>5.97</w:t>
              </w:r>
            </w:ins>
          </w:p>
        </w:tc>
      </w:tr>
    </w:tbl>
    <w:p w14:paraId="03E66EDA" w14:textId="77777777" w:rsidR="00722731" w:rsidRDefault="00722731" w:rsidP="00722731">
      <w:pPr>
        <w:rPr>
          <w:ins w:id="7699" w:author="The Si Tran" w:date="2012-12-14T06:31:00Z"/>
        </w:rPr>
        <w:pPrChange w:id="7700" w:author="The Si Tran" w:date="2012-12-14T06:31:00Z">
          <w:pPr>
            <w:pStyle w:val="Heading1"/>
            <w:jc w:val="left"/>
          </w:pPr>
        </w:pPrChange>
      </w:pPr>
      <w:bookmarkStart w:id="7701" w:name="_Toc343220865"/>
    </w:p>
    <w:p w14:paraId="3A37605C" w14:textId="77777777" w:rsidR="00722731" w:rsidRPr="00722731" w:rsidRDefault="00722731" w:rsidP="00722731">
      <w:pPr>
        <w:rPr>
          <w:ins w:id="7702" w:author="The Si Tran" w:date="2012-12-14T06:31:00Z"/>
          <w:rPrChange w:id="7703" w:author="The Si Tran" w:date="2012-12-14T06:31:00Z">
            <w:rPr>
              <w:ins w:id="7704" w:author="The Si Tran" w:date="2012-12-14T06:31:00Z"/>
            </w:rPr>
          </w:rPrChange>
        </w:rPr>
        <w:pPrChange w:id="7705" w:author="The Si Tran" w:date="2012-12-14T06:31:00Z">
          <w:pPr>
            <w:pStyle w:val="Heading1"/>
            <w:jc w:val="left"/>
          </w:pPr>
        </w:pPrChange>
      </w:pPr>
    </w:p>
    <w:p w14:paraId="7AFD012E" w14:textId="77777777" w:rsidR="00EF77AD" w:rsidRDefault="00EF77AD">
      <w:pPr>
        <w:pStyle w:val="Heading3"/>
        <w:rPr>
          <w:ins w:id="7706" w:author="The Si Tran" w:date="2012-12-14T06:31:00Z"/>
        </w:rPr>
        <w:pPrChange w:id="7707" w:author="The Si Tran" w:date="2012-12-06T21:22:00Z">
          <w:pPr>
            <w:pStyle w:val="Heading1"/>
            <w:jc w:val="left"/>
          </w:pPr>
        </w:pPrChange>
      </w:pPr>
      <w:ins w:id="7708" w:author="The Si Tran" w:date="2012-12-06T21:22:00Z">
        <w:r>
          <w:lastRenderedPageBreak/>
          <w:t>Bộ dữ liệ</w:t>
        </w:r>
        <w:r w:rsidR="00810267">
          <w:t>u có tính mùa</w:t>
        </w:r>
      </w:ins>
      <w:bookmarkEnd w:id="7701"/>
    </w:p>
    <w:p w14:paraId="400D4954" w14:textId="478575AC" w:rsidR="00722731" w:rsidRPr="00722731" w:rsidRDefault="00722731" w:rsidP="00722731">
      <w:pPr>
        <w:pStyle w:val="Bang"/>
        <w:rPr>
          <w:ins w:id="7709" w:author="The Si Tran" w:date="2012-12-10T07:29:00Z"/>
          <w:rPrChange w:id="7710" w:author="The Si Tran" w:date="2012-12-14T06:31:00Z">
            <w:rPr>
              <w:ins w:id="7711" w:author="The Si Tran" w:date="2012-12-10T07:29:00Z"/>
            </w:rPr>
          </w:rPrChange>
        </w:rPr>
        <w:pPrChange w:id="7712" w:author="The Si Tran" w:date="2012-12-14T06:31:00Z">
          <w:pPr>
            <w:pStyle w:val="Heading1"/>
            <w:jc w:val="left"/>
          </w:pPr>
        </w:pPrChange>
      </w:pPr>
      <w:bookmarkStart w:id="7713" w:name="_Toc343033796"/>
      <w:bookmarkStart w:id="7714" w:name="_Toc343226125"/>
      <w:ins w:id="7715" w:author="The Si Tran" w:date="2012-12-14T06:31:00Z">
        <w:r w:rsidRPr="006041AD">
          <w:rPr>
            <w:b/>
          </w:rPr>
          <w:t>Bảng 6.4:</w:t>
        </w:r>
        <w:r w:rsidRPr="004D696B">
          <w:t xml:space="preserve"> Kết quả thực nghiệm chuỗi dữ liệu</w:t>
        </w:r>
        <w:r>
          <w:t xml:space="preserve"> </w:t>
        </w:r>
        <w:r w:rsidRPr="004D696B">
          <w:t>Deaths</w:t>
        </w:r>
      </w:ins>
      <w:bookmarkEnd w:id="7713"/>
      <w:bookmarkEnd w:id="7714"/>
    </w:p>
    <w:tbl>
      <w:tblPr>
        <w:tblW w:w="9376" w:type="dxa"/>
        <w:tblLook w:val="04A0" w:firstRow="1" w:lastRow="0" w:firstColumn="1" w:lastColumn="0" w:noHBand="0" w:noVBand="1"/>
        <w:tblPrChange w:id="7716" w:author="The Si Tran" w:date="2012-12-14T06:35:00Z">
          <w:tblPr>
            <w:tblW w:w="10546" w:type="dxa"/>
            <w:tblLook w:val="04A0" w:firstRow="1" w:lastRow="0" w:firstColumn="1" w:lastColumn="0" w:noHBand="0" w:noVBand="1"/>
          </w:tblPr>
        </w:tblPrChange>
      </w:tblPr>
      <w:tblGrid>
        <w:gridCol w:w="1150"/>
        <w:gridCol w:w="5364"/>
        <w:gridCol w:w="876"/>
        <w:gridCol w:w="1116"/>
        <w:gridCol w:w="883"/>
        <w:tblGridChange w:id="7717">
          <w:tblGrid>
            <w:gridCol w:w="1072"/>
            <w:gridCol w:w="6763"/>
            <w:gridCol w:w="830"/>
            <w:gridCol w:w="1053"/>
            <w:gridCol w:w="828"/>
          </w:tblGrid>
        </w:tblGridChange>
      </w:tblGrid>
      <w:tr w:rsidR="00A75EB6" w:rsidRPr="005046FC" w14:paraId="37A70988" w14:textId="77777777" w:rsidTr="00E30631">
        <w:trPr>
          <w:trHeight w:val="263"/>
          <w:ins w:id="7718" w:author="The Si Tran" w:date="2012-12-10T07:30:00Z"/>
          <w:trPrChange w:id="7719" w:author="The Si Tran" w:date="2012-12-14T06:35:00Z">
            <w:trPr>
              <w:trHeight w:val="272"/>
            </w:trPr>
          </w:trPrChange>
        </w:trPr>
        <w:tc>
          <w:tcPr>
            <w:tcW w:w="1146"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7720" w:author="The Si Tran" w:date="2012-12-14T06: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7233EEA" w14:textId="77777777" w:rsidR="00A75EB6" w:rsidRPr="00E30631" w:rsidRDefault="00A75EB6">
            <w:pPr>
              <w:spacing w:line="240" w:lineRule="auto"/>
              <w:rPr>
                <w:ins w:id="7721" w:author="The Si Tran" w:date="2012-12-10T07:30:00Z"/>
                <w:rFonts w:eastAsia="Times New Roman"/>
                <w:color w:val="000000"/>
                <w:sz w:val="24"/>
                <w:szCs w:val="24"/>
                <w:rPrChange w:id="7722" w:author="The Si Tran" w:date="2012-12-14T06:34:00Z">
                  <w:rPr>
                    <w:ins w:id="7723" w:author="The Si Tran" w:date="2012-12-10T07:30:00Z"/>
                    <w:rFonts w:ascii="Calibri" w:eastAsia="Times New Roman" w:hAnsi="Calibri"/>
                    <w:color w:val="000000"/>
                    <w:sz w:val="22"/>
                  </w:rPr>
                </w:rPrChange>
              </w:rPr>
            </w:pPr>
            <w:ins w:id="7724" w:author="The Si Tran" w:date="2012-12-10T07:30:00Z">
              <w:r w:rsidRPr="00E30631">
                <w:rPr>
                  <w:rFonts w:eastAsia="Times New Roman"/>
                  <w:color w:val="000000"/>
                  <w:sz w:val="24"/>
                  <w:szCs w:val="24"/>
                  <w:rPrChange w:id="7725" w:author="The Si Tran" w:date="2012-12-14T06:34:00Z">
                    <w:rPr>
                      <w:rFonts w:ascii="Calibri" w:eastAsia="Times New Roman" w:hAnsi="Calibri" w:cs="Arial"/>
                      <w:b/>
                      <w:bCs/>
                      <w:color w:val="000000"/>
                      <w:kern w:val="32"/>
                      <w:sz w:val="22"/>
                      <w:szCs w:val="32"/>
                    </w:rPr>
                  </w:rPrChange>
                </w:rPr>
                <w:t> </w:t>
              </w:r>
            </w:ins>
          </w:p>
        </w:tc>
        <w:tc>
          <w:tcPr>
            <w:tcW w:w="5364" w:type="dxa"/>
            <w:tcBorders>
              <w:top w:val="single" w:sz="4" w:space="0" w:color="auto"/>
              <w:left w:val="nil"/>
              <w:bottom w:val="single" w:sz="4" w:space="0" w:color="auto"/>
              <w:right w:val="single" w:sz="4" w:space="0" w:color="auto"/>
            </w:tcBorders>
            <w:shd w:val="clear" w:color="auto" w:fill="auto"/>
            <w:noWrap/>
            <w:vAlign w:val="bottom"/>
            <w:hideMark/>
            <w:tcPrChange w:id="7726" w:author="The Si Tran" w:date="2012-12-14T06:35:00Z">
              <w:tcPr>
                <w:tcW w:w="676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E3184ED" w14:textId="77777777" w:rsidR="00A75EB6" w:rsidRPr="00E30631" w:rsidRDefault="00A75EB6" w:rsidP="00F27A65">
            <w:pPr>
              <w:spacing w:line="240" w:lineRule="auto"/>
              <w:rPr>
                <w:ins w:id="7727" w:author="The Si Tran" w:date="2012-12-10T07:30:00Z"/>
                <w:rFonts w:eastAsia="Times New Roman"/>
                <w:color w:val="000000"/>
                <w:sz w:val="24"/>
                <w:szCs w:val="24"/>
                <w:rPrChange w:id="7728" w:author="The Si Tran" w:date="2012-12-14T06:34:00Z">
                  <w:rPr>
                    <w:ins w:id="7729" w:author="The Si Tran" w:date="2012-12-10T07:30:00Z"/>
                    <w:rFonts w:ascii="Calibri" w:eastAsia="Times New Roman" w:hAnsi="Calibri"/>
                    <w:color w:val="000000"/>
                    <w:sz w:val="22"/>
                  </w:rPr>
                </w:rPrChange>
              </w:rPr>
            </w:pPr>
            <w:ins w:id="7730" w:author="The Si Tran" w:date="2012-12-10T07:30:00Z">
              <w:r w:rsidRPr="00E30631">
                <w:rPr>
                  <w:rFonts w:eastAsia="Times New Roman"/>
                  <w:color w:val="000000"/>
                  <w:sz w:val="24"/>
                  <w:szCs w:val="24"/>
                  <w:rPrChange w:id="7731" w:author="The Si Tran" w:date="2012-12-14T06:34:00Z">
                    <w:rPr>
                      <w:rFonts w:ascii="Calibri" w:eastAsia="Times New Roman" w:hAnsi="Calibri" w:cs="Arial"/>
                      <w:b/>
                      <w:bCs/>
                      <w:color w:val="000000"/>
                      <w:kern w:val="32"/>
                      <w:sz w:val="22"/>
                      <w:szCs w:val="32"/>
                    </w:rPr>
                  </w:rPrChange>
                </w:rPr>
                <w:t>Model</w:t>
              </w:r>
            </w:ins>
          </w:p>
        </w:tc>
        <w:tc>
          <w:tcPr>
            <w:tcW w:w="874" w:type="dxa"/>
            <w:tcBorders>
              <w:top w:val="single" w:sz="4" w:space="0" w:color="auto"/>
              <w:left w:val="nil"/>
              <w:bottom w:val="single" w:sz="4" w:space="0" w:color="auto"/>
              <w:right w:val="single" w:sz="4" w:space="0" w:color="auto"/>
            </w:tcBorders>
            <w:shd w:val="clear" w:color="auto" w:fill="auto"/>
            <w:noWrap/>
            <w:vAlign w:val="bottom"/>
            <w:hideMark/>
            <w:tcPrChange w:id="7732" w:author="The Si Tran" w:date="2012-12-14T06:35: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CC563D8" w14:textId="77777777" w:rsidR="00A75EB6" w:rsidRPr="00E30631" w:rsidRDefault="00A75EB6" w:rsidP="00F27A65">
            <w:pPr>
              <w:spacing w:line="240" w:lineRule="auto"/>
              <w:rPr>
                <w:ins w:id="7733" w:author="The Si Tran" w:date="2012-12-10T07:30:00Z"/>
                <w:rFonts w:eastAsia="Times New Roman"/>
                <w:color w:val="000000"/>
                <w:sz w:val="24"/>
                <w:szCs w:val="24"/>
                <w:rPrChange w:id="7734" w:author="The Si Tran" w:date="2012-12-14T06:34:00Z">
                  <w:rPr>
                    <w:ins w:id="7735" w:author="The Si Tran" w:date="2012-12-10T07:30:00Z"/>
                    <w:rFonts w:ascii="Calibri" w:eastAsia="Times New Roman" w:hAnsi="Calibri"/>
                    <w:color w:val="000000"/>
                    <w:sz w:val="22"/>
                  </w:rPr>
                </w:rPrChange>
              </w:rPr>
            </w:pPr>
            <w:ins w:id="7736" w:author="The Si Tran" w:date="2012-12-10T07:30:00Z">
              <w:r w:rsidRPr="00E30631">
                <w:rPr>
                  <w:rFonts w:eastAsia="Times New Roman"/>
                  <w:color w:val="000000"/>
                  <w:sz w:val="24"/>
                  <w:szCs w:val="24"/>
                  <w:rPrChange w:id="7737" w:author="The Si Tran" w:date="2012-12-14T06:34:00Z">
                    <w:rPr>
                      <w:rFonts w:ascii="Calibri" w:eastAsia="Times New Roman" w:hAnsi="Calibri" w:cs="Arial"/>
                      <w:b/>
                      <w:bCs/>
                      <w:color w:val="000000"/>
                      <w:kern w:val="32"/>
                      <w:sz w:val="22"/>
                      <w:szCs w:val="32"/>
                    </w:rPr>
                  </w:rPrChange>
                </w:rPr>
                <w:t>MAE</w:t>
              </w:r>
            </w:ins>
          </w:p>
        </w:tc>
        <w:tc>
          <w:tcPr>
            <w:tcW w:w="1112" w:type="dxa"/>
            <w:tcBorders>
              <w:top w:val="single" w:sz="4" w:space="0" w:color="auto"/>
              <w:left w:val="nil"/>
              <w:bottom w:val="single" w:sz="4" w:space="0" w:color="auto"/>
              <w:right w:val="single" w:sz="4" w:space="0" w:color="auto"/>
            </w:tcBorders>
            <w:shd w:val="clear" w:color="auto" w:fill="auto"/>
            <w:noWrap/>
            <w:vAlign w:val="bottom"/>
            <w:hideMark/>
            <w:tcPrChange w:id="7738" w:author="The Si Tran" w:date="2012-12-14T06:35:00Z">
              <w:tcPr>
                <w:tcW w:w="105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B94371A" w14:textId="77777777" w:rsidR="00A75EB6" w:rsidRPr="00E30631" w:rsidRDefault="00A75EB6" w:rsidP="00F27A65">
            <w:pPr>
              <w:spacing w:line="240" w:lineRule="auto"/>
              <w:rPr>
                <w:ins w:id="7739" w:author="The Si Tran" w:date="2012-12-10T07:30:00Z"/>
                <w:rFonts w:eastAsia="Times New Roman"/>
                <w:color w:val="000000"/>
                <w:sz w:val="24"/>
                <w:szCs w:val="24"/>
                <w:rPrChange w:id="7740" w:author="The Si Tran" w:date="2012-12-14T06:34:00Z">
                  <w:rPr>
                    <w:ins w:id="7741" w:author="The Si Tran" w:date="2012-12-10T07:30:00Z"/>
                    <w:rFonts w:ascii="Calibri" w:eastAsia="Times New Roman" w:hAnsi="Calibri"/>
                    <w:color w:val="000000"/>
                    <w:sz w:val="22"/>
                  </w:rPr>
                </w:rPrChange>
              </w:rPr>
            </w:pPr>
            <w:ins w:id="7742" w:author="The Si Tran" w:date="2012-12-10T07:30:00Z">
              <w:r w:rsidRPr="00E30631">
                <w:rPr>
                  <w:rFonts w:eastAsia="Times New Roman"/>
                  <w:color w:val="000000"/>
                  <w:sz w:val="24"/>
                  <w:szCs w:val="24"/>
                  <w:rPrChange w:id="7743" w:author="The Si Tran" w:date="2012-12-14T06:34:00Z">
                    <w:rPr>
                      <w:rFonts w:ascii="Calibri" w:eastAsia="Times New Roman" w:hAnsi="Calibri" w:cs="Arial"/>
                      <w:b/>
                      <w:bCs/>
                      <w:color w:val="000000"/>
                      <w:kern w:val="32"/>
                      <w:sz w:val="22"/>
                      <w:szCs w:val="32"/>
                    </w:rPr>
                  </w:rPrChange>
                </w:rPr>
                <w:t>MSE</w:t>
              </w:r>
            </w:ins>
          </w:p>
        </w:tc>
        <w:tc>
          <w:tcPr>
            <w:tcW w:w="880" w:type="dxa"/>
            <w:tcBorders>
              <w:top w:val="single" w:sz="4" w:space="0" w:color="auto"/>
              <w:left w:val="nil"/>
              <w:bottom w:val="single" w:sz="4" w:space="0" w:color="auto"/>
              <w:right w:val="single" w:sz="4" w:space="0" w:color="auto"/>
            </w:tcBorders>
            <w:shd w:val="clear" w:color="auto" w:fill="auto"/>
            <w:noWrap/>
            <w:vAlign w:val="bottom"/>
            <w:hideMark/>
            <w:tcPrChange w:id="7744" w:author="The Si Tran" w:date="2012-12-14T06: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012ADED" w14:textId="77777777" w:rsidR="00A75EB6" w:rsidRPr="00E30631" w:rsidRDefault="00A75EB6" w:rsidP="00F27A65">
            <w:pPr>
              <w:spacing w:line="240" w:lineRule="auto"/>
              <w:rPr>
                <w:ins w:id="7745" w:author="The Si Tran" w:date="2012-12-10T07:30:00Z"/>
                <w:rFonts w:eastAsia="Times New Roman"/>
                <w:color w:val="000000"/>
                <w:sz w:val="24"/>
                <w:szCs w:val="24"/>
                <w:rPrChange w:id="7746" w:author="The Si Tran" w:date="2012-12-14T06:34:00Z">
                  <w:rPr>
                    <w:ins w:id="7747" w:author="The Si Tran" w:date="2012-12-10T07:30:00Z"/>
                    <w:rFonts w:ascii="Calibri" w:eastAsia="Times New Roman" w:hAnsi="Calibri"/>
                    <w:color w:val="000000"/>
                    <w:sz w:val="22"/>
                  </w:rPr>
                </w:rPrChange>
              </w:rPr>
            </w:pPr>
            <w:ins w:id="7748" w:author="The Si Tran" w:date="2012-12-10T07:30:00Z">
              <w:r w:rsidRPr="00E30631">
                <w:rPr>
                  <w:rFonts w:eastAsia="Times New Roman"/>
                  <w:color w:val="000000"/>
                  <w:sz w:val="24"/>
                  <w:szCs w:val="24"/>
                  <w:rPrChange w:id="7749" w:author="The Si Tran" w:date="2012-12-14T06:34:00Z">
                    <w:rPr>
                      <w:rFonts w:ascii="Calibri" w:eastAsia="Times New Roman" w:hAnsi="Calibri" w:cs="Arial"/>
                      <w:b/>
                      <w:bCs/>
                      <w:color w:val="000000"/>
                      <w:kern w:val="32"/>
                      <w:sz w:val="22"/>
                      <w:szCs w:val="32"/>
                    </w:rPr>
                  </w:rPrChange>
                </w:rPr>
                <w:t>MAPE</w:t>
              </w:r>
            </w:ins>
          </w:p>
        </w:tc>
      </w:tr>
      <w:tr w:rsidR="00A75EB6" w:rsidRPr="005046FC" w14:paraId="675B8814" w14:textId="77777777" w:rsidTr="00E30631">
        <w:trPr>
          <w:trHeight w:val="529"/>
          <w:ins w:id="7750" w:author="The Si Tran" w:date="2012-12-10T07:30:00Z"/>
          <w:trPrChange w:id="7751" w:author="The Si Tran" w:date="2012-12-14T06:35:00Z">
            <w:trPr>
              <w:trHeight w:val="545"/>
            </w:trPr>
          </w:trPrChange>
        </w:trPr>
        <w:tc>
          <w:tcPr>
            <w:tcW w:w="114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7752" w:author="The Si Tran" w:date="2012-12-14T06: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E25753C" w14:textId="77777777" w:rsidR="00A75EB6" w:rsidRPr="00E30631" w:rsidRDefault="00A75EB6">
            <w:pPr>
              <w:spacing w:line="240" w:lineRule="auto"/>
              <w:jc w:val="left"/>
              <w:rPr>
                <w:ins w:id="7753" w:author="The Si Tran" w:date="2012-12-10T07:30:00Z"/>
                <w:rFonts w:eastAsia="Times New Roman"/>
                <w:color w:val="000000"/>
                <w:sz w:val="24"/>
                <w:szCs w:val="24"/>
                <w:rPrChange w:id="7754" w:author="The Si Tran" w:date="2012-12-14T06:34:00Z">
                  <w:rPr>
                    <w:ins w:id="7755" w:author="The Si Tran" w:date="2012-12-10T07:30:00Z"/>
                    <w:rFonts w:ascii="Calibri" w:eastAsia="Times New Roman" w:hAnsi="Calibri"/>
                    <w:color w:val="000000"/>
                    <w:sz w:val="22"/>
                  </w:rPr>
                </w:rPrChange>
              </w:rPr>
              <w:pPrChange w:id="7756" w:author="The Si Tran" w:date="2012-12-10T07:31:00Z">
                <w:pPr>
                  <w:spacing w:line="240" w:lineRule="auto"/>
                  <w:jc w:val="center"/>
                </w:pPr>
              </w:pPrChange>
            </w:pPr>
            <w:ins w:id="7757" w:author="The Si Tran" w:date="2012-12-10T07:30:00Z">
              <w:r w:rsidRPr="00E30631">
                <w:rPr>
                  <w:rFonts w:eastAsia="Times New Roman"/>
                  <w:color w:val="000000"/>
                  <w:sz w:val="24"/>
                  <w:szCs w:val="24"/>
                  <w:rPrChange w:id="7758" w:author="The Si Tran" w:date="2012-12-14T06:34:00Z">
                    <w:rPr>
                      <w:rFonts w:ascii="Calibri" w:eastAsia="Times New Roman" w:hAnsi="Calibri"/>
                      <w:color w:val="000000"/>
                      <w:sz w:val="22"/>
                    </w:rPr>
                  </w:rPrChange>
                </w:rPr>
                <w:t>ANNs</w:t>
              </w:r>
            </w:ins>
          </w:p>
        </w:tc>
        <w:tc>
          <w:tcPr>
            <w:tcW w:w="5364" w:type="dxa"/>
            <w:tcBorders>
              <w:top w:val="nil"/>
              <w:left w:val="nil"/>
              <w:bottom w:val="single" w:sz="4" w:space="0" w:color="auto"/>
              <w:right w:val="single" w:sz="4" w:space="0" w:color="auto"/>
            </w:tcBorders>
            <w:shd w:val="clear" w:color="auto" w:fill="auto"/>
            <w:vAlign w:val="bottom"/>
            <w:hideMark/>
            <w:tcPrChange w:id="7759" w:author="The Si Tran" w:date="2012-12-14T06:35:00Z">
              <w:tcPr>
                <w:tcW w:w="6763" w:type="dxa"/>
                <w:tcBorders>
                  <w:top w:val="nil"/>
                  <w:left w:val="nil"/>
                  <w:bottom w:val="single" w:sz="4" w:space="0" w:color="auto"/>
                  <w:right w:val="single" w:sz="4" w:space="0" w:color="auto"/>
                </w:tcBorders>
                <w:shd w:val="clear" w:color="auto" w:fill="auto"/>
                <w:vAlign w:val="bottom"/>
                <w:hideMark/>
              </w:tcPr>
            </w:tcPrChange>
          </w:tcPr>
          <w:p w14:paraId="1E0F3592" w14:textId="77777777" w:rsidR="00A75EB6" w:rsidRPr="00E30631" w:rsidRDefault="00A75EB6">
            <w:pPr>
              <w:spacing w:line="240" w:lineRule="auto"/>
              <w:jc w:val="left"/>
              <w:rPr>
                <w:ins w:id="7760" w:author="The Si Tran" w:date="2012-12-10T07:30:00Z"/>
                <w:rFonts w:eastAsia="Times New Roman"/>
                <w:color w:val="000000"/>
                <w:sz w:val="24"/>
                <w:szCs w:val="24"/>
                <w:rPrChange w:id="7761" w:author="The Si Tran" w:date="2012-12-14T06:34:00Z">
                  <w:rPr>
                    <w:ins w:id="7762" w:author="The Si Tran" w:date="2012-12-10T07:30:00Z"/>
                    <w:rFonts w:ascii="Calibri" w:eastAsia="Times New Roman" w:hAnsi="Calibri"/>
                    <w:color w:val="000000"/>
                    <w:sz w:val="22"/>
                  </w:rPr>
                </w:rPrChange>
              </w:rPr>
              <w:pPrChange w:id="7763" w:author="The Si Tran" w:date="2012-12-10T07:31:00Z">
                <w:pPr>
                  <w:spacing w:line="240" w:lineRule="auto"/>
                </w:pPr>
              </w:pPrChange>
            </w:pPr>
            <w:ins w:id="7764" w:author="The Si Tran" w:date="2012-12-10T07:30:00Z">
              <w:r w:rsidRPr="00E30631">
                <w:rPr>
                  <w:rFonts w:eastAsia="Times New Roman"/>
                  <w:color w:val="000000"/>
                  <w:sz w:val="24"/>
                  <w:szCs w:val="24"/>
                  <w:rPrChange w:id="7765" w:author="The Si Tran" w:date="2012-12-14T06:34:00Z">
                    <w:rPr>
                      <w:rFonts w:ascii="Calibri" w:eastAsia="Times New Roman" w:hAnsi="Calibri"/>
                      <w:color w:val="000000"/>
                      <w:sz w:val="22"/>
                    </w:rPr>
                  </w:rPrChange>
                </w:rPr>
                <w:t>Neuron(5,5,1), Algorithm=RPROP, epoches=90,  Residual=1E-6, default_update=0.1, max_update=10</w:t>
              </w:r>
            </w:ins>
          </w:p>
        </w:tc>
        <w:tc>
          <w:tcPr>
            <w:tcW w:w="874" w:type="dxa"/>
            <w:tcBorders>
              <w:top w:val="nil"/>
              <w:left w:val="nil"/>
              <w:bottom w:val="single" w:sz="4" w:space="0" w:color="auto"/>
              <w:right w:val="single" w:sz="4" w:space="0" w:color="auto"/>
            </w:tcBorders>
            <w:shd w:val="clear" w:color="auto" w:fill="auto"/>
            <w:noWrap/>
            <w:vAlign w:val="bottom"/>
            <w:hideMark/>
            <w:tcPrChange w:id="7766" w:author="The Si Tran" w:date="2012-12-14T06:35:00Z">
              <w:tcPr>
                <w:tcW w:w="830" w:type="dxa"/>
                <w:tcBorders>
                  <w:top w:val="nil"/>
                  <w:left w:val="nil"/>
                  <w:bottom w:val="single" w:sz="4" w:space="0" w:color="auto"/>
                  <w:right w:val="single" w:sz="4" w:space="0" w:color="auto"/>
                </w:tcBorders>
                <w:shd w:val="clear" w:color="auto" w:fill="auto"/>
                <w:noWrap/>
                <w:vAlign w:val="bottom"/>
                <w:hideMark/>
              </w:tcPr>
            </w:tcPrChange>
          </w:tcPr>
          <w:p w14:paraId="4886F369" w14:textId="77777777" w:rsidR="00A75EB6" w:rsidRPr="00E30631" w:rsidRDefault="00A75EB6" w:rsidP="00F27A65">
            <w:pPr>
              <w:spacing w:line="240" w:lineRule="auto"/>
              <w:jc w:val="right"/>
              <w:rPr>
                <w:ins w:id="7767" w:author="The Si Tran" w:date="2012-12-10T07:30:00Z"/>
                <w:rFonts w:eastAsia="Times New Roman"/>
                <w:color w:val="000000"/>
                <w:sz w:val="24"/>
                <w:szCs w:val="24"/>
                <w:rPrChange w:id="7768" w:author="The Si Tran" w:date="2012-12-14T06:34:00Z">
                  <w:rPr>
                    <w:ins w:id="7769" w:author="The Si Tran" w:date="2012-12-10T07:30:00Z"/>
                    <w:rFonts w:ascii="Calibri" w:eastAsia="Times New Roman" w:hAnsi="Calibri"/>
                    <w:color w:val="000000"/>
                    <w:sz w:val="22"/>
                  </w:rPr>
                </w:rPrChange>
              </w:rPr>
            </w:pPr>
            <w:ins w:id="7770" w:author="The Si Tran" w:date="2012-12-10T07:30:00Z">
              <w:r w:rsidRPr="00E30631">
                <w:rPr>
                  <w:rFonts w:eastAsia="Times New Roman"/>
                  <w:color w:val="000000"/>
                  <w:sz w:val="24"/>
                  <w:szCs w:val="24"/>
                  <w:rPrChange w:id="7771" w:author="The Si Tran" w:date="2012-12-14T06:34:00Z">
                    <w:rPr>
                      <w:rFonts w:ascii="Calibri" w:eastAsia="Times New Roman" w:hAnsi="Calibri"/>
                      <w:color w:val="000000"/>
                      <w:sz w:val="22"/>
                    </w:rPr>
                  </w:rPrChange>
                </w:rPr>
                <w:t>143.69</w:t>
              </w:r>
            </w:ins>
          </w:p>
        </w:tc>
        <w:tc>
          <w:tcPr>
            <w:tcW w:w="1112" w:type="dxa"/>
            <w:tcBorders>
              <w:top w:val="nil"/>
              <w:left w:val="nil"/>
              <w:bottom w:val="single" w:sz="4" w:space="0" w:color="auto"/>
              <w:right w:val="single" w:sz="4" w:space="0" w:color="auto"/>
            </w:tcBorders>
            <w:shd w:val="clear" w:color="auto" w:fill="auto"/>
            <w:noWrap/>
            <w:vAlign w:val="bottom"/>
            <w:hideMark/>
            <w:tcPrChange w:id="7772" w:author="The Si Tran" w:date="2012-12-14T06:35:00Z">
              <w:tcPr>
                <w:tcW w:w="1053" w:type="dxa"/>
                <w:tcBorders>
                  <w:top w:val="nil"/>
                  <w:left w:val="nil"/>
                  <w:bottom w:val="single" w:sz="4" w:space="0" w:color="auto"/>
                  <w:right w:val="single" w:sz="4" w:space="0" w:color="auto"/>
                </w:tcBorders>
                <w:shd w:val="clear" w:color="auto" w:fill="auto"/>
                <w:noWrap/>
                <w:vAlign w:val="bottom"/>
                <w:hideMark/>
              </w:tcPr>
            </w:tcPrChange>
          </w:tcPr>
          <w:p w14:paraId="7C34E705" w14:textId="77777777" w:rsidR="00A75EB6" w:rsidRPr="00E30631" w:rsidRDefault="00A75EB6" w:rsidP="00F27A65">
            <w:pPr>
              <w:spacing w:line="240" w:lineRule="auto"/>
              <w:jc w:val="right"/>
              <w:rPr>
                <w:ins w:id="7773" w:author="The Si Tran" w:date="2012-12-10T07:30:00Z"/>
                <w:rFonts w:eastAsia="Times New Roman"/>
                <w:color w:val="000000"/>
                <w:sz w:val="24"/>
                <w:szCs w:val="24"/>
                <w:rPrChange w:id="7774" w:author="The Si Tran" w:date="2012-12-14T06:34:00Z">
                  <w:rPr>
                    <w:ins w:id="7775" w:author="The Si Tran" w:date="2012-12-10T07:30:00Z"/>
                    <w:rFonts w:ascii="Calibri" w:eastAsia="Times New Roman" w:hAnsi="Calibri"/>
                    <w:color w:val="000000"/>
                    <w:sz w:val="22"/>
                  </w:rPr>
                </w:rPrChange>
              </w:rPr>
            </w:pPr>
            <w:ins w:id="7776" w:author="The Si Tran" w:date="2012-12-10T07:30:00Z">
              <w:r w:rsidRPr="00E30631">
                <w:rPr>
                  <w:rFonts w:eastAsia="Times New Roman"/>
                  <w:color w:val="000000"/>
                  <w:sz w:val="24"/>
                  <w:szCs w:val="24"/>
                  <w:rPrChange w:id="7777" w:author="The Si Tran" w:date="2012-12-14T06:34:00Z">
                    <w:rPr>
                      <w:rFonts w:ascii="Calibri" w:eastAsia="Times New Roman" w:hAnsi="Calibri"/>
                      <w:color w:val="000000"/>
                      <w:sz w:val="22"/>
                    </w:rPr>
                  </w:rPrChange>
                </w:rPr>
                <w:t>34592.54</w:t>
              </w:r>
            </w:ins>
          </w:p>
        </w:tc>
        <w:tc>
          <w:tcPr>
            <w:tcW w:w="880" w:type="dxa"/>
            <w:tcBorders>
              <w:top w:val="nil"/>
              <w:left w:val="nil"/>
              <w:bottom w:val="single" w:sz="4" w:space="0" w:color="auto"/>
              <w:right w:val="single" w:sz="4" w:space="0" w:color="auto"/>
            </w:tcBorders>
            <w:shd w:val="clear" w:color="auto" w:fill="auto"/>
            <w:noWrap/>
            <w:vAlign w:val="bottom"/>
            <w:hideMark/>
            <w:tcPrChange w:id="7778"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148FAFE4" w14:textId="77777777" w:rsidR="00A75EB6" w:rsidRPr="00E30631" w:rsidRDefault="00A75EB6" w:rsidP="00F27A65">
            <w:pPr>
              <w:spacing w:line="240" w:lineRule="auto"/>
              <w:jc w:val="right"/>
              <w:rPr>
                <w:ins w:id="7779" w:author="The Si Tran" w:date="2012-12-10T07:30:00Z"/>
                <w:rFonts w:eastAsia="Times New Roman"/>
                <w:color w:val="000000"/>
                <w:sz w:val="24"/>
                <w:szCs w:val="24"/>
                <w:rPrChange w:id="7780" w:author="The Si Tran" w:date="2012-12-14T06:34:00Z">
                  <w:rPr>
                    <w:ins w:id="7781" w:author="The Si Tran" w:date="2012-12-10T07:30:00Z"/>
                    <w:rFonts w:ascii="Calibri" w:eastAsia="Times New Roman" w:hAnsi="Calibri"/>
                    <w:color w:val="000000"/>
                    <w:sz w:val="22"/>
                  </w:rPr>
                </w:rPrChange>
              </w:rPr>
            </w:pPr>
            <w:ins w:id="7782" w:author="The Si Tran" w:date="2012-12-10T07:30:00Z">
              <w:r w:rsidRPr="00E30631">
                <w:rPr>
                  <w:rFonts w:eastAsia="Times New Roman"/>
                  <w:color w:val="000000"/>
                  <w:sz w:val="24"/>
                  <w:szCs w:val="24"/>
                  <w:rPrChange w:id="7783" w:author="The Si Tran" w:date="2012-12-14T06:34:00Z">
                    <w:rPr>
                      <w:rFonts w:ascii="Calibri" w:eastAsia="Times New Roman" w:hAnsi="Calibri"/>
                      <w:color w:val="000000"/>
                      <w:sz w:val="22"/>
                    </w:rPr>
                  </w:rPrChange>
                </w:rPr>
                <w:t>8.57</w:t>
              </w:r>
            </w:ins>
          </w:p>
        </w:tc>
      </w:tr>
      <w:tr w:rsidR="00A75EB6" w:rsidRPr="005046FC" w14:paraId="416D201D" w14:textId="77777777" w:rsidTr="00E30631">
        <w:trPr>
          <w:trHeight w:val="529"/>
          <w:ins w:id="7784" w:author="The Si Tran" w:date="2012-12-10T07:30:00Z"/>
          <w:trPrChange w:id="7785" w:author="The Si Tran" w:date="2012-12-14T06:35:00Z">
            <w:trPr>
              <w:trHeight w:val="545"/>
            </w:trPr>
          </w:trPrChange>
        </w:trPr>
        <w:tc>
          <w:tcPr>
            <w:tcW w:w="1146" w:type="dxa"/>
            <w:vMerge/>
            <w:tcBorders>
              <w:top w:val="nil"/>
              <w:left w:val="single" w:sz="4" w:space="0" w:color="auto"/>
              <w:bottom w:val="single" w:sz="4" w:space="0" w:color="000000"/>
              <w:right w:val="single" w:sz="4" w:space="0" w:color="auto"/>
            </w:tcBorders>
            <w:vAlign w:val="center"/>
            <w:hideMark/>
            <w:tcPrChange w:id="7786" w:author="The Si Tran" w:date="2012-12-14T06:35:00Z">
              <w:tcPr>
                <w:tcW w:w="1072" w:type="dxa"/>
                <w:vMerge/>
                <w:tcBorders>
                  <w:top w:val="nil"/>
                  <w:left w:val="single" w:sz="4" w:space="0" w:color="auto"/>
                  <w:bottom w:val="single" w:sz="4" w:space="0" w:color="000000"/>
                  <w:right w:val="single" w:sz="4" w:space="0" w:color="auto"/>
                </w:tcBorders>
                <w:vAlign w:val="center"/>
                <w:hideMark/>
              </w:tcPr>
            </w:tcPrChange>
          </w:tcPr>
          <w:p w14:paraId="3D8067B1" w14:textId="77777777" w:rsidR="00A75EB6" w:rsidRPr="00E30631" w:rsidRDefault="00A75EB6">
            <w:pPr>
              <w:spacing w:line="240" w:lineRule="auto"/>
              <w:jc w:val="left"/>
              <w:rPr>
                <w:ins w:id="7787" w:author="The Si Tran" w:date="2012-12-10T07:30:00Z"/>
                <w:rFonts w:eastAsia="Times New Roman"/>
                <w:color w:val="000000"/>
                <w:sz w:val="24"/>
                <w:szCs w:val="24"/>
                <w:rPrChange w:id="7788" w:author="The Si Tran" w:date="2012-12-14T06:34:00Z">
                  <w:rPr>
                    <w:ins w:id="7789" w:author="The Si Tran" w:date="2012-12-10T07:30:00Z"/>
                    <w:rFonts w:ascii="Calibri" w:eastAsia="Times New Roman" w:hAnsi="Calibri"/>
                    <w:color w:val="000000"/>
                    <w:sz w:val="22"/>
                  </w:rPr>
                </w:rPrChange>
              </w:rPr>
              <w:pPrChange w:id="7790" w:author="The Si Tran" w:date="2012-12-10T07:31:00Z">
                <w:pPr>
                  <w:spacing w:line="240" w:lineRule="auto"/>
                </w:pPr>
              </w:pPrChange>
            </w:pPr>
          </w:p>
        </w:tc>
        <w:tc>
          <w:tcPr>
            <w:tcW w:w="5364" w:type="dxa"/>
            <w:tcBorders>
              <w:top w:val="nil"/>
              <w:left w:val="nil"/>
              <w:bottom w:val="single" w:sz="4" w:space="0" w:color="auto"/>
              <w:right w:val="single" w:sz="4" w:space="0" w:color="auto"/>
            </w:tcBorders>
            <w:shd w:val="clear" w:color="auto" w:fill="auto"/>
            <w:vAlign w:val="bottom"/>
            <w:hideMark/>
            <w:tcPrChange w:id="7791" w:author="The Si Tran" w:date="2012-12-14T06:35:00Z">
              <w:tcPr>
                <w:tcW w:w="6763" w:type="dxa"/>
                <w:tcBorders>
                  <w:top w:val="nil"/>
                  <w:left w:val="nil"/>
                  <w:bottom w:val="single" w:sz="4" w:space="0" w:color="auto"/>
                  <w:right w:val="single" w:sz="4" w:space="0" w:color="auto"/>
                </w:tcBorders>
                <w:shd w:val="clear" w:color="auto" w:fill="auto"/>
                <w:vAlign w:val="bottom"/>
                <w:hideMark/>
              </w:tcPr>
            </w:tcPrChange>
          </w:tcPr>
          <w:p w14:paraId="0216D7E2" w14:textId="77777777" w:rsidR="00A75EB6" w:rsidRPr="00E30631" w:rsidRDefault="00A75EB6">
            <w:pPr>
              <w:spacing w:line="240" w:lineRule="auto"/>
              <w:jc w:val="left"/>
              <w:rPr>
                <w:ins w:id="7792" w:author="The Si Tran" w:date="2012-12-10T07:30:00Z"/>
                <w:rFonts w:eastAsia="Times New Roman"/>
                <w:color w:val="000000"/>
                <w:sz w:val="24"/>
                <w:szCs w:val="24"/>
                <w:rPrChange w:id="7793" w:author="The Si Tran" w:date="2012-12-14T06:34:00Z">
                  <w:rPr>
                    <w:ins w:id="7794" w:author="The Si Tran" w:date="2012-12-10T07:30:00Z"/>
                    <w:rFonts w:ascii="Calibri" w:eastAsia="Times New Roman" w:hAnsi="Calibri"/>
                    <w:color w:val="000000"/>
                    <w:sz w:val="22"/>
                  </w:rPr>
                </w:rPrChange>
              </w:rPr>
              <w:pPrChange w:id="7795" w:author="The Si Tran" w:date="2012-12-10T07:31:00Z">
                <w:pPr>
                  <w:spacing w:line="240" w:lineRule="auto"/>
                </w:pPr>
              </w:pPrChange>
            </w:pPr>
            <w:ins w:id="7796" w:author="The Si Tran" w:date="2012-12-10T07:30:00Z">
              <w:r w:rsidRPr="00E30631">
                <w:rPr>
                  <w:rFonts w:eastAsia="Times New Roman"/>
                  <w:color w:val="000000"/>
                  <w:sz w:val="24"/>
                  <w:szCs w:val="24"/>
                  <w:rPrChange w:id="7797" w:author="The Si Tran" w:date="2012-12-14T06:34:00Z">
                    <w:rPr>
                      <w:rFonts w:ascii="Calibri" w:eastAsia="Times New Roman" w:hAnsi="Calibri"/>
                      <w:color w:val="000000"/>
                      <w:sz w:val="22"/>
                    </w:rPr>
                  </w:rPrChange>
                </w:rPr>
                <w:t>Neuron(5,5,1),Algorithm=Back Propagation, epoches=1000, Residual=1E-6, learning_rate=0.4, momemtum = 0,2</w:t>
              </w:r>
            </w:ins>
          </w:p>
        </w:tc>
        <w:tc>
          <w:tcPr>
            <w:tcW w:w="874" w:type="dxa"/>
            <w:tcBorders>
              <w:top w:val="nil"/>
              <w:left w:val="nil"/>
              <w:bottom w:val="single" w:sz="4" w:space="0" w:color="auto"/>
              <w:right w:val="single" w:sz="4" w:space="0" w:color="auto"/>
            </w:tcBorders>
            <w:shd w:val="clear" w:color="auto" w:fill="auto"/>
            <w:noWrap/>
            <w:vAlign w:val="bottom"/>
            <w:hideMark/>
            <w:tcPrChange w:id="7798" w:author="The Si Tran" w:date="2012-12-14T06:35:00Z">
              <w:tcPr>
                <w:tcW w:w="830" w:type="dxa"/>
                <w:tcBorders>
                  <w:top w:val="nil"/>
                  <w:left w:val="nil"/>
                  <w:bottom w:val="single" w:sz="4" w:space="0" w:color="auto"/>
                  <w:right w:val="single" w:sz="4" w:space="0" w:color="auto"/>
                </w:tcBorders>
                <w:shd w:val="clear" w:color="auto" w:fill="auto"/>
                <w:noWrap/>
                <w:vAlign w:val="bottom"/>
                <w:hideMark/>
              </w:tcPr>
            </w:tcPrChange>
          </w:tcPr>
          <w:p w14:paraId="41649FC4" w14:textId="77777777" w:rsidR="00A75EB6" w:rsidRPr="00E30631" w:rsidRDefault="00A75EB6" w:rsidP="00F27A65">
            <w:pPr>
              <w:spacing w:line="240" w:lineRule="auto"/>
              <w:jc w:val="right"/>
              <w:rPr>
                <w:ins w:id="7799" w:author="The Si Tran" w:date="2012-12-10T07:30:00Z"/>
                <w:rFonts w:eastAsia="Times New Roman"/>
                <w:color w:val="000000"/>
                <w:sz w:val="24"/>
                <w:szCs w:val="24"/>
                <w:rPrChange w:id="7800" w:author="The Si Tran" w:date="2012-12-14T06:34:00Z">
                  <w:rPr>
                    <w:ins w:id="7801" w:author="The Si Tran" w:date="2012-12-10T07:30:00Z"/>
                    <w:rFonts w:ascii="Calibri" w:eastAsia="Times New Roman" w:hAnsi="Calibri"/>
                    <w:color w:val="000000"/>
                    <w:sz w:val="22"/>
                  </w:rPr>
                </w:rPrChange>
              </w:rPr>
            </w:pPr>
            <w:ins w:id="7802" w:author="The Si Tran" w:date="2012-12-10T07:30:00Z">
              <w:r w:rsidRPr="00E30631">
                <w:rPr>
                  <w:rFonts w:eastAsia="Times New Roman"/>
                  <w:color w:val="000000"/>
                  <w:sz w:val="24"/>
                  <w:szCs w:val="24"/>
                  <w:rPrChange w:id="7803" w:author="The Si Tran" w:date="2012-12-14T06:34:00Z">
                    <w:rPr>
                      <w:rFonts w:ascii="Calibri" w:eastAsia="Times New Roman" w:hAnsi="Calibri"/>
                      <w:color w:val="000000"/>
                      <w:sz w:val="22"/>
                    </w:rPr>
                  </w:rPrChange>
                </w:rPr>
                <w:t>164.99</w:t>
              </w:r>
            </w:ins>
          </w:p>
        </w:tc>
        <w:tc>
          <w:tcPr>
            <w:tcW w:w="1112" w:type="dxa"/>
            <w:tcBorders>
              <w:top w:val="nil"/>
              <w:left w:val="nil"/>
              <w:bottom w:val="single" w:sz="4" w:space="0" w:color="auto"/>
              <w:right w:val="single" w:sz="4" w:space="0" w:color="auto"/>
            </w:tcBorders>
            <w:shd w:val="clear" w:color="auto" w:fill="auto"/>
            <w:noWrap/>
            <w:vAlign w:val="bottom"/>
            <w:hideMark/>
            <w:tcPrChange w:id="7804" w:author="The Si Tran" w:date="2012-12-14T06:35:00Z">
              <w:tcPr>
                <w:tcW w:w="1053" w:type="dxa"/>
                <w:tcBorders>
                  <w:top w:val="nil"/>
                  <w:left w:val="nil"/>
                  <w:bottom w:val="single" w:sz="4" w:space="0" w:color="auto"/>
                  <w:right w:val="single" w:sz="4" w:space="0" w:color="auto"/>
                </w:tcBorders>
                <w:shd w:val="clear" w:color="auto" w:fill="auto"/>
                <w:noWrap/>
                <w:vAlign w:val="bottom"/>
                <w:hideMark/>
              </w:tcPr>
            </w:tcPrChange>
          </w:tcPr>
          <w:p w14:paraId="4C51F18E" w14:textId="77777777" w:rsidR="00A75EB6" w:rsidRPr="00E30631" w:rsidRDefault="00A75EB6" w:rsidP="00F27A65">
            <w:pPr>
              <w:spacing w:line="240" w:lineRule="auto"/>
              <w:jc w:val="right"/>
              <w:rPr>
                <w:ins w:id="7805" w:author="The Si Tran" w:date="2012-12-10T07:30:00Z"/>
                <w:rFonts w:eastAsia="Times New Roman"/>
                <w:color w:val="000000"/>
                <w:sz w:val="24"/>
                <w:szCs w:val="24"/>
                <w:rPrChange w:id="7806" w:author="The Si Tran" w:date="2012-12-14T06:34:00Z">
                  <w:rPr>
                    <w:ins w:id="7807" w:author="The Si Tran" w:date="2012-12-10T07:30:00Z"/>
                    <w:rFonts w:ascii="Calibri" w:eastAsia="Times New Roman" w:hAnsi="Calibri"/>
                    <w:color w:val="000000"/>
                    <w:sz w:val="22"/>
                  </w:rPr>
                </w:rPrChange>
              </w:rPr>
            </w:pPr>
            <w:ins w:id="7808" w:author="The Si Tran" w:date="2012-12-10T07:30:00Z">
              <w:r w:rsidRPr="00E30631">
                <w:rPr>
                  <w:rFonts w:eastAsia="Times New Roman"/>
                  <w:color w:val="000000"/>
                  <w:sz w:val="24"/>
                  <w:szCs w:val="24"/>
                  <w:rPrChange w:id="7809" w:author="The Si Tran" w:date="2012-12-14T06:34:00Z">
                    <w:rPr>
                      <w:rFonts w:ascii="Calibri" w:eastAsia="Times New Roman" w:hAnsi="Calibri"/>
                      <w:color w:val="000000"/>
                      <w:sz w:val="22"/>
                    </w:rPr>
                  </w:rPrChange>
                </w:rPr>
                <w:t>48948.66</w:t>
              </w:r>
            </w:ins>
          </w:p>
        </w:tc>
        <w:tc>
          <w:tcPr>
            <w:tcW w:w="880" w:type="dxa"/>
            <w:tcBorders>
              <w:top w:val="nil"/>
              <w:left w:val="nil"/>
              <w:bottom w:val="single" w:sz="4" w:space="0" w:color="auto"/>
              <w:right w:val="single" w:sz="4" w:space="0" w:color="auto"/>
            </w:tcBorders>
            <w:shd w:val="clear" w:color="auto" w:fill="auto"/>
            <w:noWrap/>
            <w:vAlign w:val="bottom"/>
            <w:hideMark/>
            <w:tcPrChange w:id="7810"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7EACACC6" w14:textId="77777777" w:rsidR="00A75EB6" w:rsidRPr="00E30631" w:rsidRDefault="00A75EB6" w:rsidP="00F27A65">
            <w:pPr>
              <w:spacing w:line="240" w:lineRule="auto"/>
              <w:jc w:val="right"/>
              <w:rPr>
                <w:ins w:id="7811" w:author="The Si Tran" w:date="2012-12-10T07:30:00Z"/>
                <w:rFonts w:eastAsia="Times New Roman"/>
                <w:color w:val="000000"/>
                <w:sz w:val="24"/>
                <w:szCs w:val="24"/>
                <w:rPrChange w:id="7812" w:author="The Si Tran" w:date="2012-12-14T06:34:00Z">
                  <w:rPr>
                    <w:ins w:id="7813" w:author="The Si Tran" w:date="2012-12-10T07:30:00Z"/>
                    <w:rFonts w:ascii="Calibri" w:eastAsia="Times New Roman" w:hAnsi="Calibri"/>
                    <w:color w:val="000000"/>
                    <w:sz w:val="22"/>
                  </w:rPr>
                </w:rPrChange>
              </w:rPr>
            </w:pPr>
            <w:ins w:id="7814" w:author="The Si Tran" w:date="2012-12-10T07:30:00Z">
              <w:r w:rsidRPr="00E30631">
                <w:rPr>
                  <w:rFonts w:eastAsia="Times New Roman"/>
                  <w:color w:val="000000"/>
                  <w:sz w:val="24"/>
                  <w:szCs w:val="24"/>
                  <w:rPrChange w:id="7815" w:author="The Si Tran" w:date="2012-12-14T06:34:00Z">
                    <w:rPr>
                      <w:rFonts w:ascii="Calibri" w:eastAsia="Times New Roman" w:hAnsi="Calibri"/>
                      <w:color w:val="000000"/>
                      <w:sz w:val="22"/>
                    </w:rPr>
                  </w:rPrChange>
                </w:rPr>
                <w:t>9.23</w:t>
              </w:r>
            </w:ins>
          </w:p>
        </w:tc>
      </w:tr>
      <w:tr w:rsidR="00A75EB6" w:rsidRPr="005046FC" w14:paraId="4015431D" w14:textId="77777777" w:rsidTr="00E30631">
        <w:trPr>
          <w:trHeight w:val="263"/>
          <w:ins w:id="7816" w:author="The Si Tran" w:date="2012-12-10T07:30:00Z"/>
          <w:trPrChange w:id="7817" w:author="The Si Tran" w:date="2012-12-14T06:35:00Z">
            <w:trPr>
              <w:trHeight w:val="272"/>
            </w:trPr>
          </w:trPrChange>
        </w:trPr>
        <w:tc>
          <w:tcPr>
            <w:tcW w:w="1146" w:type="dxa"/>
            <w:tcBorders>
              <w:top w:val="nil"/>
              <w:left w:val="single" w:sz="4" w:space="0" w:color="auto"/>
              <w:bottom w:val="single" w:sz="4" w:space="0" w:color="auto"/>
              <w:right w:val="single" w:sz="4" w:space="0" w:color="auto"/>
            </w:tcBorders>
            <w:shd w:val="clear" w:color="auto" w:fill="auto"/>
            <w:noWrap/>
            <w:vAlign w:val="center"/>
            <w:hideMark/>
            <w:tcPrChange w:id="7818" w:author="The Si Tran" w:date="2012-12-14T06:35: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275DFDD" w14:textId="77777777" w:rsidR="00A75EB6" w:rsidRPr="00E30631" w:rsidRDefault="00A75EB6">
            <w:pPr>
              <w:spacing w:line="240" w:lineRule="auto"/>
              <w:jc w:val="left"/>
              <w:rPr>
                <w:ins w:id="7819" w:author="The Si Tran" w:date="2012-12-10T07:30:00Z"/>
                <w:rFonts w:eastAsia="Times New Roman"/>
                <w:color w:val="000000"/>
                <w:sz w:val="24"/>
                <w:szCs w:val="24"/>
                <w:rPrChange w:id="7820" w:author="The Si Tran" w:date="2012-12-14T06:34:00Z">
                  <w:rPr>
                    <w:ins w:id="7821" w:author="The Si Tran" w:date="2012-12-10T07:30:00Z"/>
                    <w:rFonts w:ascii="Calibri" w:eastAsia="Times New Roman" w:hAnsi="Calibri"/>
                    <w:color w:val="000000"/>
                    <w:sz w:val="22"/>
                  </w:rPr>
                </w:rPrChange>
              </w:rPr>
              <w:pPrChange w:id="7822" w:author="The Si Tran" w:date="2012-12-10T07:31:00Z">
                <w:pPr>
                  <w:spacing w:line="240" w:lineRule="auto"/>
                  <w:jc w:val="center"/>
                </w:pPr>
              </w:pPrChange>
            </w:pPr>
            <w:ins w:id="7823" w:author="The Si Tran" w:date="2012-12-10T07:30:00Z">
              <w:r w:rsidRPr="00E30631">
                <w:rPr>
                  <w:rFonts w:eastAsia="Times New Roman"/>
                  <w:color w:val="000000"/>
                  <w:sz w:val="24"/>
                  <w:szCs w:val="24"/>
                  <w:rPrChange w:id="7824" w:author="The Si Tran" w:date="2012-12-14T06:34:00Z">
                    <w:rPr>
                      <w:rFonts w:ascii="Calibri" w:eastAsia="Times New Roman" w:hAnsi="Calibri"/>
                      <w:color w:val="000000"/>
                      <w:sz w:val="22"/>
                    </w:rPr>
                  </w:rPrChange>
                </w:rPr>
                <w:t xml:space="preserve">SARIMA </w:t>
              </w:r>
            </w:ins>
          </w:p>
        </w:tc>
        <w:tc>
          <w:tcPr>
            <w:tcW w:w="5364" w:type="dxa"/>
            <w:tcBorders>
              <w:top w:val="nil"/>
              <w:left w:val="nil"/>
              <w:bottom w:val="single" w:sz="4" w:space="0" w:color="auto"/>
              <w:right w:val="single" w:sz="4" w:space="0" w:color="auto"/>
            </w:tcBorders>
            <w:shd w:val="clear" w:color="auto" w:fill="auto"/>
            <w:vAlign w:val="bottom"/>
            <w:hideMark/>
            <w:tcPrChange w:id="7825" w:author="The Si Tran" w:date="2012-12-14T06:35:00Z">
              <w:tcPr>
                <w:tcW w:w="6763" w:type="dxa"/>
                <w:tcBorders>
                  <w:top w:val="nil"/>
                  <w:left w:val="nil"/>
                  <w:bottom w:val="single" w:sz="4" w:space="0" w:color="auto"/>
                  <w:right w:val="single" w:sz="4" w:space="0" w:color="auto"/>
                </w:tcBorders>
                <w:shd w:val="clear" w:color="auto" w:fill="auto"/>
                <w:vAlign w:val="bottom"/>
                <w:hideMark/>
              </w:tcPr>
            </w:tcPrChange>
          </w:tcPr>
          <w:p w14:paraId="4F19E745" w14:textId="77777777" w:rsidR="00A75EB6" w:rsidRPr="00E30631" w:rsidRDefault="00A75EB6">
            <w:pPr>
              <w:spacing w:line="240" w:lineRule="auto"/>
              <w:jc w:val="left"/>
              <w:rPr>
                <w:ins w:id="7826" w:author="The Si Tran" w:date="2012-12-10T07:30:00Z"/>
                <w:rFonts w:eastAsia="Times New Roman"/>
                <w:color w:val="000000"/>
                <w:sz w:val="24"/>
                <w:szCs w:val="24"/>
                <w:rPrChange w:id="7827" w:author="The Si Tran" w:date="2012-12-14T06:34:00Z">
                  <w:rPr>
                    <w:ins w:id="7828" w:author="The Si Tran" w:date="2012-12-10T07:30:00Z"/>
                    <w:rFonts w:ascii="Calibri" w:eastAsia="Times New Roman" w:hAnsi="Calibri"/>
                    <w:color w:val="000000"/>
                    <w:sz w:val="22"/>
                  </w:rPr>
                </w:rPrChange>
              </w:rPr>
              <w:pPrChange w:id="7829" w:author="The Si Tran" w:date="2012-12-10T07:31:00Z">
                <w:pPr>
                  <w:spacing w:line="240" w:lineRule="auto"/>
                </w:pPr>
              </w:pPrChange>
            </w:pPr>
            <w:ins w:id="7830" w:author="The Si Tran" w:date="2012-12-10T07:30:00Z">
              <w:r w:rsidRPr="00E30631">
                <w:rPr>
                  <w:rFonts w:eastAsia="Times New Roman"/>
                  <w:color w:val="000000"/>
                  <w:sz w:val="24"/>
                  <w:szCs w:val="24"/>
                  <w:rPrChange w:id="7831" w:author="The Si Tran" w:date="2012-12-14T06:34:00Z">
                    <w:rPr>
                      <w:rFonts w:ascii="Calibri" w:eastAsia="Times New Roman" w:hAnsi="Calibri"/>
                      <w:color w:val="000000"/>
                      <w:sz w:val="22"/>
                    </w:rPr>
                  </w:rPrChange>
                </w:rPr>
                <w:t>ARIMA(2, 0, 0)(0, 1, 1)12</w:t>
              </w:r>
            </w:ins>
          </w:p>
        </w:tc>
        <w:tc>
          <w:tcPr>
            <w:tcW w:w="874" w:type="dxa"/>
            <w:tcBorders>
              <w:top w:val="nil"/>
              <w:left w:val="nil"/>
              <w:bottom w:val="single" w:sz="4" w:space="0" w:color="auto"/>
              <w:right w:val="single" w:sz="4" w:space="0" w:color="auto"/>
            </w:tcBorders>
            <w:shd w:val="clear" w:color="auto" w:fill="auto"/>
            <w:noWrap/>
            <w:vAlign w:val="bottom"/>
            <w:hideMark/>
            <w:tcPrChange w:id="7832" w:author="The Si Tran" w:date="2012-12-14T06:35:00Z">
              <w:tcPr>
                <w:tcW w:w="830" w:type="dxa"/>
                <w:tcBorders>
                  <w:top w:val="nil"/>
                  <w:left w:val="nil"/>
                  <w:bottom w:val="single" w:sz="4" w:space="0" w:color="auto"/>
                  <w:right w:val="single" w:sz="4" w:space="0" w:color="auto"/>
                </w:tcBorders>
                <w:shd w:val="clear" w:color="auto" w:fill="auto"/>
                <w:noWrap/>
                <w:vAlign w:val="bottom"/>
                <w:hideMark/>
              </w:tcPr>
            </w:tcPrChange>
          </w:tcPr>
          <w:p w14:paraId="2FCA0E92" w14:textId="77777777" w:rsidR="00A75EB6" w:rsidRPr="00E30631" w:rsidRDefault="00A75EB6" w:rsidP="00F27A65">
            <w:pPr>
              <w:spacing w:line="240" w:lineRule="auto"/>
              <w:jc w:val="right"/>
              <w:rPr>
                <w:ins w:id="7833" w:author="The Si Tran" w:date="2012-12-10T07:30:00Z"/>
                <w:rFonts w:eastAsia="Times New Roman"/>
                <w:color w:val="000000"/>
                <w:sz w:val="24"/>
                <w:szCs w:val="24"/>
                <w:rPrChange w:id="7834" w:author="The Si Tran" w:date="2012-12-14T06:34:00Z">
                  <w:rPr>
                    <w:ins w:id="7835" w:author="The Si Tran" w:date="2012-12-10T07:30:00Z"/>
                    <w:rFonts w:ascii="Calibri" w:eastAsia="Times New Roman" w:hAnsi="Calibri"/>
                    <w:color w:val="000000"/>
                    <w:sz w:val="22"/>
                  </w:rPr>
                </w:rPrChange>
              </w:rPr>
            </w:pPr>
            <w:ins w:id="7836" w:author="The Si Tran" w:date="2012-12-10T07:30:00Z">
              <w:r w:rsidRPr="00E30631">
                <w:rPr>
                  <w:rFonts w:eastAsia="Times New Roman"/>
                  <w:color w:val="000000"/>
                  <w:sz w:val="24"/>
                  <w:szCs w:val="24"/>
                  <w:rPrChange w:id="7837" w:author="The Si Tran" w:date="2012-12-14T06:34:00Z">
                    <w:rPr>
                      <w:rFonts w:ascii="Calibri" w:eastAsia="Times New Roman" w:hAnsi="Calibri"/>
                      <w:color w:val="000000"/>
                      <w:sz w:val="22"/>
                    </w:rPr>
                  </w:rPrChange>
                </w:rPr>
                <w:t>132.75</w:t>
              </w:r>
            </w:ins>
          </w:p>
        </w:tc>
        <w:tc>
          <w:tcPr>
            <w:tcW w:w="1112" w:type="dxa"/>
            <w:tcBorders>
              <w:top w:val="nil"/>
              <w:left w:val="nil"/>
              <w:bottom w:val="single" w:sz="4" w:space="0" w:color="auto"/>
              <w:right w:val="single" w:sz="4" w:space="0" w:color="auto"/>
            </w:tcBorders>
            <w:shd w:val="clear" w:color="auto" w:fill="auto"/>
            <w:noWrap/>
            <w:vAlign w:val="bottom"/>
            <w:hideMark/>
            <w:tcPrChange w:id="7838" w:author="The Si Tran" w:date="2012-12-14T06:35:00Z">
              <w:tcPr>
                <w:tcW w:w="1053" w:type="dxa"/>
                <w:tcBorders>
                  <w:top w:val="nil"/>
                  <w:left w:val="nil"/>
                  <w:bottom w:val="single" w:sz="4" w:space="0" w:color="auto"/>
                  <w:right w:val="single" w:sz="4" w:space="0" w:color="auto"/>
                </w:tcBorders>
                <w:shd w:val="clear" w:color="auto" w:fill="auto"/>
                <w:noWrap/>
                <w:vAlign w:val="bottom"/>
                <w:hideMark/>
              </w:tcPr>
            </w:tcPrChange>
          </w:tcPr>
          <w:p w14:paraId="759DBBF8" w14:textId="77777777" w:rsidR="00A75EB6" w:rsidRPr="00E30631" w:rsidRDefault="00A75EB6" w:rsidP="00F27A65">
            <w:pPr>
              <w:spacing w:line="240" w:lineRule="auto"/>
              <w:jc w:val="right"/>
              <w:rPr>
                <w:ins w:id="7839" w:author="The Si Tran" w:date="2012-12-10T07:30:00Z"/>
                <w:rFonts w:eastAsia="Times New Roman"/>
                <w:color w:val="000000"/>
                <w:sz w:val="24"/>
                <w:szCs w:val="24"/>
                <w:rPrChange w:id="7840" w:author="The Si Tran" w:date="2012-12-14T06:34:00Z">
                  <w:rPr>
                    <w:ins w:id="7841" w:author="The Si Tran" w:date="2012-12-10T07:30:00Z"/>
                    <w:rFonts w:ascii="Calibri" w:eastAsia="Times New Roman" w:hAnsi="Calibri"/>
                    <w:color w:val="000000"/>
                    <w:sz w:val="22"/>
                  </w:rPr>
                </w:rPrChange>
              </w:rPr>
            </w:pPr>
            <w:ins w:id="7842" w:author="The Si Tran" w:date="2012-12-10T07:30:00Z">
              <w:r w:rsidRPr="00E30631">
                <w:rPr>
                  <w:rFonts w:eastAsia="Times New Roman"/>
                  <w:color w:val="000000"/>
                  <w:sz w:val="24"/>
                  <w:szCs w:val="24"/>
                  <w:rPrChange w:id="7843" w:author="The Si Tran" w:date="2012-12-14T06:34:00Z">
                    <w:rPr>
                      <w:rFonts w:ascii="Calibri" w:eastAsia="Times New Roman" w:hAnsi="Calibri"/>
                      <w:color w:val="000000"/>
                      <w:sz w:val="22"/>
                    </w:rPr>
                  </w:rPrChange>
                </w:rPr>
                <w:t>31667.15</w:t>
              </w:r>
            </w:ins>
          </w:p>
        </w:tc>
        <w:tc>
          <w:tcPr>
            <w:tcW w:w="880" w:type="dxa"/>
            <w:tcBorders>
              <w:top w:val="nil"/>
              <w:left w:val="nil"/>
              <w:bottom w:val="single" w:sz="4" w:space="0" w:color="auto"/>
              <w:right w:val="single" w:sz="4" w:space="0" w:color="auto"/>
            </w:tcBorders>
            <w:shd w:val="clear" w:color="auto" w:fill="auto"/>
            <w:noWrap/>
            <w:vAlign w:val="bottom"/>
            <w:hideMark/>
            <w:tcPrChange w:id="7844"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3F411D7E" w14:textId="77777777" w:rsidR="00A75EB6" w:rsidRPr="00E30631" w:rsidRDefault="00A75EB6" w:rsidP="00F27A65">
            <w:pPr>
              <w:spacing w:line="240" w:lineRule="auto"/>
              <w:jc w:val="right"/>
              <w:rPr>
                <w:ins w:id="7845" w:author="The Si Tran" w:date="2012-12-10T07:30:00Z"/>
                <w:rFonts w:eastAsia="Times New Roman"/>
                <w:color w:val="000000"/>
                <w:sz w:val="24"/>
                <w:szCs w:val="24"/>
                <w:rPrChange w:id="7846" w:author="The Si Tran" w:date="2012-12-14T06:34:00Z">
                  <w:rPr>
                    <w:ins w:id="7847" w:author="The Si Tran" w:date="2012-12-10T07:30:00Z"/>
                    <w:rFonts w:ascii="Calibri" w:eastAsia="Times New Roman" w:hAnsi="Calibri"/>
                    <w:color w:val="000000"/>
                    <w:sz w:val="22"/>
                  </w:rPr>
                </w:rPrChange>
              </w:rPr>
            </w:pPr>
            <w:ins w:id="7848" w:author="The Si Tran" w:date="2012-12-10T07:30:00Z">
              <w:r w:rsidRPr="00E30631">
                <w:rPr>
                  <w:rFonts w:eastAsia="Times New Roman"/>
                  <w:color w:val="000000"/>
                  <w:sz w:val="24"/>
                  <w:szCs w:val="24"/>
                  <w:rPrChange w:id="7849" w:author="The Si Tran" w:date="2012-12-14T06:34:00Z">
                    <w:rPr>
                      <w:rFonts w:ascii="Calibri" w:eastAsia="Times New Roman" w:hAnsi="Calibri"/>
                      <w:color w:val="000000"/>
                      <w:sz w:val="22"/>
                    </w:rPr>
                  </w:rPrChange>
                </w:rPr>
                <w:t>8.17</w:t>
              </w:r>
            </w:ins>
          </w:p>
        </w:tc>
      </w:tr>
      <w:tr w:rsidR="00A75EB6" w:rsidRPr="005046FC" w14:paraId="5998487D" w14:textId="77777777" w:rsidTr="00E30631">
        <w:trPr>
          <w:trHeight w:val="795"/>
          <w:ins w:id="7850" w:author="The Si Tran" w:date="2012-12-10T07:30:00Z"/>
          <w:trPrChange w:id="7851" w:author="The Si Tran" w:date="2012-12-14T06:35:00Z">
            <w:trPr>
              <w:trHeight w:val="818"/>
            </w:trPr>
          </w:trPrChange>
        </w:trPr>
        <w:tc>
          <w:tcPr>
            <w:tcW w:w="114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7852" w:author="The Si Tran" w:date="2012-12-14T06: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ABC8F4C" w14:textId="77777777" w:rsidR="00A75EB6" w:rsidRPr="00E30631" w:rsidRDefault="00A75EB6">
            <w:pPr>
              <w:spacing w:line="240" w:lineRule="auto"/>
              <w:jc w:val="left"/>
              <w:rPr>
                <w:ins w:id="7853" w:author="The Si Tran" w:date="2012-12-10T07:30:00Z"/>
                <w:rFonts w:eastAsia="Times New Roman"/>
                <w:color w:val="000000"/>
                <w:sz w:val="24"/>
                <w:szCs w:val="24"/>
                <w:rPrChange w:id="7854" w:author="The Si Tran" w:date="2012-12-14T06:34:00Z">
                  <w:rPr>
                    <w:ins w:id="7855" w:author="The Si Tran" w:date="2012-12-10T07:30:00Z"/>
                    <w:rFonts w:ascii="Calibri" w:eastAsia="Times New Roman" w:hAnsi="Calibri"/>
                    <w:color w:val="000000"/>
                    <w:sz w:val="22"/>
                  </w:rPr>
                </w:rPrChange>
              </w:rPr>
              <w:pPrChange w:id="7856" w:author="The Si Tran" w:date="2012-12-10T07:31:00Z">
                <w:pPr>
                  <w:spacing w:line="240" w:lineRule="auto"/>
                  <w:jc w:val="center"/>
                </w:pPr>
              </w:pPrChange>
            </w:pPr>
            <w:ins w:id="7857" w:author="The Si Tran" w:date="2012-12-10T07:30:00Z">
              <w:r w:rsidRPr="00E30631">
                <w:rPr>
                  <w:rFonts w:eastAsia="Times New Roman"/>
                  <w:color w:val="000000"/>
                  <w:sz w:val="24"/>
                  <w:szCs w:val="24"/>
                  <w:rPrChange w:id="7858" w:author="The Si Tran" w:date="2012-12-14T06:34:00Z">
                    <w:rPr>
                      <w:rFonts w:ascii="Calibri" w:eastAsia="Times New Roman" w:hAnsi="Calibri"/>
                      <w:color w:val="000000"/>
                      <w:sz w:val="22"/>
                    </w:rPr>
                  </w:rPrChange>
                </w:rPr>
                <w:t>Hybrid</w:t>
              </w:r>
            </w:ins>
          </w:p>
        </w:tc>
        <w:tc>
          <w:tcPr>
            <w:tcW w:w="5364" w:type="dxa"/>
            <w:tcBorders>
              <w:top w:val="nil"/>
              <w:left w:val="nil"/>
              <w:bottom w:val="single" w:sz="4" w:space="0" w:color="auto"/>
              <w:right w:val="single" w:sz="4" w:space="0" w:color="auto"/>
            </w:tcBorders>
            <w:shd w:val="clear" w:color="auto" w:fill="auto"/>
            <w:vAlign w:val="bottom"/>
            <w:hideMark/>
            <w:tcPrChange w:id="7859" w:author="The Si Tran" w:date="2012-12-14T06:35:00Z">
              <w:tcPr>
                <w:tcW w:w="6763" w:type="dxa"/>
                <w:tcBorders>
                  <w:top w:val="nil"/>
                  <w:left w:val="nil"/>
                  <w:bottom w:val="single" w:sz="4" w:space="0" w:color="auto"/>
                  <w:right w:val="single" w:sz="4" w:space="0" w:color="auto"/>
                </w:tcBorders>
                <w:shd w:val="clear" w:color="auto" w:fill="auto"/>
                <w:vAlign w:val="bottom"/>
                <w:hideMark/>
              </w:tcPr>
            </w:tcPrChange>
          </w:tcPr>
          <w:p w14:paraId="7ED20F54" w14:textId="77777777" w:rsidR="00A75EB6" w:rsidRPr="00E30631" w:rsidRDefault="00A75EB6">
            <w:pPr>
              <w:spacing w:line="240" w:lineRule="auto"/>
              <w:jc w:val="left"/>
              <w:rPr>
                <w:ins w:id="7860" w:author="The Si Tran" w:date="2012-12-10T07:30:00Z"/>
                <w:rFonts w:eastAsia="Times New Roman"/>
                <w:color w:val="000000"/>
                <w:sz w:val="24"/>
                <w:szCs w:val="24"/>
                <w:rPrChange w:id="7861" w:author="The Si Tran" w:date="2012-12-14T06:34:00Z">
                  <w:rPr>
                    <w:ins w:id="7862" w:author="The Si Tran" w:date="2012-12-10T07:30:00Z"/>
                    <w:rFonts w:ascii="Calibri" w:eastAsia="Times New Roman" w:hAnsi="Calibri"/>
                    <w:color w:val="000000"/>
                    <w:sz w:val="22"/>
                  </w:rPr>
                </w:rPrChange>
              </w:rPr>
              <w:pPrChange w:id="7863" w:author="The Si Tran" w:date="2012-12-10T07:31:00Z">
                <w:pPr>
                  <w:spacing w:line="240" w:lineRule="auto"/>
                </w:pPr>
              </w:pPrChange>
            </w:pPr>
            <w:ins w:id="7864" w:author="The Si Tran" w:date="2012-12-10T07:30:00Z">
              <w:r w:rsidRPr="00E30631">
                <w:rPr>
                  <w:rFonts w:eastAsia="Times New Roman"/>
                  <w:color w:val="000000"/>
                  <w:sz w:val="24"/>
                  <w:szCs w:val="24"/>
                  <w:rPrChange w:id="7865" w:author="The Si Tran" w:date="2012-12-14T06:34:00Z">
                    <w:rPr>
                      <w:rFonts w:ascii="Calibri" w:eastAsia="Times New Roman" w:hAnsi="Calibri"/>
                      <w:color w:val="000000"/>
                      <w:sz w:val="22"/>
                    </w:rPr>
                  </w:rPrChange>
                </w:rPr>
                <w:t>ARIMA(2, 0, 0)(0, 1, 1)12</w:t>
              </w:r>
              <w:r w:rsidRPr="00E30631">
                <w:rPr>
                  <w:rFonts w:eastAsia="Times New Roman"/>
                  <w:color w:val="000000"/>
                  <w:sz w:val="24"/>
                  <w:szCs w:val="24"/>
                  <w:rPrChange w:id="7866" w:author="The Si Tran" w:date="2012-12-14T06:34:00Z">
                    <w:rPr>
                      <w:rFonts w:ascii="Calibri" w:eastAsia="Times New Roman" w:hAnsi="Calibri"/>
                      <w:color w:val="000000"/>
                      <w:sz w:val="22"/>
                    </w:rPr>
                  </w:rPrChange>
                </w:rPr>
                <w:br/>
                <w:t>Neuron(5,5,1),Algorithm=RPROP, epoches=251,  Residual=1E-6, default_update=0.1, max_update=10</w:t>
              </w:r>
            </w:ins>
          </w:p>
        </w:tc>
        <w:tc>
          <w:tcPr>
            <w:tcW w:w="874" w:type="dxa"/>
            <w:tcBorders>
              <w:top w:val="nil"/>
              <w:left w:val="nil"/>
              <w:bottom w:val="single" w:sz="4" w:space="0" w:color="auto"/>
              <w:right w:val="single" w:sz="4" w:space="0" w:color="auto"/>
            </w:tcBorders>
            <w:shd w:val="clear" w:color="auto" w:fill="auto"/>
            <w:noWrap/>
            <w:vAlign w:val="bottom"/>
            <w:hideMark/>
            <w:tcPrChange w:id="7867" w:author="The Si Tran" w:date="2012-12-14T06:35:00Z">
              <w:tcPr>
                <w:tcW w:w="830" w:type="dxa"/>
                <w:tcBorders>
                  <w:top w:val="nil"/>
                  <w:left w:val="nil"/>
                  <w:bottom w:val="single" w:sz="4" w:space="0" w:color="auto"/>
                  <w:right w:val="single" w:sz="4" w:space="0" w:color="auto"/>
                </w:tcBorders>
                <w:shd w:val="clear" w:color="auto" w:fill="auto"/>
                <w:noWrap/>
                <w:vAlign w:val="bottom"/>
                <w:hideMark/>
              </w:tcPr>
            </w:tcPrChange>
          </w:tcPr>
          <w:p w14:paraId="5BA2F69C" w14:textId="77777777" w:rsidR="00A75EB6" w:rsidRPr="00E30631" w:rsidRDefault="00A75EB6" w:rsidP="00F27A65">
            <w:pPr>
              <w:spacing w:line="240" w:lineRule="auto"/>
              <w:jc w:val="right"/>
              <w:rPr>
                <w:ins w:id="7868" w:author="The Si Tran" w:date="2012-12-10T07:30:00Z"/>
                <w:rFonts w:eastAsia="Times New Roman"/>
                <w:color w:val="000000"/>
                <w:sz w:val="24"/>
                <w:szCs w:val="24"/>
                <w:rPrChange w:id="7869" w:author="The Si Tran" w:date="2012-12-14T06:34:00Z">
                  <w:rPr>
                    <w:ins w:id="7870" w:author="The Si Tran" w:date="2012-12-10T07:30:00Z"/>
                    <w:rFonts w:ascii="Calibri" w:eastAsia="Times New Roman" w:hAnsi="Calibri"/>
                    <w:color w:val="000000"/>
                    <w:sz w:val="22"/>
                  </w:rPr>
                </w:rPrChange>
              </w:rPr>
            </w:pPr>
            <w:ins w:id="7871" w:author="The Si Tran" w:date="2012-12-10T07:30:00Z">
              <w:r w:rsidRPr="00E30631">
                <w:rPr>
                  <w:rFonts w:eastAsia="Times New Roman"/>
                  <w:color w:val="000000"/>
                  <w:sz w:val="24"/>
                  <w:szCs w:val="24"/>
                  <w:rPrChange w:id="7872" w:author="The Si Tran" w:date="2012-12-14T06:34:00Z">
                    <w:rPr>
                      <w:rFonts w:ascii="Calibri" w:eastAsia="Times New Roman" w:hAnsi="Calibri"/>
                      <w:color w:val="000000"/>
                      <w:sz w:val="22"/>
                    </w:rPr>
                  </w:rPrChange>
                </w:rPr>
                <w:t>117</w:t>
              </w:r>
            </w:ins>
          </w:p>
        </w:tc>
        <w:tc>
          <w:tcPr>
            <w:tcW w:w="1112" w:type="dxa"/>
            <w:tcBorders>
              <w:top w:val="nil"/>
              <w:left w:val="nil"/>
              <w:bottom w:val="single" w:sz="4" w:space="0" w:color="auto"/>
              <w:right w:val="single" w:sz="4" w:space="0" w:color="auto"/>
            </w:tcBorders>
            <w:shd w:val="clear" w:color="auto" w:fill="auto"/>
            <w:noWrap/>
            <w:vAlign w:val="bottom"/>
            <w:hideMark/>
            <w:tcPrChange w:id="7873" w:author="The Si Tran" w:date="2012-12-14T06:35:00Z">
              <w:tcPr>
                <w:tcW w:w="1053" w:type="dxa"/>
                <w:tcBorders>
                  <w:top w:val="nil"/>
                  <w:left w:val="nil"/>
                  <w:bottom w:val="single" w:sz="4" w:space="0" w:color="auto"/>
                  <w:right w:val="single" w:sz="4" w:space="0" w:color="auto"/>
                </w:tcBorders>
                <w:shd w:val="clear" w:color="auto" w:fill="auto"/>
                <w:noWrap/>
                <w:vAlign w:val="bottom"/>
                <w:hideMark/>
              </w:tcPr>
            </w:tcPrChange>
          </w:tcPr>
          <w:p w14:paraId="15DBAA7F" w14:textId="77777777" w:rsidR="00A75EB6" w:rsidRPr="00E30631" w:rsidRDefault="00A75EB6" w:rsidP="00F27A65">
            <w:pPr>
              <w:spacing w:line="240" w:lineRule="auto"/>
              <w:jc w:val="right"/>
              <w:rPr>
                <w:ins w:id="7874" w:author="The Si Tran" w:date="2012-12-10T07:30:00Z"/>
                <w:rFonts w:eastAsia="Times New Roman"/>
                <w:color w:val="000000"/>
                <w:sz w:val="24"/>
                <w:szCs w:val="24"/>
                <w:rPrChange w:id="7875" w:author="The Si Tran" w:date="2012-12-14T06:34:00Z">
                  <w:rPr>
                    <w:ins w:id="7876" w:author="The Si Tran" w:date="2012-12-10T07:30:00Z"/>
                    <w:rFonts w:ascii="Calibri" w:eastAsia="Times New Roman" w:hAnsi="Calibri"/>
                    <w:color w:val="000000"/>
                    <w:sz w:val="22"/>
                  </w:rPr>
                </w:rPrChange>
              </w:rPr>
            </w:pPr>
            <w:ins w:id="7877" w:author="The Si Tran" w:date="2012-12-10T07:30:00Z">
              <w:r w:rsidRPr="00E30631">
                <w:rPr>
                  <w:rFonts w:eastAsia="Times New Roman"/>
                  <w:color w:val="000000"/>
                  <w:sz w:val="24"/>
                  <w:szCs w:val="24"/>
                  <w:rPrChange w:id="7878" w:author="The Si Tran" w:date="2012-12-14T06:34:00Z">
                    <w:rPr>
                      <w:rFonts w:ascii="Calibri" w:eastAsia="Times New Roman" w:hAnsi="Calibri"/>
                      <w:color w:val="000000"/>
                      <w:sz w:val="22"/>
                    </w:rPr>
                  </w:rPrChange>
                </w:rPr>
                <w:t>25154.94</w:t>
              </w:r>
            </w:ins>
          </w:p>
        </w:tc>
        <w:tc>
          <w:tcPr>
            <w:tcW w:w="880" w:type="dxa"/>
            <w:tcBorders>
              <w:top w:val="nil"/>
              <w:left w:val="nil"/>
              <w:bottom w:val="single" w:sz="4" w:space="0" w:color="auto"/>
              <w:right w:val="single" w:sz="4" w:space="0" w:color="auto"/>
            </w:tcBorders>
            <w:shd w:val="clear" w:color="auto" w:fill="auto"/>
            <w:noWrap/>
            <w:vAlign w:val="bottom"/>
            <w:hideMark/>
            <w:tcPrChange w:id="7879"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27288C3A" w14:textId="77777777" w:rsidR="00A75EB6" w:rsidRPr="00E30631" w:rsidRDefault="00A75EB6" w:rsidP="00F27A65">
            <w:pPr>
              <w:spacing w:line="240" w:lineRule="auto"/>
              <w:jc w:val="right"/>
              <w:rPr>
                <w:ins w:id="7880" w:author="The Si Tran" w:date="2012-12-10T07:30:00Z"/>
                <w:rFonts w:eastAsia="Times New Roman"/>
                <w:color w:val="000000"/>
                <w:sz w:val="24"/>
                <w:szCs w:val="24"/>
                <w:rPrChange w:id="7881" w:author="The Si Tran" w:date="2012-12-14T06:34:00Z">
                  <w:rPr>
                    <w:ins w:id="7882" w:author="The Si Tran" w:date="2012-12-10T07:30:00Z"/>
                    <w:rFonts w:ascii="Calibri" w:eastAsia="Times New Roman" w:hAnsi="Calibri"/>
                    <w:color w:val="000000"/>
                    <w:sz w:val="22"/>
                  </w:rPr>
                </w:rPrChange>
              </w:rPr>
            </w:pPr>
            <w:ins w:id="7883" w:author="The Si Tran" w:date="2012-12-10T07:30:00Z">
              <w:r w:rsidRPr="00E30631">
                <w:rPr>
                  <w:rFonts w:eastAsia="Times New Roman"/>
                  <w:color w:val="000000"/>
                  <w:sz w:val="24"/>
                  <w:szCs w:val="24"/>
                  <w:rPrChange w:id="7884" w:author="The Si Tran" w:date="2012-12-14T06:34:00Z">
                    <w:rPr>
                      <w:rFonts w:ascii="Calibri" w:eastAsia="Times New Roman" w:hAnsi="Calibri"/>
                      <w:color w:val="000000"/>
                      <w:sz w:val="22"/>
                    </w:rPr>
                  </w:rPrChange>
                </w:rPr>
                <w:t>7.23</w:t>
              </w:r>
            </w:ins>
          </w:p>
        </w:tc>
      </w:tr>
      <w:tr w:rsidR="00A75EB6" w:rsidRPr="005046FC" w14:paraId="2F76A64B" w14:textId="77777777" w:rsidTr="00E30631">
        <w:trPr>
          <w:trHeight w:val="795"/>
          <w:ins w:id="7885" w:author="The Si Tran" w:date="2012-12-10T07:30:00Z"/>
          <w:trPrChange w:id="7886" w:author="The Si Tran" w:date="2012-12-14T06:35:00Z">
            <w:trPr>
              <w:trHeight w:val="818"/>
            </w:trPr>
          </w:trPrChange>
        </w:trPr>
        <w:tc>
          <w:tcPr>
            <w:tcW w:w="1146" w:type="dxa"/>
            <w:vMerge/>
            <w:tcBorders>
              <w:top w:val="nil"/>
              <w:left w:val="single" w:sz="4" w:space="0" w:color="auto"/>
              <w:bottom w:val="single" w:sz="4" w:space="0" w:color="000000"/>
              <w:right w:val="single" w:sz="4" w:space="0" w:color="auto"/>
            </w:tcBorders>
            <w:vAlign w:val="center"/>
            <w:hideMark/>
            <w:tcPrChange w:id="7887" w:author="The Si Tran" w:date="2012-12-14T06:35:00Z">
              <w:tcPr>
                <w:tcW w:w="1072" w:type="dxa"/>
                <w:vMerge/>
                <w:tcBorders>
                  <w:top w:val="nil"/>
                  <w:left w:val="single" w:sz="4" w:space="0" w:color="auto"/>
                  <w:bottom w:val="single" w:sz="4" w:space="0" w:color="000000"/>
                  <w:right w:val="single" w:sz="4" w:space="0" w:color="auto"/>
                </w:tcBorders>
                <w:vAlign w:val="center"/>
                <w:hideMark/>
              </w:tcPr>
            </w:tcPrChange>
          </w:tcPr>
          <w:p w14:paraId="4221BED3" w14:textId="77777777" w:rsidR="00A75EB6" w:rsidRPr="00E30631" w:rsidRDefault="00A75EB6">
            <w:pPr>
              <w:spacing w:line="240" w:lineRule="auto"/>
              <w:jc w:val="left"/>
              <w:rPr>
                <w:ins w:id="7888" w:author="The Si Tran" w:date="2012-12-10T07:30:00Z"/>
                <w:rFonts w:eastAsia="Times New Roman"/>
                <w:color w:val="000000"/>
                <w:sz w:val="24"/>
                <w:szCs w:val="24"/>
                <w:rPrChange w:id="7889" w:author="The Si Tran" w:date="2012-12-14T06:34:00Z">
                  <w:rPr>
                    <w:ins w:id="7890" w:author="The Si Tran" w:date="2012-12-10T07:30:00Z"/>
                    <w:rFonts w:ascii="Calibri" w:eastAsia="Times New Roman" w:hAnsi="Calibri"/>
                    <w:color w:val="000000"/>
                    <w:sz w:val="22"/>
                  </w:rPr>
                </w:rPrChange>
              </w:rPr>
              <w:pPrChange w:id="7891" w:author="The Si Tran" w:date="2012-12-10T07:31:00Z">
                <w:pPr>
                  <w:spacing w:line="240" w:lineRule="auto"/>
                </w:pPr>
              </w:pPrChange>
            </w:pPr>
          </w:p>
        </w:tc>
        <w:tc>
          <w:tcPr>
            <w:tcW w:w="5364" w:type="dxa"/>
            <w:tcBorders>
              <w:top w:val="nil"/>
              <w:left w:val="nil"/>
              <w:bottom w:val="single" w:sz="4" w:space="0" w:color="auto"/>
              <w:right w:val="single" w:sz="4" w:space="0" w:color="auto"/>
            </w:tcBorders>
            <w:shd w:val="clear" w:color="auto" w:fill="auto"/>
            <w:vAlign w:val="bottom"/>
            <w:hideMark/>
            <w:tcPrChange w:id="7892" w:author="The Si Tran" w:date="2012-12-14T06:35:00Z">
              <w:tcPr>
                <w:tcW w:w="6763" w:type="dxa"/>
                <w:tcBorders>
                  <w:top w:val="nil"/>
                  <w:left w:val="nil"/>
                  <w:bottom w:val="single" w:sz="4" w:space="0" w:color="auto"/>
                  <w:right w:val="single" w:sz="4" w:space="0" w:color="auto"/>
                </w:tcBorders>
                <w:shd w:val="clear" w:color="auto" w:fill="auto"/>
                <w:vAlign w:val="bottom"/>
                <w:hideMark/>
              </w:tcPr>
            </w:tcPrChange>
          </w:tcPr>
          <w:p w14:paraId="23A26F35" w14:textId="77777777" w:rsidR="00A75EB6" w:rsidRPr="00E30631" w:rsidRDefault="00A75EB6">
            <w:pPr>
              <w:spacing w:line="240" w:lineRule="auto"/>
              <w:jc w:val="left"/>
              <w:rPr>
                <w:ins w:id="7893" w:author="The Si Tran" w:date="2012-12-10T07:30:00Z"/>
                <w:rFonts w:eastAsia="Times New Roman"/>
                <w:color w:val="000000"/>
                <w:sz w:val="24"/>
                <w:szCs w:val="24"/>
                <w:rPrChange w:id="7894" w:author="The Si Tran" w:date="2012-12-14T06:34:00Z">
                  <w:rPr>
                    <w:ins w:id="7895" w:author="The Si Tran" w:date="2012-12-10T07:30:00Z"/>
                    <w:rFonts w:ascii="Calibri" w:eastAsia="Times New Roman" w:hAnsi="Calibri"/>
                    <w:color w:val="000000"/>
                    <w:sz w:val="22"/>
                  </w:rPr>
                </w:rPrChange>
              </w:rPr>
              <w:pPrChange w:id="7896" w:author="The Si Tran" w:date="2012-12-10T07:31:00Z">
                <w:pPr>
                  <w:spacing w:line="240" w:lineRule="auto"/>
                </w:pPr>
              </w:pPrChange>
            </w:pPr>
            <w:ins w:id="7897" w:author="The Si Tran" w:date="2012-12-10T07:30:00Z">
              <w:r w:rsidRPr="00E30631">
                <w:rPr>
                  <w:rFonts w:eastAsia="Times New Roman"/>
                  <w:color w:val="000000"/>
                  <w:sz w:val="24"/>
                  <w:szCs w:val="24"/>
                  <w:rPrChange w:id="7898" w:author="The Si Tran" w:date="2012-12-14T06:34:00Z">
                    <w:rPr>
                      <w:rFonts w:ascii="Calibri" w:eastAsia="Times New Roman" w:hAnsi="Calibri"/>
                      <w:color w:val="000000"/>
                      <w:sz w:val="22"/>
                    </w:rPr>
                  </w:rPrChange>
                </w:rPr>
                <w:t>ARIMA(2, 0, 0)(0, 1, 1)12</w:t>
              </w:r>
              <w:r w:rsidRPr="00E30631">
                <w:rPr>
                  <w:rFonts w:eastAsia="Times New Roman"/>
                  <w:color w:val="000000"/>
                  <w:sz w:val="24"/>
                  <w:szCs w:val="24"/>
                  <w:rPrChange w:id="7899" w:author="The Si Tran" w:date="2012-12-14T06:34:00Z">
                    <w:rPr>
                      <w:rFonts w:ascii="Calibri" w:eastAsia="Times New Roman" w:hAnsi="Calibri"/>
                      <w:color w:val="000000"/>
                      <w:sz w:val="22"/>
                    </w:rPr>
                  </w:rPrChange>
                </w:rPr>
                <w:br/>
                <w:t>Neuron(5,5,1),Algorithm=Back Propagation, epoches=857, Residual=1E-8, learning_rate=0.4, momemtum = 0,2</w:t>
              </w:r>
            </w:ins>
          </w:p>
        </w:tc>
        <w:tc>
          <w:tcPr>
            <w:tcW w:w="874" w:type="dxa"/>
            <w:tcBorders>
              <w:top w:val="nil"/>
              <w:left w:val="nil"/>
              <w:bottom w:val="single" w:sz="4" w:space="0" w:color="auto"/>
              <w:right w:val="single" w:sz="4" w:space="0" w:color="auto"/>
            </w:tcBorders>
            <w:shd w:val="clear" w:color="auto" w:fill="auto"/>
            <w:noWrap/>
            <w:vAlign w:val="bottom"/>
            <w:hideMark/>
            <w:tcPrChange w:id="7900" w:author="The Si Tran" w:date="2012-12-14T06:35:00Z">
              <w:tcPr>
                <w:tcW w:w="830" w:type="dxa"/>
                <w:tcBorders>
                  <w:top w:val="nil"/>
                  <w:left w:val="nil"/>
                  <w:bottom w:val="single" w:sz="4" w:space="0" w:color="auto"/>
                  <w:right w:val="single" w:sz="4" w:space="0" w:color="auto"/>
                </w:tcBorders>
                <w:shd w:val="clear" w:color="auto" w:fill="auto"/>
                <w:noWrap/>
                <w:vAlign w:val="bottom"/>
                <w:hideMark/>
              </w:tcPr>
            </w:tcPrChange>
          </w:tcPr>
          <w:p w14:paraId="299113D4" w14:textId="77777777" w:rsidR="00A75EB6" w:rsidRPr="00E30631" w:rsidRDefault="00A75EB6" w:rsidP="00F27A65">
            <w:pPr>
              <w:spacing w:line="240" w:lineRule="auto"/>
              <w:jc w:val="right"/>
              <w:rPr>
                <w:ins w:id="7901" w:author="The Si Tran" w:date="2012-12-10T07:30:00Z"/>
                <w:rFonts w:eastAsia="Times New Roman"/>
                <w:color w:val="000000"/>
                <w:sz w:val="24"/>
                <w:szCs w:val="24"/>
                <w:rPrChange w:id="7902" w:author="The Si Tran" w:date="2012-12-14T06:34:00Z">
                  <w:rPr>
                    <w:ins w:id="7903" w:author="The Si Tran" w:date="2012-12-10T07:30:00Z"/>
                    <w:rFonts w:ascii="Calibri" w:eastAsia="Times New Roman" w:hAnsi="Calibri"/>
                    <w:color w:val="000000"/>
                    <w:sz w:val="22"/>
                  </w:rPr>
                </w:rPrChange>
              </w:rPr>
            </w:pPr>
            <w:ins w:id="7904" w:author="The Si Tran" w:date="2012-12-10T07:30:00Z">
              <w:r w:rsidRPr="00E30631">
                <w:rPr>
                  <w:rFonts w:eastAsia="Times New Roman"/>
                  <w:color w:val="000000"/>
                  <w:sz w:val="24"/>
                  <w:szCs w:val="24"/>
                  <w:rPrChange w:id="7905" w:author="The Si Tran" w:date="2012-12-14T06:34:00Z">
                    <w:rPr>
                      <w:rFonts w:ascii="Calibri" w:eastAsia="Times New Roman" w:hAnsi="Calibri"/>
                      <w:color w:val="000000"/>
                      <w:sz w:val="22"/>
                    </w:rPr>
                  </w:rPrChange>
                </w:rPr>
                <w:t>109.96</w:t>
              </w:r>
            </w:ins>
          </w:p>
        </w:tc>
        <w:tc>
          <w:tcPr>
            <w:tcW w:w="1112" w:type="dxa"/>
            <w:tcBorders>
              <w:top w:val="nil"/>
              <w:left w:val="nil"/>
              <w:bottom w:val="single" w:sz="4" w:space="0" w:color="auto"/>
              <w:right w:val="single" w:sz="4" w:space="0" w:color="auto"/>
            </w:tcBorders>
            <w:shd w:val="clear" w:color="auto" w:fill="auto"/>
            <w:noWrap/>
            <w:vAlign w:val="bottom"/>
            <w:hideMark/>
            <w:tcPrChange w:id="7906" w:author="The Si Tran" w:date="2012-12-14T06:35:00Z">
              <w:tcPr>
                <w:tcW w:w="1053" w:type="dxa"/>
                <w:tcBorders>
                  <w:top w:val="nil"/>
                  <w:left w:val="nil"/>
                  <w:bottom w:val="single" w:sz="4" w:space="0" w:color="auto"/>
                  <w:right w:val="single" w:sz="4" w:space="0" w:color="auto"/>
                </w:tcBorders>
                <w:shd w:val="clear" w:color="auto" w:fill="auto"/>
                <w:noWrap/>
                <w:vAlign w:val="bottom"/>
                <w:hideMark/>
              </w:tcPr>
            </w:tcPrChange>
          </w:tcPr>
          <w:p w14:paraId="3DB2821C" w14:textId="77777777" w:rsidR="00A75EB6" w:rsidRPr="00E30631" w:rsidRDefault="00A75EB6" w:rsidP="00F27A65">
            <w:pPr>
              <w:spacing w:line="240" w:lineRule="auto"/>
              <w:jc w:val="right"/>
              <w:rPr>
                <w:ins w:id="7907" w:author="The Si Tran" w:date="2012-12-10T07:30:00Z"/>
                <w:rFonts w:eastAsia="Times New Roman"/>
                <w:color w:val="000000"/>
                <w:sz w:val="24"/>
                <w:szCs w:val="24"/>
                <w:rPrChange w:id="7908" w:author="The Si Tran" w:date="2012-12-14T06:34:00Z">
                  <w:rPr>
                    <w:ins w:id="7909" w:author="The Si Tran" w:date="2012-12-10T07:30:00Z"/>
                    <w:rFonts w:ascii="Calibri" w:eastAsia="Times New Roman" w:hAnsi="Calibri"/>
                    <w:color w:val="000000"/>
                    <w:sz w:val="22"/>
                  </w:rPr>
                </w:rPrChange>
              </w:rPr>
            </w:pPr>
            <w:ins w:id="7910" w:author="The Si Tran" w:date="2012-12-10T07:30:00Z">
              <w:r w:rsidRPr="00E30631">
                <w:rPr>
                  <w:rFonts w:eastAsia="Times New Roman"/>
                  <w:color w:val="000000"/>
                  <w:sz w:val="24"/>
                  <w:szCs w:val="24"/>
                  <w:rPrChange w:id="7911" w:author="The Si Tran" w:date="2012-12-14T06:34:00Z">
                    <w:rPr>
                      <w:rFonts w:ascii="Calibri" w:eastAsia="Times New Roman" w:hAnsi="Calibri"/>
                      <w:color w:val="000000"/>
                      <w:sz w:val="22"/>
                    </w:rPr>
                  </w:rPrChange>
                </w:rPr>
                <w:t>21805.63</w:t>
              </w:r>
            </w:ins>
          </w:p>
        </w:tc>
        <w:tc>
          <w:tcPr>
            <w:tcW w:w="880" w:type="dxa"/>
            <w:tcBorders>
              <w:top w:val="nil"/>
              <w:left w:val="nil"/>
              <w:bottom w:val="single" w:sz="4" w:space="0" w:color="auto"/>
              <w:right w:val="single" w:sz="4" w:space="0" w:color="auto"/>
            </w:tcBorders>
            <w:shd w:val="clear" w:color="auto" w:fill="auto"/>
            <w:noWrap/>
            <w:vAlign w:val="bottom"/>
            <w:hideMark/>
            <w:tcPrChange w:id="7912"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04363AB3" w14:textId="77777777" w:rsidR="00A75EB6" w:rsidRPr="00E30631" w:rsidRDefault="00A75EB6" w:rsidP="00F27A65">
            <w:pPr>
              <w:spacing w:line="240" w:lineRule="auto"/>
              <w:jc w:val="right"/>
              <w:rPr>
                <w:ins w:id="7913" w:author="The Si Tran" w:date="2012-12-10T07:30:00Z"/>
                <w:rFonts w:eastAsia="Times New Roman"/>
                <w:color w:val="000000"/>
                <w:sz w:val="24"/>
                <w:szCs w:val="24"/>
                <w:rPrChange w:id="7914" w:author="The Si Tran" w:date="2012-12-14T06:34:00Z">
                  <w:rPr>
                    <w:ins w:id="7915" w:author="The Si Tran" w:date="2012-12-10T07:30:00Z"/>
                    <w:rFonts w:ascii="Calibri" w:eastAsia="Times New Roman" w:hAnsi="Calibri"/>
                    <w:color w:val="000000"/>
                    <w:sz w:val="22"/>
                  </w:rPr>
                </w:rPrChange>
              </w:rPr>
            </w:pPr>
            <w:ins w:id="7916" w:author="The Si Tran" w:date="2012-12-10T07:30:00Z">
              <w:r w:rsidRPr="00E30631">
                <w:rPr>
                  <w:rFonts w:eastAsia="Times New Roman"/>
                  <w:color w:val="000000"/>
                  <w:sz w:val="24"/>
                  <w:szCs w:val="24"/>
                  <w:rPrChange w:id="7917" w:author="The Si Tran" w:date="2012-12-14T06:34:00Z">
                    <w:rPr>
                      <w:rFonts w:ascii="Calibri" w:eastAsia="Times New Roman" w:hAnsi="Calibri"/>
                      <w:color w:val="000000"/>
                      <w:sz w:val="22"/>
                    </w:rPr>
                  </w:rPrChange>
                </w:rPr>
                <w:t>6.77</w:t>
              </w:r>
            </w:ins>
          </w:p>
        </w:tc>
      </w:tr>
    </w:tbl>
    <w:p w14:paraId="3864A30B" w14:textId="77777777" w:rsidR="00BF080C" w:rsidRDefault="00BF080C">
      <w:pPr>
        <w:pStyle w:val="Bang"/>
        <w:rPr>
          <w:ins w:id="7918" w:author="The Si Tran" w:date="2012-12-14T06:35:00Z"/>
        </w:rPr>
        <w:pPrChange w:id="7919" w:author="The Si Tran" w:date="2012-12-11T23:55:00Z">
          <w:pPr>
            <w:pStyle w:val="Heading1"/>
            <w:jc w:val="left"/>
          </w:pPr>
        </w:pPrChange>
      </w:pPr>
    </w:p>
    <w:p w14:paraId="7988D120" w14:textId="76CCF4E7" w:rsidR="00E30631" w:rsidRPr="00FF3339" w:rsidRDefault="00E30631">
      <w:pPr>
        <w:pStyle w:val="Bang"/>
        <w:rPr>
          <w:ins w:id="7920" w:author="The Si Tran" w:date="2012-12-10T07:30:00Z"/>
          <w:rPrChange w:id="7921" w:author="The Si Tran" w:date="2012-12-11T20:10:00Z">
            <w:rPr>
              <w:ins w:id="7922" w:author="The Si Tran" w:date="2012-12-10T07:30:00Z"/>
            </w:rPr>
          </w:rPrChange>
        </w:rPr>
        <w:pPrChange w:id="7923" w:author="The Si Tran" w:date="2012-12-11T23:55:00Z">
          <w:pPr>
            <w:pStyle w:val="Heading1"/>
            <w:jc w:val="left"/>
          </w:pPr>
        </w:pPrChange>
      </w:pPr>
      <w:bookmarkStart w:id="7924" w:name="_Toc343033797"/>
      <w:bookmarkStart w:id="7925" w:name="_Toc343226126"/>
      <w:ins w:id="7926" w:author="The Si Tran" w:date="2012-12-14T06:35:00Z">
        <w:r w:rsidRPr="006041AD">
          <w:rPr>
            <w:b/>
          </w:rPr>
          <w:t>Bảng 6.5:</w:t>
        </w:r>
        <w:r w:rsidRPr="004D696B">
          <w:t xml:space="preserve"> Kết quả thực nghiệm chuỗi dữ liệu</w:t>
        </w:r>
        <w:r>
          <w:t xml:space="preserve"> </w:t>
        </w:r>
        <w:r w:rsidRPr="004D696B">
          <w:t>Maxtemp</w:t>
        </w:r>
      </w:ins>
      <w:bookmarkEnd w:id="7924"/>
      <w:bookmarkEnd w:id="7925"/>
    </w:p>
    <w:tbl>
      <w:tblPr>
        <w:tblW w:w="9350" w:type="dxa"/>
        <w:tblLook w:val="04A0" w:firstRow="1" w:lastRow="0" w:firstColumn="1" w:lastColumn="0" w:noHBand="0" w:noVBand="1"/>
        <w:tblPrChange w:id="7927" w:author="The Si Tran" w:date="2012-12-14T06:35:00Z">
          <w:tblPr>
            <w:tblW w:w="10540" w:type="dxa"/>
            <w:tblLook w:val="04A0" w:firstRow="1" w:lastRow="0" w:firstColumn="1" w:lastColumn="0" w:noHBand="0" w:noVBand="1"/>
          </w:tblPr>
        </w:tblPrChange>
      </w:tblPr>
      <w:tblGrid>
        <w:gridCol w:w="1150"/>
        <w:gridCol w:w="5950"/>
        <w:gridCol w:w="825"/>
        <w:gridCol w:w="710"/>
        <w:gridCol w:w="883"/>
        <w:tblGridChange w:id="7928">
          <w:tblGrid>
            <w:gridCol w:w="1072"/>
            <w:gridCol w:w="7002"/>
            <w:gridCol w:w="819"/>
            <w:gridCol w:w="819"/>
            <w:gridCol w:w="828"/>
          </w:tblGrid>
        </w:tblGridChange>
      </w:tblGrid>
      <w:tr w:rsidR="00A75EB6" w:rsidRPr="005046FC" w14:paraId="4751F343" w14:textId="77777777" w:rsidTr="00E30631">
        <w:trPr>
          <w:trHeight w:val="253"/>
          <w:ins w:id="7929" w:author="The Si Tran" w:date="2012-12-10T07:31:00Z"/>
          <w:trPrChange w:id="7930" w:author="The Si Tran" w:date="2012-12-14T06:35:00Z">
            <w:trPr>
              <w:trHeight w:val="267"/>
            </w:trPr>
          </w:trPrChange>
        </w:trPr>
        <w:tc>
          <w:tcPr>
            <w:tcW w:w="1053"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7931" w:author="The Si Tran" w:date="2012-12-14T06: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7CFA382" w14:textId="77777777" w:rsidR="00A75EB6" w:rsidRPr="00E30631" w:rsidRDefault="00A75EB6">
            <w:pPr>
              <w:spacing w:line="240" w:lineRule="auto"/>
              <w:rPr>
                <w:ins w:id="7932" w:author="The Si Tran" w:date="2012-12-10T07:31:00Z"/>
                <w:rFonts w:eastAsia="Times New Roman"/>
                <w:color w:val="000000"/>
                <w:sz w:val="24"/>
                <w:szCs w:val="24"/>
                <w:rPrChange w:id="7933" w:author="The Si Tran" w:date="2012-12-14T06:35:00Z">
                  <w:rPr>
                    <w:ins w:id="7934" w:author="The Si Tran" w:date="2012-12-10T07:31:00Z"/>
                    <w:rFonts w:ascii="Calibri" w:eastAsia="Times New Roman" w:hAnsi="Calibri"/>
                    <w:color w:val="000000"/>
                    <w:sz w:val="22"/>
                  </w:rPr>
                </w:rPrChange>
              </w:rPr>
            </w:pPr>
            <w:ins w:id="7935" w:author="The Si Tran" w:date="2012-12-10T07:31:00Z">
              <w:r w:rsidRPr="00E30631">
                <w:rPr>
                  <w:rFonts w:eastAsia="Times New Roman"/>
                  <w:color w:val="000000"/>
                  <w:sz w:val="24"/>
                  <w:szCs w:val="24"/>
                  <w:rPrChange w:id="7936" w:author="The Si Tran" w:date="2012-12-14T06:35:00Z">
                    <w:rPr>
                      <w:rFonts w:ascii="Calibri" w:eastAsia="Times New Roman" w:hAnsi="Calibri" w:cs="Arial"/>
                      <w:b/>
                      <w:bCs/>
                      <w:color w:val="000000"/>
                      <w:kern w:val="32"/>
                      <w:sz w:val="22"/>
                      <w:szCs w:val="32"/>
                    </w:rPr>
                  </w:rPrChange>
                </w:rPr>
                <w:t> </w:t>
              </w:r>
            </w:ins>
          </w:p>
        </w:tc>
        <w:tc>
          <w:tcPr>
            <w:tcW w:w="5950" w:type="dxa"/>
            <w:tcBorders>
              <w:top w:val="single" w:sz="4" w:space="0" w:color="auto"/>
              <w:left w:val="nil"/>
              <w:bottom w:val="single" w:sz="4" w:space="0" w:color="auto"/>
              <w:right w:val="single" w:sz="4" w:space="0" w:color="auto"/>
            </w:tcBorders>
            <w:shd w:val="clear" w:color="auto" w:fill="auto"/>
            <w:noWrap/>
            <w:vAlign w:val="bottom"/>
            <w:hideMark/>
            <w:tcPrChange w:id="7937" w:author="The Si Tran" w:date="2012-12-14T06:35:00Z">
              <w:tcPr>
                <w:tcW w:w="7002"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C062C8" w14:textId="77777777" w:rsidR="00A75EB6" w:rsidRPr="00E30631" w:rsidRDefault="00A75EB6" w:rsidP="00F27A65">
            <w:pPr>
              <w:spacing w:line="240" w:lineRule="auto"/>
              <w:rPr>
                <w:ins w:id="7938" w:author="The Si Tran" w:date="2012-12-10T07:31:00Z"/>
                <w:rFonts w:eastAsia="Times New Roman"/>
                <w:color w:val="000000"/>
                <w:sz w:val="24"/>
                <w:szCs w:val="24"/>
                <w:rPrChange w:id="7939" w:author="The Si Tran" w:date="2012-12-14T06:35:00Z">
                  <w:rPr>
                    <w:ins w:id="7940" w:author="The Si Tran" w:date="2012-12-10T07:31:00Z"/>
                    <w:rFonts w:ascii="Calibri" w:eastAsia="Times New Roman" w:hAnsi="Calibri"/>
                    <w:color w:val="000000"/>
                    <w:sz w:val="22"/>
                  </w:rPr>
                </w:rPrChange>
              </w:rPr>
            </w:pPr>
            <w:ins w:id="7941" w:author="The Si Tran" w:date="2012-12-10T07:31:00Z">
              <w:r w:rsidRPr="00E30631">
                <w:rPr>
                  <w:rFonts w:eastAsia="Times New Roman"/>
                  <w:color w:val="000000"/>
                  <w:sz w:val="24"/>
                  <w:szCs w:val="24"/>
                  <w:rPrChange w:id="7942" w:author="The Si Tran" w:date="2012-12-14T06:35:00Z">
                    <w:rPr>
                      <w:rFonts w:ascii="Calibri" w:eastAsia="Times New Roman" w:hAnsi="Calibri" w:cs="Arial"/>
                      <w:b/>
                      <w:bCs/>
                      <w:color w:val="000000"/>
                      <w:kern w:val="32"/>
                      <w:sz w:val="22"/>
                      <w:szCs w:val="32"/>
                    </w:rPr>
                  </w:rPrChange>
                </w:rPr>
                <w:t>Model</w:t>
              </w:r>
            </w:ins>
          </w:p>
        </w:tc>
        <w:tc>
          <w:tcPr>
            <w:tcW w:w="825" w:type="dxa"/>
            <w:tcBorders>
              <w:top w:val="single" w:sz="4" w:space="0" w:color="auto"/>
              <w:left w:val="nil"/>
              <w:bottom w:val="single" w:sz="4" w:space="0" w:color="auto"/>
              <w:right w:val="single" w:sz="4" w:space="0" w:color="auto"/>
            </w:tcBorders>
            <w:shd w:val="clear" w:color="auto" w:fill="auto"/>
            <w:noWrap/>
            <w:vAlign w:val="bottom"/>
            <w:hideMark/>
            <w:tcPrChange w:id="7943" w:author="The Si Tran" w:date="2012-12-14T06:35: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69A611B" w14:textId="77777777" w:rsidR="00A75EB6" w:rsidRPr="00E30631" w:rsidRDefault="00A75EB6" w:rsidP="00F27A65">
            <w:pPr>
              <w:spacing w:line="240" w:lineRule="auto"/>
              <w:rPr>
                <w:ins w:id="7944" w:author="The Si Tran" w:date="2012-12-10T07:31:00Z"/>
                <w:rFonts w:eastAsia="Times New Roman"/>
                <w:color w:val="000000"/>
                <w:sz w:val="24"/>
                <w:szCs w:val="24"/>
                <w:rPrChange w:id="7945" w:author="The Si Tran" w:date="2012-12-14T06:35:00Z">
                  <w:rPr>
                    <w:ins w:id="7946" w:author="The Si Tran" w:date="2012-12-10T07:31:00Z"/>
                    <w:rFonts w:ascii="Calibri" w:eastAsia="Times New Roman" w:hAnsi="Calibri"/>
                    <w:color w:val="000000"/>
                    <w:sz w:val="22"/>
                  </w:rPr>
                </w:rPrChange>
              </w:rPr>
            </w:pPr>
            <w:ins w:id="7947" w:author="The Si Tran" w:date="2012-12-10T07:31:00Z">
              <w:r w:rsidRPr="00E30631">
                <w:rPr>
                  <w:rFonts w:eastAsia="Times New Roman"/>
                  <w:color w:val="000000"/>
                  <w:sz w:val="24"/>
                  <w:szCs w:val="24"/>
                  <w:rPrChange w:id="7948" w:author="The Si Tran" w:date="2012-12-14T06:35:00Z">
                    <w:rPr>
                      <w:rFonts w:ascii="Calibri" w:eastAsia="Times New Roman" w:hAnsi="Calibri" w:cs="Arial"/>
                      <w:b/>
                      <w:bCs/>
                      <w:color w:val="000000"/>
                      <w:kern w:val="32"/>
                      <w:sz w:val="22"/>
                      <w:szCs w:val="32"/>
                    </w:rPr>
                  </w:rPrChange>
                </w:rPr>
                <w:t>MAE</w:t>
              </w:r>
            </w:ins>
          </w:p>
        </w:tc>
        <w:tc>
          <w:tcPr>
            <w:tcW w:w="709" w:type="dxa"/>
            <w:tcBorders>
              <w:top w:val="single" w:sz="4" w:space="0" w:color="auto"/>
              <w:left w:val="nil"/>
              <w:bottom w:val="single" w:sz="4" w:space="0" w:color="auto"/>
              <w:right w:val="single" w:sz="4" w:space="0" w:color="auto"/>
            </w:tcBorders>
            <w:shd w:val="clear" w:color="auto" w:fill="auto"/>
            <w:noWrap/>
            <w:vAlign w:val="bottom"/>
            <w:hideMark/>
            <w:tcPrChange w:id="7949" w:author="The Si Tran" w:date="2012-12-14T06:35: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B8C2978" w14:textId="77777777" w:rsidR="00A75EB6" w:rsidRPr="00E30631" w:rsidRDefault="00A75EB6" w:rsidP="00F27A65">
            <w:pPr>
              <w:spacing w:line="240" w:lineRule="auto"/>
              <w:rPr>
                <w:ins w:id="7950" w:author="The Si Tran" w:date="2012-12-10T07:31:00Z"/>
                <w:rFonts w:eastAsia="Times New Roman"/>
                <w:color w:val="000000"/>
                <w:sz w:val="24"/>
                <w:szCs w:val="24"/>
                <w:rPrChange w:id="7951" w:author="The Si Tran" w:date="2012-12-14T06:35:00Z">
                  <w:rPr>
                    <w:ins w:id="7952" w:author="The Si Tran" w:date="2012-12-10T07:31:00Z"/>
                    <w:rFonts w:ascii="Calibri" w:eastAsia="Times New Roman" w:hAnsi="Calibri"/>
                    <w:color w:val="000000"/>
                    <w:sz w:val="22"/>
                  </w:rPr>
                </w:rPrChange>
              </w:rPr>
            </w:pPr>
            <w:ins w:id="7953" w:author="The Si Tran" w:date="2012-12-10T07:31:00Z">
              <w:r w:rsidRPr="00E30631">
                <w:rPr>
                  <w:rFonts w:eastAsia="Times New Roman"/>
                  <w:color w:val="000000"/>
                  <w:sz w:val="24"/>
                  <w:szCs w:val="24"/>
                  <w:rPrChange w:id="7954" w:author="The Si Tran" w:date="2012-12-14T06:35:00Z">
                    <w:rPr>
                      <w:rFonts w:ascii="Calibri" w:eastAsia="Times New Roman" w:hAnsi="Calibri" w:cs="Arial"/>
                      <w:b/>
                      <w:bCs/>
                      <w:color w:val="000000"/>
                      <w:kern w:val="32"/>
                      <w:sz w:val="22"/>
                      <w:szCs w:val="32"/>
                    </w:rPr>
                  </w:rPrChange>
                </w:rPr>
                <w:t>MSE</w:t>
              </w:r>
            </w:ins>
          </w:p>
        </w:tc>
        <w:tc>
          <w:tcPr>
            <w:tcW w:w="813" w:type="dxa"/>
            <w:tcBorders>
              <w:top w:val="single" w:sz="4" w:space="0" w:color="auto"/>
              <w:left w:val="nil"/>
              <w:bottom w:val="single" w:sz="4" w:space="0" w:color="auto"/>
              <w:right w:val="single" w:sz="4" w:space="0" w:color="auto"/>
            </w:tcBorders>
            <w:shd w:val="clear" w:color="auto" w:fill="auto"/>
            <w:noWrap/>
            <w:vAlign w:val="bottom"/>
            <w:hideMark/>
            <w:tcPrChange w:id="7955" w:author="The Si Tran" w:date="2012-12-14T06: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B1FA035" w14:textId="77777777" w:rsidR="00A75EB6" w:rsidRPr="00E30631" w:rsidRDefault="00A75EB6" w:rsidP="00F27A65">
            <w:pPr>
              <w:spacing w:line="240" w:lineRule="auto"/>
              <w:rPr>
                <w:ins w:id="7956" w:author="The Si Tran" w:date="2012-12-10T07:31:00Z"/>
                <w:rFonts w:eastAsia="Times New Roman"/>
                <w:color w:val="000000"/>
                <w:sz w:val="24"/>
                <w:szCs w:val="24"/>
                <w:rPrChange w:id="7957" w:author="The Si Tran" w:date="2012-12-14T06:35:00Z">
                  <w:rPr>
                    <w:ins w:id="7958" w:author="The Si Tran" w:date="2012-12-10T07:31:00Z"/>
                    <w:rFonts w:ascii="Calibri" w:eastAsia="Times New Roman" w:hAnsi="Calibri"/>
                    <w:color w:val="000000"/>
                    <w:sz w:val="22"/>
                  </w:rPr>
                </w:rPrChange>
              </w:rPr>
            </w:pPr>
            <w:ins w:id="7959" w:author="The Si Tran" w:date="2012-12-10T07:31:00Z">
              <w:r w:rsidRPr="00E30631">
                <w:rPr>
                  <w:rFonts w:eastAsia="Times New Roman"/>
                  <w:color w:val="000000"/>
                  <w:sz w:val="24"/>
                  <w:szCs w:val="24"/>
                  <w:rPrChange w:id="7960" w:author="The Si Tran" w:date="2012-12-14T06:35:00Z">
                    <w:rPr>
                      <w:rFonts w:ascii="Calibri" w:eastAsia="Times New Roman" w:hAnsi="Calibri" w:cs="Arial"/>
                      <w:b/>
                      <w:bCs/>
                      <w:color w:val="000000"/>
                      <w:kern w:val="32"/>
                      <w:sz w:val="22"/>
                      <w:szCs w:val="32"/>
                    </w:rPr>
                  </w:rPrChange>
                </w:rPr>
                <w:t>MAPE</w:t>
              </w:r>
            </w:ins>
          </w:p>
        </w:tc>
      </w:tr>
      <w:tr w:rsidR="00A75EB6" w:rsidRPr="005046FC" w14:paraId="5D244E6C" w14:textId="77777777" w:rsidTr="00E30631">
        <w:trPr>
          <w:trHeight w:val="507"/>
          <w:ins w:id="7961" w:author="The Si Tran" w:date="2012-12-10T07:31:00Z"/>
          <w:trPrChange w:id="7962" w:author="The Si Tran" w:date="2012-12-14T06:35:00Z">
            <w:trPr>
              <w:trHeight w:val="534"/>
            </w:trPr>
          </w:trPrChange>
        </w:trPr>
        <w:tc>
          <w:tcPr>
            <w:tcW w:w="10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7963" w:author="The Si Tran" w:date="2012-12-14T06: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DEE1B4C" w14:textId="77777777" w:rsidR="00A75EB6" w:rsidRPr="00E30631" w:rsidRDefault="00A75EB6" w:rsidP="00F27A65">
            <w:pPr>
              <w:spacing w:line="240" w:lineRule="auto"/>
              <w:jc w:val="center"/>
              <w:rPr>
                <w:ins w:id="7964" w:author="The Si Tran" w:date="2012-12-10T07:31:00Z"/>
                <w:rFonts w:eastAsia="Times New Roman"/>
                <w:color w:val="000000"/>
                <w:sz w:val="24"/>
                <w:szCs w:val="24"/>
                <w:rPrChange w:id="7965" w:author="The Si Tran" w:date="2012-12-14T06:35:00Z">
                  <w:rPr>
                    <w:ins w:id="7966" w:author="The Si Tran" w:date="2012-12-10T07:31:00Z"/>
                    <w:rFonts w:ascii="Calibri" w:eastAsia="Times New Roman" w:hAnsi="Calibri"/>
                    <w:color w:val="000000"/>
                    <w:sz w:val="22"/>
                  </w:rPr>
                </w:rPrChange>
              </w:rPr>
            </w:pPr>
            <w:ins w:id="7967" w:author="The Si Tran" w:date="2012-12-10T07:31:00Z">
              <w:r w:rsidRPr="00E30631">
                <w:rPr>
                  <w:rFonts w:eastAsia="Times New Roman"/>
                  <w:color w:val="000000"/>
                  <w:sz w:val="24"/>
                  <w:szCs w:val="24"/>
                  <w:rPrChange w:id="7968" w:author="The Si Tran" w:date="2012-12-14T06:35:00Z">
                    <w:rPr>
                      <w:rFonts w:ascii="Calibri" w:eastAsia="Times New Roman" w:hAnsi="Calibri" w:cs="Arial"/>
                      <w:b/>
                      <w:bCs/>
                      <w:color w:val="000000"/>
                      <w:kern w:val="32"/>
                      <w:sz w:val="22"/>
                      <w:szCs w:val="32"/>
                    </w:rPr>
                  </w:rPrChange>
                </w:rPr>
                <w:t>ANNs</w:t>
              </w:r>
            </w:ins>
          </w:p>
        </w:tc>
        <w:tc>
          <w:tcPr>
            <w:tcW w:w="5950" w:type="dxa"/>
            <w:tcBorders>
              <w:top w:val="nil"/>
              <w:left w:val="nil"/>
              <w:bottom w:val="single" w:sz="4" w:space="0" w:color="auto"/>
              <w:right w:val="single" w:sz="4" w:space="0" w:color="auto"/>
            </w:tcBorders>
            <w:shd w:val="clear" w:color="auto" w:fill="auto"/>
            <w:vAlign w:val="bottom"/>
            <w:hideMark/>
            <w:tcPrChange w:id="7969" w:author="The Si Tran" w:date="2012-12-14T06:35:00Z">
              <w:tcPr>
                <w:tcW w:w="7002" w:type="dxa"/>
                <w:tcBorders>
                  <w:top w:val="nil"/>
                  <w:left w:val="nil"/>
                  <w:bottom w:val="single" w:sz="4" w:space="0" w:color="auto"/>
                  <w:right w:val="single" w:sz="4" w:space="0" w:color="auto"/>
                </w:tcBorders>
                <w:shd w:val="clear" w:color="auto" w:fill="auto"/>
                <w:vAlign w:val="bottom"/>
                <w:hideMark/>
              </w:tcPr>
            </w:tcPrChange>
          </w:tcPr>
          <w:p w14:paraId="2299F0CD" w14:textId="77777777" w:rsidR="00A75EB6" w:rsidRPr="00E30631" w:rsidRDefault="00A75EB6">
            <w:pPr>
              <w:spacing w:line="240" w:lineRule="auto"/>
              <w:jc w:val="left"/>
              <w:rPr>
                <w:ins w:id="7970" w:author="The Si Tran" w:date="2012-12-10T07:31:00Z"/>
                <w:rFonts w:eastAsia="Times New Roman"/>
                <w:color w:val="000000"/>
                <w:sz w:val="24"/>
                <w:szCs w:val="24"/>
                <w:rPrChange w:id="7971" w:author="The Si Tran" w:date="2012-12-14T06:35:00Z">
                  <w:rPr>
                    <w:ins w:id="7972" w:author="The Si Tran" w:date="2012-12-10T07:31:00Z"/>
                    <w:rFonts w:ascii="Calibri" w:eastAsia="Times New Roman" w:hAnsi="Calibri"/>
                    <w:color w:val="000000"/>
                    <w:sz w:val="22"/>
                  </w:rPr>
                </w:rPrChange>
              </w:rPr>
              <w:pPrChange w:id="7973" w:author="The Si Tran" w:date="2012-12-10T07:31:00Z">
                <w:pPr>
                  <w:spacing w:line="240" w:lineRule="auto"/>
                </w:pPr>
              </w:pPrChange>
            </w:pPr>
            <w:ins w:id="7974" w:author="The Si Tran" w:date="2012-12-10T07:31:00Z">
              <w:r w:rsidRPr="00E30631">
                <w:rPr>
                  <w:rFonts w:eastAsia="Times New Roman"/>
                  <w:color w:val="000000"/>
                  <w:sz w:val="24"/>
                  <w:szCs w:val="24"/>
                  <w:rPrChange w:id="7975" w:author="The Si Tran" w:date="2012-12-14T06:35:00Z">
                    <w:rPr>
                      <w:rFonts w:ascii="Calibri" w:eastAsia="Times New Roman" w:hAnsi="Calibri"/>
                      <w:color w:val="000000"/>
                      <w:sz w:val="22"/>
                    </w:rPr>
                  </w:rPrChange>
                </w:rPr>
                <w:t>Neuron(5,5,1), Algorithm=RPROP, epoches=78,  Residual=1E-6, default_update=0.1, max_update=10</w:t>
              </w:r>
            </w:ins>
          </w:p>
        </w:tc>
        <w:tc>
          <w:tcPr>
            <w:tcW w:w="825" w:type="dxa"/>
            <w:tcBorders>
              <w:top w:val="nil"/>
              <w:left w:val="nil"/>
              <w:bottom w:val="single" w:sz="4" w:space="0" w:color="auto"/>
              <w:right w:val="single" w:sz="4" w:space="0" w:color="auto"/>
            </w:tcBorders>
            <w:shd w:val="clear" w:color="auto" w:fill="auto"/>
            <w:noWrap/>
            <w:vAlign w:val="bottom"/>
            <w:hideMark/>
            <w:tcPrChange w:id="7976"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06B7B92D" w14:textId="77777777" w:rsidR="00A75EB6" w:rsidRPr="00E30631" w:rsidRDefault="00A75EB6" w:rsidP="00F27A65">
            <w:pPr>
              <w:spacing w:line="240" w:lineRule="auto"/>
              <w:jc w:val="right"/>
              <w:rPr>
                <w:ins w:id="7977" w:author="The Si Tran" w:date="2012-12-10T07:31:00Z"/>
                <w:rFonts w:eastAsia="Times New Roman"/>
                <w:color w:val="000000"/>
                <w:sz w:val="24"/>
                <w:szCs w:val="24"/>
                <w:rPrChange w:id="7978" w:author="The Si Tran" w:date="2012-12-14T06:35:00Z">
                  <w:rPr>
                    <w:ins w:id="7979" w:author="The Si Tran" w:date="2012-12-10T07:31:00Z"/>
                    <w:rFonts w:ascii="Calibri" w:eastAsia="Times New Roman" w:hAnsi="Calibri"/>
                    <w:color w:val="000000"/>
                    <w:sz w:val="22"/>
                  </w:rPr>
                </w:rPrChange>
              </w:rPr>
            </w:pPr>
            <w:ins w:id="7980" w:author="The Si Tran" w:date="2012-12-10T07:31:00Z">
              <w:r w:rsidRPr="00E30631">
                <w:rPr>
                  <w:rFonts w:eastAsia="Times New Roman"/>
                  <w:color w:val="000000"/>
                  <w:sz w:val="24"/>
                  <w:szCs w:val="24"/>
                  <w:rPrChange w:id="7981" w:author="The Si Tran" w:date="2012-12-14T06:35:00Z">
                    <w:rPr>
                      <w:rFonts w:ascii="Calibri" w:eastAsia="Times New Roman" w:hAnsi="Calibri"/>
                      <w:color w:val="000000"/>
                      <w:sz w:val="22"/>
                    </w:rPr>
                  </w:rPrChange>
                </w:rPr>
                <w:t>1.21</w:t>
              </w:r>
            </w:ins>
          </w:p>
        </w:tc>
        <w:tc>
          <w:tcPr>
            <w:tcW w:w="709" w:type="dxa"/>
            <w:tcBorders>
              <w:top w:val="nil"/>
              <w:left w:val="nil"/>
              <w:bottom w:val="single" w:sz="4" w:space="0" w:color="auto"/>
              <w:right w:val="single" w:sz="4" w:space="0" w:color="auto"/>
            </w:tcBorders>
            <w:shd w:val="clear" w:color="auto" w:fill="auto"/>
            <w:noWrap/>
            <w:vAlign w:val="bottom"/>
            <w:hideMark/>
            <w:tcPrChange w:id="7982"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51479883" w14:textId="77777777" w:rsidR="00A75EB6" w:rsidRPr="00E30631" w:rsidRDefault="00A75EB6" w:rsidP="00F27A65">
            <w:pPr>
              <w:spacing w:line="240" w:lineRule="auto"/>
              <w:jc w:val="right"/>
              <w:rPr>
                <w:ins w:id="7983" w:author="The Si Tran" w:date="2012-12-10T07:31:00Z"/>
                <w:rFonts w:eastAsia="Times New Roman"/>
                <w:color w:val="000000"/>
                <w:sz w:val="24"/>
                <w:szCs w:val="24"/>
                <w:rPrChange w:id="7984" w:author="The Si Tran" w:date="2012-12-14T06:35:00Z">
                  <w:rPr>
                    <w:ins w:id="7985" w:author="The Si Tran" w:date="2012-12-10T07:31:00Z"/>
                    <w:rFonts w:ascii="Calibri" w:eastAsia="Times New Roman" w:hAnsi="Calibri"/>
                    <w:color w:val="000000"/>
                    <w:sz w:val="22"/>
                  </w:rPr>
                </w:rPrChange>
              </w:rPr>
            </w:pPr>
            <w:ins w:id="7986" w:author="The Si Tran" w:date="2012-12-10T07:31:00Z">
              <w:r w:rsidRPr="00E30631">
                <w:rPr>
                  <w:rFonts w:eastAsia="Times New Roman"/>
                  <w:color w:val="000000"/>
                  <w:sz w:val="24"/>
                  <w:szCs w:val="24"/>
                  <w:rPrChange w:id="7987" w:author="The Si Tran" w:date="2012-12-14T06:35:00Z">
                    <w:rPr>
                      <w:rFonts w:ascii="Calibri" w:eastAsia="Times New Roman" w:hAnsi="Calibri"/>
                      <w:color w:val="000000"/>
                      <w:sz w:val="22"/>
                    </w:rPr>
                  </w:rPrChange>
                </w:rPr>
                <w:t>2.35</w:t>
              </w:r>
            </w:ins>
          </w:p>
        </w:tc>
        <w:tc>
          <w:tcPr>
            <w:tcW w:w="813" w:type="dxa"/>
            <w:tcBorders>
              <w:top w:val="nil"/>
              <w:left w:val="nil"/>
              <w:bottom w:val="single" w:sz="4" w:space="0" w:color="auto"/>
              <w:right w:val="single" w:sz="4" w:space="0" w:color="auto"/>
            </w:tcBorders>
            <w:shd w:val="clear" w:color="auto" w:fill="auto"/>
            <w:noWrap/>
            <w:vAlign w:val="bottom"/>
            <w:hideMark/>
            <w:tcPrChange w:id="7988"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42B2B707" w14:textId="77777777" w:rsidR="00A75EB6" w:rsidRPr="00E30631" w:rsidRDefault="00A75EB6" w:rsidP="00F27A65">
            <w:pPr>
              <w:spacing w:line="240" w:lineRule="auto"/>
              <w:jc w:val="right"/>
              <w:rPr>
                <w:ins w:id="7989" w:author="The Si Tran" w:date="2012-12-10T07:31:00Z"/>
                <w:rFonts w:eastAsia="Times New Roman"/>
                <w:color w:val="000000"/>
                <w:sz w:val="24"/>
                <w:szCs w:val="24"/>
                <w:rPrChange w:id="7990" w:author="The Si Tran" w:date="2012-12-14T06:35:00Z">
                  <w:rPr>
                    <w:ins w:id="7991" w:author="The Si Tran" w:date="2012-12-10T07:31:00Z"/>
                    <w:rFonts w:ascii="Calibri" w:eastAsia="Times New Roman" w:hAnsi="Calibri"/>
                    <w:color w:val="000000"/>
                    <w:sz w:val="22"/>
                  </w:rPr>
                </w:rPrChange>
              </w:rPr>
            </w:pPr>
            <w:ins w:id="7992" w:author="The Si Tran" w:date="2012-12-10T07:31:00Z">
              <w:r w:rsidRPr="00E30631">
                <w:rPr>
                  <w:rFonts w:eastAsia="Times New Roman"/>
                  <w:color w:val="000000"/>
                  <w:sz w:val="24"/>
                  <w:szCs w:val="24"/>
                  <w:rPrChange w:id="7993" w:author="The Si Tran" w:date="2012-12-14T06:35:00Z">
                    <w:rPr>
                      <w:rFonts w:ascii="Calibri" w:eastAsia="Times New Roman" w:hAnsi="Calibri"/>
                      <w:color w:val="000000"/>
                      <w:sz w:val="22"/>
                    </w:rPr>
                  </w:rPrChange>
                </w:rPr>
                <w:t>6.16</w:t>
              </w:r>
            </w:ins>
          </w:p>
        </w:tc>
      </w:tr>
      <w:tr w:rsidR="00A75EB6" w:rsidRPr="005046FC" w14:paraId="5FE843BD" w14:textId="77777777" w:rsidTr="00E30631">
        <w:trPr>
          <w:trHeight w:val="507"/>
          <w:ins w:id="7994" w:author="The Si Tran" w:date="2012-12-10T07:31:00Z"/>
          <w:trPrChange w:id="7995" w:author="The Si Tran" w:date="2012-12-14T06:35:00Z">
            <w:trPr>
              <w:trHeight w:val="534"/>
            </w:trPr>
          </w:trPrChange>
        </w:trPr>
        <w:tc>
          <w:tcPr>
            <w:tcW w:w="1053" w:type="dxa"/>
            <w:vMerge/>
            <w:tcBorders>
              <w:top w:val="nil"/>
              <w:left w:val="single" w:sz="4" w:space="0" w:color="auto"/>
              <w:bottom w:val="single" w:sz="4" w:space="0" w:color="000000"/>
              <w:right w:val="single" w:sz="4" w:space="0" w:color="auto"/>
            </w:tcBorders>
            <w:vAlign w:val="center"/>
            <w:hideMark/>
            <w:tcPrChange w:id="7996" w:author="The Si Tran" w:date="2012-12-14T06:35:00Z">
              <w:tcPr>
                <w:tcW w:w="1072" w:type="dxa"/>
                <w:vMerge/>
                <w:tcBorders>
                  <w:top w:val="nil"/>
                  <w:left w:val="single" w:sz="4" w:space="0" w:color="auto"/>
                  <w:bottom w:val="single" w:sz="4" w:space="0" w:color="000000"/>
                  <w:right w:val="single" w:sz="4" w:space="0" w:color="auto"/>
                </w:tcBorders>
                <w:vAlign w:val="center"/>
                <w:hideMark/>
              </w:tcPr>
            </w:tcPrChange>
          </w:tcPr>
          <w:p w14:paraId="54E17EFE" w14:textId="77777777" w:rsidR="00A75EB6" w:rsidRPr="00E30631" w:rsidRDefault="00A75EB6" w:rsidP="00F27A65">
            <w:pPr>
              <w:spacing w:line="240" w:lineRule="auto"/>
              <w:rPr>
                <w:ins w:id="7997" w:author="The Si Tran" w:date="2012-12-10T07:31:00Z"/>
                <w:rFonts w:eastAsia="Times New Roman"/>
                <w:color w:val="000000"/>
                <w:sz w:val="24"/>
                <w:szCs w:val="24"/>
                <w:rPrChange w:id="7998" w:author="The Si Tran" w:date="2012-12-14T06:35:00Z">
                  <w:rPr>
                    <w:ins w:id="7999" w:author="The Si Tran" w:date="2012-12-10T07:31:00Z"/>
                    <w:rFonts w:ascii="Calibri" w:eastAsia="Times New Roman" w:hAnsi="Calibri"/>
                    <w:color w:val="000000"/>
                    <w:sz w:val="22"/>
                  </w:rPr>
                </w:rPrChange>
              </w:rPr>
            </w:pPr>
          </w:p>
        </w:tc>
        <w:tc>
          <w:tcPr>
            <w:tcW w:w="5950" w:type="dxa"/>
            <w:tcBorders>
              <w:top w:val="nil"/>
              <w:left w:val="nil"/>
              <w:bottom w:val="single" w:sz="4" w:space="0" w:color="auto"/>
              <w:right w:val="single" w:sz="4" w:space="0" w:color="auto"/>
            </w:tcBorders>
            <w:shd w:val="clear" w:color="auto" w:fill="auto"/>
            <w:vAlign w:val="bottom"/>
            <w:hideMark/>
            <w:tcPrChange w:id="8000" w:author="The Si Tran" w:date="2012-12-14T06:35:00Z">
              <w:tcPr>
                <w:tcW w:w="7002" w:type="dxa"/>
                <w:tcBorders>
                  <w:top w:val="nil"/>
                  <w:left w:val="nil"/>
                  <w:bottom w:val="single" w:sz="4" w:space="0" w:color="auto"/>
                  <w:right w:val="single" w:sz="4" w:space="0" w:color="auto"/>
                </w:tcBorders>
                <w:shd w:val="clear" w:color="auto" w:fill="auto"/>
                <w:vAlign w:val="bottom"/>
                <w:hideMark/>
              </w:tcPr>
            </w:tcPrChange>
          </w:tcPr>
          <w:p w14:paraId="69D1B67B" w14:textId="77777777" w:rsidR="00A75EB6" w:rsidRPr="00E30631" w:rsidRDefault="00A75EB6">
            <w:pPr>
              <w:spacing w:line="240" w:lineRule="auto"/>
              <w:jc w:val="left"/>
              <w:rPr>
                <w:ins w:id="8001" w:author="The Si Tran" w:date="2012-12-10T07:31:00Z"/>
                <w:rFonts w:eastAsia="Times New Roman"/>
                <w:color w:val="000000"/>
                <w:sz w:val="24"/>
                <w:szCs w:val="24"/>
                <w:rPrChange w:id="8002" w:author="The Si Tran" w:date="2012-12-14T06:35:00Z">
                  <w:rPr>
                    <w:ins w:id="8003" w:author="The Si Tran" w:date="2012-12-10T07:31:00Z"/>
                    <w:rFonts w:ascii="Calibri" w:eastAsia="Times New Roman" w:hAnsi="Calibri"/>
                    <w:color w:val="000000"/>
                    <w:sz w:val="22"/>
                  </w:rPr>
                </w:rPrChange>
              </w:rPr>
              <w:pPrChange w:id="8004" w:author="The Si Tran" w:date="2012-12-10T07:31:00Z">
                <w:pPr>
                  <w:spacing w:line="240" w:lineRule="auto"/>
                </w:pPr>
              </w:pPrChange>
            </w:pPr>
            <w:ins w:id="8005" w:author="The Si Tran" w:date="2012-12-10T07:31:00Z">
              <w:r w:rsidRPr="00E30631">
                <w:rPr>
                  <w:rFonts w:eastAsia="Times New Roman"/>
                  <w:color w:val="000000"/>
                  <w:sz w:val="24"/>
                  <w:szCs w:val="24"/>
                  <w:rPrChange w:id="8006" w:author="The Si Tran" w:date="2012-12-14T06:35:00Z">
                    <w:rPr>
                      <w:rFonts w:ascii="Calibri" w:eastAsia="Times New Roman" w:hAnsi="Calibri"/>
                      <w:color w:val="000000"/>
                      <w:sz w:val="22"/>
                    </w:rPr>
                  </w:rPrChange>
                </w:rPr>
                <w:t>Neuron(5,5,1),Algorithm=Back Propagation, epoches=23, Residual=1E-6, learning_rate=0.4, momemtum = 0,2</w:t>
              </w:r>
            </w:ins>
          </w:p>
        </w:tc>
        <w:tc>
          <w:tcPr>
            <w:tcW w:w="825" w:type="dxa"/>
            <w:tcBorders>
              <w:top w:val="nil"/>
              <w:left w:val="nil"/>
              <w:bottom w:val="single" w:sz="4" w:space="0" w:color="auto"/>
              <w:right w:val="single" w:sz="4" w:space="0" w:color="auto"/>
            </w:tcBorders>
            <w:shd w:val="clear" w:color="auto" w:fill="auto"/>
            <w:noWrap/>
            <w:vAlign w:val="bottom"/>
            <w:hideMark/>
            <w:tcPrChange w:id="8007"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2D526F37" w14:textId="77777777" w:rsidR="00A75EB6" w:rsidRPr="00E30631" w:rsidRDefault="00A75EB6" w:rsidP="00F27A65">
            <w:pPr>
              <w:spacing w:line="240" w:lineRule="auto"/>
              <w:jc w:val="right"/>
              <w:rPr>
                <w:ins w:id="8008" w:author="The Si Tran" w:date="2012-12-10T07:31:00Z"/>
                <w:rFonts w:eastAsia="Times New Roman"/>
                <w:color w:val="000000"/>
                <w:sz w:val="24"/>
                <w:szCs w:val="24"/>
                <w:rPrChange w:id="8009" w:author="The Si Tran" w:date="2012-12-14T06:35:00Z">
                  <w:rPr>
                    <w:ins w:id="8010" w:author="The Si Tran" w:date="2012-12-10T07:31:00Z"/>
                    <w:rFonts w:ascii="Calibri" w:eastAsia="Times New Roman" w:hAnsi="Calibri"/>
                    <w:color w:val="000000"/>
                    <w:sz w:val="22"/>
                  </w:rPr>
                </w:rPrChange>
              </w:rPr>
            </w:pPr>
            <w:ins w:id="8011" w:author="The Si Tran" w:date="2012-12-10T07:31:00Z">
              <w:r w:rsidRPr="00E30631">
                <w:rPr>
                  <w:rFonts w:eastAsia="Times New Roman"/>
                  <w:color w:val="000000"/>
                  <w:sz w:val="24"/>
                  <w:szCs w:val="24"/>
                  <w:rPrChange w:id="8012" w:author="The Si Tran" w:date="2012-12-14T06:35:00Z">
                    <w:rPr>
                      <w:rFonts w:ascii="Calibri" w:eastAsia="Times New Roman" w:hAnsi="Calibri"/>
                      <w:color w:val="000000"/>
                      <w:sz w:val="22"/>
                    </w:rPr>
                  </w:rPrChange>
                </w:rPr>
                <w:t>1.26</w:t>
              </w:r>
            </w:ins>
          </w:p>
        </w:tc>
        <w:tc>
          <w:tcPr>
            <w:tcW w:w="709" w:type="dxa"/>
            <w:tcBorders>
              <w:top w:val="nil"/>
              <w:left w:val="nil"/>
              <w:bottom w:val="single" w:sz="4" w:space="0" w:color="auto"/>
              <w:right w:val="single" w:sz="4" w:space="0" w:color="auto"/>
            </w:tcBorders>
            <w:shd w:val="clear" w:color="auto" w:fill="auto"/>
            <w:noWrap/>
            <w:vAlign w:val="bottom"/>
            <w:hideMark/>
            <w:tcPrChange w:id="8013"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4E816559" w14:textId="77777777" w:rsidR="00A75EB6" w:rsidRPr="00E30631" w:rsidRDefault="00A75EB6" w:rsidP="00F27A65">
            <w:pPr>
              <w:spacing w:line="240" w:lineRule="auto"/>
              <w:jc w:val="right"/>
              <w:rPr>
                <w:ins w:id="8014" w:author="The Si Tran" w:date="2012-12-10T07:31:00Z"/>
                <w:rFonts w:eastAsia="Times New Roman"/>
                <w:color w:val="000000"/>
                <w:sz w:val="24"/>
                <w:szCs w:val="24"/>
                <w:rPrChange w:id="8015" w:author="The Si Tran" w:date="2012-12-14T06:35:00Z">
                  <w:rPr>
                    <w:ins w:id="8016" w:author="The Si Tran" w:date="2012-12-10T07:31:00Z"/>
                    <w:rFonts w:ascii="Calibri" w:eastAsia="Times New Roman" w:hAnsi="Calibri"/>
                    <w:color w:val="000000"/>
                    <w:sz w:val="22"/>
                  </w:rPr>
                </w:rPrChange>
              </w:rPr>
            </w:pPr>
            <w:ins w:id="8017" w:author="The Si Tran" w:date="2012-12-10T07:31:00Z">
              <w:r w:rsidRPr="00E30631">
                <w:rPr>
                  <w:rFonts w:eastAsia="Times New Roman"/>
                  <w:color w:val="000000"/>
                  <w:sz w:val="24"/>
                  <w:szCs w:val="24"/>
                  <w:rPrChange w:id="8018" w:author="The Si Tran" w:date="2012-12-14T06:35:00Z">
                    <w:rPr>
                      <w:rFonts w:ascii="Calibri" w:eastAsia="Times New Roman" w:hAnsi="Calibri"/>
                      <w:color w:val="000000"/>
                      <w:sz w:val="22"/>
                    </w:rPr>
                  </w:rPrChange>
                </w:rPr>
                <w:t>2.48</w:t>
              </w:r>
            </w:ins>
          </w:p>
        </w:tc>
        <w:tc>
          <w:tcPr>
            <w:tcW w:w="813" w:type="dxa"/>
            <w:tcBorders>
              <w:top w:val="nil"/>
              <w:left w:val="nil"/>
              <w:bottom w:val="single" w:sz="4" w:space="0" w:color="auto"/>
              <w:right w:val="single" w:sz="4" w:space="0" w:color="auto"/>
            </w:tcBorders>
            <w:shd w:val="clear" w:color="auto" w:fill="auto"/>
            <w:noWrap/>
            <w:vAlign w:val="bottom"/>
            <w:hideMark/>
            <w:tcPrChange w:id="8019"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5519F567" w14:textId="77777777" w:rsidR="00A75EB6" w:rsidRPr="00E30631" w:rsidRDefault="00A75EB6" w:rsidP="00F27A65">
            <w:pPr>
              <w:spacing w:line="240" w:lineRule="auto"/>
              <w:jc w:val="right"/>
              <w:rPr>
                <w:ins w:id="8020" w:author="The Si Tran" w:date="2012-12-10T07:31:00Z"/>
                <w:rFonts w:eastAsia="Times New Roman"/>
                <w:color w:val="000000"/>
                <w:sz w:val="24"/>
                <w:szCs w:val="24"/>
                <w:rPrChange w:id="8021" w:author="The Si Tran" w:date="2012-12-14T06:35:00Z">
                  <w:rPr>
                    <w:ins w:id="8022" w:author="The Si Tran" w:date="2012-12-10T07:31:00Z"/>
                    <w:rFonts w:ascii="Calibri" w:eastAsia="Times New Roman" w:hAnsi="Calibri"/>
                    <w:color w:val="000000"/>
                    <w:sz w:val="22"/>
                  </w:rPr>
                </w:rPrChange>
              </w:rPr>
            </w:pPr>
            <w:ins w:id="8023" w:author="The Si Tran" w:date="2012-12-10T07:31:00Z">
              <w:r w:rsidRPr="00E30631">
                <w:rPr>
                  <w:rFonts w:eastAsia="Times New Roman"/>
                  <w:color w:val="000000"/>
                  <w:sz w:val="24"/>
                  <w:szCs w:val="24"/>
                  <w:rPrChange w:id="8024" w:author="The Si Tran" w:date="2012-12-14T06:35:00Z">
                    <w:rPr>
                      <w:rFonts w:ascii="Calibri" w:eastAsia="Times New Roman" w:hAnsi="Calibri"/>
                      <w:color w:val="000000"/>
                      <w:sz w:val="22"/>
                    </w:rPr>
                  </w:rPrChange>
                </w:rPr>
                <w:t>6.5</w:t>
              </w:r>
            </w:ins>
          </w:p>
        </w:tc>
      </w:tr>
      <w:tr w:rsidR="00A75EB6" w:rsidRPr="005046FC" w14:paraId="24AD3BA9" w14:textId="77777777" w:rsidTr="00E30631">
        <w:trPr>
          <w:trHeight w:val="253"/>
          <w:ins w:id="8025" w:author="The Si Tran" w:date="2012-12-10T07:31:00Z"/>
          <w:trPrChange w:id="8026" w:author="The Si Tran" w:date="2012-12-14T06:35:00Z">
            <w:trPr>
              <w:trHeight w:val="267"/>
            </w:trPr>
          </w:trPrChange>
        </w:trPr>
        <w:tc>
          <w:tcPr>
            <w:tcW w:w="1053" w:type="dxa"/>
            <w:tcBorders>
              <w:top w:val="nil"/>
              <w:left w:val="single" w:sz="4" w:space="0" w:color="auto"/>
              <w:bottom w:val="single" w:sz="4" w:space="0" w:color="auto"/>
              <w:right w:val="single" w:sz="4" w:space="0" w:color="auto"/>
            </w:tcBorders>
            <w:shd w:val="clear" w:color="auto" w:fill="auto"/>
            <w:noWrap/>
            <w:vAlign w:val="center"/>
            <w:hideMark/>
            <w:tcPrChange w:id="8027" w:author="The Si Tran" w:date="2012-12-14T06:35: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C7B82E6" w14:textId="77777777" w:rsidR="00A75EB6" w:rsidRPr="00E30631" w:rsidRDefault="00A75EB6" w:rsidP="00F27A65">
            <w:pPr>
              <w:spacing w:line="240" w:lineRule="auto"/>
              <w:jc w:val="center"/>
              <w:rPr>
                <w:ins w:id="8028" w:author="The Si Tran" w:date="2012-12-10T07:31:00Z"/>
                <w:rFonts w:eastAsia="Times New Roman"/>
                <w:color w:val="000000"/>
                <w:sz w:val="24"/>
                <w:szCs w:val="24"/>
                <w:rPrChange w:id="8029" w:author="The Si Tran" w:date="2012-12-14T06:35:00Z">
                  <w:rPr>
                    <w:ins w:id="8030" w:author="The Si Tran" w:date="2012-12-10T07:31:00Z"/>
                    <w:rFonts w:ascii="Calibri" w:eastAsia="Times New Roman" w:hAnsi="Calibri"/>
                    <w:color w:val="000000"/>
                    <w:sz w:val="22"/>
                  </w:rPr>
                </w:rPrChange>
              </w:rPr>
            </w:pPr>
            <w:ins w:id="8031" w:author="The Si Tran" w:date="2012-12-10T07:31:00Z">
              <w:r w:rsidRPr="00E30631">
                <w:rPr>
                  <w:rFonts w:eastAsia="Times New Roman"/>
                  <w:color w:val="000000"/>
                  <w:sz w:val="24"/>
                  <w:szCs w:val="24"/>
                  <w:rPrChange w:id="8032" w:author="The Si Tran" w:date="2012-12-14T06:35:00Z">
                    <w:rPr>
                      <w:rFonts w:ascii="Calibri" w:eastAsia="Times New Roman" w:hAnsi="Calibri"/>
                      <w:color w:val="000000"/>
                      <w:sz w:val="22"/>
                    </w:rPr>
                  </w:rPrChange>
                </w:rPr>
                <w:t xml:space="preserve">SARIMA </w:t>
              </w:r>
            </w:ins>
          </w:p>
        </w:tc>
        <w:tc>
          <w:tcPr>
            <w:tcW w:w="5950" w:type="dxa"/>
            <w:tcBorders>
              <w:top w:val="nil"/>
              <w:left w:val="nil"/>
              <w:bottom w:val="single" w:sz="4" w:space="0" w:color="auto"/>
              <w:right w:val="single" w:sz="4" w:space="0" w:color="auto"/>
            </w:tcBorders>
            <w:shd w:val="clear" w:color="auto" w:fill="auto"/>
            <w:vAlign w:val="bottom"/>
            <w:hideMark/>
            <w:tcPrChange w:id="8033" w:author="The Si Tran" w:date="2012-12-14T06:35:00Z">
              <w:tcPr>
                <w:tcW w:w="7002" w:type="dxa"/>
                <w:tcBorders>
                  <w:top w:val="nil"/>
                  <w:left w:val="nil"/>
                  <w:bottom w:val="single" w:sz="4" w:space="0" w:color="auto"/>
                  <w:right w:val="single" w:sz="4" w:space="0" w:color="auto"/>
                </w:tcBorders>
                <w:shd w:val="clear" w:color="auto" w:fill="auto"/>
                <w:vAlign w:val="bottom"/>
                <w:hideMark/>
              </w:tcPr>
            </w:tcPrChange>
          </w:tcPr>
          <w:p w14:paraId="59599835" w14:textId="77777777" w:rsidR="00A75EB6" w:rsidRPr="00E30631" w:rsidRDefault="00A75EB6">
            <w:pPr>
              <w:spacing w:line="240" w:lineRule="auto"/>
              <w:jc w:val="left"/>
              <w:rPr>
                <w:ins w:id="8034" w:author="The Si Tran" w:date="2012-12-10T07:31:00Z"/>
                <w:rFonts w:eastAsia="Times New Roman"/>
                <w:color w:val="000000"/>
                <w:sz w:val="24"/>
                <w:szCs w:val="24"/>
                <w:rPrChange w:id="8035" w:author="The Si Tran" w:date="2012-12-14T06:35:00Z">
                  <w:rPr>
                    <w:ins w:id="8036" w:author="The Si Tran" w:date="2012-12-10T07:31:00Z"/>
                    <w:rFonts w:ascii="Calibri" w:eastAsia="Times New Roman" w:hAnsi="Calibri"/>
                    <w:color w:val="000000"/>
                    <w:sz w:val="22"/>
                  </w:rPr>
                </w:rPrChange>
              </w:rPr>
              <w:pPrChange w:id="8037" w:author="The Si Tran" w:date="2012-12-10T07:31:00Z">
                <w:pPr>
                  <w:spacing w:line="240" w:lineRule="auto"/>
                </w:pPr>
              </w:pPrChange>
            </w:pPr>
            <w:ins w:id="8038" w:author="The Si Tran" w:date="2012-12-10T07:31:00Z">
              <w:r w:rsidRPr="00E30631">
                <w:rPr>
                  <w:rFonts w:eastAsia="Times New Roman"/>
                  <w:color w:val="000000"/>
                  <w:sz w:val="24"/>
                  <w:szCs w:val="24"/>
                  <w:rPrChange w:id="8039" w:author="The Si Tran" w:date="2012-12-14T06:35:00Z">
                    <w:rPr>
                      <w:rFonts w:ascii="Calibri" w:eastAsia="Times New Roman" w:hAnsi="Calibri"/>
                      <w:color w:val="000000"/>
                      <w:sz w:val="22"/>
                    </w:rPr>
                  </w:rPrChange>
                </w:rPr>
                <w:t>ARIMA(0, 0, 0)(0, 1, 0)12</w:t>
              </w:r>
            </w:ins>
          </w:p>
        </w:tc>
        <w:tc>
          <w:tcPr>
            <w:tcW w:w="825" w:type="dxa"/>
            <w:tcBorders>
              <w:top w:val="nil"/>
              <w:left w:val="nil"/>
              <w:bottom w:val="single" w:sz="4" w:space="0" w:color="auto"/>
              <w:right w:val="single" w:sz="4" w:space="0" w:color="auto"/>
            </w:tcBorders>
            <w:shd w:val="clear" w:color="auto" w:fill="auto"/>
            <w:noWrap/>
            <w:vAlign w:val="bottom"/>
            <w:hideMark/>
            <w:tcPrChange w:id="8040"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5D30FD66" w14:textId="77777777" w:rsidR="00A75EB6" w:rsidRPr="00E30631" w:rsidRDefault="00A75EB6" w:rsidP="00F27A65">
            <w:pPr>
              <w:spacing w:line="240" w:lineRule="auto"/>
              <w:jc w:val="right"/>
              <w:rPr>
                <w:ins w:id="8041" w:author="The Si Tran" w:date="2012-12-10T07:31:00Z"/>
                <w:rFonts w:eastAsia="Times New Roman"/>
                <w:color w:val="000000"/>
                <w:sz w:val="24"/>
                <w:szCs w:val="24"/>
                <w:rPrChange w:id="8042" w:author="The Si Tran" w:date="2012-12-14T06:35:00Z">
                  <w:rPr>
                    <w:ins w:id="8043" w:author="The Si Tran" w:date="2012-12-10T07:31:00Z"/>
                    <w:rFonts w:ascii="Calibri" w:eastAsia="Times New Roman" w:hAnsi="Calibri"/>
                    <w:color w:val="000000"/>
                    <w:sz w:val="22"/>
                  </w:rPr>
                </w:rPrChange>
              </w:rPr>
            </w:pPr>
            <w:ins w:id="8044" w:author="The Si Tran" w:date="2012-12-10T07:31:00Z">
              <w:r w:rsidRPr="00E30631">
                <w:rPr>
                  <w:rFonts w:eastAsia="Times New Roman"/>
                  <w:color w:val="000000"/>
                  <w:sz w:val="24"/>
                  <w:szCs w:val="24"/>
                  <w:rPrChange w:id="8045" w:author="The Si Tran" w:date="2012-12-14T06:35:00Z">
                    <w:rPr>
                      <w:rFonts w:ascii="Calibri" w:eastAsia="Times New Roman" w:hAnsi="Calibri"/>
                      <w:color w:val="000000"/>
                      <w:sz w:val="22"/>
                    </w:rPr>
                  </w:rPrChange>
                </w:rPr>
                <w:t>1.21</w:t>
              </w:r>
            </w:ins>
          </w:p>
        </w:tc>
        <w:tc>
          <w:tcPr>
            <w:tcW w:w="709" w:type="dxa"/>
            <w:tcBorders>
              <w:top w:val="nil"/>
              <w:left w:val="nil"/>
              <w:bottom w:val="single" w:sz="4" w:space="0" w:color="auto"/>
              <w:right w:val="single" w:sz="4" w:space="0" w:color="auto"/>
            </w:tcBorders>
            <w:shd w:val="clear" w:color="auto" w:fill="auto"/>
            <w:noWrap/>
            <w:vAlign w:val="bottom"/>
            <w:hideMark/>
            <w:tcPrChange w:id="8046"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3B760B38" w14:textId="77777777" w:rsidR="00A75EB6" w:rsidRPr="00E30631" w:rsidRDefault="00A75EB6" w:rsidP="00F27A65">
            <w:pPr>
              <w:spacing w:line="240" w:lineRule="auto"/>
              <w:jc w:val="right"/>
              <w:rPr>
                <w:ins w:id="8047" w:author="The Si Tran" w:date="2012-12-10T07:31:00Z"/>
                <w:rFonts w:eastAsia="Times New Roman"/>
                <w:color w:val="000000"/>
                <w:sz w:val="24"/>
                <w:szCs w:val="24"/>
                <w:rPrChange w:id="8048" w:author="The Si Tran" w:date="2012-12-14T06:35:00Z">
                  <w:rPr>
                    <w:ins w:id="8049" w:author="The Si Tran" w:date="2012-12-10T07:31:00Z"/>
                    <w:rFonts w:ascii="Calibri" w:eastAsia="Times New Roman" w:hAnsi="Calibri"/>
                    <w:color w:val="000000"/>
                    <w:sz w:val="22"/>
                  </w:rPr>
                </w:rPrChange>
              </w:rPr>
            </w:pPr>
            <w:ins w:id="8050" w:author="The Si Tran" w:date="2012-12-10T07:31:00Z">
              <w:r w:rsidRPr="00E30631">
                <w:rPr>
                  <w:rFonts w:eastAsia="Times New Roman"/>
                  <w:color w:val="000000"/>
                  <w:sz w:val="24"/>
                  <w:szCs w:val="24"/>
                  <w:rPrChange w:id="8051" w:author="The Si Tran" w:date="2012-12-14T06:35:00Z">
                    <w:rPr>
                      <w:rFonts w:ascii="Calibri" w:eastAsia="Times New Roman" w:hAnsi="Calibri"/>
                      <w:color w:val="000000"/>
                      <w:sz w:val="22"/>
                    </w:rPr>
                  </w:rPrChange>
                </w:rPr>
                <w:t>2.54</w:t>
              </w:r>
            </w:ins>
          </w:p>
        </w:tc>
        <w:tc>
          <w:tcPr>
            <w:tcW w:w="813" w:type="dxa"/>
            <w:tcBorders>
              <w:top w:val="nil"/>
              <w:left w:val="nil"/>
              <w:bottom w:val="single" w:sz="4" w:space="0" w:color="auto"/>
              <w:right w:val="single" w:sz="4" w:space="0" w:color="auto"/>
            </w:tcBorders>
            <w:shd w:val="clear" w:color="auto" w:fill="auto"/>
            <w:noWrap/>
            <w:vAlign w:val="bottom"/>
            <w:hideMark/>
            <w:tcPrChange w:id="8052"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3A994307" w14:textId="77777777" w:rsidR="00A75EB6" w:rsidRPr="00E30631" w:rsidRDefault="00A75EB6" w:rsidP="00F27A65">
            <w:pPr>
              <w:spacing w:line="240" w:lineRule="auto"/>
              <w:jc w:val="right"/>
              <w:rPr>
                <w:ins w:id="8053" w:author="The Si Tran" w:date="2012-12-10T07:31:00Z"/>
                <w:rFonts w:eastAsia="Times New Roman"/>
                <w:color w:val="000000"/>
                <w:sz w:val="24"/>
                <w:szCs w:val="24"/>
                <w:rPrChange w:id="8054" w:author="The Si Tran" w:date="2012-12-14T06:35:00Z">
                  <w:rPr>
                    <w:ins w:id="8055" w:author="The Si Tran" w:date="2012-12-10T07:31:00Z"/>
                    <w:rFonts w:ascii="Calibri" w:eastAsia="Times New Roman" w:hAnsi="Calibri"/>
                    <w:color w:val="000000"/>
                    <w:sz w:val="22"/>
                  </w:rPr>
                </w:rPrChange>
              </w:rPr>
            </w:pPr>
            <w:ins w:id="8056" w:author="The Si Tran" w:date="2012-12-10T07:31:00Z">
              <w:r w:rsidRPr="00E30631">
                <w:rPr>
                  <w:rFonts w:eastAsia="Times New Roman"/>
                  <w:color w:val="000000"/>
                  <w:sz w:val="24"/>
                  <w:szCs w:val="24"/>
                  <w:rPrChange w:id="8057" w:author="The Si Tran" w:date="2012-12-14T06:35:00Z">
                    <w:rPr>
                      <w:rFonts w:ascii="Calibri" w:eastAsia="Times New Roman" w:hAnsi="Calibri"/>
                      <w:color w:val="000000"/>
                      <w:sz w:val="22"/>
                    </w:rPr>
                  </w:rPrChange>
                </w:rPr>
                <w:t>6.02</w:t>
              </w:r>
            </w:ins>
          </w:p>
        </w:tc>
      </w:tr>
      <w:tr w:rsidR="00A75EB6" w:rsidRPr="005046FC" w14:paraId="6FAA6343" w14:textId="77777777" w:rsidTr="00E30631">
        <w:trPr>
          <w:trHeight w:val="762"/>
          <w:ins w:id="8058" w:author="The Si Tran" w:date="2012-12-10T07:31:00Z"/>
          <w:trPrChange w:id="8059" w:author="The Si Tran" w:date="2012-12-14T06:35:00Z">
            <w:trPr>
              <w:trHeight w:val="801"/>
            </w:trPr>
          </w:trPrChange>
        </w:trPr>
        <w:tc>
          <w:tcPr>
            <w:tcW w:w="10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060" w:author="The Si Tran" w:date="2012-12-14T06: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4D68D40" w14:textId="77777777" w:rsidR="00A75EB6" w:rsidRPr="00E30631" w:rsidRDefault="00A75EB6" w:rsidP="00F27A65">
            <w:pPr>
              <w:spacing w:line="240" w:lineRule="auto"/>
              <w:jc w:val="center"/>
              <w:rPr>
                <w:ins w:id="8061" w:author="The Si Tran" w:date="2012-12-10T07:31:00Z"/>
                <w:rFonts w:eastAsia="Times New Roman"/>
                <w:color w:val="000000"/>
                <w:sz w:val="24"/>
                <w:szCs w:val="24"/>
                <w:rPrChange w:id="8062" w:author="The Si Tran" w:date="2012-12-14T06:35:00Z">
                  <w:rPr>
                    <w:ins w:id="8063" w:author="The Si Tran" w:date="2012-12-10T07:31:00Z"/>
                    <w:rFonts w:ascii="Calibri" w:eastAsia="Times New Roman" w:hAnsi="Calibri"/>
                    <w:color w:val="000000"/>
                    <w:sz w:val="22"/>
                  </w:rPr>
                </w:rPrChange>
              </w:rPr>
            </w:pPr>
            <w:ins w:id="8064" w:author="The Si Tran" w:date="2012-12-10T07:31:00Z">
              <w:r w:rsidRPr="00E30631">
                <w:rPr>
                  <w:rFonts w:eastAsia="Times New Roman"/>
                  <w:color w:val="000000"/>
                  <w:sz w:val="24"/>
                  <w:szCs w:val="24"/>
                  <w:rPrChange w:id="8065" w:author="The Si Tran" w:date="2012-12-14T06:35:00Z">
                    <w:rPr>
                      <w:rFonts w:ascii="Calibri" w:eastAsia="Times New Roman" w:hAnsi="Calibri"/>
                      <w:color w:val="000000"/>
                      <w:sz w:val="22"/>
                    </w:rPr>
                  </w:rPrChange>
                </w:rPr>
                <w:t>Hybrid</w:t>
              </w:r>
            </w:ins>
          </w:p>
        </w:tc>
        <w:tc>
          <w:tcPr>
            <w:tcW w:w="5950" w:type="dxa"/>
            <w:tcBorders>
              <w:top w:val="nil"/>
              <w:left w:val="nil"/>
              <w:bottom w:val="single" w:sz="4" w:space="0" w:color="auto"/>
              <w:right w:val="single" w:sz="4" w:space="0" w:color="auto"/>
            </w:tcBorders>
            <w:shd w:val="clear" w:color="auto" w:fill="auto"/>
            <w:vAlign w:val="bottom"/>
            <w:hideMark/>
            <w:tcPrChange w:id="8066" w:author="The Si Tran" w:date="2012-12-14T06:35:00Z">
              <w:tcPr>
                <w:tcW w:w="7002" w:type="dxa"/>
                <w:tcBorders>
                  <w:top w:val="nil"/>
                  <w:left w:val="nil"/>
                  <w:bottom w:val="single" w:sz="4" w:space="0" w:color="auto"/>
                  <w:right w:val="single" w:sz="4" w:space="0" w:color="auto"/>
                </w:tcBorders>
                <w:shd w:val="clear" w:color="auto" w:fill="auto"/>
                <w:vAlign w:val="bottom"/>
                <w:hideMark/>
              </w:tcPr>
            </w:tcPrChange>
          </w:tcPr>
          <w:p w14:paraId="55F59555" w14:textId="77777777" w:rsidR="00A75EB6" w:rsidRPr="00E30631" w:rsidRDefault="00A75EB6">
            <w:pPr>
              <w:spacing w:line="240" w:lineRule="auto"/>
              <w:jc w:val="left"/>
              <w:rPr>
                <w:ins w:id="8067" w:author="The Si Tran" w:date="2012-12-10T07:31:00Z"/>
                <w:rFonts w:eastAsia="Times New Roman"/>
                <w:color w:val="000000"/>
                <w:sz w:val="24"/>
                <w:szCs w:val="24"/>
                <w:rPrChange w:id="8068" w:author="The Si Tran" w:date="2012-12-14T06:35:00Z">
                  <w:rPr>
                    <w:ins w:id="8069" w:author="The Si Tran" w:date="2012-12-10T07:31:00Z"/>
                    <w:rFonts w:ascii="Calibri" w:eastAsia="Times New Roman" w:hAnsi="Calibri"/>
                    <w:color w:val="000000"/>
                    <w:sz w:val="22"/>
                  </w:rPr>
                </w:rPrChange>
              </w:rPr>
              <w:pPrChange w:id="8070" w:author="The Si Tran" w:date="2012-12-10T07:31:00Z">
                <w:pPr>
                  <w:spacing w:line="240" w:lineRule="auto"/>
                </w:pPr>
              </w:pPrChange>
            </w:pPr>
            <w:ins w:id="8071" w:author="The Si Tran" w:date="2012-12-10T07:31:00Z">
              <w:r w:rsidRPr="00E30631">
                <w:rPr>
                  <w:rFonts w:eastAsia="Times New Roman"/>
                  <w:color w:val="000000"/>
                  <w:sz w:val="24"/>
                  <w:szCs w:val="24"/>
                  <w:rPrChange w:id="8072" w:author="The Si Tran" w:date="2012-12-14T06:35:00Z">
                    <w:rPr>
                      <w:rFonts w:ascii="Calibri" w:eastAsia="Times New Roman" w:hAnsi="Calibri"/>
                      <w:color w:val="000000"/>
                      <w:sz w:val="22"/>
                    </w:rPr>
                  </w:rPrChange>
                </w:rPr>
                <w:t>ARIMA(0, 0, 0)(0, 1, 0)12</w:t>
              </w:r>
              <w:r w:rsidRPr="00E30631">
                <w:rPr>
                  <w:rFonts w:eastAsia="Times New Roman"/>
                  <w:color w:val="000000"/>
                  <w:sz w:val="24"/>
                  <w:szCs w:val="24"/>
                  <w:rPrChange w:id="8073" w:author="The Si Tran" w:date="2012-12-14T06:35:00Z">
                    <w:rPr>
                      <w:rFonts w:ascii="Calibri" w:eastAsia="Times New Roman" w:hAnsi="Calibri"/>
                      <w:color w:val="000000"/>
                      <w:sz w:val="22"/>
                    </w:rPr>
                  </w:rPrChange>
                </w:rPr>
                <w:br/>
                <w:t>Neuron(5,5,1),Algorithm=RPROP, epoches=71,  Residual=1E-6, default_update=0.1, max_update=10</w:t>
              </w:r>
            </w:ins>
          </w:p>
        </w:tc>
        <w:tc>
          <w:tcPr>
            <w:tcW w:w="825" w:type="dxa"/>
            <w:tcBorders>
              <w:top w:val="nil"/>
              <w:left w:val="nil"/>
              <w:bottom w:val="single" w:sz="4" w:space="0" w:color="auto"/>
              <w:right w:val="single" w:sz="4" w:space="0" w:color="auto"/>
            </w:tcBorders>
            <w:shd w:val="clear" w:color="auto" w:fill="auto"/>
            <w:noWrap/>
            <w:vAlign w:val="bottom"/>
            <w:hideMark/>
            <w:tcPrChange w:id="8074"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496EC9DA" w14:textId="77777777" w:rsidR="00A75EB6" w:rsidRPr="00E30631" w:rsidRDefault="00A75EB6" w:rsidP="00F27A65">
            <w:pPr>
              <w:spacing w:line="240" w:lineRule="auto"/>
              <w:jc w:val="right"/>
              <w:rPr>
                <w:ins w:id="8075" w:author="The Si Tran" w:date="2012-12-10T07:31:00Z"/>
                <w:rFonts w:eastAsia="Times New Roman"/>
                <w:color w:val="000000"/>
                <w:sz w:val="24"/>
                <w:szCs w:val="24"/>
                <w:rPrChange w:id="8076" w:author="The Si Tran" w:date="2012-12-14T06:35:00Z">
                  <w:rPr>
                    <w:ins w:id="8077" w:author="The Si Tran" w:date="2012-12-10T07:31:00Z"/>
                    <w:rFonts w:ascii="Calibri" w:eastAsia="Times New Roman" w:hAnsi="Calibri"/>
                    <w:color w:val="000000"/>
                    <w:sz w:val="22"/>
                  </w:rPr>
                </w:rPrChange>
              </w:rPr>
            </w:pPr>
            <w:ins w:id="8078" w:author="The Si Tran" w:date="2012-12-10T07:31:00Z">
              <w:r w:rsidRPr="00E30631">
                <w:rPr>
                  <w:rFonts w:eastAsia="Times New Roman"/>
                  <w:color w:val="000000"/>
                  <w:sz w:val="24"/>
                  <w:szCs w:val="24"/>
                  <w:rPrChange w:id="8079" w:author="The Si Tran" w:date="2012-12-14T06:35:00Z">
                    <w:rPr>
                      <w:rFonts w:ascii="Calibri" w:eastAsia="Times New Roman" w:hAnsi="Calibri"/>
                      <w:color w:val="000000"/>
                      <w:sz w:val="22"/>
                    </w:rPr>
                  </w:rPrChange>
                </w:rPr>
                <w:t>1.19</w:t>
              </w:r>
            </w:ins>
          </w:p>
        </w:tc>
        <w:tc>
          <w:tcPr>
            <w:tcW w:w="709" w:type="dxa"/>
            <w:tcBorders>
              <w:top w:val="nil"/>
              <w:left w:val="nil"/>
              <w:bottom w:val="single" w:sz="4" w:space="0" w:color="auto"/>
              <w:right w:val="single" w:sz="4" w:space="0" w:color="auto"/>
            </w:tcBorders>
            <w:shd w:val="clear" w:color="auto" w:fill="auto"/>
            <w:noWrap/>
            <w:vAlign w:val="bottom"/>
            <w:hideMark/>
            <w:tcPrChange w:id="8080"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3A428038" w14:textId="77777777" w:rsidR="00A75EB6" w:rsidRPr="00E30631" w:rsidRDefault="00A75EB6" w:rsidP="00F27A65">
            <w:pPr>
              <w:spacing w:line="240" w:lineRule="auto"/>
              <w:jc w:val="right"/>
              <w:rPr>
                <w:ins w:id="8081" w:author="The Si Tran" w:date="2012-12-10T07:31:00Z"/>
                <w:rFonts w:eastAsia="Times New Roman"/>
                <w:color w:val="000000"/>
                <w:sz w:val="24"/>
                <w:szCs w:val="24"/>
                <w:rPrChange w:id="8082" w:author="The Si Tran" w:date="2012-12-14T06:35:00Z">
                  <w:rPr>
                    <w:ins w:id="8083" w:author="The Si Tran" w:date="2012-12-10T07:31:00Z"/>
                    <w:rFonts w:ascii="Calibri" w:eastAsia="Times New Roman" w:hAnsi="Calibri"/>
                    <w:color w:val="000000"/>
                    <w:sz w:val="22"/>
                  </w:rPr>
                </w:rPrChange>
              </w:rPr>
            </w:pPr>
            <w:ins w:id="8084" w:author="The Si Tran" w:date="2012-12-10T07:31:00Z">
              <w:r w:rsidRPr="00E30631">
                <w:rPr>
                  <w:rFonts w:eastAsia="Times New Roman"/>
                  <w:color w:val="000000"/>
                  <w:sz w:val="24"/>
                  <w:szCs w:val="24"/>
                  <w:rPrChange w:id="8085" w:author="The Si Tran" w:date="2012-12-14T06:35:00Z">
                    <w:rPr>
                      <w:rFonts w:ascii="Calibri" w:eastAsia="Times New Roman" w:hAnsi="Calibri"/>
                      <w:color w:val="000000"/>
                      <w:sz w:val="22"/>
                    </w:rPr>
                  </w:rPrChange>
                </w:rPr>
                <w:t>2.5</w:t>
              </w:r>
            </w:ins>
          </w:p>
        </w:tc>
        <w:tc>
          <w:tcPr>
            <w:tcW w:w="813" w:type="dxa"/>
            <w:tcBorders>
              <w:top w:val="nil"/>
              <w:left w:val="nil"/>
              <w:bottom w:val="single" w:sz="4" w:space="0" w:color="auto"/>
              <w:right w:val="single" w:sz="4" w:space="0" w:color="auto"/>
            </w:tcBorders>
            <w:shd w:val="clear" w:color="auto" w:fill="auto"/>
            <w:noWrap/>
            <w:vAlign w:val="bottom"/>
            <w:hideMark/>
            <w:tcPrChange w:id="8086"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243DBDE3" w14:textId="77777777" w:rsidR="00A75EB6" w:rsidRPr="00E30631" w:rsidRDefault="00A75EB6" w:rsidP="00F27A65">
            <w:pPr>
              <w:spacing w:line="240" w:lineRule="auto"/>
              <w:jc w:val="right"/>
              <w:rPr>
                <w:ins w:id="8087" w:author="The Si Tran" w:date="2012-12-10T07:31:00Z"/>
                <w:rFonts w:eastAsia="Times New Roman"/>
                <w:color w:val="000000"/>
                <w:sz w:val="24"/>
                <w:szCs w:val="24"/>
                <w:rPrChange w:id="8088" w:author="The Si Tran" w:date="2012-12-14T06:35:00Z">
                  <w:rPr>
                    <w:ins w:id="8089" w:author="The Si Tran" w:date="2012-12-10T07:31:00Z"/>
                    <w:rFonts w:ascii="Calibri" w:eastAsia="Times New Roman" w:hAnsi="Calibri"/>
                    <w:color w:val="000000"/>
                    <w:sz w:val="22"/>
                  </w:rPr>
                </w:rPrChange>
              </w:rPr>
            </w:pPr>
            <w:ins w:id="8090" w:author="The Si Tran" w:date="2012-12-10T07:31:00Z">
              <w:r w:rsidRPr="00E30631">
                <w:rPr>
                  <w:rFonts w:eastAsia="Times New Roman"/>
                  <w:color w:val="000000"/>
                  <w:sz w:val="24"/>
                  <w:szCs w:val="24"/>
                  <w:rPrChange w:id="8091" w:author="The Si Tran" w:date="2012-12-14T06:35:00Z">
                    <w:rPr>
                      <w:rFonts w:ascii="Calibri" w:eastAsia="Times New Roman" w:hAnsi="Calibri"/>
                      <w:color w:val="000000"/>
                      <w:sz w:val="22"/>
                    </w:rPr>
                  </w:rPrChange>
                </w:rPr>
                <w:t>5.92</w:t>
              </w:r>
            </w:ins>
          </w:p>
        </w:tc>
      </w:tr>
      <w:tr w:rsidR="00A75EB6" w:rsidRPr="005046FC" w14:paraId="5CDFBC24" w14:textId="77777777" w:rsidTr="00E30631">
        <w:trPr>
          <w:trHeight w:val="762"/>
          <w:ins w:id="8092" w:author="The Si Tran" w:date="2012-12-10T07:31:00Z"/>
          <w:trPrChange w:id="8093" w:author="The Si Tran" w:date="2012-12-14T06:35:00Z">
            <w:trPr>
              <w:trHeight w:val="801"/>
            </w:trPr>
          </w:trPrChange>
        </w:trPr>
        <w:tc>
          <w:tcPr>
            <w:tcW w:w="1053" w:type="dxa"/>
            <w:vMerge/>
            <w:tcBorders>
              <w:top w:val="nil"/>
              <w:left w:val="single" w:sz="4" w:space="0" w:color="auto"/>
              <w:bottom w:val="single" w:sz="4" w:space="0" w:color="000000"/>
              <w:right w:val="single" w:sz="4" w:space="0" w:color="auto"/>
            </w:tcBorders>
            <w:vAlign w:val="center"/>
            <w:hideMark/>
            <w:tcPrChange w:id="8094" w:author="The Si Tran" w:date="2012-12-14T06:35:00Z">
              <w:tcPr>
                <w:tcW w:w="1072" w:type="dxa"/>
                <w:vMerge/>
                <w:tcBorders>
                  <w:top w:val="nil"/>
                  <w:left w:val="single" w:sz="4" w:space="0" w:color="auto"/>
                  <w:bottom w:val="single" w:sz="4" w:space="0" w:color="000000"/>
                  <w:right w:val="single" w:sz="4" w:space="0" w:color="auto"/>
                </w:tcBorders>
                <w:vAlign w:val="center"/>
                <w:hideMark/>
              </w:tcPr>
            </w:tcPrChange>
          </w:tcPr>
          <w:p w14:paraId="76AEEB36" w14:textId="77777777" w:rsidR="00A75EB6" w:rsidRPr="00E30631" w:rsidRDefault="00A75EB6" w:rsidP="00F27A65">
            <w:pPr>
              <w:spacing w:line="240" w:lineRule="auto"/>
              <w:rPr>
                <w:ins w:id="8095" w:author="The Si Tran" w:date="2012-12-10T07:31:00Z"/>
                <w:rFonts w:eastAsia="Times New Roman"/>
                <w:color w:val="000000"/>
                <w:sz w:val="24"/>
                <w:szCs w:val="24"/>
                <w:rPrChange w:id="8096" w:author="The Si Tran" w:date="2012-12-14T06:35:00Z">
                  <w:rPr>
                    <w:ins w:id="8097" w:author="The Si Tran" w:date="2012-12-10T07:31:00Z"/>
                    <w:rFonts w:ascii="Calibri" w:eastAsia="Times New Roman" w:hAnsi="Calibri"/>
                    <w:color w:val="000000"/>
                    <w:sz w:val="22"/>
                  </w:rPr>
                </w:rPrChange>
              </w:rPr>
            </w:pPr>
          </w:p>
        </w:tc>
        <w:tc>
          <w:tcPr>
            <w:tcW w:w="5950" w:type="dxa"/>
            <w:tcBorders>
              <w:top w:val="nil"/>
              <w:left w:val="nil"/>
              <w:bottom w:val="single" w:sz="4" w:space="0" w:color="auto"/>
              <w:right w:val="single" w:sz="4" w:space="0" w:color="auto"/>
            </w:tcBorders>
            <w:shd w:val="clear" w:color="auto" w:fill="auto"/>
            <w:vAlign w:val="bottom"/>
            <w:hideMark/>
            <w:tcPrChange w:id="8098" w:author="The Si Tran" w:date="2012-12-14T06:35:00Z">
              <w:tcPr>
                <w:tcW w:w="7002" w:type="dxa"/>
                <w:tcBorders>
                  <w:top w:val="nil"/>
                  <w:left w:val="nil"/>
                  <w:bottom w:val="single" w:sz="4" w:space="0" w:color="auto"/>
                  <w:right w:val="single" w:sz="4" w:space="0" w:color="auto"/>
                </w:tcBorders>
                <w:shd w:val="clear" w:color="auto" w:fill="auto"/>
                <w:vAlign w:val="bottom"/>
                <w:hideMark/>
              </w:tcPr>
            </w:tcPrChange>
          </w:tcPr>
          <w:p w14:paraId="2F8269C9" w14:textId="77777777" w:rsidR="00A75EB6" w:rsidRPr="00E30631" w:rsidRDefault="00A75EB6">
            <w:pPr>
              <w:spacing w:line="240" w:lineRule="auto"/>
              <w:jc w:val="left"/>
              <w:rPr>
                <w:ins w:id="8099" w:author="The Si Tran" w:date="2012-12-10T07:31:00Z"/>
                <w:rFonts w:eastAsia="Times New Roman"/>
                <w:color w:val="000000"/>
                <w:sz w:val="24"/>
                <w:szCs w:val="24"/>
                <w:rPrChange w:id="8100" w:author="The Si Tran" w:date="2012-12-14T06:35:00Z">
                  <w:rPr>
                    <w:ins w:id="8101" w:author="The Si Tran" w:date="2012-12-10T07:31:00Z"/>
                    <w:rFonts w:ascii="Calibri" w:eastAsia="Times New Roman" w:hAnsi="Calibri"/>
                    <w:color w:val="000000"/>
                    <w:sz w:val="22"/>
                  </w:rPr>
                </w:rPrChange>
              </w:rPr>
              <w:pPrChange w:id="8102" w:author="The Si Tran" w:date="2012-12-10T07:31:00Z">
                <w:pPr>
                  <w:spacing w:line="240" w:lineRule="auto"/>
                </w:pPr>
              </w:pPrChange>
            </w:pPr>
            <w:ins w:id="8103" w:author="The Si Tran" w:date="2012-12-10T07:31:00Z">
              <w:r w:rsidRPr="00E30631">
                <w:rPr>
                  <w:rFonts w:eastAsia="Times New Roman"/>
                  <w:color w:val="000000"/>
                  <w:sz w:val="24"/>
                  <w:szCs w:val="24"/>
                  <w:rPrChange w:id="8104" w:author="The Si Tran" w:date="2012-12-14T06:35:00Z">
                    <w:rPr>
                      <w:rFonts w:ascii="Calibri" w:eastAsia="Times New Roman" w:hAnsi="Calibri"/>
                      <w:color w:val="000000"/>
                      <w:sz w:val="22"/>
                    </w:rPr>
                  </w:rPrChange>
                </w:rPr>
                <w:t>ARIMA(0, 0, 0)(0, 1, 0)12</w:t>
              </w:r>
              <w:r w:rsidRPr="00E30631">
                <w:rPr>
                  <w:rFonts w:eastAsia="Times New Roman"/>
                  <w:color w:val="000000"/>
                  <w:sz w:val="24"/>
                  <w:szCs w:val="24"/>
                  <w:rPrChange w:id="8105" w:author="The Si Tran" w:date="2012-12-14T06:35:00Z">
                    <w:rPr>
                      <w:rFonts w:ascii="Calibri" w:eastAsia="Times New Roman" w:hAnsi="Calibri"/>
                      <w:color w:val="000000"/>
                      <w:sz w:val="22"/>
                    </w:rPr>
                  </w:rPrChange>
                </w:rPr>
                <w:br/>
                <w:t>Neuron(5,5,1),Algorithm=Back Propagation, epoches=7, Residual=1E-6, learning_rate=0.4, momemtum = 0,2</w:t>
              </w:r>
            </w:ins>
          </w:p>
        </w:tc>
        <w:tc>
          <w:tcPr>
            <w:tcW w:w="825" w:type="dxa"/>
            <w:tcBorders>
              <w:top w:val="nil"/>
              <w:left w:val="nil"/>
              <w:bottom w:val="single" w:sz="4" w:space="0" w:color="auto"/>
              <w:right w:val="single" w:sz="4" w:space="0" w:color="auto"/>
            </w:tcBorders>
            <w:shd w:val="clear" w:color="auto" w:fill="auto"/>
            <w:noWrap/>
            <w:vAlign w:val="bottom"/>
            <w:hideMark/>
            <w:tcPrChange w:id="8106"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3920FE8A" w14:textId="77777777" w:rsidR="00A75EB6" w:rsidRPr="00E30631" w:rsidRDefault="00A75EB6" w:rsidP="00F27A65">
            <w:pPr>
              <w:spacing w:line="240" w:lineRule="auto"/>
              <w:jc w:val="right"/>
              <w:rPr>
                <w:ins w:id="8107" w:author="The Si Tran" w:date="2012-12-10T07:31:00Z"/>
                <w:rFonts w:eastAsia="Times New Roman"/>
                <w:color w:val="000000"/>
                <w:sz w:val="24"/>
                <w:szCs w:val="24"/>
                <w:rPrChange w:id="8108" w:author="The Si Tran" w:date="2012-12-14T06:35:00Z">
                  <w:rPr>
                    <w:ins w:id="8109" w:author="The Si Tran" w:date="2012-12-10T07:31:00Z"/>
                    <w:rFonts w:ascii="Calibri" w:eastAsia="Times New Roman" w:hAnsi="Calibri"/>
                    <w:color w:val="000000"/>
                    <w:sz w:val="22"/>
                  </w:rPr>
                </w:rPrChange>
              </w:rPr>
            </w:pPr>
            <w:ins w:id="8110" w:author="The Si Tran" w:date="2012-12-10T07:31:00Z">
              <w:r w:rsidRPr="00E30631">
                <w:rPr>
                  <w:rFonts w:eastAsia="Times New Roman"/>
                  <w:color w:val="000000"/>
                  <w:sz w:val="24"/>
                  <w:szCs w:val="24"/>
                  <w:rPrChange w:id="8111" w:author="The Si Tran" w:date="2012-12-14T06:35:00Z">
                    <w:rPr>
                      <w:rFonts w:ascii="Calibri" w:eastAsia="Times New Roman" w:hAnsi="Calibri"/>
                      <w:color w:val="000000"/>
                      <w:sz w:val="22"/>
                    </w:rPr>
                  </w:rPrChange>
                </w:rPr>
                <w:t>1.19</w:t>
              </w:r>
            </w:ins>
          </w:p>
        </w:tc>
        <w:tc>
          <w:tcPr>
            <w:tcW w:w="709" w:type="dxa"/>
            <w:tcBorders>
              <w:top w:val="nil"/>
              <w:left w:val="nil"/>
              <w:bottom w:val="single" w:sz="4" w:space="0" w:color="auto"/>
              <w:right w:val="single" w:sz="4" w:space="0" w:color="auto"/>
            </w:tcBorders>
            <w:shd w:val="clear" w:color="auto" w:fill="auto"/>
            <w:noWrap/>
            <w:vAlign w:val="bottom"/>
            <w:hideMark/>
            <w:tcPrChange w:id="8112"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41D1C8A7" w14:textId="77777777" w:rsidR="00A75EB6" w:rsidRPr="00E30631" w:rsidRDefault="00A75EB6" w:rsidP="00F27A65">
            <w:pPr>
              <w:spacing w:line="240" w:lineRule="auto"/>
              <w:jc w:val="right"/>
              <w:rPr>
                <w:ins w:id="8113" w:author="The Si Tran" w:date="2012-12-10T07:31:00Z"/>
                <w:rFonts w:eastAsia="Times New Roman"/>
                <w:color w:val="000000"/>
                <w:sz w:val="24"/>
                <w:szCs w:val="24"/>
                <w:rPrChange w:id="8114" w:author="The Si Tran" w:date="2012-12-14T06:35:00Z">
                  <w:rPr>
                    <w:ins w:id="8115" w:author="The Si Tran" w:date="2012-12-10T07:31:00Z"/>
                    <w:rFonts w:ascii="Calibri" w:eastAsia="Times New Roman" w:hAnsi="Calibri"/>
                    <w:color w:val="000000"/>
                    <w:sz w:val="22"/>
                  </w:rPr>
                </w:rPrChange>
              </w:rPr>
            </w:pPr>
            <w:ins w:id="8116" w:author="The Si Tran" w:date="2012-12-10T07:31:00Z">
              <w:r w:rsidRPr="00E30631">
                <w:rPr>
                  <w:rFonts w:eastAsia="Times New Roman"/>
                  <w:color w:val="000000"/>
                  <w:sz w:val="24"/>
                  <w:szCs w:val="24"/>
                  <w:rPrChange w:id="8117" w:author="The Si Tran" w:date="2012-12-14T06:35:00Z">
                    <w:rPr>
                      <w:rFonts w:ascii="Calibri" w:eastAsia="Times New Roman" w:hAnsi="Calibri"/>
                      <w:color w:val="000000"/>
                      <w:sz w:val="22"/>
                    </w:rPr>
                  </w:rPrChange>
                </w:rPr>
                <w:t>2.5</w:t>
              </w:r>
            </w:ins>
          </w:p>
        </w:tc>
        <w:tc>
          <w:tcPr>
            <w:tcW w:w="813" w:type="dxa"/>
            <w:tcBorders>
              <w:top w:val="nil"/>
              <w:left w:val="nil"/>
              <w:bottom w:val="single" w:sz="4" w:space="0" w:color="auto"/>
              <w:right w:val="single" w:sz="4" w:space="0" w:color="auto"/>
            </w:tcBorders>
            <w:shd w:val="clear" w:color="auto" w:fill="auto"/>
            <w:noWrap/>
            <w:vAlign w:val="bottom"/>
            <w:hideMark/>
            <w:tcPrChange w:id="8118"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280B8450" w14:textId="77777777" w:rsidR="00A75EB6" w:rsidRPr="00E30631" w:rsidRDefault="00A75EB6" w:rsidP="00F27A65">
            <w:pPr>
              <w:spacing w:line="240" w:lineRule="auto"/>
              <w:jc w:val="right"/>
              <w:rPr>
                <w:ins w:id="8119" w:author="The Si Tran" w:date="2012-12-10T07:31:00Z"/>
                <w:rFonts w:eastAsia="Times New Roman"/>
                <w:color w:val="000000"/>
                <w:sz w:val="24"/>
                <w:szCs w:val="24"/>
                <w:rPrChange w:id="8120" w:author="The Si Tran" w:date="2012-12-14T06:35:00Z">
                  <w:rPr>
                    <w:ins w:id="8121" w:author="The Si Tran" w:date="2012-12-10T07:31:00Z"/>
                    <w:rFonts w:ascii="Calibri" w:eastAsia="Times New Roman" w:hAnsi="Calibri"/>
                    <w:color w:val="000000"/>
                    <w:sz w:val="22"/>
                  </w:rPr>
                </w:rPrChange>
              </w:rPr>
            </w:pPr>
            <w:ins w:id="8122" w:author="The Si Tran" w:date="2012-12-10T07:31:00Z">
              <w:r w:rsidRPr="00E30631">
                <w:rPr>
                  <w:rFonts w:eastAsia="Times New Roman"/>
                  <w:color w:val="000000"/>
                  <w:sz w:val="24"/>
                  <w:szCs w:val="24"/>
                  <w:rPrChange w:id="8123" w:author="The Si Tran" w:date="2012-12-14T06:35:00Z">
                    <w:rPr>
                      <w:rFonts w:ascii="Calibri" w:eastAsia="Times New Roman" w:hAnsi="Calibri"/>
                      <w:color w:val="000000"/>
                      <w:sz w:val="22"/>
                    </w:rPr>
                  </w:rPrChange>
                </w:rPr>
                <w:t>5.92</w:t>
              </w:r>
            </w:ins>
          </w:p>
        </w:tc>
      </w:tr>
    </w:tbl>
    <w:p w14:paraId="611F5C6C" w14:textId="77777777" w:rsidR="00E30631" w:rsidRDefault="00E30631" w:rsidP="00E30631">
      <w:pPr>
        <w:rPr>
          <w:ins w:id="8124" w:author="The Si Tran" w:date="2012-12-14T06:36:00Z"/>
        </w:rPr>
        <w:pPrChange w:id="8125" w:author="The Si Tran" w:date="2012-12-14T06:36:00Z">
          <w:pPr>
            <w:pStyle w:val="Heading1"/>
            <w:jc w:val="left"/>
          </w:pPr>
        </w:pPrChange>
      </w:pPr>
      <w:bookmarkStart w:id="8126" w:name="_Toc343220866"/>
    </w:p>
    <w:p w14:paraId="0B91FA9C" w14:textId="77777777" w:rsidR="00E30631" w:rsidRDefault="00E30631" w:rsidP="00E30631">
      <w:pPr>
        <w:rPr>
          <w:ins w:id="8127" w:author="The Si Tran" w:date="2012-12-14T06:36:00Z"/>
        </w:rPr>
        <w:pPrChange w:id="8128" w:author="The Si Tran" w:date="2012-12-14T06:36:00Z">
          <w:pPr>
            <w:pStyle w:val="Heading1"/>
            <w:jc w:val="left"/>
          </w:pPr>
        </w:pPrChange>
      </w:pPr>
    </w:p>
    <w:p w14:paraId="7A47EDDD" w14:textId="77777777" w:rsidR="00E30631" w:rsidRDefault="00E30631" w:rsidP="00E30631">
      <w:pPr>
        <w:rPr>
          <w:ins w:id="8129" w:author="The Si Tran" w:date="2012-12-14T06:36:00Z"/>
        </w:rPr>
        <w:pPrChange w:id="8130" w:author="The Si Tran" w:date="2012-12-14T06:36:00Z">
          <w:pPr>
            <w:pStyle w:val="Heading1"/>
            <w:jc w:val="left"/>
          </w:pPr>
        </w:pPrChange>
      </w:pPr>
    </w:p>
    <w:p w14:paraId="347D2428" w14:textId="77777777" w:rsidR="00E30631" w:rsidRDefault="00E30631" w:rsidP="00E30631">
      <w:pPr>
        <w:rPr>
          <w:ins w:id="8131" w:author="The Si Tran" w:date="2012-12-14T06:36:00Z"/>
        </w:rPr>
        <w:pPrChange w:id="8132" w:author="The Si Tran" w:date="2012-12-14T06:36:00Z">
          <w:pPr>
            <w:pStyle w:val="Heading1"/>
            <w:jc w:val="left"/>
          </w:pPr>
        </w:pPrChange>
      </w:pPr>
    </w:p>
    <w:p w14:paraId="0380EACA" w14:textId="77777777" w:rsidR="00EF77AD" w:rsidRDefault="00EF77AD">
      <w:pPr>
        <w:pStyle w:val="Heading3"/>
        <w:rPr>
          <w:ins w:id="8133" w:author="The Si Tran" w:date="2012-12-14T06:36:00Z"/>
        </w:rPr>
        <w:pPrChange w:id="8134" w:author="The Si Tran" w:date="2012-12-06T21:22:00Z">
          <w:pPr>
            <w:pStyle w:val="Heading1"/>
            <w:jc w:val="left"/>
          </w:pPr>
        </w:pPrChange>
      </w:pPr>
      <w:ins w:id="8135" w:author="The Si Tran" w:date="2012-12-06T21:22:00Z">
        <w:r>
          <w:lastRenderedPageBreak/>
          <w:t>Bộ dữ liệ</w:t>
        </w:r>
        <w:r w:rsidR="00810267">
          <w:t>u có tính xu hướng</w:t>
        </w:r>
      </w:ins>
      <w:bookmarkEnd w:id="8126"/>
    </w:p>
    <w:p w14:paraId="171B21B5" w14:textId="1CDCE3E4" w:rsidR="00E30631" w:rsidRPr="00E30631" w:rsidRDefault="00E30631" w:rsidP="00E30631">
      <w:pPr>
        <w:pStyle w:val="Bang"/>
        <w:spacing w:before="0" w:after="0"/>
        <w:rPr>
          <w:ins w:id="8136" w:author="The Si Tran" w:date="2012-12-10T07:32:00Z"/>
          <w:rPrChange w:id="8137" w:author="The Si Tran" w:date="2012-12-14T06:36:00Z">
            <w:rPr>
              <w:ins w:id="8138" w:author="The Si Tran" w:date="2012-12-10T07:32:00Z"/>
            </w:rPr>
          </w:rPrChange>
        </w:rPr>
        <w:pPrChange w:id="8139" w:author="The Si Tran" w:date="2012-12-14T06:37:00Z">
          <w:pPr>
            <w:pStyle w:val="Heading1"/>
            <w:jc w:val="left"/>
          </w:pPr>
        </w:pPrChange>
      </w:pPr>
      <w:bookmarkStart w:id="8140" w:name="_Toc343033798"/>
      <w:bookmarkStart w:id="8141" w:name="_Toc343226127"/>
      <w:ins w:id="8142" w:author="The Si Tran" w:date="2012-12-14T06:36:00Z">
        <w:r w:rsidRPr="006041AD">
          <w:rPr>
            <w:b/>
          </w:rPr>
          <w:t>Bảng 6.6:</w:t>
        </w:r>
        <w:r w:rsidRPr="004D696B">
          <w:t xml:space="preserve"> Kết quả thực nghiệm chuỗi dữ liệu</w:t>
        </w:r>
        <w:r>
          <w:t xml:space="preserve"> </w:t>
        </w:r>
        <w:r w:rsidRPr="004D696B">
          <w:t>Chemical</w:t>
        </w:r>
      </w:ins>
      <w:bookmarkEnd w:id="8140"/>
      <w:bookmarkEnd w:id="8141"/>
    </w:p>
    <w:tbl>
      <w:tblPr>
        <w:tblpPr w:leftFromText="180" w:rightFromText="180" w:vertAnchor="text" w:horzAnchor="margin" w:tblpY="486"/>
        <w:tblW w:w="9392" w:type="dxa"/>
        <w:tblLook w:val="04A0" w:firstRow="1" w:lastRow="0" w:firstColumn="1" w:lastColumn="0" w:noHBand="0" w:noVBand="1"/>
        <w:tblPrChange w:id="8143" w:author="The Si Tran" w:date="2012-12-14T06:37:00Z">
          <w:tblPr>
            <w:tblpPr w:leftFromText="180" w:rightFromText="180" w:vertAnchor="text" w:horzAnchor="margin" w:tblpY="486"/>
            <w:tblW w:w="10394" w:type="dxa"/>
            <w:tblLook w:val="04A0" w:firstRow="1" w:lastRow="0" w:firstColumn="1" w:lastColumn="0" w:noHBand="0" w:noVBand="1"/>
          </w:tblPr>
        </w:tblPrChange>
      </w:tblPr>
      <w:tblGrid>
        <w:gridCol w:w="1150"/>
        <w:gridCol w:w="5985"/>
        <w:gridCol w:w="750"/>
        <w:gridCol w:w="756"/>
        <w:gridCol w:w="883"/>
        <w:tblGridChange w:id="8144">
          <w:tblGrid>
            <w:gridCol w:w="1072"/>
            <w:gridCol w:w="7014"/>
            <w:gridCol w:w="820"/>
            <w:gridCol w:w="820"/>
            <w:gridCol w:w="828"/>
          </w:tblGrid>
        </w:tblGridChange>
      </w:tblGrid>
      <w:tr w:rsidR="003A1CA3" w:rsidRPr="003A1CA3" w14:paraId="6DCE7187" w14:textId="77777777" w:rsidTr="00E30631">
        <w:trPr>
          <w:trHeight w:val="270"/>
          <w:ins w:id="8145" w:author="The Si Tran" w:date="2012-12-10T07:33:00Z"/>
          <w:trPrChange w:id="8146" w:author="The Si Tran" w:date="2012-12-14T06:37:00Z">
            <w:trPr>
              <w:trHeight w:val="280"/>
            </w:trPr>
          </w:trPrChange>
        </w:trPr>
        <w:tc>
          <w:tcPr>
            <w:tcW w:w="1107"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8147" w:author="The Si Tran" w:date="2012-12-14T06:37:00Z">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3BBF22C" w14:textId="77777777" w:rsidR="003A1CA3" w:rsidRPr="00E30631" w:rsidRDefault="003A1CA3" w:rsidP="00E30631">
            <w:pPr>
              <w:spacing w:before="0" w:line="240" w:lineRule="auto"/>
              <w:jc w:val="left"/>
              <w:rPr>
                <w:ins w:id="8148" w:author="The Si Tran" w:date="2012-12-10T07:33:00Z"/>
                <w:rFonts w:eastAsia="Times New Roman"/>
                <w:color w:val="000000"/>
                <w:sz w:val="24"/>
                <w:szCs w:val="24"/>
                <w:rPrChange w:id="8149" w:author="The Si Tran" w:date="2012-12-14T06:37:00Z">
                  <w:rPr>
                    <w:ins w:id="8150" w:author="The Si Tran" w:date="2012-12-10T07:33:00Z"/>
                    <w:rFonts w:ascii="Calibri" w:eastAsia="Times New Roman" w:hAnsi="Calibri"/>
                    <w:color w:val="000000"/>
                    <w:sz w:val="22"/>
                  </w:rPr>
                </w:rPrChange>
              </w:rPr>
              <w:pPrChange w:id="8151" w:author="The Si Tran" w:date="2012-12-14T06:37:00Z">
                <w:pPr>
                  <w:framePr w:hSpace="180" w:wrap="around" w:vAnchor="text" w:hAnchor="margin" w:y="486"/>
                  <w:spacing w:before="0" w:line="240" w:lineRule="auto"/>
                  <w:jc w:val="left"/>
                </w:pPr>
              </w:pPrChange>
            </w:pPr>
            <w:ins w:id="8152" w:author="The Si Tran" w:date="2012-12-10T07:33:00Z">
              <w:r w:rsidRPr="00E30631">
                <w:rPr>
                  <w:rFonts w:eastAsia="Times New Roman"/>
                  <w:color w:val="000000"/>
                  <w:sz w:val="24"/>
                  <w:szCs w:val="24"/>
                  <w:rPrChange w:id="8153" w:author="The Si Tran" w:date="2012-12-14T06:37:00Z">
                    <w:rPr>
                      <w:rFonts w:ascii="Calibri" w:eastAsia="Times New Roman" w:hAnsi="Calibri"/>
                      <w:color w:val="000000"/>
                      <w:sz w:val="22"/>
                    </w:rPr>
                  </w:rPrChange>
                </w:rPr>
                <w:t> </w:t>
              </w:r>
            </w:ins>
          </w:p>
        </w:tc>
        <w:tc>
          <w:tcPr>
            <w:tcW w:w="5985" w:type="dxa"/>
            <w:tcBorders>
              <w:top w:val="single" w:sz="4" w:space="0" w:color="auto"/>
              <w:left w:val="nil"/>
              <w:bottom w:val="single" w:sz="4" w:space="0" w:color="auto"/>
              <w:right w:val="single" w:sz="4" w:space="0" w:color="auto"/>
            </w:tcBorders>
            <w:shd w:val="clear" w:color="auto" w:fill="auto"/>
            <w:noWrap/>
            <w:vAlign w:val="bottom"/>
            <w:hideMark/>
            <w:tcPrChange w:id="8154" w:author="The Si Tran" w:date="2012-12-14T06:37:00Z">
              <w:tcPr>
                <w:tcW w:w="701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C462A98" w14:textId="77777777" w:rsidR="003A1CA3" w:rsidRPr="00E30631" w:rsidRDefault="003A1CA3" w:rsidP="00E30631">
            <w:pPr>
              <w:spacing w:before="0" w:line="240" w:lineRule="auto"/>
              <w:jc w:val="left"/>
              <w:rPr>
                <w:ins w:id="8155" w:author="The Si Tran" w:date="2012-12-10T07:33:00Z"/>
                <w:rFonts w:eastAsia="Times New Roman"/>
                <w:color w:val="000000"/>
                <w:sz w:val="24"/>
                <w:szCs w:val="24"/>
                <w:rPrChange w:id="8156" w:author="The Si Tran" w:date="2012-12-14T06:37:00Z">
                  <w:rPr>
                    <w:ins w:id="8157" w:author="The Si Tran" w:date="2012-12-10T07:33:00Z"/>
                    <w:rFonts w:ascii="Calibri" w:eastAsia="Times New Roman" w:hAnsi="Calibri"/>
                    <w:color w:val="000000"/>
                    <w:sz w:val="22"/>
                  </w:rPr>
                </w:rPrChange>
              </w:rPr>
              <w:pPrChange w:id="8158" w:author="The Si Tran" w:date="2012-12-14T06:37:00Z">
                <w:pPr>
                  <w:framePr w:hSpace="180" w:wrap="around" w:vAnchor="text" w:hAnchor="margin" w:y="486"/>
                  <w:spacing w:before="0" w:line="240" w:lineRule="auto"/>
                  <w:jc w:val="left"/>
                </w:pPr>
              </w:pPrChange>
            </w:pPr>
            <w:ins w:id="8159" w:author="The Si Tran" w:date="2012-12-10T07:33:00Z">
              <w:r w:rsidRPr="00E30631">
                <w:rPr>
                  <w:rFonts w:eastAsia="Times New Roman"/>
                  <w:color w:val="000000"/>
                  <w:sz w:val="24"/>
                  <w:szCs w:val="24"/>
                  <w:rPrChange w:id="8160" w:author="The Si Tran" w:date="2012-12-14T06:37:00Z">
                    <w:rPr>
                      <w:rFonts w:ascii="Calibri" w:eastAsia="Times New Roman" w:hAnsi="Calibri"/>
                      <w:color w:val="000000"/>
                      <w:sz w:val="22"/>
                    </w:rPr>
                  </w:rPrChange>
                </w:rPr>
                <w:t>Model</w:t>
              </w:r>
            </w:ins>
          </w:p>
        </w:tc>
        <w:tc>
          <w:tcPr>
            <w:tcW w:w="722" w:type="dxa"/>
            <w:tcBorders>
              <w:top w:val="single" w:sz="4" w:space="0" w:color="auto"/>
              <w:left w:val="nil"/>
              <w:bottom w:val="single" w:sz="4" w:space="0" w:color="auto"/>
              <w:right w:val="single" w:sz="4" w:space="0" w:color="auto"/>
            </w:tcBorders>
            <w:shd w:val="clear" w:color="auto" w:fill="auto"/>
            <w:noWrap/>
            <w:vAlign w:val="bottom"/>
            <w:hideMark/>
            <w:tcPrChange w:id="8161" w:author="The Si Tran" w:date="2012-12-14T06:37: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ADCF44B" w14:textId="77777777" w:rsidR="003A1CA3" w:rsidRPr="00E30631" w:rsidRDefault="003A1CA3" w:rsidP="00E30631">
            <w:pPr>
              <w:spacing w:before="0" w:line="240" w:lineRule="auto"/>
              <w:jc w:val="left"/>
              <w:rPr>
                <w:ins w:id="8162" w:author="The Si Tran" w:date="2012-12-10T07:33:00Z"/>
                <w:rFonts w:eastAsia="Times New Roman"/>
                <w:color w:val="000000"/>
                <w:sz w:val="24"/>
                <w:szCs w:val="24"/>
                <w:rPrChange w:id="8163" w:author="The Si Tran" w:date="2012-12-14T06:37:00Z">
                  <w:rPr>
                    <w:ins w:id="8164" w:author="The Si Tran" w:date="2012-12-10T07:33:00Z"/>
                    <w:rFonts w:ascii="Calibri" w:eastAsia="Times New Roman" w:hAnsi="Calibri"/>
                    <w:color w:val="000000"/>
                    <w:sz w:val="22"/>
                  </w:rPr>
                </w:rPrChange>
              </w:rPr>
              <w:pPrChange w:id="8165" w:author="The Si Tran" w:date="2012-12-14T06:37:00Z">
                <w:pPr>
                  <w:framePr w:hSpace="180" w:wrap="around" w:vAnchor="text" w:hAnchor="margin" w:y="486"/>
                  <w:spacing w:before="0" w:line="240" w:lineRule="auto"/>
                  <w:jc w:val="left"/>
                </w:pPr>
              </w:pPrChange>
            </w:pPr>
            <w:ins w:id="8166" w:author="The Si Tran" w:date="2012-12-10T07:33:00Z">
              <w:r w:rsidRPr="00E30631">
                <w:rPr>
                  <w:rFonts w:eastAsia="Times New Roman"/>
                  <w:color w:val="000000"/>
                  <w:sz w:val="24"/>
                  <w:szCs w:val="24"/>
                  <w:rPrChange w:id="8167" w:author="The Si Tran" w:date="2012-12-14T06:37:00Z">
                    <w:rPr>
                      <w:rFonts w:ascii="Calibri" w:eastAsia="Times New Roman" w:hAnsi="Calibri"/>
                      <w:color w:val="000000"/>
                      <w:sz w:val="22"/>
                    </w:rPr>
                  </w:rPrChange>
                </w:rPr>
                <w:t>MAE</w:t>
              </w:r>
            </w:ins>
          </w:p>
        </w:tc>
        <w:tc>
          <w:tcPr>
            <w:tcW w:w="728" w:type="dxa"/>
            <w:tcBorders>
              <w:top w:val="single" w:sz="4" w:space="0" w:color="auto"/>
              <w:left w:val="nil"/>
              <w:bottom w:val="single" w:sz="4" w:space="0" w:color="auto"/>
              <w:right w:val="single" w:sz="4" w:space="0" w:color="auto"/>
            </w:tcBorders>
            <w:shd w:val="clear" w:color="auto" w:fill="auto"/>
            <w:noWrap/>
            <w:vAlign w:val="bottom"/>
            <w:hideMark/>
            <w:tcPrChange w:id="8168" w:author="The Si Tran" w:date="2012-12-14T06:37: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994AA60" w14:textId="77777777" w:rsidR="003A1CA3" w:rsidRPr="00E30631" w:rsidRDefault="003A1CA3" w:rsidP="00E30631">
            <w:pPr>
              <w:spacing w:before="0" w:line="240" w:lineRule="auto"/>
              <w:jc w:val="left"/>
              <w:rPr>
                <w:ins w:id="8169" w:author="The Si Tran" w:date="2012-12-10T07:33:00Z"/>
                <w:rFonts w:eastAsia="Times New Roman"/>
                <w:color w:val="000000"/>
                <w:sz w:val="24"/>
                <w:szCs w:val="24"/>
                <w:rPrChange w:id="8170" w:author="The Si Tran" w:date="2012-12-14T06:37:00Z">
                  <w:rPr>
                    <w:ins w:id="8171" w:author="The Si Tran" w:date="2012-12-10T07:33:00Z"/>
                    <w:rFonts w:ascii="Calibri" w:eastAsia="Times New Roman" w:hAnsi="Calibri"/>
                    <w:color w:val="000000"/>
                    <w:sz w:val="22"/>
                  </w:rPr>
                </w:rPrChange>
              </w:rPr>
              <w:pPrChange w:id="8172" w:author="The Si Tran" w:date="2012-12-14T06:37:00Z">
                <w:pPr>
                  <w:framePr w:hSpace="180" w:wrap="around" w:vAnchor="text" w:hAnchor="margin" w:y="486"/>
                  <w:spacing w:before="0" w:line="240" w:lineRule="auto"/>
                  <w:jc w:val="left"/>
                </w:pPr>
              </w:pPrChange>
            </w:pPr>
            <w:ins w:id="8173" w:author="The Si Tran" w:date="2012-12-10T07:33:00Z">
              <w:r w:rsidRPr="00E30631">
                <w:rPr>
                  <w:rFonts w:eastAsia="Times New Roman"/>
                  <w:color w:val="000000"/>
                  <w:sz w:val="24"/>
                  <w:szCs w:val="24"/>
                  <w:rPrChange w:id="8174" w:author="The Si Tran" w:date="2012-12-14T06:37:00Z">
                    <w:rPr>
                      <w:rFonts w:ascii="Calibri" w:eastAsia="Times New Roman" w:hAnsi="Calibri"/>
                      <w:color w:val="000000"/>
                      <w:sz w:val="22"/>
                    </w:rPr>
                  </w:rPrChange>
                </w:rPr>
                <w:t>MSE</w:t>
              </w:r>
            </w:ins>
          </w:p>
        </w:tc>
        <w:tc>
          <w:tcPr>
            <w:tcW w:w="850" w:type="dxa"/>
            <w:tcBorders>
              <w:top w:val="single" w:sz="4" w:space="0" w:color="auto"/>
              <w:left w:val="nil"/>
              <w:bottom w:val="single" w:sz="4" w:space="0" w:color="auto"/>
              <w:right w:val="single" w:sz="4" w:space="0" w:color="auto"/>
            </w:tcBorders>
            <w:shd w:val="clear" w:color="auto" w:fill="auto"/>
            <w:noWrap/>
            <w:vAlign w:val="bottom"/>
            <w:hideMark/>
            <w:tcPrChange w:id="8175" w:author="The Si Tran" w:date="2012-12-14T06:37: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7590981" w14:textId="77777777" w:rsidR="003A1CA3" w:rsidRPr="00E30631" w:rsidRDefault="003A1CA3" w:rsidP="00E30631">
            <w:pPr>
              <w:spacing w:before="0" w:line="240" w:lineRule="auto"/>
              <w:jc w:val="left"/>
              <w:rPr>
                <w:ins w:id="8176" w:author="The Si Tran" w:date="2012-12-10T07:33:00Z"/>
                <w:rFonts w:eastAsia="Times New Roman"/>
                <w:color w:val="000000"/>
                <w:sz w:val="24"/>
                <w:szCs w:val="24"/>
                <w:rPrChange w:id="8177" w:author="The Si Tran" w:date="2012-12-14T06:37:00Z">
                  <w:rPr>
                    <w:ins w:id="8178" w:author="The Si Tran" w:date="2012-12-10T07:33:00Z"/>
                    <w:rFonts w:ascii="Calibri" w:eastAsia="Times New Roman" w:hAnsi="Calibri"/>
                    <w:color w:val="000000"/>
                    <w:sz w:val="22"/>
                  </w:rPr>
                </w:rPrChange>
              </w:rPr>
              <w:pPrChange w:id="8179" w:author="The Si Tran" w:date="2012-12-14T06:37:00Z">
                <w:pPr>
                  <w:framePr w:hSpace="180" w:wrap="around" w:vAnchor="text" w:hAnchor="margin" w:y="486"/>
                  <w:spacing w:before="0" w:line="240" w:lineRule="auto"/>
                  <w:jc w:val="left"/>
                </w:pPr>
              </w:pPrChange>
            </w:pPr>
            <w:ins w:id="8180" w:author="The Si Tran" w:date="2012-12-10T07:33:00Z">
              <w:r w:rsidRPr="00E30631">
                <w:rPr>
                  <w:rFonts w:eastAsia="Times New Roman"/>
                  <w:color w:val="000000"/>
                  <w:sz w:val="24"/>
                  <w:szCs w:val="24"/>
                  <w:rPrChange w:id="8181" w:author="The Si Tran" w:date="2012-12-14T06:37:00Z">
                    <w:rPr>
                      <w:rFonts w:ascii="Calibri" w:eastAsia="Times New Roman" w:hAnsi="Calibri"/>
                      <w:color w:val="000000"/>
                      <w:sz w:val="22"/>
                    </w:rPr>
                  </w:rPrChange>
                </w:rPr>
                <w:t>MAPE</w:t>
              </w:r>
            </w:ins>
          </w:p>
        </w:tc>
      </w:tr>
      <w:tr w:rsidR="003A1CA3" w:rsidRPr="003A1CA3" w14:paraId="44C9A7B7" w14:textId="77777777" w:rsidTr="00E30631">
        <w:trPr>
          <w:trHeight w:val="543"/>
          <w:ins w:id="8182" w:author="The Si Tran" w:date="2012-12-10T07:33:00Z"/>
          <w:trPrChange w:id="8183" w:author="The Si Tran" w:date="2012-12-14T06:37:00Z">
            <w:trPr>
              <w:trHeight w:val="561"/>
            </w:trPr>
          </w:trPrChange>
        </w:trPr>
        <w:tc>
          <w:tcPr>
            <w:tcW w:w="110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184" w:author="The Si Tran" w:date="2012-12-14T06:37: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3E635D1" w14:textId="77777777" w:rsidR="003A1CA3" w:rsidRPr="00E30631" w:rsidRDefault="003A1CA3" w:rsidP="00F27A65">
            <w:pPr>
              <w:spacing w:before="0" w:line="240" w:lineRule="auto"/>
              <w:jc w:val="center"/>
              <w:rPr>
                <w:ins w:id="8185" w:author="The Si Tran" w:date="2012-12-10T07:33:00Z"/>
                <w:rFonts w:eastAsia="Times New Roman"/>
                <w:color w:val="000000"/>
                <w:sz w:val="24"/>
                <w:szCs w:val="24"/>
                <w:rPrChange w:id="8186" w:author="The Si Tran" w:date="2012-12-14T06:37:00Z">
                  <w:rPr>
                    <w:ins w:id="8187" w:author="The Si Tran" w:date="2012-12-10T07:33:00Z"/>
                    <w:rFonts w:ascii="Calibri" w:eastAsia="Times New Roman" w:hAnsi="Calibri"/>
                    <w:color w:val="000000"/>
                    <w:sz w:val="22"/>
                  </w:rPr>
                </w:rPrChange>
              </w:rPr>
            </w:pPr>
            <w:ins w:id="8188" w:author="The Si Tran" w:date="2012-12-10T07:33:00Z">
              <w:r w:rsidRPr="00E30631">
                <w:rPr>
                  <w:rFonts w:eastAsia="Times New Roman"/>
                  <w:color w:val="000000"/>
                  <w:sz w:val="24"/>
                  <w:szCs w:val="24"/>
                  <w:rPrChange w:id="8189" w:author="The Si Tran" w:date="2012-12-14T06:37:00Z">
                    <w:rPr>
                      <w:rFonts w:ascii="Calibri" w:eastAsia="Times New Roman" w:hAnsi="Calibri"/>
                      <w:color w:val="000000"/>
                      <w:sz w:val="22"/>
                    </w:rPr>
                  </w:rPrChange>
                </w:rPr>
                <w:t>ANNs</w:t>
              </w:r>
            </w:ins>
          </w:p>
        </w:tc>
        <w:tc>
          <w:tcPr>
            <w:tcW w:w="5985" w:type="dxa"/>
            <w:tcBorders>
              <w:top w:val="nil"/>
              <w:left w:val="nil"/>
              <w:bottom w:val="single" w:sz="4" w:space="0" w:color="auto"/>
              <w:right w:val="single" w:sz="4" w:space="0" w:color="auto"/>
            </w:tcBorders>
            <w:shd w:val="clear" w:color="auto" w:fill="auto"/>
            <w:vAlign w:val="bottom"/>
            <w:hideMark/>
            <w:tcPrChange w:id="8190" w:author="The Si Tran" w:date="2012-12-14T06:37:00Z">
              <w:tcPr>
                <w:tcW w:w="7014" w:type="dxa"/>
                <w:tcBorders>
                  <w:top w:val="nil"/>
                  <w:left w:val="nil"/>
                  <w:bottom w:val="single" w:sz="4" w:space="0" w:color="auto"/>
                  <w:right w:val="single" w:sz="4" w:space="0" w:color="auto"/>
                </w:tcBorders>
                <w:shd w:val="clear" w:color="auto" w:fill="auto"/>
                <w:vAlign w:val="bottom"/>
                <w:hideMark/>
              </w:tcPr>
            </w:tcPrChange>
          </w:tcPr>
          <w:p w14:paraId="51AB4A72" w14:textId="77777777" w:rsidR="003A1CA3" w:rsidRPr="00E30631" w:rsidRDefault="003A1CA3" w:rsidP="00F27A65">
            <w:pPr>
              <w:spacing w:before="0" w:line="240" w:lineRule="auto"/>
              <w:jc w:val="left"/>
              <w:rPr>
                <w:ins w:id="8191" w:author="The Si Tran" w:date="2012-12-10T07:33:00Z"/>
                <w:rFonts w:eastAsia="Times New Roman"/>
                <w:color w:val="000000"/>
                <w:sz w:val="24"/>
                <w:szCs w:val="24"/>
                <w:rPrChange w:id="8192" w:author="The Si Tran" w:date="2012-12-14T06:37:00Z">
                  <w:rPr>
                    <w:ins w:id="8193" w:author="The Si Tran" w:date="2012-12-10T07:33:00Z"/>
                    <w:rFonts w:ascii="Calibri" w:eastAsia="Times New Roman" w:hAnsi="Calibri"/>
                    <w:color w:val="000000"/>
                    <w:sz w:val="22"/>
                  </w:rPr>
                </w:rPrChange>
              </w:rPr>
            </w:pPr>
            <w:ins w:id="8194" w:author="The Si Tran" w:date="2012-12-10T07:33:00Z">
              <w:r w:rsidRPr="00E30631">
                <w:rPr>
                  <w:rFonts w:eastAsia="Times New Roman"/>
                  <w:color w:val="000000"/>
                  <w:sz w:val="24"/>
                  <w:szCs w:val="24"/>
                  <w:rPrChange w:id="8195" w:author="The Si Tran" w:date="2012-12-14T06:37:00Z">
                    <w:rPr>
                      <w:rFonts w:ascii="Calibri" w:eastAsia="Times New Roman" w:hAnsi="Calibri"/>
                      <w:color w:val="000000"/>
                      <w:sz w:val="22"/>
                    </w:rPr>
                  </w:rPrChange>
                </w:rPr>
                <w:t>Neuron(6,6,1), Algorithm=RPROP, epoches=144,  Residual=1E-6, default_update=0.1, max_update=10</w:t>
              </w:r>
            </w:ins>
          </w:p>
        </w:tc>
        <w:tc>
          <w:tcPr>
            <w:tcW w:w="722" w:type="dxa"/>
            <w:tcBorders>
              <w:top w:val="nil"/>
              <w:left w:val="nil"/>
              <w:bottom w:val="single" w:sz="4" w:space="0" w:color="auto"/>
              <w:right w:val="single" w:sz="4" w:space="0" w:color="auto"/>
            </w:tcBorders>
            <w:shd w:val="clear" w:color="auto" w:fill="auto"/>
            <w:noWrap/>
            <w:vAlign w:val="bottom"/>
            <w:hideMark/>
            <w:tcPrChange w:id="8196"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3353E81B" w14:textId="77777777" w:rsidR="003A1CA3" w:rsidRPr="00E30631" w:rsidRDefault="003A1CA3" w:rsidP="00F27A65">
            <w:pPr>
              <w:spacing w:before="0" w:line="240" w:lineRule="auto"/>
              <w:jc w:val="right"/>
              <w:rPr>
                <w:ins w:id="8197" w:author="The Si Tran" w:date="2012-12-10T07:33:00Z"/>
                <w:rFonts w:eastAsia="Times New Roman"/>
                <w:color w:val="000000"/>
                <w:sz w:val="24"/>
                <w:szCs w:val="24"/>
                <w:rPrChange w:id="8198" w:author="The Si Tran" w:date="2012-12-14T06:37:00Z">
                  <w:rPr>
                    <w:ins w:id="8199" w:author="The Si Tran" w:date="2012-12-10T07:33:00Z"/>
                    <w:rFonts w:ascii="Calibri" w:eastAsia="Times New Roman" w:hAnsi="Calibri"/>
                    <w:color w:val="000000"/>
                    <w:sz w:val="22"/>
                  </w:rPr>
                </w:rPrChange>
              </w:rPr>
            </w:pPr>
            <w:ins w:id="8200" w:author="The Si Tran" w:date="2012-12-10T07:33:00Z">
              <w:r w:rsidRPr="00E30631">
                <w:rPr>
                  <w:rFonts w:eastAsia="Times New Roman"/>
                  <w:color w:val="000000"/>
                  <w:sz w:val="24"/>
                  <w:szCs w:val="24"/>
                  <w:rPrChange w:id="8201" w:author="The Si Tran" w:date="2012-12-14T06:37:00Z">
                    <w:rPr>
                      <w:rFonts w:ascii="Calibri" w:eastAsia="Times New Roman" w:hAnsi="Calibri"/>
                      <w:color w:val="000000"/>
                      <w:sz w:val="22"/>
                    </w:rPr>
                  </w:rPrChange>
                </w:rPr>
                <w:t>0.23</w:t>
              </w:r>
            </w:ins>
          </w:p>
        </w:tc>
        <w:tc>
          <w:tcPr>
            <w:tcW w:w="728" w:type="dxa"/>
            <w:tcBorders>
              <w:top w:val="nil"/>
              <w:left w:val="nil"/>
              <w:bottom w:val="single" w:sz="4" w:space="0" w:color="auto"/>
              <w:right w:val="single" w:sz="4" w:space="0" w:color="auto"/>
            </w:tcBorders>
            <w:shd w:val="clear" w:color="auto" w:fill="auto"/>
            <w:noWrap/>
            <w:vAlign w:val="bottom"/>
            <w:hideMark/>
            <w:tcPrChange w:id="8202"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34FC34D7" w14:textId="77777777" w:rsidR="003A1CA3" w:rsidRPr="00E30631" w:rsidRDefault="003A1CA3" w:rsidP="00F27A65">
            <w:pPr>
              <w:spacing w:before="0" w:line="240" w:lineRule="auto"/>
              <w:jc w:val="right"/>
              <w:rPr>
                <w:ins w:id="8203" w:author="The Si Tran" w:date="2012-12-10T07:33:00Z"/>
                <w:rFonts w:eastAsia="Times New Roman"/>
                <w:color w:val="000000"/>
                <w:sz w:val="24"/>
                <w:szCs w:val="24"/>
                <w:rPrChange w:id="8204" w:author="The Si Tran" w:date="2012-12-14T06:37:00Z">
                  <w:rPr>
                    <w:ins w:id="8205" w:author="The Si Tran" w:date="2012-12-10T07:33:00Z"/>
                    <w:rFonts w:ascii="Calibri" w:eastAsia="Times New Roman" w:hAnsi="Calibri"/>
                    <w:color w:val="000000"/>
                    <w:sz w:val="22"/>
                  </w:rPr>
                </w:rPrChange>
              </w:rPr>
            </w:pPr>
            <w:ins w:id="8206" w:author="The Si Tran" w:date="2012-12-10T07:33:00Z">
              <w:r w:rsidRPr="00E30631">
                <w:rPr>
                  <w:rFonts w:eastAsia="Times New Roman"/>
                  <w:color w:val="000000"/>
                  <w:sz w:val="24"/>
                  <w:szCs w:val="24"/>
                  <w:rPrChange w:id="8207" w:author="The Si Tran" w:date="2012-12-14T06:37:00Z">
                    <w:rPr>
                      <w:rFonts w:ascii="Calibri" w:eastAsia="Times New Roman" w:hAnsi="Calibri"/>
                      <w:color w:val="000000"/>
                      <w:sz w:val="22"/>
                    </w:rPr>
                  </w:rPrChange>
                </w:rPr>
                <w:t>0.09</w:t>
              </w:r>
            </w:ins>
          </w:p>
        </w:tc>
        <w:tc>
          <w:tcPr>
            <w:tcW w:w="850" w:type="dxa"/>
            <w:tcBorders>
              <w:top w:val="nil"/>
              <w:left w:val="nil"/>
              <w:bottom w:val="single" w:sz="4" w:space="0" w:color="auto"/>
              <w:right w:val="single" w:sz="4" w:space="0" w:color="auto"/>
            </w:tcBorders>
            <w:shd w:val="clear" w:color="auto" w:fill="auto"/>
            <w:noWrap/>
            <w:vAlign w:val="bottom"/>
            <w:hideMark/>
            <w:tcPrChange w:id="8208"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4A83FE90" w14:textId="77777777" w:rsidR="003A1CA3" w:rsidRPr="00E30631" w:rsidRDefault="003A1CA3" w:rsidP="00F27A65">
            <w:pPr>
              <w:spacing w:before="0" w:line="240" w:lineRule="auto"/>
              <w:jc w:val="right"/>
              <w:rPr>
                <w:ins w:id="8209" w:author="The Si Tran" w:date="2012-12-10T07:33:00Z"/>
                <w:rFonts w:eastAsia="Times New Roman"/>
                <w:color w:val="000000"/>
                <w:sz w:val="24"/>
                <w:szCs w:val="24"/>
                <w:rPrChange w:id="8210" w:author="The Si Tran" w:date="2012-12-14T06:37:00Z">
                  <w:rPr>
                    <w:ins w:id="8211" w:author="The Si Tran" w:date="2012-12-10T07:33:00Z"/>
                    <w:rFonts w:ascii="Calibri" w:eastAsia="Times New Roman" w:hAnsi="Calibri"/>
                    <w:color w:val="000000"/>
                    <w:sz w:val="22"/>
                  </w:rPr>
                </w:rPrChange>
              </w:rPr>
            </w:pPr>
            <w:ins w:id="8212" w:author="The Si Tran" w:date="2012-12-10T07:33:00Z">
              <w:r w:rsidRPr="00E30631">
                <w:rPr>
                  <w:rFonts w:eastAsia="Times New Roman"/>
                  <w:color w:val="000000"/>
                  <w:sz w:val="24"/>
                  <w:szCs w:val="24"/>
                  <w:rPrChange w:id="8213" w:author="The Si Tran" w:date="2012-12-14T06:37:00Z">
                    <w:rPr>
                      <w:rFonts w:ascii="Calibri" w:eastAsia="Times New Roman" w:hAnsi="Calibri"/>
                      <w:color w:val="000000"/>
                      <w:sz w:val="22"/>
                    </w:rPr>
                  </w:rPrChange>
                </w:rPr>
                <w:t>1.34</w:t>
              </w:r>
            </w:ins>
          </w:p>
        </w:tc>
      </w:tr>
      <w:tr w:rsidR="003A1CA3" w:rsidRPr="003A1CA3" w14:paraId="7F436A10" w14:textId="77777777" w:rsidTr="00E30631">
        <w:trPr>
          <w:trHeight w:val="543"/>
          <w:ins w:id="8214" w:author="The Si Tran" w:date="2012-12-10T07:33:00Z"/>
          <w:trPrChange w:id="8215" w:author="The Si Tran" w:date="2012-12-14T06:37:00Z">
            <w:trPr>
              <w:trHeight w:val="561"/>
            </w:trPr>
          </w:trPrChange>
        </w:trPr>
        <w:tc>
          <w:tcPr>
            <w:tcW w:w="1107" w:type="dxa"/>
            <w:vMerge/>
            <w:tcBorders>
              <w:top w:val="nil"/>
              <w:left w:val="single" w:sz="4" w:space="0" w:color="auto"/>
              <w:bottom w:val="single" w:sz="4" w:space="0" w:color="000000"/>
              <w:right w:val="single" w:sz="4" w:space="0" w:color="auto"/>
            </w:tcBorders>
            <w:vAlign w:val="center"/>
            <w:hideMark/>
            <w:tcPrChange w:id="8216" w:author="The Si Tran" w:date="2012-12-14T06:37:00Z">
              <w:tcPr>
                <w:tcW w:w="920" w:type="dxa"/>
                <w:vMerge/>
                <w:tcBorders>
                  <w:top w:val="nil"/>
                  <w:left w:val="single" w:sz="4" w:space="0" w:color="auto"/>
                  <w:bottom w:val="single" w:sz="4" w:space="0" w:color="000000"/>
                  <w:right w:val="single" w:sz="4" w:space="0" w:color="auto"/>
                </w:tcBorders>
                <w:vAlign w:val="center"/>
                <w:hideMark/>
              </w:tcPr>
            </w:tcPrChange>
          </w:tcPr>
          <w:p w14:paraId="0733E350" w14:textId="77777777" w:rsidR="003A1CA3" w:rsidRPr="00E30631" w:rsidRDefault="003A1CA3" w:rsidP="00F27A65">
            <w:pPr>
              <w:spacing w:before="0" w:line="240" w:lineRule="auto"/>
              <w:jc w:val="left"/>
              <w:rPr>
                <w:ins w:id="8217" w:author="The Si Tran" w:date="2012-12-10T07:33:00Z"/>
                <w:rFonts w:eastAsia="Times New Roman"/>
                <w:color w:val="000000"/>
                <w:sz w:val="24"/>
                <w:szCs w:val="24"/>
                <w:rPrChange w:id="8218" w:author="The Si Tran" w:date="2012-12-14T06:37:00Z">
                  <w:rPr>
                    <w:ins w:id="8219" w:author="The Si Tran" w:date="2012-12-10T07:33:00Z"/>
                    <w:rFonts w:ascii="Calibri" w:eastAsia="Times New Roman" w:hAnsi="Calibri"/>
                    <w:color w:val="000000"/>
                    <w:sz w:val="22"/>
                  </w:rPr>
                </w:rPrChange>
              </w:rPr>
            </w:pPr>
          </w:p>
        </w:tc>
        <w:tc>
          <w:tcPr>
            <w:tcW w:w="5985" w:type="dxa"/>
            <w:tcBorders>
              <w:top w:val="nil"/>
              <w:left w:val="nil"/>
              <w:bottom w:val="single" w:sz="4" w:space="0" w:color="auto"/>
              <w:right w:val="single" w:sz="4" w:space="0" w:color="auto"/>
            </w:tcBorders>
            <w:shd w:val="clear" w:color="auto" w:fill="auto"/>
            <w:vAlign w:val="bottom"/>
            <w:hideMark/>
            <w:tcPrChange w:id="8220" w:author="The Si Tran" w:date="2012-12-14T06:37:00Z">
              <w:tcPr>
                <w:tcW w:w="7014" w:type="dxa"/>
                <w:tcBorders>
                  <w:top w:val="nil"/>
                  <w:left w:val="nil"/>
                  <w:bottom w:val="single" w:sz="4" w:space="0" w:color="auto"/>
                  <w:right w:val="single" w:sz="4" w:space="0" w:color="auto"/>
                </w:tcBorders>
                <w:shd w:val="clear" w:color="auto" w:fill="auto"/>
                <w:vAlign w:val="bottom"/>
                <w:hideMark/>
              </w:tcPr>
            </w:tcPrChange>
          </w:tcPr>
          <w:p w14:paraId="6CA420A4" w14:textId="77777777" w:rsidR="003A1CA3" w:rsidRPr="00E30631" w:rsidRDefault="003A1CA3" w:rsidP="00F27A65">
            <w:pPr>
              <w:spacing w:before="0" w:line="240" w:lineRule="auto"/>
              <w:jc w:val="left"/>
              <w:rPr>
                <w:ins w:id="8221" w:author="The Si Tran" w:date="2012-12-10T07:33:00Z"/>
                <w:rFonts w:eastAsia="Times New Roman"/>
                <w:color w:val="000000"/>
                <w:sz w:val="24"/>
                <w:szCs w:val="24"/>
                <w:rPrChange w:id="8222" w:author="The Si Tran" w:date="2012-12-14T06:37:00Z">
                  <w:rPr>
                    <w:ins w:id="8223" w:author="The Si Tran" w:date="2012-12-10T07:33:00Z"/>
                    <w:rFonts w:ascii="Calibri" w:eastAsia="Times New Roman" w:hAnsi="Calibri"/>
                    <w:color w:val="000000"/>
                    <w:sz w:val="22"/>
                  </w:rPr>
                </w:rPrChange>
              </w:rPr>
            </w:pPr>
            <w:ins w:id="8224" w:author="The Si Tran" w:date="2012-12-10T07:33:00Z">
              <w:r w:rsidRPr="00E30631">
                <w:rPr>
                  <w:rFonts w:eastAsia="Times New Roman"/>
                  <w:color w:val="000000"/>
                  <w:sz w:val="24"/>
                  <w:szCs w:val="24"/>
                  <w:rPrChange w:id="8225" w:author="The Si Tran" w:date="2012-12-14T06:37:00Z">
                    <w:rPr>
                      <w:rFonts w:ascii="Calibri" w:eastAsia="Times New Roman" w:hAnsi="Calibri"/>
                      <w:color w:val="000000"/>
                      <w:sz w:val="22"/>
                    </w:rPr>
                  </w:rPrChange>
                </w:rPr>
                <w:t>Neuron(7,7,1),Algorithm=Back Propagation, epoches=98, Residual=1E-6, learning_rate=0.4, momemtum = 0,2</w:t>
              </w:r>
            </w:ins>
          </w:p>
        </w:tc>
        <w:tc>
          <w:tcPr>
            <w:tcW w:w="722" w:type="dxa"/>
            <w:tcBorders>
              <w:top w:val="nil"/>
              <w:left w:val="nil"/>
              <w:bottom w:val="single" w:sz="4" w:space="0" w:color="auto"/>
              <w:right w:val="single" w:sz="4" w:space="0" w:color="auto"/>
            </w:tcBorders>
            <w:shd w:val="clear" w:color="auto" w:fill="auto"/>
            <w:noWrap/>
            <w:vAlign w:val="bottom"/>
            <w:hideMark/>
            <w:tcPrChange w:id="8226"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6F8536B3" w14:textId="77777777" w:rsidR="003A1CA3" w:rsidRPr="00E30631" w:rsidRDefault="003A1CA3" w:rsidP="00F27A65">
            <w:pPr>
              <w:spacing w:before="0" w:line="240" w:lineRule="auto"/>
              <w:jc w:val="right"/>
              <w:rPr>
                <w:ins w:id="8227" w:author="The Si Tran" w:date="2012-12-10T07:33:00Z"/>
                <w:rFonts w:eastAsia="Times New Roman"/>
                <w:color w:val="000000"/>
                <w:sz w:val="24"/>
                <w:szCs w:val="24"/>
                <w:rPrChange w:id="8228" w:author="The Si Tran" w:date="2012-12-14T06:37:00Z">
                  <w:rPr>
                    <w:ins w:id="8229" w:author="The Si Tran" w:date="2012-12-10T07:33:00Z"/>
                    <w:rFonts w:ascii="Calibri" w:eastAsia="Times New Roman" w:hAnsi="Calibri"/>
                    <w:color w:val="000000"/>
                    <w:sz w:val="22"/>
                  </w:rPr>
                </w:rPrChange>
              </w:rPr>
            </w:pPr>
            <w:ins w:id="8230" w:author="The Si Tran" w:date="2012-12-10T07:33:00Z">
              <w:r w:rsidRPr="00E30631">
                <w:rPr>
                  <w:rFonts w:eastAsia="Times New Roman"/>
                  <w:color w:val="000000"/>
                  <w:sz w:val="24"/>
                  <w:szCs w:val="24"/>
                  <w:rPrChange w:id="8231" w:author="The Si Tran" w:date="2012-12-14T06:37:00Z">
                    <w:rPr>
                      <w:rFonts w:ascii="Calibri" w:eastAsia="Times New Roman" w:hAnsi="Calibri"/>
                      <w:color w:val="000000"/>
                      <w:sz w:val="22"/>
                    </w:rPr>
                  </w:rPrChange>
                </w:rPr>
                <w:t>0.22</w:t>
              </w:r>
            </w:ins>
          </w:p>
        </w:tc>
        <w:tc>
          <w:tcPr>
            <w:tcW w:w="728" w:type="dxa"/>
            <w:tcBorders>
              <w:top w:val="nil"/>
              <w:left w:val="nil"/>
              <w:bottom w:val="single" w:sz="4" w:space="0" w:color="auto"/>
              <w:right w:val="single" w:sz="4" w:space="0" w:color="auto"/>
            </w:tcBorders>
            <w:shd w:val="clear" w:color="auto" w:fill="auto"/>
            <w:noWrap/>
            <w:vAlign w:val="bottom"/>
            <w:hideMark/>
            <w:tcPrChange w:id="8232"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64906C6F" w14:textId="77777777" w:rsidR="003A1CA3" w:rsidRPr="00E30631" w:rsidRDefault="003A1CA3" w:rsidP="00F27A65">
            <w:pPr>
              <w:spacing w:before="0" w:line="240" w:lineRule="auto"/>
              <w:jc w:val="right"/>
              <w:rPr>
                <w:ins w:id="8233" w:author="The Si Tran" w:date="2012-12-10T07:33:00Z"/>
                <w:rFonts w:eastAsia="Times New Roman"/>
                <w:color w:val="000000"/>
                <w:sz w:val="24"/>
                <w:szCs w:val="24"/>
                <w:rPrChange w:id="8234" w:author="The Si Tran" w:date="2012-12-14T06:37:00Z">
                  <w:rPr>
                    <w:ins w:id="8235" w:author="The Si Tran" w:date="2012-12-10T07:33:00Z"/>
                    <w:rFonts w:ascii="Calibri" w:eastAsia="Times New Roman" w:hAnsi="Calibri"/>
                    <w:color w:val="000000"/>
                    <w:sz w:val="22"/>
                  </w:rPr>
                </w:rPrChange>
              </w:rPr>
            </w:pPr>
            <w:ins w:id="8236" w:author="The Si Tran" w:date="2012-12-10T07:33:00Z">
              <w:r w:rsidRPr="00E30631">
                <w:rPr>
                  <w:rFonts w:eastAsia="Times New Roman"/>
                  <w:color w:val="000000"/>
                  <w:sz w:val="24"/>
                  <w:szCs w:val="24"/>
                  <w:rPrChange w:id="8237" w:author="The Si Tran" w:date="2012-12-14T06:37:00Z">
                    <w:rPr>
                      <w:rFonts w:ascii="Calibri" w:eastAsia="Times New Roman" w:hAnsi="Calibri"/>
                      <w:color w:val="000000"/>
                      <w:sz w:val="22"/>
                    </w:rPr>
                  </w:rPrChange>
                </w:rPr>
                <w:t>0.09</w:t>
              </w:r>
            </w:ins>
          </w:p>
        </w:tc>
        <w:tc>
          <w:tcPr>
            <w:tcW w:w="850" w:type="dxa"/>
            <w:tcBorders>
              <w:top w:val="nil"/>
              <w:left w:val="nil"/>
              <w:bottom w:val="single" w:sz="4" w:space="0" w:color="auto"/>
              <w:right w:val="single" w:sz="4" w:space="0" w:color="auto"/>
            </w:tcBorders>
            <w:shd w:val="clear" w:color="auto" w:fill="auto"/>
            <w:noWrap/>
            <w:vAlign w:val="bottom"/>
            <w:hideMark/>
            <w:tcPrChange w:id="8238"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139CBE76" w14:textId="77777777" w:rsidR="003A1CA3" w:rsidRPr="00E30631" w:rsidRDefault="003A1CA3" w:rsidP="00F27A65">
            <w:pPr>
              <w:spacing w:before="0" w:line="240" w:lineRule="auto"/>
              <w:jc w:val="right"/>
              <w:rPr>
                <w:ins w:id="8239" w:author="The Si Tran" w:date="2012-12-10T07:33:00Z"/>
                <w:rFonts w:eastAsia="Times New Roman"/>
                <w:color w:val="000000"/>
                <w:sz w:val="24"/>
                <w:szCs w:val="24"/>
                <w:rPrChange w:id="8240" w:author="The Si Tran" w:date="2012-12-14T06:37:00Z">
                  <w:rPr>
                    <w:ins w:id="8241" w:author="The Si Tran" w:date="2012-12-10T07:33:00Z"/>
                    <w:rFonts w:ascii="Calibri" w:eastAsia="Times New Roman" w:hAnsi="Calibri"/>
                    <w:color w:val="000000"/>
                    <w:sz w:val="22"/>
                  </w:rPr>
                </w:rPrChange>
              </w:rPr>
            </w:pPr>
            <w:ins w:id="8242" w:author="The Si Tran" w:date="2012-12-10T07:33:00Z">
              <w:r w:rsidRPr="00E30631">
                <w:rPr>
                  <w:rFonts w:eastAsia="Times New Roman"/>
                  <w:color w:val="000000"/>
                  <w:sz w:val="24"/>
                  <w:szCs w:val="24"/>
                  <w:rPrChange w:id="8243" w:author="The Si Tran" w:date="2012-12-14T06:37:00Z">
                    <w:rPr>
                      <w:rFonts w:ascii="Calibri" w:eastAsia="Times New Roman" w:hAnsi="Calibri"/>
                      <w:color w:val="000000"/>
                      <w:sz w:val="22"/>
                    </w:rPr>
                  </w:rPrChange>
                </w:rPr>
                <w:t>1.32</w:t>
              </w:r>
            </w:ins>
          </w:p>
        </w:tc>
      </w:tr>
      <w:tr w:rsidR="003A1CA3" w:rsidRPr="003A1CA3" w14:paraId="4965D3C3" w14:textId="77777777" w:rsidTr="00E30631">
        <w:trPr>
          <w:trHeight w:val="270"/>
          <w:ins w:id="8244" w:author="The Si Tran" w:date="2012-12-10T07:33:00Z"/>
          <w:trPrChange w:id="8245" w:author="The Si Tran" w:date="2012-12-14T06:37:00Z">
            <w:trPr>
              <w:trHeight w:val="280"/>
            </w:trPr>
          </w:trPrChange>
        </w:trPr>
        <w:tc>
          <w:tcPr>
            <w:tcW w:w="1107" w:type="dxa"/>
            <w:tcBorders>
              <w:top w:val="nil"/>
              <w:left w:val="single" w:sz="4" w:space="0" w:color="auto"/>
              <w:bottom w:val="single" w:sz="4" w:space="0" w:color="auto"/>
              <w:right w:val="single" w:sz="4" w:space="0" w:color="auto"/>
            </w:tcBorders>
            <w:shd w:val="clear" w:color="auto" w:fill="auto"/>
            <w:noWrap/>
            <w:vAlign w:val="center"/>
            <w:hideMark/>
            <w:tcPrChange w:id="8246" w:author="The Si Tran" w:date="2012-12-14T06:37:00Z">
              <w:tcPr>
                <w:tcW w:w="92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848E6AA" w14:textId="77777777" w:rsidR="003A1CA3" w:rsidRPr="00E30631" w:rsidRDefault="003A1CA3" w:rsidP="00F27A65">
            <w:pPr>
              <w:spacing w:before="0" w:line="240" w:lineRule="auto"/>
              <w:jc w:val="center"/>
              <w:rPr>
                <w:ins w:id="8247" w:author="The Si Tran" w:date="2012-12-10T07:33:00Z"/>
                <w:rFonts w:eastAsia="Times New Roman"/>
                <w:color w:val="000000"/>
                <w:sz w:val="24"/>
                <w:szCs w:val="24"/>
                <w:rPrChange w:id="8248" w:author="The Si Tran" w:date="2012-12-14T06:37:00Z">
                  <w:rPr>
                    <w:ins w:id="8249" w:author="The Si Tran" w:date="2012-12-10T07:33:00Z"/>
                    <w:rFonts w:ascii="Calibri" w:eastAsia="Times New Roman" w:hAnsi="Calibri"/>
                    <w:color w:val="000000"/>
                    <w:sz w:val="22"/>
                  </w:rPr>
                </w:rPrChange>
              </w:rPr>
            </w:pPr>
            <w:ins w:id="8250" w:author="The Si Tran" w:date="2012-12-10T07:33:00Z">
              <w:r w:rsidRPr="00E30631">
                <w:rPr>
                  <w:rFonts w:eastAsia="Times New Roman"/>
                  <w:color w:val="000000"/>
                  <w:sz w:val="24"/>
                  <w:szCs w:val="24"/>
                  <w:rPrChange w:id="8251" w:author="The Si Tran" w:date="2012-12-14T06:37:00Z">
                    <w:rPr>
                      <w:rFonts w:ascii="Calibri" w:eastAsia="Times New Roman" w:hAnsi="Calibri"/>
                      <w:color w:val="000000"/>
                      <w:sz w:val="22"/>
                    </w:rPr>
                  </w:rPrChange>
                </w:rPr>
                <w:t xml:space="preserve">SARIMA </w:t>
              </w:r>
            </w:ins>
          </w:p>
        </w:tc>
        <w:tc>
          <w:tcPr>
            <w:tcW w:w="5985" w:type="dxa"/>
            <w:tcBorders>
              <w:top w:val="nil"/>
              <w:left w:val="nil"/>
              <w:bottom w:val="single" w:sz="4" w:space="0" w:color="auto"/>
              <w:right w:val="single" w:sz="4" w:space="0" w:color="auto"/>
            </w:tcBorders>
            <w:shd w:val="clear" w:color="auto" w:fill="auto"/>
            <w:vAlign w:val="bottom"/>
            <w:hideMark/>
            <w:tcPrChange w:id="8252" w:author="The Si Tran" w:date="2012-12-14T06:37:00Z">
              <w:tcPr>
                <w:tcW w:w="7014" w:type="dxa"/>
                <w:tcBorders>
                  <w:top w:val="nil"/>
                  <w:left w:val="nil"/>
                  <w:bottom w:val="single" w:sz="4" w:space="0" w:color="auto"/>
                  <w:right w:val="single" w:sz="4" w:space="0" w:color="auto"/>
                </w:tcBorders>
                <w:shd w:val="clear" w:color="auto" w:fill="auto"/>
                <w:vAlign w:val="bottom"/>
                <w:hideMark/>
              </w:tcPr>
            </w:tcPrChange>
          </w:tcPr>
          <w:p w14:paraId="7FC5F586" w14:textId="77777777" w:rsidR="003A1CA3" w:rsidRPr="00E30631" w:rsidRDefault="003A1CA3" w:rsidP="00F27A65">
            <w:pPr>
              <w:spacing w:before="0" w:line="240" w:lineRule="auto"/>
              <w:jc w:val="left"/>
              <w:rPr>
                <w:ins w:id="8253" w:author="The Si Tran" w:date="2012-12-10T07:33:00Z"/>
                <w:rFonts w:eastAsia="Times New Roman"/>
                <w:color w:val="000000"/>
                <w:sz w:val="24"/>
                <w:szCs w:val="24"/>
                <w:rPrChange w:id="8254" w:author="The Si Tran" w:date="2012-12-14T06:37:00Z">
                  <w:rPr>
                    <w:ins w:id="8255" w:author="The Si Tran" w:date="2012-12-10T07:33:00Z"/>
                    <w:rFonts w:ascii="Calibri" w:eastAsia="Times New Roman" w:hAnsi="Calibri"/>
                    <w:color w:val="000000"/>
                    <w:sz w:val="22"/>
                  </w:rPr>
                </w:rPrChange>
              </w:rPr>
            </w:pPr>
            <w:ins w:id="8256" w:author="The Si Tran" w:date="2012-12-10T07:33:00Z">
              <w:r w:rsidRPr="00E30631">
                <w:rPr>
                  <w:rFonts w:eastAsia="Times New Roman"/>
                  <w:color w:val="000000"/>
                  <w:sz w:val="24"/>
                  <w:szCs w:val="24"/>
                  <w:rPrChange w:id="8257" w:author="The Si Tran" w:date="2012-12-14T06:37:00Z">
                    <w:rPr>
                      <w:rFonts w:ascii="Calibri" w:eastAsia="Times New Roman" w:hAnsi="Calibri"/>
                      <w:color w:val="000000"/>
                      <w:sz w:val="22"/>
                    </w:rPr>
                  </w:rPrChange>
                </w:rPr>
                <w:t>ARIMA(2, 0, 2)(0, 0, 0)0</w:t>
              </w:r>
            </w:ins>
          </w:p>
        </w:tc>
        <w:tc>
          <w:tcPr>
            <w:tcW w:w="722" w:type="dxa"/>
            <w:tcBorders>
              <w:top w:val="nil"/>
              <w:left w:val="nil"/>
              <w:bottom w:val="single" w:sz="4" w:space="0" w:color="auto"/>
              <w:right w:val="single" w:sz="4" w:space="0" w:color="auto"/>
            </w:tcBorders>
            <w:shd w:val="clear" w:color="auto" w:fill="auto"/>
            <w:noWrap/>
            <w:vAlign w:val="bottom"/>
            <w:hideMark/>
            <w:tcPrChange w:id="8258"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686919DA" w14:textId="77777777" w:rsidR="003A1CA3" w:rsidRPr="00E30631" w:rsidRDefault="003A1CA3" w:rsidP="00F27A65">
            <w:pPr>
              <w:spacing w:before="0" w:line="240" w:lineRule="auto"/>
              <w:jc w:val="right"/>
              <w:rPr>
                <w:ins w:id="8259" w:author="The Si Tran" w:date="2012-12-10T07:33:00Z"/>
                <w:rFonts w:eastAsia="Times New Roman"/>
                <w:color w:val="000000"/>
                <w:sz w:val="24"/>
                <w:szCs w:val="24"/>
                <w:rPrChange w:id="8260" w:author="The Si Tran" w:date="2012-12-14T06:37:00Z">
                  <w:rPr>
                    <w:ins w:id="8261" w:author="The Si Tran" w:date="2012-12-10T07:33:00Z"/>
                    <w:rFonts w:ascii="Calibri" w:eastAsia="Times New Roman" w:hAnsi="Calibri"/>
                    <w:color w:val="000000"/>
                    <w:sz w:val="22"/>
                  </w:rPr>
                </w:rPrChange>
              </w:rPr>
            </w:pPr>
            <w:ins w:id="8262" w:author="The Si Tran" w:date="2012-12-10T07:33:00Z">
              <w:r w:rsidRPr="00E30631">
                <w:rPr>
                  <w:rFonts w:eastAsia="Times New Roman"/>
                  <w:color w:val="000000"/>
                  <w:sz w:val="24"/>
                  <w:szCs w:val="24"/>
                  <w:rPrChange w:id="8263" w:author="The Si Tran" w:date="2012-12-14T06:37:00Z">
                    <w:rPr>
                      <w:rFonts w:ascii="Calibri" w:eastAsia="Times New Roman" w:hAnsi="Calibri"/>
                      <w:color w:val="000000"/>
                      <w:sz w:val="22"/>
                    </w:rPr>
                  </w:rPrChange>
                </w:rPr>
                <w:t>0.24</w:t>
              </w:r>
            </w:ins>
          </w:p>
        </w:tc>
        <w:tc>
          <w:tcPr>
            <w:tcW w:w="728" w:type="dxa"/>
            <w:tcBorders>
              <w:top w:val="nil"/>
              <w:left w:val="nil"/>
              <w:bottom w:val="single" w:sz="4" w:space="0" w:color="auto"/>
              <w:right w:val="single" w:sz="4" w:space="0" w:color="auto"/>
            </w:tcBorders>
            <w:shd w:val="clear" w:color="auto" w:fill="auto"/>
            <w:noWrap/>
            <w:vAlign w:val="bottom"/>
            <w:hideMark/>
            <w:tcPrChange w:id="8264"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2311A9EC" w14:textId="77777777" w:rsidR="003A1CA3" w:rsidRPr="00E30631" w:rsidRDefault="003A1CA3" w:rsidP="00F27A65">
            <w:pPr>
              <w:spacing w:before="0" w:line="240" w:lineRule="auto"/>
              <w:jc w:val="right"/>
              <w:rPr>
                <w:ins w:id="8265" w:author="The Si Tran" w:date="2012-12-10T07:33:00Z"/>
                <w:rFonts w:eastAsia="Times New Roman"/>
                <w:color w:val="000000"/>
                <w:sz w:val="24"/>
                <w:szCs w:val="24"/>
                <w:rPrChange w:id="8266" w:author="The Si Tran" w:date="2012-12-14T06:37:00Z">
                  <w:rPr>
                    <w:ins w:id="8267" w:author="The Si Tran" w:date="2012-12-10T07:33:00Z"/>
                    <w:rFonts w:ascii="Calibri" w:eastAsia="Times New Roman" w:hAnsi="Calibri"/>
                    <w:color w:val="000000"/>
                    <w:sz w:val="22"/>
                  </w:rPr>
                </w:rPrChange>
              </w:rPr>
            </w:pPr>
            <w:ins w:id="8268" w:author="The Si Tran" w:date="2012-12-10T07:33:00Z">
              <w:r w:rsidRPr="00E30631">
                <w:rPr>
                  <w:rFonts w:eastAsia="Times New Roman"/>
                  <w:color w:val="000000"/>
                  <w:sz w:val="24"/>
                  <w:szCs w:val="24"/>
                  <w:rPrChange w:id="8269" w:author="The Si Tran" w:date="2012-12-14T06:37:00Z">
                    <w:rPr>
                      <w:rFonts w:ascii="Calibri" w:eastAsia="Times New Roman" w:hAnsi="Calibri"/>
                      <w:color w:val="000000"/>
                      <w:sz w:val="22"/>
                    </w:rPr>
                  </w:rPrChange>
                </w:rPr>
                <w:t>0.1</w:t>
              </w:r>
            </w:ins>
          </w:p>
        </w:tc>
        <w:tc>
          <w:tcPr>
            <w:tcW w:w="850" w:type="dxa"/>
            <w:tcBorders>
              <w:top w:val="nil"/>
              <w:left w:val="nil"/>
              <w:bottom w:val="single" w:sz="4" w:space="0" w:color="auto"/>
              <w:right w:val="single" w:sz="4" w:space="0" w:color="auto"/>
            </w:tcBorders>
            <w:shd w:val="clear" w:color="auto" w:fill="auto"/>
            <w:noWrap/>
            <w:vAlign w:val="bottom"/>
            <w:hideMark/>
            <w:tcPrChange w:id="8270"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77B08185" w14:textId="77777777" w:rsidR="003A1CA3" w:rsidRPr="00E30631" w:rsidRDefault="003A1CA3" w:rsidP="00F27A65">
            <w:pPr>
              <w:spacing w:before="0" w:line="240" w:lineRule="auto"/>
              <w:jc w:val="right"/>
              <w:rPr>
                <w:ins w:id="8271" w:author="The Si Tran" w:date="2012-12-10T07:33:00Z"/>
                <w:rFonts w:eastAsia="Times New Roman"/>
                <w:color w:val="000000"/>
                <w:sz w:val="24"/>
                <w:szCs w:val="24"/>
                <w:rPrChange w:id="8272" w:author="The Si Tran" w:date="2012-12-14T06:37:00Z">
                  <w:rPr>
                    <w:ins w:id="8273" w:author="The Si Tran" w:date="2012-12-10T07:33:00Z"/>
                    <w:rFonts w:ascii="Calibri" w:eastAsia="Times New Roman" w:hAnsi="Calibri"/>
                    <w:color w:val="000000"/>
                    <w:sz w:val="22"/>
                  </w:rPr>
                </w:rPrChange>
              </w:rPr>
            </w:pPr>
            <w:ins w:id="8274" w:author="The Si Tran" w:date="2012-12-10T07:33:00Z">
              <w:r w:rsidRPr="00E30631">
                <w:rPr>
                  <w:rFonts w:eastAsia="Times New Roman"/>
                  <w:color w:val="000000"/>
                  <w:sz w:val="24"/>
                  <w:szCs w:val="24"/>
                  <w:rPrChange w:id="8275" w:author="The Si Tran" w:date="2012-12-14T06:37:00Z">
                    <w:rPr>
                      <w:rFonts w:ascii="Calibri" w:eastAsia="Times New Roman" w:hAnsi="Calibri"/>
                      <w:color w:val="000000"/>
                      <w:sz w:val="22"/>
                    </w:rPr>
                  </w:rPrChange>
                </w:rPr>
                <w:t>1.42</w:t>
              </w:r>
            </w:ins>
          </w:p>
        </w:tc>
      </w:tr>
      <w:tr w:rsidR="003A1CA3" w:rsidRPr="003A1CA3" w14:paraId="5DD03605" w14:textId="77777777" w:rsidTr="00E30631">
        <w:trPr>
          <w:trHeight w:val="815"/>
          <w:ins w:id="8276" w:author="The Si Tran" w:date="2012-12-10T07:33:00Z"/>
          <w:trPrChange w:id="8277" w:author="The Si Tran" w:date="2012-12-14T06:37:00Z">
            <w:trPr>
              <w:trHeight w:val="842"/>
            </w:trPr>
          </w:trPrChange>
        </w:trPr>
        <w:tc>
          <w:tcPr>
            <w:tcW w:w="110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278" w:author="The Si Tran" w:date="2012-12-14T06:37: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279B0D6" w14:textId="77777777" w:rsidR="003A1CA3" w:rsidRPr="00E30631" w:rsidRDefault="003A1CA3" w:rsidP="00F27A65">
            <w:pPr>
              <w:spacing w:before="0" w:line="240" w:lineRule="auto"/>
              <w:jc w:val="center"/>
              <w:rPr>
                <w:ins w:id="8279" w:author="The Si Tran" w:date="2012-12-10T07:33:00Z"/>
                <w:rFonts w:eastAsia="Times New Roman"/>
                <w:color w:val="000000"/>
                <w:sz w:val="24"/>
                <w:szCs w:val="24"/>
                <w:rPrChange w:id="8280" w:author="The Si Tran" w:date="2012-12-14T06:37:00Z">
                  <w:rPr>
                    <w:ins w:id="8281" w:author="The Si Tran" w:date="2012-12-10T07:33:00Z"/>
                    <w:rFonts w:ascii="Calibri" w:eastAsia="Times New Roman" w:hAnsi="Calibri"/>
                    <w:color w:val="000000"/>
                    <w:sz w:val="22"/>
                  </w:rPr>
                </w:rPrChange>
              </w:rPr>
            </w:pPr>
            <w:ins w:id="8282" w:author="The Si Tran" w:date="2012-12-10T07:33:00Z">
              <w:r w:rsidRPr="00E30631">
                <w:rPr>
                  <w:rFonts w:eastAsia="Times New Roman"/>
                  <w:color w:val="000000"/>
                  <w:sz w:val="24"/>
                  <w:szCs w:val="24"/>
                  <w:rPrChange w:id="8283" w:author="The Si Tran" w:date="2012-12-14T06:37:00Z">
                    <w:rPr>
                      <w:rFonts w:ascii="Calibri" w:eastAsia="Times New Roman" w:hAnsi="Calibri"/>
                      <w:color w:val="000000"/>
                      <w:sz w:val="22"/>
                    </w:rPr>
                  </w:rPrChange>
                </w:rPr>
                <w:t>Hybrid</w:t>
              </w:r>
            </w:ins>
          </w:p>
        </w:tc>
        <w:tc>
          <w:tcPr>
            <w:tcW w:w="5985" w:type="dxa"/>
            <w:tcBorders>
              <w:top w:val="nil"/>
              <w:left w:val="nil"/>
              <w:bottom w:val="single" w:sz="4" w:space="0" w:color="auto"/>
              <w:right w:val="single" w:sz="4" w:space="0" w:color="auto"/>
            </w:tcBorders>
            <w:shd w:val="clear" w:color="auto" w:fill="auto"/>
            <w:vAlign w:val="bottom"/>
            <w:hideMark/>
            <w:tcPrChange w:id="8284" w:author="The Si Tran" w:date="2012-12-14T06:37:00Z">
              <w:tcPr>
                <w:tcW w:w="7014" w:type="dxa"/>
                <w:tcBorders>
                  <w:top w:val="nil"/>
                  <w:left w:val="nil"/>
                  <w:bottom w:val="single" w:sz="4" w:space="0" w:color="auto"/>
                  <w:right w:val="single" w:sz="4" w:space="0" w:color="auto"/>
                </w:tcBorders>
                <w:shd w:val="clear" w:color="auto" w:fill="auto"/>
                <w:vAlign w:val="bottom"/>
                <w:hideMark/>
              </w:tcPr>
            </w:tcPrChange>
          </w:tcPr>
          <w:p w14:paraId="7181E924" w14:textId="77777777" w:rsidR="003A1CA3" w:rsidRPr="00E30631" w:rsidRDefault="003A1CA3" w:rsidP="00F27A65">
            <w:pPr>
              <w:spacing w:before="0" w:line="240" w:lineRule="auto"/>
              <w:jc w:val="left"/>
              <w:rPr>
                <w:ins w:id="8285" w:author="The Si Tran" w:date="2012-12-10T07:33:00Z"/>
                <w:rFonts w:eastAsia="Times New Roman"/>
                <w:color w:val="000000"/>
                <w:sz w:val="24"/>
                <w:szCs w:val="24"/>
                <w:rPrChange w:id="8286" w:author="The Si Tran" w:date="2012-12-14T06:37:00Z">
                  <w:rPr>
                    <w:ins w:id="8287" w:author="The Si Tran" w:date="2012-12-10T07:33:00Z"/>
                    <w:rFonts w:ascii="Calibri" w:eastAsia="Times New Roman" w:hAnsi="Calibri"/>
                    <w:color w:val="000000"/>
                    <w:sz w:val="22"/>
                  </w:rPr>
                </w:rPrChange>
              </w:rPr>
            </w:pPr>
            <w:ins w:id="8288" w:author="The Si Tran" w:date="2012-12-10T07:33:00Z">
              <w:r w:rsidRPr="00E30631">
                <w:rPr>
                  <w:rFonts w:eastAsia="Times New Roman"/>
                  <w:color w:val="000000"/>
                  <w:sz w:val="24"/>
                  <w:szCs w:val="24"/>
                  <w:rPrChange w:id="8289" w:author="The Si Tran" w:date="2012-12-14T06:37:00Z">
                    <w:rPr>
                      <w:rFonts w:ascii="Calibri" w:eastAsia="Times New Roman" w:hAnsi="Calibri"/>
                      <w:color w:val="000000"/>
                      <w:sz w:val="22"/>
                    </w:rPr>
                  </w:rPrChange>
                </w:rPr>
                <w:t>ARIMA(2, 0, 2)(0, 0, 0)0</w:t>
              </w:r>
              <w:r w:rsidRPr="00E30631">
                <w:rPr>
                  <w:rFonts w:eastAsia="Times New Roman"/>
                  <w:color w:val="000000"/>
                  <w:sz w:val="24"/>
                  <w:szCs w:val="24"/>
                  <w:rPrChange w:id="8290" w:author="The Si Tran" w:date="2012-12-14T06:37:00Z">
                    <w:rPr>
                      <w:rFonts w:ascii="Calibri" w:eastAsia="Times New Roman" w:hAnsi="Calibri"/>
                      <w:color w:val="000000"/>
                      <w:sz w:val="22"/>
                    </w:rPr>
                  </w:rPrChange>
                </w:rPr>
                <w:br/>
                <w:t>Neuron(6,6,1),Algorithm=RPROP, epoches=130,  Residual=1E-6, default_update=0.1, max_update=10</w:t>
              </w:r>
            </w:ins>
          </w:p>
        </w:tc>
        <w:tc>
          <w:tcPr>
            <w:tcW w:w="722" w:type="dxa"/>
            <w:tcBorders>
              <w:top w:val="nil"/>
              <w:left w:val="nil"/>
              <w:bottom w:val="single" w:sz="4" w:space="0" w:color="auto"/>
              <w:right w:val="single" w:sz="4" w:space="0" w:color="auto"/>
            </w:tcBorders>
            <w:shd w:val="clear" w:color="auto" w:fill="auto"/>
            <w:noWrap/>
            <w:vAlign w:val="bottom"/>
            <w:hideMark/>
            <w:tcPrChange w:id="8291"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1FD9FD65" w14:textId="77777777" w:rsidR="003A1CA3" w:rsidRPr="00E30631" w:rsidRDefault="003A1CA3" w:rsidP="00F27A65">
            <w:pPr>
              <w:spacing w:before="0" w:line="240" w:lineRule="auto"/>
              <w:jc w:val="right"/>
              <w:rPr>
                <w:ins w:id="8292" w:author="The Si Tran" w:date="2012-12-10T07:33:00Z"/>
                <w:rFonts w:eastAsia="Times New Roman"/>
                <w:color w:val="000000"/>
                <w:sz w:val="24"/>
                <w:szCs w:val="24"/>
                <w:rPrChange w:id="8293" w:author="The Si Tran" w:date="2012-12-14T06:37:00Z">
                  <w:rPr>
                    <w:ins w:id="8294" w:author="The Si Tran" w:date="2012-12-10T07:33:00Z"/>
                    <w:rFonts w:ascii="Calibri" w:eastAsia="Times New Roman" w:hAnsi="Calibri"/>
                    <w:color w:val="000000"/>
                    <w:sz w:val="22"/>
                  </w:rPr>
                </w:rPrChange>
              </w:rPr>
            </w:pPr>
            <w:ins w:id="8295" w:author="The Si Tran" w:date="2012-12-10T07:33:00Z">
              <w:r w:rsidRPr="00E30631">
                <w:rPr>
                  <w:rFonts w:eastAsia="Times New Roman"/>
                  <w:color w:val="000000"/>
                  <w:sz w:val="24"/>
                  <w:szCs w:val="24"/>
                  <w:rPrChange w:id="8296" w:author="The Si Tran" w:date="2012-12-14T06:37:00Z">
                    <w:rPr>
                      <w:rFonts w:ascii="Calibri" w:eastAsia="Times New Roman" w:hAnsi="Calibri"/>
                      <w:color w:val="000000"/>
                      <w:sz w:val="22"/>
                    </w:rPr>
                  </w:rPrChange>
                </w:rPr>
                <w:t>0.22</w:t>
              </w:r>
            </w:ins>
          </w:p>
        </w:tc>
        <w:tc>
          <w:tcPr>
            <w:tcW w:w="728" w:type="dxa"/>
            <w:tcBorders>
              <w:top w:val="nil"/>
              <w:left w:val="nil"/>
              <w:bottom w:val="single" w:sz="4" w:space="0" w:color="auto"/>
              <w:right w:val="single" w:sz="4" w:space="0" w:color="auto"/>
            </w:tcBorders>
            <w:shd w:val="clear" w:color="auto" w:fill="auto"/>
            <w:noWrap/>
            <w:vAlign w:val="bottom"/>
            <w:hideMark/>
            <w:tcPrChange w:id="8297"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08DAD427" w14:textId="77777777" w:rsidR="003A1CA3" w:rsidRPr="00E30631" w:rsidRDefault="003A1CA3" w:rsidP="00F27A65">
            <w:pPr>
              <w:spacing w:before="0" w:line="240" w:lineRule="auto"/>
              <w:jc w:val="right"/>
              <w:rPr>
                <w:ins w:id="8298" w:author="The Si Tran" w:date="2012-12-10T07:33:00Z"/>
                <w:rFonts w:eastAsia="Times New Roman"/>
                <w:color w:val="000000"/>
                <w:sz w:val="24"/>
                <w:szCs w:val="24"/>
                <w:rPrChange w:id="8299" w:author="The Si Tran" w:date="2012-12-14T06:37:00Z">
                  <w:rPr>
                    <w:ins w:id="8300" w:author="The Si Tran" w:date="2012-12-10T07:33:00Z"/>
                    <w:rFonts w:ascii="Calibri" w:eastAsia="Times New Roman" w:hAnsi="Calibri"/>
                    <w:color w:val="000000"/>
                    <w:sz w:val="22"/>
                  </w:rPr>
                </w:rPrChange>
              </w:rPr>
            </w:pPr>
            <w:ins w:id="8301" w:author="The Si Tran" w:date="2012-12-10T07:33:00Z">
              <w:r w:rsidRPr="00E30631">
                <w:rPr>
                  <w:rFonts w:eastAsia="Times New Roman"/>
                  <w:color w:val="000000"/>
                  <w:sz w:val="24"/>
                  <w:szCs w:val="24"/>
                  <w:rPrChange w:id="8302" w:author="The Si Tran" w:date="2012-12-14T06:37:00Z">
                    <w:rPr>
                      <w:rFonts w:ascii="Calibri" w:eastAsia="Times New Roman" w:hAnsi="Calibri"/>
                      <w:color w:val="000000"/>
                      <w:sz w:val="22"/>
                    </w:rPr>
                  </w:rPrChange>
                </w:rPr>
                <w:t>0.087</w:t>
              </w:r>
            </w:ins>
          </w:p>
        </w:tc>
        <w:tc>
          <w:tcPr>
            <w:tcW w:w="850" w:type="dxa"/>
            <w:tcBorders>
              <w:top w:val="nil"/>
              <w:left w:val="nil"/>
              <w:bottom w:val="single" w:sz="4" w:space="0" w:color="auto"/>
              <w:right w:val="single" w:sz="4" w:space="0" w:color="auto"/>
            </w:tcBorders>
            <w:shd w:val="clear" w:color="auto" w:fill="auto"/>
            <w:noWrap/>
            <w:vAlign w:val="bottom"/>
            <w:hideMark/>
            <w:tcPrChange w:id="8303"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4E098215" w14:textId="77777777" w:rsidR="003A1CA3" w:rsidRPr="00E30631" w:rsidRDefault="003A1CA3" w:rsidP="00F27A65">
            <w:pPr>
              <w:spacing w:before="0" w:line="240" w:lineRule="auto"/>
              <w:jc w:val="right"/>
              <w:rPr>
                <w:ins w:id="8304" w:author="The Si Tran" w:date="2012-12-10T07:33:00Z"/>
                <w:rFonts w:eastAsia="Times New Roman"/>
                <w:color w:val="000000"/>
                <w:sz w:val="24"/>
                <w:szCs w:val="24"/>
                <w:rPrChange w:id="8305" w:author="The Si Tran" w:date="2012-12-14T06:37:00Z">
                  <w:rPr>
                    <w:ins w:id="8306" w:author="The Si Tran" w:date="2012-12-10T07:33:00Z"/>
                    <w:rFonts w:ascii="Calibri" w:eastAsia="Times New Roman" w:hAnsi="Calibri"/>
                    <w:color w:val="000000"/>
                    <w:sz w:val="22"/>
                  </w:rPr>
                </w:rPrChange>
              </w:rPr>
            </w:pPr>
            <w:ins w:id="8307" w:author="The Si Tran" w:date="2012-12-10T07:33:00Z">
              <w:r w:rsidRPr="00E30631">
                <w:rPr>
                  <w:rFonts w:eastAsia="Times New Roman"/>
                  <w:color w:val="000000"/>
                  <w:sz w:val="24"/>
                  <w:szCs w:val="24"/>
                  <w:rPrChange w:id="8308" w:author="The Si Tran" w:date="2012-12-14T06:37:00Z">
                    <w:rPr>
                      <w:rFonts w:ascii="Calibri" w:eastAsia="Times New Roman" w:hAnsi="Calibri"/>
                      <w:color w:val="000000"/>
                      <w:sz w:val="22"/>
                    </w:rPr>
                  </w:rPrChange>
                </w:rPr>
                <w:t>1.32</w:t>
              </w:r>
            </w:ins>
          </w:p>
        </w:tc>
      </w:tr>
      <w:tr w:rsidR="003A1CA3" w:rsidRPr="003A1CA3" w14:paraId="61779DDC" w14:textId="77777777" w:rsidTr="00E30631">
        <w:trPr>
          <w:trHeight w:val="815"/>
          <w:ins w:id="8309" w:author="The Si Tran" w:date="2012-12-10T07:33:00Z"/>
          <w:trPrChange w:id="8310" w:author="The Si Tran" w:date="2012-12-14T06:37:00Z">
            <w:trPr>
              <w:trHeight w:val="842"/>
            </w:trPr>
          </w:trPrChange>
        </w:trPr>
        <w:tc>
          <w:tcPr>
            <w:tcW w:w="1107" w:type="dxa"/>
            <w:vMerge/>
            <w:tcBorders>
              <w:top w:val="nil"/>
              <w:left w:val="single" w:sz="4" w:space="0" w:color="auto"/>
              <w:bottom w:val="single" w:sz="4" w:space="0" w:color="000000"/>
              <w:right w:val="single" w:sz="4" w:space="0" w:color="auto"/>
            </w:tcBorders>
            <w:vAlign w:val="center"/>
            <w:hideMark/>
            <w:tcPrChange w:id="8311" w:author="The Si Tran" w:date="2012-12-14T06:37:00Z">
              <w:tcPr>
                <w:tcW w:w="920" w:type="dxa"/>
                <w:vMerge/>
                <w:tcBorders>
                  <w:top w:val="nil"/>
                  <w:left w:val="single" w:sz="4" w:space="0" w:color="auto"/>
                  <w:bottom w:val="single" w:sz="4" w:space="0" w:color="000000"/>
                  <w:right w:val="single" w:sz="4" w:space="0" w:color="auto"/>
                </w:tcBorders>
                <w:vAlign w:val="center"/>
                <w:hideMark/>
              </w:tcPr>
            </w:tcPrChange>
          </w:tcPr>
          <w:p w14:paraId="17B54838" w14:textId="77777777" w:rsidR="003A1CA3" w:rsidRPr="00E30631" w:rsidRDefault="003A1CA3" w:rsidP="00F27A65">
            <w:pPr>
              <w:spacing w:before="0" w:line="240" w:lineRule="auto"/>
              <w:jc w:val="left"/>
              <w:rPr>
                <w:ins w:id="8312" w:author="The Si Tran" w:date="2012-12-10T07:33:00Z"/>
                <w:rFonts w:eastAsia="Times New Roman"/>
                <w:color w:val="000000"/>
                <w:sz w:val="24"/>
                <w:szCs w:val="24"/>
                <w:rPrChange w:id="8313" w:author="The Si Tran" w:date="2012-12-14T06:37:00Z">
                  <w:rPr>
                    <w:ins w:id="8314" w:author="The Si Tran" w:date="2012-12-10T07:33:00Z"/>
                    <w:rFonts w:ascii="Calibri" w:eastAsia="Times New Roman" w:hAnsi="Calibri"/>
                    <w:color w:val="000000"/>
                    <w:sz w:val="22"/>
                  </w:rPr>
                </w:rPrChange>
              </w:rPr>
            </w:pPr>
          </w:p>
        </w:tc>
        <w:tc>
          <w:tcPr>
            <w:tcW w:w="5985" w:type="dxa"/>
            <w:tcBorders>
              <w:top w:val="nil"/>
              <w:left w:val="nil"/>
              <w:bottom w:val="single" w:sz="4" w:space="0" w:color="auto"/>
              <w:right w:val="single" w:sz="4" w:space="0" w:color="auto"/>
            </w:tcBorders>
            <w:shd w:val="clear" w:color="auto" w:fill="auto"/>
            <w:vAlign w:val="bottom"/>
            <w:hideMark/>
            <w:tcPrChange w:id="8315" w:author="The Si Tran" w:date="2012-12-14T06:37:00Z">
              <w:tcPr>
                <w:tcW w:w="7014" w:type="dxa"/>
                <w:tcBorders>
                  <w:top w:val="nil"/>
                  <w:left w:val="nil"/>
                  <w:bottom w:val="single" w:sz="4" w:space="0" w:color="auto"/>
                  <w:right w:val="single" w:sz="4" w:space="0" w:color="auto"/>
                </w:tcBorders>
                <w:shd w:val="clear" w:color="auto" w:fill="auto"/>
                <w:vAlign w:val="bottom"/>
                <w:hideMark/>
              </w:tcPr>
            </w:tcPrChange>
          </w:tcPr>
          <w:p w14:paraId="20A03D20" w14:textId="77777777" w:rsidR="003A1CA3" w:rsidRPr="00E30631" w:rsidRDefault="003A1CA3" w:rsidP="00F27A65">
            <w:pPr>
              <w:spacing w:before="0" w:line="240" w:lineRule="auto"/>
              <w:jc w:val="left"/>
              <w:rPr>
                <w:ins w:id="8316" w:author="The Si Tran" w:date="2012-12-10T07:33:00Z"/>
                <w:rFonts w:eastAsia="Times New Roman"/>
                <w:color w:val="000000"/>
                <w:sz w:val="24"/>
                <w:szCs w:val="24"/>
                <w:rPrChange w:id="8317" w:author="The Si Tran" w:date="2012-12-14T06:37:00Z">
                  <w:rPr>
                    <w:ins w:id="8318" w:author="The Si Tran" w:date="2012-12-10T07:33:00Z"/>
                    <w:rFonts w:ascii="Calibri" w:eastAsia="Times New Roman" w:hAnsi="Calibri"/>
                    <w:color w:val="000000"/>
                    <w:sz w:val="22"/>
                  </w:rPr>
                </w:rPrChange>
              </w:rPr>
            </w:pPr>
            <w:ins w:id="8319" w:author="The Si Tran" w:date="2012-12-10T07:33:00Z">
              <w:r w:rsidRPr="00E30631">
                <w:rPr>
                  <w:rFonts w:eastAsia="Times New Roman"/>
                  <w:color w:val="000000"/>
                  <w:sz w:val="24"/>
                  <w:szCs w:val="24"/>
                  <w:rPrChange w:id="8320" w:author="The Si Tran" w:date="2012-12-14T06:37:00Z">
                    <w:rPr>
                      <w:rFonts w:ascii="Calibri" w:eastAsia="Times New Roman" w:hAnsi="Calibri"/>
                      <w:color w:val="000000"/>
                      <w:sz w:val="22"/>
                    </w:rPr>
                  </w:rPrChange>
                </w:rPr>
                <w:t>ARIMA(2, 0, 2)(0, 0, 0)0</w:t>
              </w:r>
              <w:r w:rsidRPr="00E30631">
                <w:rPr>
                  <w:rFonts w:eastAsia="Times New Roman"/>
                  <w:color w:val="000000"/>
                  <w:sz w:val="24"/>
                  <w:szCs w:val="24"/>
                  <w:rPrChange w:id="8321" w:author="The Si Tran" w:date="2012-12-14T06:37:00Z">
                    <w:rPr>
                      <w:rFonts w:ascii="Calibri" w:eastAsia="Times New Roman" w:hAnsi="Calibri"/>
                      <w:color w:val="000000"/>
                      <w:sz w:val="22"/>
                    </w:rPr>
                  </w:rPrChange>
                </w:rPr>
                <w:br/>
                <w:t>Neuron(6,6,1),Algorithm=Back Propagation, epoches=145, Residual=1E-6, learning_rate=0.4, momemtum = 0,2</w:t>
              </w:r>
            </w:ins>
          </w:p>
        </w:tc>
        <w:tc>
          <w:tcPr>
            <w:tcW w:w="722" w:type="dxa"/>
            <w:tcBorders>
              <w:top w:val="nil"/>
              <w:left w:val="nil"/>
              <w:bottom w:val="single" w:sz="4" w:space="0" w:color="auto"/>
              <w:right w:val="single" w:sz="4" w:space="0" w:color="auto"/>
            </w:tcBorders>
            <w:shd w:val="clear" w:color="auto" w:fill="auto"/>
            <w:noWrap/>
            <w:vAlign w:val="bottom"/>
            <w:hideMark/>
            <w:tcPrChange w:id="8322"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3E55B19E" w14:textId="77777777" w:rsidR="003A1CA3" w:rsidRPr="00E30631" w:rsidRDefault="003A1CA3" w:rsidP="00F27A65">
            <w:pPr>
              <w:spacing w:before="0" w:line="240" w:lineRule="auto"/>
              <w:jc w:val="right"/>
              <w:rPr>
                <w:ins w:id="8323" w:author="The Si Tran" w:date="2012-12-10T07:33:00Z"/>
                <w:rFonts w:eastAsia="Times New Roman"/>
                <w:color w:val="000000"/>
                <w:sz w:val="24"/>
                <w:szCs w:val="24"/>
                <w:rPrChange w:id="8324" w:author="The Si Tran" w:date="2012-12-14T06:37:00Z">
                  <w:rPr>
                    <w:ins w:id="8325" w:author="The Si Tran" w:date="2012-12-10T07:33:00Z"/>
                    <w:rFonts w:ascii="Calibri" w:eastAsia="Times New Roman" w:hAnsi="Calibri"/>
                    <w:color w:val="000000"/>
                    <w:sz w:val="22"/>
                  </w:rPr>
                </w:rPrChange>
              </w:rPr>
            </w:pPr>
            <w:ins w:id="8326" w:author="The Si Tran" w:date="2012-12-10T07:33:00Z">
              <w:r w:rsidRPr="00E30631">
                <w:rPr>
                  <w:rFonts w:eastAsia="Times New Roman"/>
                  <w:color w:val="000000"/>
                  <w:sz w:val="24"/>
                  <w:szCs w:val="24"/>
                  <w:rPrChange w:id="8327" w:author="The Si Tran" w:date="2012-12-14T06:37:00Z">
                    <w:rPr>
                      <w:rFonts w:ascii="Calibri" w:eastAsia="Times New Roman" w:hAnsi="Calibri"/>
                      <w:color w:val="000000"/>
                      <w:sz w:val="22"/>
                    </w:rPr>
                  </w:rPrChange>
                </w:rPr>
                <w:t>0.28</w:t>
              </w:r>
            </w:ins>
          </w:p>
        </w:tc>
        <w:tc>
          <w:tcPr>
            <w:tcW w:w="728" w:type="dxa"/>
            <w:tcBorders>
              <w:top w:val="nil"/>
              <w:left w:val="nil"/>
              <w:bottom w:val="single" w:sz="4" w:space="0" w:color="auto"/>
              <w:right w:val="single" w:sz="4" w:space="0" w:color="auto"/>
            </w:tcBorders>
            <w:shd w:val="clear" w:color="auto" w:fill="auto"/>
            <w:noWrap/>
            <w:vAlign w:val="bottom"/>
            <w:hideMark/>
            <w:tcPrChange w:id="8328"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788BCEB1" w14:textId="77777777" w:rsidR="003A1CA3" w:rsidRPr="00E30631" w:rsidRDefault="003A1CA3" w:rsidP="00F27A65">
            <w:pPr>
              <w:spacing w:before="0" w:line="240" w:lineRule="auto"/>
              <w:jc w:val="right"/>
              <w:rPr>
                <w:ins w:id="8329" w:author="The Si Tran" w:date="2012-12-10T07:33:00Z"/>
                <w:rFonts w:eastAsia="Times New Roman"/>
                <w:color w:val="000000"/>
                <w:sz w:val="24"/>
                <w:szCs w:val="24"/>
                <w:rPrChange w:id="8330" w:author="The Si Tran" w:date="2012-12-14T06:37:00Z">
                  <w:rPr>
                    <w:ins w:id="8331" w:author="The Si Tran" w:date="2012-12-10T07:33:00Z"/>
                    <w:rFonts w:ascii="Calibri" w:eastAsia="Times New Roman" w:hAnsi="Calibri"/>
                    <w:color w:val="000000"/>
                    <w:sz w:val="22"/>
                  </w:rPr>
                </w:rPrChange>
              </w:rPr>
            </w:pPr>
            <w:ins w:id="8332" w:author="The Si Tran" w:date="2012-12-10T07:33:00Z">
              <w:r w:rsidRPr="00E30631">
                <w:rPr>
                  <w:rFonts w:eastAsia="Times New Roman"/>
                  <w:color w:val="000000"/>
                  <w:sz w:val="24"/>
                  <w:szCs w:val="24"/>
                  <w:rPrChange w:id="8333" w:author="The Si Tran" w:date="2012-12-14T06:37:00Z">
                    <w:rPr>
                      <w:rFonts w:ascii="Calibri" w:eastAsia="Times New Roman" w:hAnsi="Calibri"/>
                      <w:color w:val="000000"/>
                      <w:sz w:val="22"/>
                    </w:rPr>
                  </w:rPrChange>
                </w:rPr>
                <w:t>0.13</w:t>
              </w:r>
            </w:ins>
          </w:p>
        </w:tc>
        <w:tc>
          <w:tcPr>
            <w:tcW w:w="850" w:type="dxa"/>
            <w:tcBorders>
              <w:top w:val="nil"/>
              <w:left w:val="nil"/>
              <w:bottom w:val="single" w:sz="4" w:space="0" w:color="auto"/>
              <w:right w:val="single" w:sz="4" w:space="0" w:color="auto"/>
            </w:tcBorders>
            <w:shd w:val="clear" w:color="auto" w:fill="auto"/>
            <w:noWrap/>
            <w:vAlign w:val="bottom"/>
            <w:hideMark/>
            <w:tcPrChange w:id="8334"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26854367" w14:textId="77777777" w:rsidR="003A1CA3" w:rsidRPr="00E30631" w:rsidRDefault="003A1CA3" w:rsidP="00F27A65">
            <w:pPr>
              <w:spacing w:before="0" w:line="240" w:lineRule="auto"/>
              <w:jc w:val="right"/>
              <w:rPr>
                <w:ins w:id="8335" w:author="The Si Tran" w:date="2012-12-10T07:33:00Z"/>
                <w:rFonts w:eastAsia="Times New Roman"/>
                <w:color w:val="000000"/>
                <w:sz w:val="24"/>
                <w:szCs w:val="24"/>
                <w:rPrChange w:id="8336" w:author="The Si Tran" w:date="2012-12-14T06:37:00Z">
                  <w:rPr>
                    <w:ins w:id="8337" w:author="The Si Tran" w:date="2012-12-10T07:33:00Z"/>
                    <w:rFonts w:ascii="Calibri" w:eastAsia="Times New Roman" w:hAnsi="Calibri"/>
                    <w:color w:val="000000"/>
                    <w:sz w:val="22"/>
                  </w:rPr>
                </w:rPrChange>
              </w:rPr>
            </w:pPr>
            <w:ins w:id="8338" w:author="The Si Tran" w:date="2012-12-10T07:33:00Z">
              <w:r w:rsidRPr="00E30631">
                <w:rPr>
                  <w:rFonts w:eastAsia="Times New Roman"/>
                  <w:color w:val="000000"/>
                  <w:sz w:val="24"/>
                  <w:szCs w:val="24"/>
                  <w:rPrChange w:id="8339" w:author="The Si Tran" w:date="2012-12-14T06:37:00Z">
                    <w:rPr>
                      <w:rFonts w:ascii="Calibri" w:eastAsia="Times New Roman" w:hAnsi="Calibri"/>
                      <w:color w:val="000000"/>
                      <w:sz w:val="22"/>
                    </w:rPr>
                  </w:rPrChange>
                </w:rPr>
                <w:t>1.7</w:t>
              </w:r>
            </w:ins>
          </w:p>
        </w:tc>
      </w:tr>
    </w:tbl>
    <w:p w14:paraId="44EFD9C9" w14:textId="77777777" w:rsidR="003A1CA3" w:rsidRDefault="003A1CA3">
      <w:pPr>
        <w:rPr>
          <w:ins w:id="8340" w:author="The Si Tran" w:date="2012-12-10T07:33:00Z"/>
        </w:rPr>
        <w:pPrChange w:id="8341" w:author="The Si Tran" w:date="2012-12-10T07:32:00Z">
          <w:pPr>
            <w:pStyle w:val="Heading1"/>
            <w:jc w:val="left"/>
          </w:pPr>
        </w:pPrChange>
      </w:pPr>
    </w:p>
    <w:p w14:paraId="7792E666" w14:textId="45898B11" w:rsidR="00726875" w:rsidRPr="004D696B" w:rsidRDefault="00E30631">
      <w:pPr>
        <w:pStyle w:val="Bang"/>
        <w:rPr>
          <w:ins w:id="8342" w:author="The Si Tran" w:date="2012-12-11T20:13:00Z"/>
        </w:rPr>
        <w:pPrChange w:id="8343" w:author="The Si Tran" w:date="2012-12-11T23:56:00Z">
          <w:pPr>
            <w:pStyle w:val="Heading3"/>
            <w:numPr>
              <w:ilvl w:val="0"/>
              <w:numId w:val="0"/>
            </w:numPr>
            <w:tabs>
              <w:tab w:val="clear" w:pos="1080"/>
            </w:tabs>
            <w:ind w:left="0" w:firstLine="0"/>
            <w:jc w:val="center"/>
          </w:pPr>
        </w:pPrChange>
      </w:pPr>
      <w:bookmarkStart w:id="8344" w:name="_Toc343033799"/>
      <w:bookmarkStart w:id="8345" w:name="_Toc343226128"/>
      <w:ins w:id="8346" w:author="The Si Tran" w:date="2012-12-14T06:38:00Z">
        <w:r w:rsidRPr="006041AD">
          <w:rPr>
            <w:b/>
          </w:rPr>
          <w:t>Bảng 6.7:</w:t>
        </w:r>
        <w:r w:rsidRPr="004D696B">
          <w:t xml:space="preserve"> Kết quả thực nghiệm chuỗi dữ liệu</w:t>
        </w:r>
        <w:r>
          <w:t xml:space="preserve"> </w:t>
        </w:r>
        <w:r w:rsidRPr="004D696B">
          <w:t>Prices</w:t>
        </w:r>
      </w:ins>
      <w:bookmarkEnd w:id="8344"/>
      <w:bookmarkEnd w:id="8345"/>
    </w:p>
    <w:tbl>
      <w:tblPr>
        <w:tblW w:w="9496" w:type="dxa"/>
        <w:tblLook w:val="04A0" w:firstRow="1" w:lastRow="0" w:firstColumn="1" w:lastColumn="0" w:noHBand="0" w:noVBand="1"/>
        <w:tblPrChange w:id="8347" w:author="The Si Tran" w:date="2012-12-14T06:38:00Z">
          <w:tblPr>
            <w:tblpPr w:leftFromText="180" w:rightFromText="180" w:vertAnchor="page" w:horzAnchor="margin" w:tblpY="2296"/>
            <w:tblW w:w="10054" w:type="dxa"/>
            <w:tblLook w:val="04A0" w:firstRow="1" w:lastRow="0" w:firstColumn="1" w:lastColumn="0" w:noHBand="0" w:noVBand="1"/>
          </w:tblPr>
        </w:tblPrChange>
      </w:tblPr>
      <w:tblGrid>
        <w:gridCol w:w="1150"/>
        <w:gridCol w:w="5854"/>
        <w:gridCol w:w="756"/>
        <w:gridCol w:w="876"/>
        <w:gridCol w:w="883"/>
        <w:tblGridChange w:id="8348">
          <w:tblGrid>
            <w:gridCol w:w="1072"/>
            <w:gridCol w:w="6557"/>
            <w:gridCol w:w="767"/>
            <w:gridCol w:w="830"/>
            <w:gridCol w:w="828"/>
          </w:tblGrid>
        </w:tblGridChange>
      </w:tblGrid>
      <w:tr w:rsidR="00A80B78" w:rsidRPr="007F5C98" w14:paraId="1E2C0D10" w14:textId="77777777" w:rsidTr="00E30631">
        <w:trPr>
          <w:trHeight w:val="295"/>
          <w:ins w:id="8349" w:author="The Si Tran" w:date="2012-12-12T07:51:00Z"/>
          <w:trPrChange w:id="8350" w:author="The Si Tran" w:date="2012-12-14T06:38:00Z">
            <w:trPr>
              <w:trHeight w:val="287"/>
            </w:trPr>
          </w:trPrChange>
        </w:trPr>
        <w:tc>
          <w:tcPr>
            <w:tcW w:w="1141"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8351" w:author="The Si Tran" w:date="2012-12-14T06:38: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99DC6C6" w14:textId="77777777" w:rsidR="00A80B78" w:rsidRPr="00E30631" w:rsidRDefault="00A80B78" w:rsidP="00A80B78">
            <w:pPr>
              <w:spacing w:before="0" w:line="240" w:lineRule="auto"/>
              <w:ind w:left="-113"/>
              <w:jc w:val="left"/>
              <w:rPr>
                <w:ins w:id="8352" w:author="The Si Tran" w:date="2012-12-12T07:51:00Z"/>
                <w:rFonts w:eastAsia="Times New Roman"/>
                <w:color w:val="000000"/>
                <w:sz w:val="24"/>
                <w:szCs w:val="24"/>
                <w:rPrChange w:id="8353" w:author="The Si Tran" w:date="2012-12-14T06:37:00Z">
                  <w:rPr>
                    <w:ins w:id="8354" w:author="The Si Tran" w:date="2012-12-12T07:51:00Z"/>
                    <w:rFonts w:eastAsia="Times New Roman"/>
                    <w:color w:val="000000"/>
                    <w:sz w:val="22"/>
                  </w:rPr>
                </w:rPrChange>
              </w:rPr>
            </w:pPr>
          </w:p>
        </w:tc>
        <w:tc>
          <w:tcPr>
            <w:tcW w:w="5854" w:type="dxa"/>
            <w:tcBorders>
              <w:top w:val="single" w:sz="4" w:space="0" w:color="auto"/>
              <w:left w:val="nil"/>
              <w:bottom w:val="single" w:sz="4" w:space="0" w:color="auto"/>
              <w:right w:val="single" w:sz="4" w:space="0" w:color="auto"/>
            </w:tcBorders>
            <w:shd w:val="clear" w:color="auto" w:fill="auto"/>
            <w:noWrap/>
            <w:vAlign w:val="bottom"/>
            <w:hideMark/>
            <w:tcPrChange w:id="8355" w:author="The Si Tran" w:date="2012-12-14T06:38:00Z">
              <w:tcPr>
                <w:tcW w:w="655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4DF6D2E" w14:textId="77777777" w:rsidR="00A80B78" w:rsidRPr="00E30631" w:rsidRDefault="00A80B78" w:rsidP="00A80B78">
            <w:pPr>
              <w:spacing w:before="0" w:line="240" w:lineRule="auto"/>
              <w:jc w:val="left"/>
              <w:rPr>
                <w:ins w:id="8356" w:author="The Si Tran" w:date="2012-12-12T07:51:00Z"/>
                <w:rFonts w:eastAsia="Times New Roman"/>
                <w:color w:val="000000"/>
                <w:sz w:val="24"/>
                <w:szCs w:val="24"/>
                <w:rPrChange w:id="8357" w:author="The Si Tran" w:date="2012-12-14T06:37:00Z">
                  <w:rPr>
                    <w:ins w:id="8358" w:author="The Si Tran" w:date="2012-12-12T07:51:00Z"/>
                    <w:rFonts w:eastAsia="Times New Roman"/>
                    <w:color w:val="000000"/>
                    <w:sz w:val="22"/>
                  </w:rPr>
                </w:rPrChange>
              </w:rPr>
            </w:pPr>
            <w:ins w:id="8359" w:author="The Si Tran" w:date="2012-12-12T07:51:00Z">
              <w:r w:rsidRPr="00E30631">
                <w:rPr>
                  <w:rFonts w:eastAsia="Times New Roman"/>
                  <w:color w:val="000000"/>
                  <w:sz w:val="24"/>
                  <w:szCs w:val="24"/>
                  <w:rPrChange w:id="8360" w:author="The Si Tran" w:date="2012-12-14T06:37:00Z">
                    <w:rPr>
                      <w:rFonts w:eastAsia="Times New Roman"/>
                      <w:color w:val="000000"/>
                      <w:sz w:val="22"/>
                    </w:rPr>
                  </w:rPrChange>
                </w:rPr>
                <w:t>Model</w:t>
              </w:r>
            </w:ins>
          </w:p>
        </w:tc>
        <w:tc>
          <w:tcPr>
            <w:tcW w:w="752" w:type="dxa"/>
            <w:tcBorders>
              <w:top w:val="single" w:sz="4" w:space="0" w:color="auto"/>
              <w:left w:val="nil"/>
              <w:bottom w:val="single" w:sz="4" w:space="0" w:color="auto"/>
              <w:right w:val="single" w:sz="4" w:space="0" w:color="auto"/>
            </w:tcBorders>
            <w:shd w:val="clear" w:color="auto" w:fill="auto"/>
            <w:noWrap/>
            <w:vAlign w:val="bottom"/>
            <w:hideMark/>
            <w:tcPrChange w:id="8361" w:author="The Si Tran" w:date="2012-12-14T06:38:00Z">
              <w:tcPr>
                <w:tcW w:w="76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A6C299E" w14:textId="77777777" w:rsidR="00A80B78" w:rsidRPr="00E30631" w:rsidRDefault="00A80B78" w:rsidP="00A80B78">
            <w:pPr>
              <w:spacing w:before="0" w:line="240" w:lineRule="auto"/>
              <w:jc w:val="left"/>
              <w:rPr>
                <w:ins w:id="8362" w:author="The Si Tran" w:date="2012-12-12T07:51:00Z"/>
                <w:rFonts w:eastAsia="Times New Roman"/>
                <w:color w:val="000000"/>
                <w:sz w:val="24"/>
                <w:szCs w:val="24"/>
                <w:rPrChange w:id="8363" w:author="The Si Tran" w:date="2012-12-14T06:37:00Z">
                  <w:rPr>
                    <w:ins w:id="8364" w:author="The Si Tran" w:date="2012-12-12T07:51:00Z"/>
                    <w:rFonts w:eastAsia="Times New Roman"/>
                    <w:color w:val="000000"/>
                    <w:sz w:val="22"/>
                  </w:rPr>
                </w:rPrChange>
              </w:rPr>
            </w:pPr>
            <w:ins w:id="8365" w:author="The Si Tran" w:date="2012-12-12T07:51:00Z">
              <w:r w:rsidRPr="00E30631">
                <w:rPr>
                  <w:rFonts w:eastAsia="Times New Roman"/>
                  <w:color w:val="000000"/>
                  <w:sz w:val="24"/>
                  <w:szCs w:val="24"/>
                  <w:rPrChange w:id="8366" w:author="The Si Tran" w:date="2012-12-14T06:37:00Z">
                    <w:rPr>
                      <w:rFonts w:eastAsia="Times New Roman"/>
                      <w:color w:val="000000"/>
                      <w:sz w:val="22"/>
                    </w:rPr>
                  </w:rPrChange>
                </w:rPr>
                <w:t>MAE</w:t>
              </w:r>
            </w:ins>
          </w:p>
        </w:tc>
        <w:tc>
          <w:tcPr>
            <w:tcW w:w="871" w:type="dxa"/>
            <w:tcBorders>
              <w:top w:val="single" w:sz="4" w:space="0" w:color="auto"/>
              <w:left w:val="nil"/>
              <w:bottom w:val="single" w:sz="4" w:space="0" w:color="auto"/>
              <w:right w:val="single" w:sz="4" w:space="0" w:color="auto"/>
            </w:tcBorders>
            <w:shd w:val="clear" w:color="auto" w:fill="auto"/>
            <w:noWrap/>
            <w:vAlign w:val="bottom"/>
            <w:hideMark/>
            <w:tcPrChange w:id="8367" w:author="The Si Tran" w:date="2012-12-14T06:38: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2857D2D" w14:textId="77777777" w:rsidR="00A80B78" w:rsidRPr="00E30631" w:rsidRDefault="00A80B78" w:rsidP="00A80B78">
            <w:pPr>
              <w:spacing w:before="0" w:line="240" w:lineRule="auto"/>
              <w:jc w:val="left"/>
              <w:rPr>
                <w:ins w:id="8368" w:author="The Si Tran" w:date="2012-12-12T07:51:00Z"/>
                <w:rFonts w:eastAsia="Times New Roman"/>
                <w:color w:val="000000"/>
                <w:sz w:val="24"/>
                <w:szCs w:val="24"/>
                <w:rPrChange w:id="8369" w:author="The Si Tran" w:date="2012-12-14T06:37:00Z">
                  <w:rPr>
                    <w:ins w:id="8370" w:author="The Si Tran" w:date="2012-12-12T07:51:00Z"/>
                    <w:rFonts w:eastAsia="Times New Roman"/>
                    <w:color w:val="000000"/>
                    <w:sz w:val="22"/>
                  </w:rPr>
                </w:rPrChange>
              </w:rPr>
            </w:pPr>
            <w:ins w:id="8371" w:author="The Si Tran" w:date="2012-12-12T07:51:00Z">
              <w:r w:rsidRPr="00E30631">
                <w:rPr>
                  <w:rFonts w:eastAsia="Times New Roman"/>
                  <w:color w:val="000000"/>
                  <w:sz w:val="24"/>
                  <w:szCs w:val="24"/>
                  <w:rPrChange w:id="8372" w:author="The Si Tran" w:date="2012-12-14T06:37:00Z">
                    <w:rPr>
                      <w:rFonts w:eastAsia="Times New Roman"/>
                      <w:color w:val="000000"/>
                      <w:sz w:val="22"/>
                    </w:rPr>
                  </w:rPrChange>
                </w:rPr>
                <w:t>MSE</w:t>
              </w:r>
            </w:ins>
          </w:p>
        </w:tc>
        <w:tc>
          <w:tcPr>
            <w:tcW w:w="878" w:type="dxa"/>
            <w:tcBorders>
              <w:top w:val="single" w:sz="4" w:space="0" w:color="auto"/>
              <w:left w:val="nil"/>
              <w:bottom w:val="single" w:sz="4" w:space="0" w:color="auto"/>
              <w:right w:val="single" w:sz="4" w:space="0" w:color="auto"/>
            </w:tcBorders>
            <w:shd w:val="clear" w:color="auto" w:fill="auto"/>
            <w:noWrap/>
            <w:vAlign w:val="bottom"/>
            <w:hideMark/>
            <w:tcPrChange w:id="8373" w:author="The Si Tran" w:date="2012-12-14T06:38: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61FD49A" w14:textId="77777777" w:rsidR="00A80B78" w:rsidRPr="00E30631" w:rsidRDefault="00A80B78" w:rsidP="00A80B78">
            <w:pPr>
              <w:spacing w:before="0" w:line="240" w:lineRule="auto"/>
              <w:jc w:val="left"/>
              <w:rPr>
                <w:ins w:id="8374" w:author="The Si Tran" w:date="2012-12-12T07:51:00Z"/>
                <w:rFonts w:eastAsia="Times New Roman"/>
                <w:color w:val="000000"/>
                <w:sz w:val="24"/>
                <w:szCs w:val="24"/>
                <w:rPrChange w:id="8375" w:author="The Si Tran" w:date="2012-12-14T06:37:00Z">
                  <w:rPr>
                    <w:ins w:id="8376" w:author="The Si Tran" w:date="2012-12-12T07:51:00Z"/>
                    <w:rFonts w:eastAsia="Times New Roman"/>
                    <w:color w:val="000000"/>
                    <w:sz w:val="22"/>
                  </w:rPr>
                </w:rPrChange>
              </w:rPr>
            </w:pPr>
            <w:ins w:id="8377" w:author="The Si Tran" w:date="2012-12-12T07:51:00Z">
              <w:r w:rsidRPr="00E30631">
                <w:rPr>
                  <w:rFonts w:eastAsia="Times New Roman"/>
                  <w:color w:val="000000"/>
                  <w:sz w:val="24"/>
                  <w:szCs w:val="24"/>
                  <w:rPrChange w:id="8378" w:author="The Si Tran" w:date="2012-12-14T06:37:00Z">
                    <w:rPr>
                      <w:rFonts w:eastAsia="Times New Roman"/>
                      <w:color w:val="000000"/>
                      <w:sz w:val="22"/>
                    </w:rPr>
                  </w:rPrChange>
                </w:rPr>
                <w:t>MAPE</w:t>
              </w:r>
            </w:ins>
          </w:p>
        </w:tc>
      </w:tr>
      <w:tr w:rsidR="00A80B78" w:rsidRPr="007F5C98" w14:paraId="7021695F" w14:textId="77777777" w:rsidTr="00E30631">
        <w:trPr>
          <w:trHeight w:val="593"/>
          <w:ins w:id="8379" w:author="The Si Tran" w:date="2012-12-12T07:51:00Z"/>
          <w:trPrChange w:id="8380" w:author="The Si Tran" w:date="2012-12-14T06:38:00Z">
            <w:trPr>
              <w:trHeight w:val="575"/>
            </w:trPr>
          </w:trPrChange>
        </w:trPr>
        <w:tc>
          <w:tcPr>
            <w:tcW w:w="114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381" w:author="The Si Tran" w:date="2012-12-14T06:3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AFDE59F" w14:textId="77777777" w:rsidR="00A80B78" w:rsidRPr="00E30631" w:rsidRDefault="00A80B78" w:rsidP="00A80B78">
            <w:pPr>
              <w:spacing w:before="0" w:line="240" w:lineRule="auto"/>
              <w:jc w:val="center"/>
              <w:rPr>
                <w:ins w:id="8382" w:author="The Si Tran" w:date="2012-12-12T07:51:00Z"/>
                <w:rFonts w:eastAsia="Times New Roman"/>
                <w:color w:val="000000"/>
                <w:sz w:val="24"/>
                <w:szCs w:val="24"/>
                <w:rPrChange w:id="8383" w:author="The Si Tran" w:date="2012-12-14T06:37:00Z">
                  <w:rPr>
                    <w:ins w:id="8384" w:author="The Si Tran" w:date="2012-12-12T07:51:00Z"/>
                    <w:rFonts w:eastAsia="Times New Roman"/>
                    <w:color w:val="000000"/>
                    <w:sz w:val="22"/>
                  </w:rPr>
                </w:rPrChange>
              </w:rPr>
            </w:pPr>
            <w:ins w:id="8385" w:author="The Si Tran" w:date="2012-12-12T07:51:00Z">
              <w:r w:rsidRPr="00E30631">
                <w:rPr>
                  <w:rFonts w:eastAsia="Times New Roman"/>
                  <w:color w:val="000000"/>
                  <w:sz w:val="24"/>
                  <w:szCs w:val="24"/>
                  <w:rPrChange w:id="8386" w:author="The Si Tran" w:date="2012-12-14T06:37:00Z">
                    <w:rPr>
                      <w:rFonts w:eastAsia="Times New Roman"/>
                      <w:color w:val="000000"/>
                      <w:sz w:val="22"/>
                    </w:rPr>
                  </w:rPrChange>
                </w:rPr>
                <w:t>ANNs</w:t>
              </w:r>
            </w:ins>
          </w:p>
        </w:tc>
        <w:tc>
          <w:tcPr>
            <w:tcW w:w="5854" w:type="dxa"/>
            <w:tcBorders>
              <w:top w:val="nil"/>
              <w:left w:val="nil"/>
              <w:bottom w:val="single" w:sz="4" w:space="0" w:color="auto"/>
              <w:right w:val="single" w:sz="4" w:space="0" w:color="auto"/>
            </w:tcBorders>
            <w:shd w:val="clear" w:color="auto" w:fill="auto"/>
            <w:vAlign w:val="bottom"/>
            <w:hideMark/>
            <w:tcPrChange w:id="8387" w:author="The Si Tran" w:date="2012-12-14T06:38:00Z">
              <w:tcPr>
                <w:tcW w:w="6557" w:type="dxa"/>
                <w:tcBorders>
                  <w:top w:val="nil"/>
                  <w:left w:val="nil"/>
                  <w:bottom w:val="single" w:sz="4" w:space="0" w:color="auto"/>
                  <w:right w:val="single" w:sz="4" w:space="0" w:color="auto"/>
                </w:tcBorders>
                <w:shd w:val="clear" w:color="auto" w:fill="auto"/>
                <w:vAlign w:val="bottom"/>
                <w:hideMark/>
              </w:tcPr>
            </w:tcPrChange>
          </w:tcPr>
          <w:p w14:paraId="195ED131" w14:textId="77777777" w:rsidR="00A80B78" w:rsidRPr="00E30631" w:rsidRDefault="00A80B78" w:rsidP="00A80B78">
            <w:pPr>
              <w:spacing w:before="0" w:line="240" w:lineRule="auto"/>
              <w:jc w:val="left"/>
              <w:rPr>
                <w:ins w:id="8388" w:author="The Si Tran" w:date="2012-12-12T07:51:00Z"/>
                <w:rFonts w:eastAsia="Times New Roman"/>
                <w:color w:val="000000"/>
                <w:sz w:val="24"/>
                <w:szCs w:val="24"/>
                <w:rPrChange w:id="8389" w:author="The Si Tran" w:date="2012-12-14T06:37:00Z">
                  <w:rPr>
                    <w:ins w:id="8390" w:author="The Si Tran" w:date="2012-12-12T07:51:00Z"/>
                    <w:rFonts w:eastAsia="Times New Roman"/>
                    <w:color w:val="000000"/>
                    <w:sz w:val="22"/>
                  </w:rPr>
                </w:rPrChange>
              </w:rPr>
            </w:pPr>
            <w:ins w:id="8391" w:author="The Si Tran" w:date="2012-12-12T07:51:00Z">
              <w:r w:rsidRPr="00E30631">
                <w:rPr>
                  <w:rFonts w:eastAsia="Times New Roman"/>
                  <w:color w:val="000000"/>
                  <w:sz w:val="24"/>
                  <w:szCs w:val="24"/>
                  <w:rPrChange w:id="8392" w:author="The Si Tran" w:date="2012-12-14T06:37:00Z">
                    <w:rPr>
                      <w:rFonts w:eastAsia="Times New Roman"/>
                      <w:color w:val="000000"/>
                      <w:sz w:val="22"/>
                    </w:rPr>
                  </w:rPrChange>
                </w:rPr>
                <w:t>Neuron(6,6,1), Algorithm=RPROP, epoches=91,  Residual=1E-6, default_update=0.1, max_update=10</w:t>
              </w:r>
            </w:ins>
          </w:p>
        </w:tc>
        <w:tc>
          <w:tcPr>
            <w:tcW w:w="752" w:type="dxa"/>
            <w:tcBorders>
              <w:top w:val="nil"/>
              <w:left w:val="nil"/>
              <w:bottom w:val="single" w:sz="4" w:space="0" w:color="auto"/>
              <w:right w:val="single" w:sz="4" w:space="0" w:color="auto"/>
            </w:tcBorders>
            <w:shd w:val="clear" w:color="auto" w:fill="auto"/>
            <w:noWrap/>
            <w:vAlign w:val="bottom"/>
            <w:hideMark/>
            <w:tcPrChange w:id="8393" w:author="The Si Tran" w:date="2012-12-14T06:38:00Z">
              <w:tcPr>
                <w:tcW w:w="767" w:type="dxa"/>
                <w:tcBorders>
                  <w:top w:val="nil"/>
                  <w:left w:val="nil"/>
                  <w:bottom w:val="single" w:sz="4" w:space="0" w:color="auto"/>
                  <w:right w:val="single" w:sz="4" w:space="0" w:color="auto"/>
                </w:tcBorders>
                <w:shd w:val="clear" w:color="auto" w:fill="auto"/>
                <w:noWrap/>
                <w:vAlign w:val="bottom"/>
                <w:hideMark/>
              </w:tcPr>
            </w:tcPrChange>
          </w:tcPr>
          <w:p w14:paraId="658C02C4" w14:textId="77777777" w:rsidR="00A80B78" w:rsidRPr="00E30631" w:rsidRDefault="00A80B78" w:rsidP="00A80B78">
            <w:pPr>
              <w:spacing w:before="0" w:line="240" w:lineRule="auto"/>
              <w:jc w:val="right"/>
              <w:rPr>
                <w:ins w:id="8394" w:author="The Si Tran" w:date="2012-12-12T07:51:00Z"/>
                <w:rFonts w:eastAsia="Times New Roman"/>
                <w:color w:val="000000"/>
                <w:sz w:val="24"/>
                <w:szCs w:val="24"/>
                <w:rPrChange w:id="8395" w:author="The Si Tran" w:date="2012-12-14T06:37:00Z">
                  <w:rPr>
                    <w:ins w:id="8396" w:author="The Si Tran" w:date="2012-12-12T07:51:00Z"/>
                    <w:rFonts w:eastAsia="Times New Roman"/>
                    <w:color w:val="000000"/>
                    <w:sz w:val="22"/>
                  </w:rPr>
                </w:rPrChange>
              </w:rPr>
            </w:pPr>
            <w:ins w:id="8397" w:author="The Si Tran" w:date="2012-12-12T07:51:00Z">
              <w:r w:rsidRPr="00E30631">
                <w:rPr>
                  <w:rFonts w:eastAsia="Times New Roman"/>
                  <w:color w:val="000000"/>
                  <w:sz w:val="24"/>
                  <w:szCs w:val="24"/>
                  <w:rPrChange w:id="8398" w:author="The Si Tran" w:date="2012-12-14T06:37:00Z">
                    <w:rPr>
                      <w:rFonts w:eastAsia="Times New Roman"/>
                      <w:color w:val="000000"/>
                      <w:sz w:val="22"/>
                    </w:rPr>
                  </w:rPrChange>
                </w:rPr>
                <w:t>9.98</w:t>
              </w:r>
            </w:ins>
          </w:p>
        </w:tc>
        <w:tc>
          <w:tcPr>
            <w:tcW w:w="871" w:type="dxa"/>
            <w:tcBorders>
              <w:top w:val="nil"/>
              <w:left w:val="nil"/>
              <w:bottom w:val="single" w:sz="4" w:space="0" w:color="auto"/>
              <w:right w:val="single" w:sz="4" w:space="0" w:color="auto"/>
            </w:tcBorders>
            <w:shd w:val="clear" w:color="auto" w:fill="auto"/>
            <w:noWrap/>
            <w:vAlign w:val="bottom"/>
            <w:hideMark/>
            <w:tcPrChange w:id="8399" w:author="The Si Tran" w:date="2012-12-14T06:38:00Z">
              <w:tcPr>
                <w:tcW w:w="830" w:type="dxa"/>
                <w:tcBorders>
                  <w:top w:val="nil"/>
                  <w:left w:val="nil"/>
                  <w:bottom w:val="single" w:sz="4" w:space="0" w:color="auto"/>
                  <w:right w:val="single" w:sz="4" w:space="0" w:color="auto"/>
                </w:tcBorders>
                <w:shd w:val="clear" w:color="auto" w:fill="auto"/>
                <w:noWrap/>
                <w:vAlign w:val="bottom"/>
                <w:hideMark/>
              </w:tcPr>
            </w:tcPrChange>
          </w:tcPr>
          <w:p w14:paraId="4752FB5C" w14:textId="77777777" w:rsidR="00A80B78" w:rsidRPr="00E30631" w:rsidRDefault="00A80B78" w:rsidP="00A80B78">
            <w:pPr>
              <w:spacing w:before="0" w:line="240" w:lineRule="auto"/>
              <w:jc w:val="right"/>
              <w:rPr>
                <w:ins w:id="8400" w:author="The Si Tran" w:date="2012-12-12T07:51:00Z"/>
                <w:rFonts w:eastAsia="Times New Roman"/>
                <w:color w:val="000000"/>
                <w:sz w:val="24"/>
                <w:szCs w:val="24"/>
                <w:rPrChange w:id="8401" w:author="The Si Tran" w:date="2012-12-14T06:37:00Z">
                  <w:rPr>
                    <w:ins w:id="8402" w:author="The Si Tran" w:date="2012-12-12T07:51:00Z"/>
                    <w:rFonts w:eastAsia="Times New Roman"/>
                    <w:color w:val="000000"/>
                    <w:sz w:val="22"/>
                  </w:rPr>
                </w:rPrChange>
              </w:rPr>
            </w:pPr>
            <w:ins w:id="8403" w:author="The Si Tran" w:date="2012-12-12T07:51:00Z">
              <w:r w:rsidRPr="00E30631">
                <w:rPr>
                  <w:rFonts w:eastAsia="Times New Roman"/>
                  <w:color w:val="000000"/>
                  <w:sz w:val="24"/>
                  <w:szCs w:val="24"/>
                  <w:rPrChange w:id="8404" w:author="The Si Tran" w:date="2012-12-14T06:37:00Z">
                    <w:rPr>
                      <w:rFonts w:eastAsia="Times New Roman"/>
                      <w:color w:val="000000"/>
                      <w:sz w:val="22"/>
                    </w:rPr>
                  </w:rPrChange>
                </w:rPr>
                <w:t>174.11</w:t>
              </w:r>
            </w:ins>
          </w:p>
        </w:tc>
        <w:tc>
          <w:tcPr>
            <w:tcW w:w="878" w:type="dxa"/>
            <w:tcBorders>
              <w:top w:val="nil"/>
              <w:left w:val="nil"/>
              <w:bottom w:val="single" w:sz="4" w:space="0" w:color="auto"/>
              <w:right w:val="single" w:sz="4" w:space="0" w:color="auto"/>
            </w:tcBorders>
            <w:shd w:val="clear" w:color="auto" w:fill="auto"/>
            <w:noWrap/>
            <w:vAlign w:val="bottom"/>
            <w:hideMark/>
            <w:tcPrChange w:id="8405"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5581D050" w14:textId="77777777" w:rsidR="00A80B78" w:rsidRPr="00E30631" w:rsidRDefault="00A80B78" w:rsidP="00A80B78">
            <w:pPr>
              <w:spacing w:before="0" w:line="240" w:lineRule="auto"/>
              <w:jc w:val="right"/>
              <w:rPr>
                <w:ins w:id="8406" w:author="The Si Tran" w:date="2012-12-12T07:51:00Z"/>
                <w:rFonts w:eastAsia="Times New Roman"/>
                <w:color w:val="000000"/>
                <w:sz w:val="24"/>
                <w:szCs w:val="24"/>
                <w:rPrChange w:id="8407" w:author="The Si Tran" w:date="2012-12-14T06:37:00Z">
                  <w:rPr>
                    <w:ins w:id="8408" w:author="The Si Tran" w:date="2012-12-12T07:51:00Z"/>
                    <w:rFonts w:eastAsia="Times New Roman"/>
                    <w:color w:val="000000"/>
                    <w:sz w:val="22"/>
                  </w:rPr>
                </w:rPrChange>
              </w:rPr>
            </w:pPr>
            <w:ins w:id="8409" w:author="The Si Tran" w:date="2012-12-12T07:51:00Z">
              <w:r w:rsidRPr="00E30631">
                <w:rPr>
                  <w:rFonts w:eastAsia="Times New Roman"/>
                  <w:color w:val="000000"/>
                  <w:sz w:val="24"/>
                  <w:szCs w:val="24"/>
                  <w:rPrChange w:id="8410" w:author="The Si Tran" w:date="2012-12-14T06:37:00Z">
                    <w:rPr>
                      <w:rFonts w:eastAsia="Times New Roman"/>
                      <w:color w:val="000000"/>
                      <w:sz w:val="22"/>
                    </w:rPr>
                  </w:rPrChange>
                </w:rPr>
                <w:t>2.2</w:t>
              </w:r>
            </w:ins>
          </w:p>
        </w:tc>
      </w:tr>
      <w:tr w:rsidR="00A80B78" w:rsidRPr="007F5C98" w14:paraId="31026145" w14:textId="77777777" w:rsidTr="00E30631">
        <w:trPr>
          <w:trHeight w:val="593"/>
          <w:ins w:id="8411" w:author="The Si Tran" w:date="2012-12-12T07:51:00Z"/>
          <w:trPrChange w:id="8412" w:author="The Si Tran" w:date="2012-12-14T06:38:00Z">
            <w:trPr>
              <w:trHeight w:val="575"/>
            </w:trPr>
          </w:trPrChange>
        </w:trPr>
        <w:tc>
          <w:tcPr>
            <w:tcW w:w="1141" w:type="dxa"/>
            <w:vMerge/>
            <w:tcBorders>
              <w:top w:val="nil"/>
              <w:left w:val="single" w:sz="4" w:space="0" w:color="auto"/>
              <w:bottom w:val="single" w:sz="4" w:space="0" w:color="000000"/>
              <w:right w:val="single" w:sz="4" w:space="0" w:color="auto"/>
            </w:tcBorders>
            <w:vAlign w:val="center"/>
            <w:hideMark/>
            <w:tcPrChange w:id="8413" w:author="The Si Tran" w:date="2012-12-14T06:38:00Z">
              <w:tcPr>
                <w:tcW w:w="1072" w:type="dxa"/>
                <w:vMerge/>
                <w:tcBorders>
                  <w:top w:val="nil"/>
                  <w:left w:val="single" w:sz="4" w:space="0" w:color="auto"/>
                  <w:bottom w:val="single" w:sz="4" w:space="0" w:color="000000"/>
                  <w:right w:val="single" w:sz="4" w:space="0" w:color="auto"/>
                </w:tcBorders>
                <w:vAlign w:val="center"/>
                <w:hideMark/>
              </w:tcPr>
            </w:tcPrChange>
          </w:tcPr>
          <w:p w14:paraId="4CD45952" w14:textId="77777777" w:rsidR="00A80B78" w:rsidRPr="00E30631" w:rsidRDefault="00A80B78" w:rsidP="00A80B78">
            <w:pPr>
              <w:spacing w:before="0" w:line="240" w:lineRule="auto"/>
              <w:jc w:val="left"/>
              <w:rPr>
                <w:ins w:id="8414" w:author="The Si Tran" w:date="2012-12-12T07:51:00Z"/>
                <w:rFonts w:eastAsia="Times New Roman"/>
                <w:color w:val="000000"/>
                <w:sz w:val="24"/>
                <w:szCs w:val="24"/>
                <w:rPrChange w:id="8415" w:author="The Si Tran" w:date="2012-12-14T06:37:00Z">
                  <w:rPr>
                    <w:ins w:id="8416" w:author="The Si Tran" w:date="2012-12-12T07:51:00Z"/>
                    <w:rFonts w:eastAsia="Times New Roman"/>
                    <w:color w:val="000000"/>
                    <w:sz w:val="22"/>
                  </w:rPr>
                </w:rPrChange>
              </w:rPr>
            </w:pPr>
          </w:p>
        </w:tc>
        <w:tc>
          <w:tcPr>
            <w:tcW w:w="5854" w:type="dxa"/>
            <w:tcBorders>
              <w:top w:val="nil"/>
              <w:left w:val="nil"/>
              <w:bottom w:val="single" w:sz="4" w:space="0" w:color="auto"/>
              <w:right w:val="single" w:sz="4" w:space="0" w:color="auto"/>
            </w:tcBorders>
            <w:shd w:val="clear" w:color="auto" w:fill="auto"/>
            <w:vAlign w:val="bottom"/>
            <w:hideMark/>
            <w:tcPrChange w:id="8417" w:author="The Si Tran" w:date="2012-12-14T06:38:00Z">
              <w:tcPr>
                <w:tcW w:w="6557" w:type="dxa"/>
                <w:tcBorders>
                  <w:top w:val="nil"/>
                  <w:left w:val="nil"/>
                  <w:bottom w:val="single" w:sz="4" w:space="0" w:color="auto"/>
                  <w:right w:val="single" w:sz="4" w:space="0" w:color="auto"/>
                </w:tcBorders>
                <w:shd w:val="clear" w:color="auto" w:fill="auto"/>
                <w:vAlign w:val="bottom"/>
                <w:hideMark/>
              </w:tcPr>
            </w:tcPrChange>
          </w:tcPr>
          <w:p w14:paraId="097389B7" w14:textId="77777777" w:rsidR="00A80B78" w:rsidRPr="00E30631" w:rsidRDefault="00A80B78" w:rsidP="00A80B78">
            <w:pPr>
              <w:spacing w:before="0" w:line="240" w:lineRule="auto"/>
              <w:jc w:val="left"/>
              <w:rPr>
                <w:ins w:id="8418" w:author="The Si Tran" w:date="2012-12-12T07:51:00Z"/>
                <w:rFonts w:eastAsia="Times New Roman"/>
                <w:color w:val="000000"/>
                <w:sz w:val="24"/>
                <w:szCs w:val="24"/>
                <w:rPrChange w:id="8419" w:author="The Si Tran" w:date="2012-12-14T06:37:00Z">
                  <w:rPr>
                    <w:ins w:id="8420" w:author="The Si Tran" w:date="2012-12-12T07:51:00Z"/>
                    <w:rFonts w:eastAsia="Times New Roman"/>
                    <w:color w:val="000000"/>
                    <w:sz w:val="22"/>
                  </w:rPr>
                </w:rPrChange>
              </w:rPr>
            </w:pPr>
            <w:ins w:id="8421" w:author="The Si Tran" w:date="2012-12-12T07:51:00Z">
              <w:r w:rsidRPr="00E30631">
                <w:rPr>
                  <w:rFonts w:eastAsia="Times New Roman"/>
                  <w:color w:val="000000"/>
                  <w:sz w:val="24"/>
                  <w:szCs w:val="24"/>
                  <w:rPrChange w:id="8422" w:author="The Si Tran" w:date="2012-12-14T06:37:00Z">
                    <w:rPr>
                      <w:rFonts w:eastAsia="Times New Roman"/>
                      <w:color w:val="000000"/>
                      <w:sz w:val="22"/>
                    </w:rPr>
                  </w:rPrChange>
                </w:rPr>
                <w:t>Neuron(6,6,1),Algorithm=Back Propagation, epoches=1000, Residual=1E-6, learning_rate=0.4, momemtum = 0,2</w:t>
              </w:r>
            </w:ins>
          </w:p>
        </w:tc>
        <w:tc>
          <w:tcPr>
            <w:tcW w:w="752" w:type="dxa"/>
            <w:tcBorders>
              <w:top w:val="nil"/>
              <w:left w:val="nil"/>
              <w:bottom w:val="single" w:sz="4" w:space="0" w:color="auto"/>
              <w:right w:val="single" w:sz="4" w:space="0" w:color="auto"/>
            </w:tcBorders>
            <w:shd w:val="clear" w:color="auto" w:fill="auto"/>
            <w:noWrap/>
            <w:vAlign w:val="bottom"/>
            <w:hideMark/>
            <w:tcPrChange w:id="8423" w:author="The Si Tran" w:date="2012-12-14T06:38:00Z">
              <w:tcPr>
                <w:tcW w:w="767" w:type="dxa"/>
                <w:tcBorders>
                  <w:top w:val="nil"/>
                  <w:left w:val="nil"/>
                  <w:bottom w:val="single" w:sz="4" w:space="0" w:color="auto"/>
                  <w:right w:val="single" w:sz="4" w:space="0" w:color="auto"/>
                </w:tcBorders>
                <w:shd w:val="clear" w:color="auto" w:fill="auto"/>
                <w:noWrap/>
                <w:vAlign w:val="bottom"/>
                <w:hideMark/>
              </w:tcPr>
            </w:tcPrChange>
          </w:tcPr>
          <w:p w14:paraId="3076ECAD" w14:textId="77777777" w:rsidR="00A80B78" w:rsidRPr="00E30631" w:rsidRDefault="00A80B78" w:rsidP="00A80B78">
            <w:pPr>
              <w:spacing w:before="0" w:line="240" w:lineRule="auto"/>
              <w:jc w:val="right"/>
              <w:rPr>
                <w:ins w:id="8424" w:author="The Si Tran" w:date="2012-12-12T07:51:00Z"/>
                <w:rFonts w:eastAsia="Times New Roman"/>
                <w:color w:val="000000"/>
                <w:sz w:val="24"/>
                <w:szCs w:val="24"/>
                <w:rPrChange w:id="8425" w:author="The Si Tran" w:date="2012-12-14T06:37:00Z">
                  <w:rPr>
                    <w:ins w:id="8426" w:author="The Si Tran" w:date="2012-12-12T07:51:00Z"/>
                    <w:rFonts w:eastAsia="Times New Roman"/>
                    <w:color w:val="000000"/>
                    <w:sz w:val="22"/>
                  </w:rPr>
                </w:rPrChange>
              </w:rPr>
            </w:pPr>
            <w:ins w:id="8427" w:author="The Si Tran" w:date="2012-12-12T07:51:00Z">
              <w:r w:rsidRPr="00E30631">
                <w:rPr>
                  <w:rFonts w:eastAsia="Times New Roman"/>
                  <w:color w:val="000000"/>
                  <w:sz w:val="24"/>
                  <w:szCs w:val="24"/>
                  <w:rPrChange w:id="8428" w:author="The Si Tran" w:date="2012-12-14T06:37:00Z">
                    <w:rPr>
                      <w:rFonts w:eastAsia="Times New Roman"/>
                      <w:color w:val="000000"/>
                      <w:sz w:val="22"/>
                    </w:rPr>
                  </w:rPrChange>
                </w:rPr>
                <w:t>15.53</w:t>
              </w:r>
            </w:ins>
          </w:p>
        </w:tc>
        <w:tc>
          <w:tcPr>
            <w:tcW w:w="871" w:type="dxa"/>
            <w:tcBorders>
              <w:top w:val="nil"/>
              <w:left w:val="nil"/>
              <w:bottom w:val="single" w:sz="4" w:space="0" w:color="auto"/>
              <w:right w:val="single" w:sz="4" w:space="0" w:color="auto"/>
            </w:tcBorders>
            <w:shd w:val="clear" w:color="auto" w:fill="auto"/>
            <w:noWrap/>
            <w:vAlign w:val="bottom"/>
            <w:hideMark/>
            <w:tcPrChange w:id="8429" w:author="The Si Tran" w:date="2012-12-14T06:38:00Z">
              <w:tcPr>
                <w:tcW w:w="830" w:type="dxa"/>
                <w:tcBorders>
                  <w:top w:val="nil"/>
                  <w:left w:val="nil"/>
                  <w:bottom w:val="single" w:sz="4" w:space="0" w:color="auto"/>
                  <w:right w:val="single" w:sz="4" w:space="0" w:color="auto"/>
                </w:tcBorders>
                <w:shd w:val="clear" w:color="auto" w:fill="auto"/>
                <w:noWrap/>
                <w:vAlign w:val="bottom"/>
                <w:hideMark/>
              </w:tcPr>
            </w:tcPrChange>
          </w:tcPr>
          <w:p w14:paraId="5D626F5B" w14:textId="77777777" w:rsidR="00A80B78" w:rsidRPr="00E30631" w:rsidRDefault="00A80B78" w:rsidP="00A80B78">
            <w:pPr>
              <w:spacing w:before="0" w:line="240" w:lineRule="auto"/>
              <w:jc w:val="right"/>
              <w:rPr>
                <w:ins w:id="8430" w:author="The Si Tran" w:date="2012-12-12T07:51:00Z"/>
                <w:rFonts w:eastAsia="Times New Roman"/>
                <w:color w:val="000000"/>
                <w:sz w:val="24"/>
                <w:szCs w:val="24"/>
                <w:rPrChange w:id="8431" w:author="The Si Tran" w:date="2012-12-14T06:37:00Z">
                  <w:rPr>
                    <w:ins w:id="8432" w:author="The Si Tran" w:date="2012-12-12T07:51:00Z"/>
                    <w:rFonts w:eastAsia="Times New Roman"/>
                    <w:color w:val="000000"/>
                    <w:sz w:val="22"/>
                  </w:rPr>
                </w:rPrChange>
              </w:rPr>
            </w:pPr>
            <w:ins w:id="8433" w:author="The Si Tran" w:date="2012-12-12T07:51:00Z">
              <w:r w:rsidRPr="00E30631">
                <w:rPr>
                  <w:rFonts w:eastAsia="Times New Roman"/>
                  <w:color w:val="000000"/>
                  <w:sz w:val="24"/>
                  <w:szCs w:val="24"/>
                  <w:rPrChange w:id="8434" w:author="The Si Tran" w:date="2012-12-14T06:37:00Z">
                    <w:rPr>
                      <w:rFonts w:eastAsia="Times New Roman"/>
                      <w:color w:val="000000"/>
                      <w:sz w:val="22"/>
                    </w:rPr>
                  </w:rPrChange>
                </w:rPr>
                <w:t>356</w:t>
              </w:r>
            </w:ins>
          </w:p>
        </w:tc>
        <w:tc>
          <w:tcPr>
            <w:tcW w:w="878" w:type="dxa"/>
            <w:tcBorders>
              <w:top w:val="nil"/>
              <w:left w:val="nil"/>
              <w:bottom w:val="single" w:sz="4" w:space="0" w:color="auto"/>
              <w:right w:val="single" w:sz="4" w:space="0" w:color="auto"/>
            </w:tcBorders>
            <w:shd w:val="clear" w:color="auto" w:fill="auto"/>
            <w:noWrap/>
            <w:vAlign w:val="bottom"/>
            <w:hideMark/>
            <w:tcPrChange w:id="8435"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2456CCFA" w14:textId="77777777" w:rsidR="00A80B78" w:rsidRPr="00E30631" w:rsidRDefault="00A80B78" w:rsidP="00A80B78">
            <w:pPr>
              <w:spacing w:before="0" w:line="240" w:lineRule="auto"/>
              <w:jc w:val="right"/>
              <w:rPr>
                <w:ins w:id="8436" w:author="The Si Tran" w:date="2012-12-12T07:51:00Z"/>
                <w:rFonts w:eastAsia="Times New Roman"/>
                <w:color w:val="000000"/>
                <w:sz w:val="24"/>
                <w:szCs w:val="24"/>
                <w:rPrChange w:id="8437" w:author="The Si Tran" w:date="2012-12-14T06:37:00Z">
                  <w:rPr>
                    <w:ins w:id="8438" w:author="The Si Tran" w:date="2012-12-12T07:51:00Z"/>
                    <w:rFonts w:eastAsia="Times New Roman"/>
                    <w:color w:val="000000"/>
                    <w:sz w:val="22"/>
                  </w:rPr>
                </w:rPrChange>
              </w:rPr>
            </w:pPr>
            <w:ins w:id="8439" w:author="The Si Tran" w:date="2012-12-12T07:51:00Z">
              <w:r w:rsidRPr="00E30631">
                <w:rPr>
                  <w:rFonts w:eastAsia="Times New Roman"/>
                  <w:color w:val="000000"/>
                  <w:sz w:val="24"/>
                  <w:szCs w:val="24"/>
                  <w:rPrChange w:id="8440" w:author="The Si Tran" w:date="2012-12-14T06:37:00Z">
                    <w:rPr>
                      <w:rFonts w:eastAsia="Times New Roman"/>
                      <w:color w:val="000000"/>
                      <w:sz w:val="22"/>
                    </w:rPr>
                  </w:rPrChange>
                </w:rPr>
                <w:t>3.08</w:t>
              </w:r>
            </w:ins>
          </w:p>
        </w:tc>
      </w:tr>
      <w:tr w:rsidR="00A80B78" w:rsidRPr="007F5C98" w14:paraId="7AFBC497" w14:textId="77777777" w:rsidTr="00E30631">
        <w:trPr>
          <w:trHeight w:val="295"/>
          <w:ins w:id="8441" w:author="The Si Tran" w:date="2012-12-12T07:51:00Z"/>
          <w:trPrChange w:id="8442" w:author="The Si Tran" w:date="2012-12-14T06:38:00Z">
            <w:trPr>
              <w:trHeight w:val="287"/>
            </w:trPr>
          </w:trPrChange>
        </w:trPr>
        <w:tc>
          <w:tcPr>
            <w:tcW w:w="1141" w:type="dxa"/>
            <w:tcBorders>
              <w:top w:val="nil"/>
              <w:left w:val="single" w:sz="4" w:space="0" w:color="auto"/>
              <w:bottom w:val="single" w:sz="4" w:space="0" w:color="auto"/>
              <w:right w:val="single" w:sz="4" w:space="0" w:color="auto"/>
            </w:tcBorders>
            <w:shd w:val="clear" w:color="auto" w:fill="auto"/>
            <w:noWrap/>
            <w:vAlign w:val="center"/>
            <w:hideMark/>
            <w:tcPrChange w:id="8443" w:author="The Si Tran" w:date="2012-12-14T06:38: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35A74B9" w14:textId="77777777" w:rsidR="00A80B78" w:rsidRPr="00E30631" w:rsidRDefault="00A80B78" w:rsidP="00A80B78">
            <w:pPr>
              <w:spacing w:before="0" w:line="240" w:lineRule="auto"/>
              <w:jc w:val="center"/>
              <w:rPr>
                <w:ins w:id="8444" w:author="The Si Tran" w:date="2012-12-12T07:51:00Z"/>
                <w:rFonts w:eastAsia="Times New Roman"/>
                <w:color w:val="000000"/>
                <w:sz w:val="24"/>
                <w:szCs w:val="24"/>
                <w:rPrChange w:id="8445" w:author="The Si Tran" w:date="2012-12-14T06:37:00Z">
                  <w:rPr>
                    <w:ins w:id="8446" w:author="The Si Tran" w:date="2012-12-12T07:51:00Z"/>
                    <w:rFonts w:eastAsia="Times New Roman"/>
                    <w:color w:val="000000"/>
                    <w:sz w:val="22"/>
                  </w:rPr>
                </w:rPrChange>
              </w:rPr>
            </w:pPr>
            <w:ins w:id="8447" w:author="The Si Tran" w:date="2012-12-12T07:51:00Z">
              <w:r w:rsidRPr="00E30631">
                <w:rPr>
                  <w:rFonts w:eastAsia="Times New Roman"/>
                  <w:color w:val="000000"/>
                  <w:sz w:val="24"/>
                  <w:szCs w:val="24"/>
                  <w:rPrChange w:id="8448" w:author="The Si Tran" w:date="2012-12-14T06:37:00Z">
                    <w:rPr>
                      <w:rFonts w:eastAsia="Times New Roman"/>
                      <w:color w:val="000000"/>
                      <w:sz w:val="22"/>
                    </w:rPr>
                  </w:rPrChange>
                </w:rPr>
                <w:t xml:space="preserve">SARIMA </w:t>
              </w:r>
            </w:ins>
          </w:p>
        </w:tc>
        <w:tc>
          <w:tcPr>
            <w:tcW w:w="5854" w:type="dxa"/>
            <w:tcBorders>
              <w:top w:val="nil"/>
              <w:left w:val="nil"/>
              <w:bottom w:val="single" w:sz="4" w:space="0" w:color="auto"/>
              <w:right w:val="single" w:sz="4" w:space="0" w:color="auto"/>
            </w:tcBorders>
            <w:shd w:val="clear" w:color="auto" w:fill="auto"/>
            <w:vAlign w:val="bottom"/>
            <w:hideMark/>
            <w:tcPrChange w:id="8449" w:author="The Si Tran" w:date="2012-12-14T06:38:00Z">
              <w:tcPr>
                <w:tcW w:w="6557" w:type="dxa"/>
                <w:tcBorders>
                  <w:top w:val="nil"/>
                  <w:left w:val="nil"/>
                  <w:bottom w:val="single" w:sz="4" w:space="0" w:color="auto"/>
                  <w:right w:val="single" w:sz="4" w:space="0" w:color="auto"/>
                </w:tcBorders>
                <w:shd w:val="clear" w:color="auto" w:fill="auto"/>
                <w:vAlign w:val="bottom"/>
                <w:hideMark/>
              </w:tcPr>
            </w:tcPrChange>
          </w:tcPr>
          <w:p w14:paraId="003CC330" w14:textId="77777777" w:rsidR="00A80B78" w:rsidRPr="00E30631" w:rsidRDefault="00A80B78" w:rsidP="00A80B78">
            <w:pPr>
              <w:spacing w:before="0" w:line="240" w:lineRule="auto"/>
              <w:jc w:val="left"/>
              <w:rPr>
                <w:ins w:id="8450" w:author="The Si Tran" w:date="2012-12-12T07:51:00Z"/>
                <w:rFonts w:eastAsia="Times New Roman"/>
                <w:color w:val="000000"/>
                <w:sz w:val="24"/>
                <w:szCs w:val="24"/>
                <w:rPrChange w:id="8451" w:author="The Si Tran" w:date="2012-12-14T06:37:00Z">
                  <w:rPr>
                    <w:ins w:id="8452" w:author="The Si Tran" w:date="2012-12-12T07:51:00Z"/>
                    <w:rFonts w:eastAsia="Times New Roman"/>
                    <w:color w:val="000000"/>
                    <w:sz w:val="22"/>
                  </w:rPr>
                </w:rPrChange>
              </w:rPr>
            </w:pPr>
            <w:ins w:id="8453" w:author="The Si Tran" w:date="2012-12-12T07:51:00Z">
              <w:r w:rsidRPr="00E30631">
                <w:rPr>
                  <w:rFonts w:eastAsia="Times New Roman"/>
                  <w:color w:val="000000"/>
                  <w:sz w:val="24"/>
                  <w:szCs w:val="24"/>
                  <w:rPrChange w:id="8454" w:author="The Si Tran" w:date="2012-12-14T06:37:00Z">
                    <w:rPr>
                      <w:rFonts w:eastAsia="Times New Roman"/>
                      <w:color w:val="000000"/>
                      <w:sz w:val="22"/>
                    </w:rPr>
                  </w:rPrChange>
                </w:rPr>
                <w:t>ARIMA(2, 1, 2)(0, 0, 0)0</w:t>
              </w:r>
            </w:ins>
          </w:p>
        </w:tc>
        <w:tc>
          <w:tcPr>
            <w:tcW w:w="752" w:type="dxa"/>
            <w:tcBorders>
              <w:top w:val="nil"/>
              <w:left w:val="nil"/>
              <w:bottom w:val="single" w:sz="4" w:space="0" w:color="auto"/>
              <w:right w:val="single" w:sz="4" w:space="0" w:color="auto"/>
            </w:tcBorders>
            <w:shd w:val="clear" w:color="auto" w:fill="auto"/>
            <w:noWrap/>
            <w:vAlign w:val="bottom"/>
            <w:hideMark/>
            <w:tcPrChange w:id="8455" w:author="The Si Tran" w:date="2012-12-14T06:38:00Z">
              <w:tcPr>
                <w:tcW w:w="767" w:type="dxa"/>
                <w:tcBorders>
                  <w:top w:val="nil"/>
                  <w:left w:val="nil"/>
                  <w:bottom w:val="single" w:sz="4" w:space="0" w:color="auto"/>
                  <w:right w:val="single" w:sz="4" w:space="0" w:color="auto"/>
                </w:tcBorders>
                <w:shd w:val="clear" w:color="auto" w:fill="auto"/>
                <w:noWrap/>
                <w:vAlign w:val="bottom"/>
                <w:hideMark/>
              </w:tcPr>
            </w:tcPrChange>
          </w:tcPr>
          <w:p w14:paraId="3618C415" w14:textId="77777777" w:rsidR="00A80B78" w:rsidRPr="00E30631" w:rsidRDefault="00A80B78" w:rsidP="00A80B78">
            <w:pPr>
              <w:spacing w:before="0" w:line="240" w:lineRule="auto"/>
              <w:jc w:val="right"/>
              <w:rPr>
                <w:ins w:id="8456" w:author="The Si Tran" w:date="2012-12-12T07:51:00Z"/>
                <w:rFonts w:eastAsia="Times New Roman"/>
                <w:color w:val="000000"/>
                <w:sz w:val="24"/>
                <w:szCs w:val="24"/>
                <w:rPrChange w:id="8457" w:author="The Si Tran" w:date="2012-12-14T06:37:00Z">
                  <w:rPr>
                    <w:ins w:id="8458" w:author="The Si Tran" w:date="2012-12-12T07:51:00Z"/>
                    <w:rFonts w:eastAsia="Times New Roman"/>
                    <w:color w:val="000000"/>
                    <w:sz w:val="22"/>
                  </w:rPr>
                </w:rPrChange>
              </w:rPr>
            </w:pPr>
            <w:ins w:id="8459" w:author="The Si Tran" w:date="2012-12-12T07:51:00Z">
              <w:r w:rsidRPr="00E30631">
                <w:rPr>
                  <w:rFonts w:eastAsia="Times New Roman"/>
                  <w:color w:val="000000"/>
                  <w:sz w:val="24"/>
                  <w:szCs w:val="24"/>
                  <w:rPrChange w:id="8460" w:author="The Si Tran" w:date="2012-12-14T06:37:00Z">
                    <w:rPr>
                      <w:rFonts w:eastAsia="Times New Roman"/>
                      <w:color w:val="000000"/>
                      <w:sz w:val="22"/>
                    </w:rPr>
                  </w:rPrChange>
                </w:rPr>
                <w:t>5.18</w:t>
              </w:r>
            </w:ins>
          </w:p>
        </w:tc>
        <w:tc>
          <w:tcPr>
            <w:tcW w:w="871" w:type="dxa"/>
            <w:tcBorders>
              <w:top w:val="nil"/>
              <w:left w:val="nil"/>
              <w:bottom w:val="single" w:sz="4" w:space="0" w:color="auto"/>
              <w:right w:val="single" w:sz="4" w:space="0" w:color="auto"/>
            </w:tcBorders>
            <w:shd w:val="clear" w:color="auto" w:fill="auto"/>
            <w:noWrap/>
            <w:vAlign w:val="bottom"/>
            <w:hideMark/>
            <w:tcPrChange w:id="8461" w:author="The Si Tran" w:date="2012-12-14T06:38:00Z">
              <w:tcPr>
                <w:tcW w:w="830" w:type="dxa"/>
                <w:tcBorders>
                  <w:top w:val="nil"/>
                  <w:left w:val="nil"/>
                  <w:bottom w:val="single" w:sz="4" w:space="0" w:color="auto"/>
                  <w:right w:val="single" w:sz="4" w:space="0" w:color="auto"/>
                </w:tcBorders>
                <w:shd w:val="clear" w:color="auto" w:fill="auto"/>
                <w:noWrap/>
                <w:vAlign w:val="bottom"/>
                <w:hideMark/>
              </w:tcPr>
            </w:tcPrChange>
          </w:tcPr>
          <w:p w14:paraId="6F272395" w14:textId="77777777" w:rsidR="00A80B78" w:rsidRPr="00E30631" w:rsidRDefault="00A80B78" w:rsidP="00A80B78">
            <w:pPr>
              <w:spacing w:before="0" w:line="240" w:lineRule="auto"/>
              <w:jc w:val="right"/>
              <w:rPr>
                <w:ins w:id="8462" w:author="The Si Tran" w:date="2012-12-12T07:51:00Z"/>
                <w:rFonts w:eastAsia="Times New Roman"/>
                <w:color w:val="000000"/>
                <w:sz w:val="24"/>
                <w:szCs w:val="24"/>
                <w:rPrChange w:id="8463" w:author="The Si Tran" w:date="2012-12-14T06:37:00Z">
                  <w:rPr>
                    <w:ins w:id="8464" w:author="The Si Tran" w:date="2012-12-12T07:51:00Z"/>
                    <w:rFonts w:eastAsia="Times New Roman"/>
                    <w:color w:val="000000"/>
                    <w:sz w:val="22"/>
                  </w:rPr>
                </w:rPrChange>
              </w:rPr>
            </w:pPr>
            <w:ins w:id="8465" w:author="The Si Tran" w:date="2012-12-12T07:51:00Z">
              <w:r w:rsidRPr="00E30631">
                <w:rPr>
                  <w:rFonts w:eastAsia="Times New Roman"/>
                  <w:color w:val="000000"/>
                  <w:sz w:val="24"/>
                  <w:szCs w:val="24"/>
                  <w:rPrChange w:id="8466" w:author="The Si Tran" w:date="2012-12-14T06:37:00Z">
                    <w:rPr>
                      <w:rFonts w:eastAsia="Times New Roman"/>
                      <w:color w:val="000000"/>
                      <w:sz w:val="22"/>
                    </w:rPr>
                  </w:rPrChange>
                </w:rPr>
                <w:t>51.99</w:t>
              </w:r>
            </w:ins>
          </w:p>
        </w:tc>
        <w:tc>
          <w:tcPr>
            <w:tcW w:w="878" w:type="dxa"/>
            <w:tcBorders>
              <w:top w:val="nil"/>
              <w:left w:val="nil"/>
              <w:bottom w:val="single" w:sz="4" w:space="0" w:color="auto"/>
              <w:right w:val="single" w:sz="4" w:space="0" w:color="auto"/>
            </w:tcBorders>
            <w:shd w:val="clear" w:color="auto" w:fill="auto"/>
            <w:noWrap/>
            <w:vAlign w:val="bottom"/>
            <w:hideMark/>
            <w:tcPrChange w:id="8467"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4B8CFE12" w14:textId="77777777" w:rsidR="00A80B78" w:rsidRPr="00E30631" w:rsidRDefault="00A80B78" w:rsidP="00A80B78">
            <w:pPr>
              <w:spacing w:before="0" w:line="240" w:lineRule="auto"/>
              <w:jc w:val="right"/>
              <w:rPr>
                <w:ins w:id="8468" w:author="The Si Tran" w:date="2012-12-12T07:51:00Z"/>
                <w:rFonts w:eastAsia="Times New Roman"/>
                <w:color w:val="000000"/>
                <w:sz w:val="24"/>
                <w:szCs w:val="24"/>
                <w:rPrChange w:id="8469" w:author="The Si Tran" w:date="2012-12-14T06:37:00Z">
                  <w:rPr>
                    <w:ins w:id="8470" w:author="The Si Tran" w:date="2012-12-12T07:51:00Z"/>
                    <w:rFonts w:eastAsia="Times New Roman"/>
                    <w:color w:val="000000"/>
                    <w:sz w:val="22"/>
                  </w:rPr>
                </w:rPrChange>
              </w:rPr>
            </w:pPr>
            <w:ins w:id="8471" w:author="The Si Tran" w:date="2012-12-12T07:51:00Z">
              <w:r w:rsidRPr="00E30631">
                <w:rPr>
                  <w:rFonts w:eastAsia="Times New Roman"/>
                  <w:color w:val="000000"/>
                  <w:sz w:val="24"/>
                  <w:szCs w:val="24"/>
                  <w:rPrChange w:id="8472" w:author="The Si Tran" w:date="2012-12-14T06:37:00Z">
                    <w:rPr>
                      <w:rFonts w:eastAsia="Times New Roman"/>
                      <w:color w:val="000000"/>
                      <w:sz w:val="22"/>
                    </w:rPr>
                  </w:rPrChange>
                </w:rPr>
                <w:t>1.19</w:t>
              </w:r>
            </w:ins>
          </w:p>
        </w:tc>
      </w:tr>
      <w:tr w:rsidR="00A80B78" w:rsidRPr="007F5C98" w14:paraId="7815F608" w14:textId="77777777" w:rsidTr="00E30631">
        <w:trPr>
          <w:trHeight w:val="891"/>
          <w:ins w:id="8473" w:author="The Si Tran" w:date="2012-12-12T07:51:00Z"/>
          <w:trPrChange w:id="8474" w:author="The Si Tran" w:date="2012-12-14T06:38:00Z">
            <w:trPr>
              <w:trHeight w:val="863"/>
            </w:trPr>
          </w:trPrChange>
        </w:trPr>
        <w:tc>
          <w:tcPr>
            <w:tcW w:w="114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475" w:author="The Si Tran" w:date="2012-12-14T06:3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7B1BCB5" w14:textId="77777777" w:rsidR="00A80B78" w:rsidRPr="00E30631" w:rsidRDefault="00A80B78" w:rsidP="00A80B78">
            <w:pPr>
              <w:spacing w:before="0" w:line="240" w:lineRule="auto"/>
              <w:jc w:val="center"/>
              <w:rPr>
                <w:ins w:id="8476" w:author="The Si Tran" w:date="2012-12-12T07:51:00Z"/>
                <w:rFonts w:eastAsia="Times New Roman"/>
                <w:color w:val="000000"/>
                <w:sz w:val="24"/>
                <w:szCs w:val="24"/>
                <w:rPrChange w:id="8477" w:author="The Si Tran" w:date="2012-12-14T06:37:00Z">
                  <w:rPr>
                    <w:ins w:id="8478" w:author="The Si Tran" w:date="2012-12-12T07:51:00Z"/>
                    <w:rFonts w:eastAsia="Times New Roman"/>
                    <w:color w:val="000000"/>
                    <w:sz w:val="22"/>
                  </w:rPr>
                </w:rPrChange>
              </w:rPr>
            </w:pPr>
            <w:ins w:id="8479" w:author="The Si Tran" w:date="2012-12-12T07:51:00Z">
              <w:r w:rsidRPr="00E30631">
                <w:rPr>
                  <w:rFonts w:eastAsia="Times New Roman"/>
                  <w:color w:val="000000"/>
                  <w:sz w:val="24"/>
                  <w:szCs w:val="24"/>
                  <w:rPrChange w:id="8480" w:author="The Si Tran" w:date="2012-12-14T06:37:00Z">
                    <w:rPr>
                      <w:rFonts w:eastAsia="Times New Roman"/>
                      <w:color w:val="000000"/>
                      <w:sz w:val="22"/>
                    </w:rPr>
                  </w:rPrChange>
                </w:rPr>
                <w:t>Hybrid</w:t>
              </w:r>
            </w:ins>
          </w:p>
        </w:tc>
        <w:tc>
          <w:tcPr>
            <w:tcW w:w="5854" w:type="dxa"/>
            <w:tcBorders>
              <w:top w:val="nil"/>
              <w:left w:val="nil"/>
              <w:bottom w:val="single" w:sz="4" w:space="0" w:color="auto"/>
              <w:right w:val="single" w:sz="4" w:space="0" w:color="auto"/>
            </w:tcBorders>
            <w:shd w:val="clear" w:color="auto" w:fill="auto"/>
            <w:vAlign w:val="bottom"/>
            <w:hideMark/>
            <w:tcPrChange w:id="8481" w:author="The Si Tran" w:date="2012-12-14T06:38:00Z">
              <w:tcPr>
                <w:tcW w:w="6557" w:type="dxa"/>
                <w:tcBorders>
                  <w:top w:val="nil"/>
                  <w:left w:val="nil"/>
                  <w:bottom w:val="single" w:sz="4" w:space="0" w:color="auto"/>
                  <w:right w:val="single" w:sz="4" w:space="0" w:color="auto"/>
                </w:tcBorders>
                <w:shd w:val="clear" w:color="auto" w:fill="auto"/>
                <w:vAlign w:val="bottom"/>
                <w:hideMark/>
              </w:tcPr>
            </w:tcPrChange>
          </w:tcPr>
          <w:p w14:paraId="68A13C4D" w14:textId="77777777" w:rsidR="00A80B78" w:rsidRPr="00E30631" w:rsidRDefault="00A80B78" w:rsidP="00A80B78">
            <w:pPr>
              <w:spacing w:before="0" w:line="240" w:lineRule="auto"/>
              <w:jc w:val="left"/>
              <w:rPr>
                <w:ins w:id="8482" w:author="The Si Tran" w:date="2012-12-12T07:51:00Z"/>
                <w:rFonts w:eastAsia="Times New Roman"/>
                <w:color w:val="000000"/>
                <w:sz w:val="24"/>
                <w:szCs w:val="24"/>
                <w:rPrChange w:id="8483" w:author="The Si Tran" w:date="2012-12-14T06:37:00Z">
                  <w:rPr>
                    <w:ins w:id="8484" w:author="The Si Tran" w:date="2012-12-12T07:51:00Z"/>
                    <w:rFonts w:eastAsia="Times New Roman"/>
                    <w:color w:val="000000"/>
                    <w:sz w:val="22"/>
                  </w:rPr>
                </w:rPrChange>
              </w:rPr>
            </w:pPr>
            <w:ins w:id="8485" w:author="The Si Tran" w:date="2012-12-12T07:51:00Z">
              <w:r w:rsidRPr="00E30631">
                <w:rPr>
                  <w:rFonts w:eastAsia="Times New Roman"/>
                  <w:color w:val="000000"/>
                  <w:sz w:val="24"/>
                  <w:szCs w:val="24"/>
                  <w:rPrChange w:id="8486" w:author="The Si Tran" w:date="2012-12-14T06:37:00Z">
                    <w:rPr>
                      <w:rFonts w:eastAsia="Times New Roman"/>
                      <w:color w:val="000000"/>
                      <w:sz w:val="22"/>
                    </w:rPr>
                  </w:rPrChange>
                </w:rPr>
                <w:t>ARIMA(2, 1, 2)(0, 0, 0)0</w:t>
              </w:r>
              <w:r w:rsidRPr="00E30631">
                <w:rPr>
                  <w:rFonts w:eastAsia="Times New Roman"/>
                  <w:color w:val="000000"/>
                  <w:sz w:val="24"/>
                  <w:szCs w:val="24"/>
                  <w:rPrChange w:id="8487" w:author="The Si Tran" w:date="2012-12-14T06:37:00Z">
                    <w:rPr>
                      <w:rFonts w:eastAsia="Times New Roman"/>
                      <w:color w:val="000000"/>
                      <w:sz w:val="22"/>
                    </w:rPr>
                  </w:rPrChange>
                </w:rPr>
                <w:br/>
                <w:t>Neuron(6,6,1),Algorithm=RPROP, epoches=35,  Residual=1E-6, default_update=0.1, max_update=10</w:t>
              </w:r>
            </w:ins>
          </w:p>
        </w:tc>
        <w:tc>
          <w:tcPr>
            <w:tcW w:w="752" w:type="dxa"/>
            <w:tcBorders>
              <w:top w:val="nil"/>
              <w:left w:val="nil"/>
              <w:bottom w:val="single" w:sz="4" w:space="0" w:color="auto"/>
              <w:right w:val="single" w:sz="4" w:space="0" w:color="auto"/>
            </w:tcBorders>
            <w:shd w:val="clear" w:color="auto" w:fill="auto"/>
            <w:noWrap/>
            <w:vAlign w:val="bottom"/>
            <w:hideMark/>
            <w:tcPrChange w:id="8488" w:author="The Si Tran" w:date="2012-12-14T06:38:00Z">
              <w:tcPr>
                <w:tcW w:w="767" w:type="dxa"/>
                <w:tcBorders>
                  <w:top w:val="nil"/>
                  <w:left w:val="nil"/>
                  <w:bottom w:val="single" w:sz="4" w:space="0" w:color="auto"/>
                  <w:right w:val="single" w:sz="4" w:space="0" w:color="auto"/>
                </w:tcBorders>
                <w:shd w:val="clear" w:color="auto" w:fill="auto"/>
                <w:noWrap/>
                <w:vAlign w:val="bottom"/>
                <w:hideMark/>
              </w:tcPr>
            </w:tcPrChange>
          </w:tcPr>
          <w:p w14:paraId="0C9339EE" w14:textId="77777777" w:rsidR="00A80B78" w:rsidRPr="00E30631" w:rsidRDefault="00A80B78" w:rsidP="00A80B78">
            <w:pPr>
              <w:spacing w:before="0" w:line="240" w:lineRule="auto"/>
              <w:jc w:val="right"/>
              <w:rPr>
                <w:ins w:id="8489" w:author="The Si Tran" w:date="2012-12-12T07:51:00Z"/>
                <w:rFonts w:eastAsia="Times New Roman"/>
                <w:color w:val="000000"/>
                <w:sz w:val="24"/>
                <w:szCs w:val="24"/>
                <w:rPrChange w:id="8490" w:author="The Si Tran" w:date="2012-12-14T06:37:00Z">
                  <w:rPr>
                    <w:ins w:id="8491" w:author="The Si Tran" w:date="2012-12-12T07:51:00Z"/>
                    <w:rFonts w:eastAsia="Times New Roman"/>
                    <w:color w:val="000000"/>
                    <w:sz w:val="22"/>
                  </w:rPr>
                </w:rPrChange>
              </w:rPr>
            </w:pPr>
            <w:ins w:id="8492" w:author="The Si Tran" w:date="2012-12-12T07:51:00Z">
              <w:r w:rsidRPr="00E30631">
                <w:rPr>
                  <w:rFonts w:eastAsia="Times New Roman"/>
                  <w:color w:val="000000"/>
                  <w:sz w:val="24"/>
                  <w:szCs w:val="24"/>
                  <w:rPrChange w:id="8493" w:author="The Si Tran" w:date="2012-12-14T06:37:00Z">
                    <w:rPr>
                      <w:rFonts w:eastAsia="Times New Roman"/>
                      <w:color w:val="000000"/>
                      <w:sz w:val="22"/>
                    </w:rPr>
                  </w:rPrChange>
                </w:rPr>
                <w:t>5.14</w:t>
              </w:r>
            </w:ins>
          </w:p>
        </w:tc>
        <w:tc>
          <w:tcPr>
            <w:tcW w:w="871" w:type="dxa"/>
            <w:tcBorders>
              <w:top w:val="nil"/>
              <w:left w:val="nil"/>
              <w:bottom w:val="single" w:sz="4" w:space="0" w:color="auto"/>
              <w:right w:val="single" w:sz="4" w:space="0" w:color="auto"/>
            </w:tcBorders>
            <w:shd w:val="clear" w:color="auto" w:fill="auto"/>
            <w:noWrap/>
            <w:vAlign w:val="bottom"/>
            <w:hideMark/>
            <w:tcPrChange w:id="8494" w:author="The Si Tran" w:date="2012-12-14T06:38:00Z">
              <w:tcPr>
                <w:tcW w:w="830" w:type="dxa"/>
                <w:tcBorders>
                  <w:top w:val="nil"/>
                  <w:left w:val="nil"/>
                  <w:bottom w:val="single" w:sz="4" w:space="0" w:color="auto"/>
                  <w:right w:val="single" w:sz="4" w:space="0" w:color="auto"/>
                </w:tcBorders>
                <w:shd w:val="clear" w:color="auto" w:fill="auto"/>
                <w:noWrap/>
                <w:vAlign w:val="bottom"/>
                <w:hideMark/>
              </w:tcPr>
            </w:tcPrChange>
          </w:tcPr>
          <w:p w14:paraId="07221EC7" w14:textId="77777777" w:rsidR="00A80B78" w:rsidRPr="00E30631" w:rsidRDefault="00A80B78" w:rsidP="00A80B78">
            <w:pPr>
              <w:spacing w:before="0" w:line="240" w:lineRule="auto"/>
              <w:jc w:val="right"/>
              <w:rPr>
                <w:ins w:id="8495" w:author="The Si Tran" w:date="2012-12-12T07:51:00Z"/>
                <w:rFonts w:eastAsia="Times New Roman"/>
                <w:color w:val="000000"/>
                <w:sz w:val="24"/>
                <w:szCs w:val="24"/>
                <w:rPrChange w:id="8496" w:author="The Si Tran" w:date="2012-12-14T06:37:00Z">
                  <w:rPr>
                    <w:ins w:id="8497" w:author="The Si Tran" w:date="2012-12-12T07:51:00Z"/>
                    <w:rFonts w:eastAsia="Times New Roman"/>
                    <w:color w:val="000000"/>
                    <w:sz w:val="22"/>
                  </w:rPr>
                </w:rPrChange>
              </w:rPr>
            </w:pPr>
            <w:ins w:id="8498" w:author="The Si Tran" w:date="2012-12-12T07:51:00Z">
              <w:r w:rsidRPr="00E30631">
                <w:rPr>
                  <w:rFonts w:eastAsia="Times New Roman"/>
                  <w:color w:val="000000"/>
                  <w:sz w:val="24"/>
                  <w:szCs w:val="24"/>
                  <w:rPrChange w:id="8499" w:author="The Si Tran" w:date="2012-12-14T06:37:00Z">
                    <w:rPr>
                      <w:rFonts w:eastAsia="Times New Roman"/>
                      <w:color w:val="000000"/>
                      <w:sz w:val="22"/>
                    </w:rPr>
                  </w:rPrChange>
                </w:rPr>
                <w:t>51.74</w:t>
              </w:r>
            </w:ins>
          </w:p>
        </w:tc>
        <w:tc>
          <w:tcPr>
            <w:tcW w:w="878" w:type="dxa"/>
            <w:tcBorders>
              <w:top w:val="nil"/>
              <w:left w:val="nil"/>
              <w:bottom w:val="single" w:sz="4" w:space="0" w:color="auto"/>
              <w:right w:val="single" w:sz="4" w:space="0" w:color="auto"/>
            </w:tcBorders>
            <w:shd w:val="clear" w:color="auto" w:fill="auto"/>
            <w:noWrap/>
            <w:vAlign w:val="bottom"/>
            <w:hideMark/>
            <w:tcPrChange w:id="8500"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43037E6D" w14:textId="77777777" w:rsidR="00A80B78" w:rsidRPr="00E30631" w:rsidRDefault="00A80B78" w:rsidP="00A80B78">
            <w:pPr>
              <w:spacing w:before="0" w:line="240" w:lineRule="auto"/>
              <w:jc w:val="right"/>
              <w:rPr>
                <w:ins w:id="8501" w:author="The Si Tran" w:date="2012-12-12T07:51:00Z"/>
                <w:rFonts w:eastAsia="Times New Roman"/>
                <w:color w:val="000000"/>
                <w:sz w:val="24"/>
                <w:szCs w:val="24"/>
                <w:rPrChange w:id="8502" w:author="The Si Tran" w:date="2012-12-14T06:37:00Z">
                  <w:rPr>
                    <w:ins w:id="8503" w:author="The Si Tran" w:date="2012-12-12T07:51:00Z"/>
                    <w:rFonts w:eastAsia="Times New Roman"/>
                    <w:color w:val="000000"/>
                    <w:sz w:val="22"/>
                  </w:rPr>
                </w:rPrChange>
              </w:rPr>
            </w:pPr>
            <w:ins w:id="8504" w:author="The Si Tran" w:date="2012-12-12T07:51:00Z">
              <w:r w:rsidRPr="00E30631">
                <w:rPr>
                  <w:rFonts w:eastAsia="Times New Roman"/>
                  <w:color w:val="000000"/>
                  <w:sz w:val="24"/>
                  <w:szCs w:val="24"/>
                  <w:rPrChange w:id="8505" w:author="The Si Tran" w:date="2012-12-14T06:37:00Z">
                    <w:rPr>
                      <w:rFonts w:eastAsia="Times New Roman"/>
                      <w:color w:val="000000"/>
                      <w:sz w:val="22"/>
                    </w:rPr>
                  </w:rPrChange>
                </w:rPr>
                <w:t>1.18</w:t>
              </w:r>
            </w:ins>
          </w:p>
        </w:tc>
      </w:tr>
      <w:tr w:rsidR="00A80B78" w:rsidRPr="007F5C98" w14:paraId="69CCC02C" w14:textId="77777777" w:rsidTr="00E30631">
        <w:trPr>
          <w:trHeight w:val="891"/>
          <w:ins w:id="8506" w:author="The Si Tran" w:date="2012-12-12T07:51:00Z"/>
          <w:trPrChange w:id="8507" w:author="The Si Tran" w:date="2012-12-14T06:38:00Z">
            <w:trPr>
              <w:trHeight w:val="863"/>
            </w:trPr>
          </w:trPrChange>
        </w:trPr>
        <w:tc>
          <w:tcPr>
            <w:tcW w:w="1141" w:type="dxa"/>
            <w:vMerge/>
            <w:tcBorders>
              <w:top w:val="nil"/>
              <w:left w:val="single" w:sz="4" w:space="0" w:color="auto"/>
              <w:bottom w:val="single" w:sz="4" w:space="0" w:color="000000"/>
              <w:right w:val="single" w:sz="4" w:space="0" w:color="auto"/>
            </w:tcBorders>
            <w:vAlign w:val="center"/>
            <w:hideMark/>
            <w:tcPrChange w:id="8508" w:author="The Si Tran" w:date="2012-12-14T06:38:00Z">
              <w:tcPr>
                <w:tcW w:w="1072" w:type="dxa"/>
                <w:vMerge/>
                <w:tcBorders>
                  <w:top w:val="nil"/>
                  <w:left w:val="single" w:sz="4" w:space="0" w:color="auto"/>
                  <w:bottom w:val="single" w:sz="4" w:space="0" w:color="000000"/>
                  <w:right w:val="single" w:sz="4" w:space="0" w:color="auto"/>
                </w:tcBorders>
                <w:vAlign w:val="center"/>
                <w:hideMark/>
              </w:tcPr>
            </w:tcPrChange>
          </w:tcPr>
          <w:p w14:paraId="7D8C9A52" w14:textId="77777777" w:rsidR="00A80B78" w:rsidRPr="00E30631" w:rsidRDefault="00A80B78" w:rsidP="00A80B78">
            <w:pPr>
              <w:spacing w:before="0" w:line="240" w:lineRule="auto"/>
              <w:jc w:val="left"/>
              <w:rPr>
                <w:ins w:id="8509" w:author="The Si Tran" w:date="2012-12-12T07:51:00Z"/>
                <w:rFonts w:eastAsia="Times New Roman"/>
                <w:color w:val="000000"/>
                <w:sz w:val="24"/>
                <w:szCs w:val="24"/>
                <w:rPrChange w:id="8510" w:author="The Si Tran" w:date="2012-12-14T06:37:00Z">
                  <w:rPr>
                    <w:ins w:id="8511" w:author="The Si Tran" w:date="2012-12-12T07:51:00Z"/>
                    <w:rFonts w:eastAsia="Times New Roman"/>
                    <w:color w:val="000000"/>
                    <w:sz w:val="22"/>
                  </w:rPr>
                </w:rPrChange>
              </w:rPr>
            </w:pPr>
          </w:p>
        </w:tc>
        <w:tc>
          <w:tcPr>
            <w:tcW w:w="5854" w:type="dxa"/>
            <w:tcBorders>
              <w:top w:val="nil"/>
              <w:left w:val="nil"/>
              <w:bottom w:val="single" w:sz="4" w:space="0" w:color="auto"/>
              <w:right w:val="single" w:sz="4" w:space="0" w:color="auto"/>
            </w:tcBorders>
            <w:shd w:val="clear" w:color="auto" w:fill="auto"/>
            <w:vAlign w:val="bottom"/>
            <w:hideMark/>
            <w:tcPrChange w:id="8512" w:author="The Si Tran" w:date="2012-12-14T06:38:00Z">
              <w:tcPr>
                <w:tcW w:w="6557" w:type="dxa"/>
                <w:tcBorders>
                  <w:top w:val="nil"/>
                  <w:left w:val="nil"/>
                  <w:bottom w:val="single" w:sz="4" w:space="0" w:color="auto"/>
                  <w:right w:val="single" w:sz="4" w:space="0" w:color="auto"/>
                </w:tcBorders>
                <w:shd w:val="clear" w:color="auto" w:fill="auto"/>
                <w:vAlign w:val="bottom"/>
                <w:hideMark/>
              </w:tcPr>
            </w:tcPrChange>
          </w:tcPr>
          <w:p w14:paraId="16094117" w14:textId="77777777" w:rsidR="00A80B78" w:rsidRPr="00E30631" w:rsidRDefault="00A80B78" w:rsidP="00A80B78">
            <w:pPr>
              <w:spacing w:before="0" w:line="240" w:lineRule="auto"/>
              <w:jc w:val="left"/>
              <w:rPr>
                <w:ins w:id="8513" w:author="The Si Tran" w:date="2012-12-12T07:51:00Z"/>
                <w:rFonts w:eastAsia="Times New Roman"/>
                <w:color w:val="000000"/>
                <w:sz w:val="24"/>
                <w:szCs w:val="24"/>
                <w:rPrChange w:id="8514" w:author="The Si Tran" w:date="2012-12-14T06:37:00Z">
                  <w:rPr>
                    <w:ins w:id="8515" w:author="The Si Tran" w:date="2012-12-12T07:51:00Z"/>
                    <w:rFonts w:eastAsia="Times New Roman"/>
                    <w:color w:val="000000"/>
                    <w:sz w:val="22"/>
                  </w:rPr>
                </w:rPrChange>
              </w:rPr>
            </w:pPr>
            <w:ins w:id="8516" w:author="The Si Tran" w:date="2012-12-12T07:51:00Z">
              <w:r w:rsidRPr="00E30631">
                <w:rPr>
                  <w:rFonts w:eastAsia="Times New Roman"/>
                  <w:color w:val="000000"/>
                  <w:sz w:val="24"/>
                  <w:szCs w:val="24"/>
                  <w:rPrChange w:id="8517" w:author="The Si Tran" w:date="2012-12-14T06:37:00Z">
                    <w:rPr>
                      <w:rFonts w:eastAsia="Times New Roman"/>
                      <w:color w:val="000000"/>
                      <w:sz w:val="22"/>
                    </w:rPr>
                  </w:rPrChange>
                </w:rPr>
                <w:t>ARIMA(2, 0, 2)(0, 0, 0)0</w:t>
              </w:r>
              <w:r w:rsidRPr="00E30631">
                <w:rPr>
                  <w:rFonts w:eastAsia="Times New Roman"/>
                  <w:color w:val="000000"/>
                  <w:sz w:val="24"/>
                  <w:szCs w:val="24"/>
                  <w:rPrChange w:id="8518" w:author="The Si Tran" w:date="2012-12-14T06:37:00Z">
                    <w:rPr>
                      <w:rFonts w:eastAsia="Times New Roman"/>
                      <w:color w:val="000000"/>
                      <w:sz w:val="22"/>
                    </w:rPr>
                  </w:rPrChange>
                </w:rPr>
                <w:br/>
                <w:t>Neuron(6,6,1),Algorithm=Back Propagation, epoches=136, Residual=1E-6, learning_rate=0.4, momemtum = 0,2</w:t>
              </w:r>
            </w:ins>
          </w:p>
        </w:tc>
        <w:tc>
          <w:tcPr>
            <w:tcW w:w="752" w:type="dxa"/>
            <w:tcBorders>
              <w:top w:val="nil"/>
              <w:left w:val="nil"/>
              <w:bottom w:val="single" w:sz="4" w:space="0" w:color="auto"/>
              <w:right w:val="single" w:sz="4" w:space="0" w:color="auto"/>
            </w:tcBorders>
            <w:shd w:val="clear" w:color="auto" w:fill="auto"/>
            <w:noWrap/>
            <w:vAlign w:val="bottom"/>
            <w:hideMark/>
            <w:tcPrChange w:id="8519" w:author="The Si Tran" w:date="2012-12-14T06:38:00Z">
              <w:tcPr>
                <w:tcW w:w="767" w:type="dxa"/>
                <w:tcBorders>
                  <w:top w:val="nil"/>
                  <w:left w:val="nil"/>
                  <w:bottom w:val="single" w:sz="4" w:space="0" w:color="auto"/>
                  <w:right w:val="single" w:sz="4" w:space="0" w:color="auto"/>
                </w:tcBorders>
                <w:shd w:val="clear" w:color="auto" w:fill="auto"/>
                <w:noWrap/>
                <w:vAlign w:val="bottom"/>
                <w:hideMark/>
              </w:tcPr>
            </w:tcPrChange>
          </w:tcPr>
          <w:p w14:paraId="7C12C839" w14:textId="77777777" w:rsidR="00A80B78" w:rsidRPr="00E30631" w:rsidRDefault="00A80B78" w:rsidP="00A80B78">
            <w:pPr>
              <w:spacing w:before="0" w:line="240" w:lineRule="auto"/>
              <w:jc w:val="right"/>
              <w:rPr>
                <w:ins w:id="8520" w:author="The Si Tran" w:date="2012-12-12T07:51:00Z"/>
                <w:rFonts w:eastAsia="Times New Roman"/>
                <w:color w:val="000000"/>
                <w:sz w:val="24"/>
                <w:szCs w:val="24"/>
                <w:rPrChange w:id="8521" w:author="The Si Tran" w:date="2012-12-14T06:37:00Z">
                  <w:rPr>
                    <w:ins w:id="8522" w:author="The Si Tran" w:date="2012-12-12T07:51:00Z"/>
                    <w:rFonts w:eastAsia="Times New Roman"/>
                    <w:color w:val="000000"/>
                    <w:sz w:val="22"/>
                  </w:rPr>
                </w:rPrChange>
              </w:rPr>
            </w:pPr>
            <w:ins w:id="8523" w:author="The Si Tran" w:date="2012-12-12T07:51:00Z">
              <w:r w:rsidRPr="00E30631">
                <w:rPr>
                  <w:rFonts w:eastAsia="Times New Roman"/>
                  <w:color w:val="000000"/>
                  <w:sz w:val="24"/>
                  <w:szCs w:val="24"/>
                  <w:rPrChange w:id="8524" w:author="The Si Tran" w:date="2012-12-14T06:37:00Z">
                    <w:rPr>
                      <w:rFonts w:eastAsia="Times New Roman"/>
                      <w:color w:val="000000"/>
                      <w:sz w:val="22"/>
                    </w:rPr>
                  </w:rPrChange>
                </w:rPr>
                <w:t>5.18</w:t>
              </w:r>
            </w:ins>
          </w:p>
        </w:tc>
        <w:tc>
          <w:tcPr>
            <w:tcW w:w="871" w:type="dxa"/>
            <w:tcBorders>
              <w:top w:val="nil"/>
              <w:left w:val="nil"/>
              <w:bottom w:val="single" w:sz="4" w:space="0" w:color="auto"/>
              <w:right w:val="single" w:sz="4" w:space="0" w:color="auto"/>
            </w:tcBorders>
            <w:shd w:val="clear" w:color="auto" w:fill="auto"/>
            <w:noWrap/>
            <w:vAlign w:val="bottom"/>
            <w:hideMark/>
            <w:tcPrChange w:id="8525" w:author="The Si Tran" w:date="2012-12-14T06:38:00Z">
              <w:tcPr>
                <w:tcW w:w="830" w:type="dxa"/>
                <w:tcBorders>
                  <w:top w:val="nil"/>
                  <w:left w:val="nil"/>
                  <w:bottom w:val="single" w:sz="4" w:space="0" w:color="auto"/>
                  <w:right w:val="single" w:sz="4" w:space="0" w:color="auto"/>
                </w:tcBorders>
                <w:shd w:val="clear" w:color="auto" w:fill="auto"/>
                <w:noWrap/>
                <w:vAlign w:val="bottom"/>
                <w:hideMark/>
              </w:tcPr>
            </w:tcPrChange>
          </w:tcPr>
          <w:p w14:paraId="77982DBC" w14:textId="77777777" w:rsidR="00A80B78" w:rsidRPr="00E30631" w:rsidRDefault="00A80B78" w:rsidP="00A80B78">
            <w:pPr>
              <w:spacing w:before="0" w:line="240" w:lineRule="auto"/>
              <w:jc w:val="right"/>
              <w:rPr>
                <w:ins w:id="8526" w:author="The Si Tran" w:date="2012-12-12T07:51:00Z"/>
                <w:rFonts w:eastAsia="Times New Roman"/>
                <w:color w:val="000000"/>
                <w:sz w:val="24"/>
                <w:szCs w:val="24"/>
                <w:rPrChange w:id="8527" w:author="The Si Tran" w:date="2012-12-14T06:37:00Z">
                  <w:rPr>
                    <w:ins w:id="8528" w:author="The Si Tran" w:date="2012-12-12T07:51:00Z"/>
                    <w:rFonts w:eastAsia="Times New Roman"/>
                    <w:color w:val="000000"/>
                    <w:sz w:val="22"/>
                  </w:rPr>
                </w:rPrChange>
              </w:rPr>
            </w:pPr>
            <w:ins w:id="8529" w:author="The Si Tran" w:date="2012-12-12T07:51:00Z">
              <w:r w:rsidRPr="00E30631">
                <w:rPr>
                  <w:rFonts w:eastAsia="Times New Roman"/>
                  <w:color w:val="000000"/>
                  <w:sz w:val="24"/>
                  <w:szCs w:val="24"/>
                  <w:rPrChange w:id="8530" w:author="The Si Tran" w:date="2012-12-14T06:37:00Z">
                    <w:rPr>
                      <w:rFonts w:eastAsia="Times New Roman"/>
                      <w:color w:val="000000"/>
                      <w:sz w:val="22"/>
                    </w:rPr>
                  </w:rPrChange>
                </w:rPr>
                <w:t>54.85</w:t>
              </w:r>
            </w:ins>
          </w:p>
        </w:tc>
        <w:tc>
          <w:tcPr>
            <w:tcW w:w="878" w:type="dxa"/>
            <w:tcBorders>
              <w:top w:val="nil"/>
              <w:left w:val="nil"/>
              <w:bottom w:val="single" w:sz="4" w:space="0" w:color="auto"/>
              <w:right w:val="single" w:sz="4" w:space="0" w:color="auto"/>
            </w:tcBorders>
            <w:shd w:val="clear" w:color="auto" w:fill="auto"/>
            <w:noWrap/>
            <w:vAlign w:val="bottom"/>
            <w:hideMark/>
            <w:tcPrChange w:id="8531"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241F8F64" w14:textId="77777777" w:rsidR="00A80B78" w:rsidRPr="00E30631" w:rsidRDefault="00A80B78" w:rsidP="00A80B78">
            <w:pPr>
              <w:spacing w:before="0" w:line="240" w:lineRule="auto"/>
              <w:jc w:val="right"/>
              <w:rPr>
                <w:ins w:id="8532" w:author="The Si Tran" w:date="2012-12-12T07:51:00Z"/>
                <w:rFonts w:eastAsia="Times New Roman"/>
                <w:color w:val="000000"/>
                <w:sz w:val="24"/>
                <w:szCs w:val="24"/>
                <w:rPrChange w:id="8533" w:author="The Si Tran" w:date="2012-12-14T06:37:00Z">
                  <w:rPr>
                    <w:ins w:id="8534" w:author="The Si Tran" w:date="2012-12-12T07:51:00Z"/>
                    <w:rFonts w:eastAsia="Times New Roman"/>
                    <w:color w:val="000000"/>
                    <w:sz w:val="22"/>
                  </w:rPr>
                </w:rPrChange>
              </w:rPr>
            </w:pPr>
            <w:ins w:id="8535" w:author="The Si Tran" w:date="2012-12-12T07:51:00Z">
              <w:r w:rsidRPr="00E30631">
                <w:rPr>
                  <w:rFonts w:eastAsia="Times New Roman"/>
                  <w:color w:val="000000"/>
                  <w:sz w:val="24"/>
                  <w:szCs w:val="24"/>
                  <w:rPrChange w:id="8536" w:author="The Si Tran" w:date="2012-12-14T06:37:00Z">
                    <w:rPr>
                      <w:rFonts w:eastAsia="Times New Roman"/>
                      <w:color w:val="000000"/>
                      <w:sz w:val="22"/>
                    </w:rPr>
                  </w:rPrChange>
                </w:rPr>
                <w:t>1.19</w:t>
              </w:r>
            </w:ins>
          </w:p>
        </w:tc>
      </w:tr>
    </w:tbl>
    <w:p w14:paraId="6EF557CF" w14:textId="77777777" w:rsidR="003A1CA3" w:rsidRDefault="003A1CA3">
      <w:pPr>
        <w:rPr>
          <w:ins w:id="8537" w:author="The Si Tran" w:date="2012-12-14T06:38:00Z"/>
        </w:rPr>
        <w:pPrChange w:id="8538" w:author="The Si Tran" w:date="2012-12-10T07:32:00Z">
          <w:pPr>
            <w:pStyle w:val="Heading1"/>
            <w:jc w:val="left"/>
          </w:pPr>
        </w:pPrChange>
      </w:pPr>
    </w:p>
    <w:p w14:paraId="48A8E9F6" w14:textId="77777777" w:rsidR="00E30631" w:rsidRDefault="00E30631">
      <w:pPr>
        <w:rPr>
          <w:ins w:id="8539" w:author="The Si Tran" w:date="2012-12-14T06:38:00Z"/>
        </w:rPr>
        <w:pPrChange w:id="8540" w:author="The Si Tran" w:date="2012-12-10T07:32:00Z">
          <w:pPr>
            <w:pStyle w:val="Heading1"/>
            <w:jc w:val="left"/>
          </w:pPr>
        </w:pPrChange>
      </w:pPr>
    </w:p>
    <w:p w14:paraId="13245398" w14:textId="77777777" w:rsidR="00E30631" w:rsidRDefault="00E30631">
      <w:pPr>
        <w:rPr>
          <w:ins w:id="8541" w:author="The Si Tran" w:date="2012-12-14T06:38:00Z"/>
        </w:rPr>
        <w:pPrChange w:id="8542" w:author="The Si Tran" w:date="2012-12-10T07:32:00Z">
          <w:pPr>
            <w:pStyle w:val="Heading1"/>
            <w:jc w:val="left"/>
          </w:pPr>
        </w:pPrChange>
      </w:pPr>
    </w:p>
    <w:p w14:paraId="73A79DCC" w14:textId="77777777" w:rsidR="00E30631" w:rsidRDefault="00E30631">
      <w:pPr>
        <w:rPr>
          <w:ins w:id="8543" w:author="The Si Tran" w:date="2012-12-14T06:38:00Z"/>
        </w:rPr>
        <w:pPrChange w:id="8544" w:author="The Si Tran" w:date="2012-12-10T07:32:00Z">
          <w:pPr>
            <w:pStyle w:val="Heading1"/>
            <w:jc w:val="left"/>
          </w:pPr>
        </w:pPrChange>
      </w:pPr>
    </w:p>
    <w:p w14:paraId="005D8211" w14:textId="77777777" w:rsidR="00E30631" w:rsidRDefault="00E30631">
      <w:pPr>
        <w:rPr>
          <w:ins w:id="8545" w:author="The Si Tran" w:date="2012-12-10T07:34:00Z"/>
        </w:rPr>
        <w:pPrChange w:id="8546" w:author="The Si Tran" w:date="2012-12-10T07:32:00Z">
          <w:pPr>
            <w:pStyle w:val="Heading1"/>
            <w:jc w:val="left"/>
          </w:pPr>
        </w:pPrChange>
      </w:pPr>
    </w:p>
    <w:p w14:paraId="2B02292F" w14:textId="77777777" w:rsidR="00810267" w:rsidRDefault="00810267">
      <w:pPr>
        <w:pStyle w:val="Heading3"/>
        <w:rPr>
          <w:ins w:id="8547" w:author="The Si Tran" w:date="2012-12-14T06:39:00Z"/>
        </w:rPr>
        <w:pPrChange w:id="8548" w:author="The Si Tran" w:date="2012-12-10T07:24:00Z">
          <w:pPr>
            <w:pStyle w:val="Heading1"/>
            <w:jc w:val="left"/>
          </w:pPr>
        </w:pPrChange>
      </w:pPr>
      <w:bookmarkStart w:id="8549" w:name="_Toc343220867"/>
      <w:ins w:id="8550" w:author="The Si Tran" w:date="2012-12-10T07:24:00Z">
        <w:r>
          <w:lastRenderedPageBreak/>
          <w:t>Bộ dữ liệu</w:t>
        </w:r>
        <w:r w:rsidR="00DC7B41">
          <w:t xml:space="preserve"> có tính phi tuyến</w:t>
        </w:r>
      </w:ins>
      <w:bookmarkEnd w:id="8549"/>
    </w:p>
    <w:p w14:paraId="016E457A" w14:textId="1492447F" w:rsidR="00B228F5" w:rsidRPr="00B228F5" w:rsidRDefault="00B228F5" w:rsidP="00B228F5">
      <w:pPr>
        <w:pStyle w:val="Bang"/>
        <w:rPr>
          <w:ins w:id="8551" w:author="The Si Tran" w:date="2012-12-12T07:52:00Z"/>
          <w:rPrChange w:id="8552" w:author="The Si Tran" w:date="2012-12-14T06:39:00Z">
            <w:rPr>
              <w:ins w:id="8553" w:author="The Si Tran" w:date="2012-12-12T07:52:00Z"/>
            </w:rPr>
          </w:rPrChange>
        </w:rPr>
        <w:pPrChange w:id="8554" w:author="The Si Tran" w:date="2012-12-14T06:39:00Z">
          <w:pPr>
            <w:pStyle w:val="Heading1"/>
            <w:jc w:val="left"/>
          </w:pPr>
        </w:pPrChange>
      </w:pPr>
      <w:bookmarkStart w:id="8555" w:name="_Toc343033800"/>
      <w:bookmarkStart w:id="8556" w:name="_Toc343226129"/>
      <w:ins w:id="8557" w:author="The Si Tran" w:date="2012-12-14T06:39:00Z">
        <w:r w:rsidRPr="006041AD">
          <w:rPr>
            <w:b/>
          </w:rPr>
          <w:t>Bảng 6.8:</w:t>
        </w:r>
        <w:r w:rsidRPr="004D696B">
          <w:t xml:space="preserve"> Kết quả thực nghiệm chuỗi dữ liệu</w:t>
        </w:r>
        <w:r>
          <w:t xml:space="preserve"> </w:t>
        </w:r>
        <w:r w:rsidRPr="004D696B">
          <w:t>Sunspots</w:t>
        </w:r>
      </w:ins>
      <w:bookmarkEnd w:id="8555"/>
      <w:bookmarkEnd w:id="8556"/>
    </w:p>
    <w:tbl>
      <w:tblPr>
        <w:tblW w:w="9395" w:type="dxa"/>
        <w:tblLook w:val="04A0" w:firstRow="1" w:lastRow="0" w:firstColumn="1" w:lastColumn="0" w:noHBand="0" w:noVBand="1"/>
        <w:tblPrChange w:id="8558" w:author="The Si Tran" w:date="2012-12-14T06:38:00Z">
          <w:tblPr>
            <w:tblpPr w:leftFromText="180" w:rightFromText="180" w:vertAnchor="text" w:horzAnchor="margin" w:tblpY="166"/>
            <w:tblW w:w="10040" w:type="dxa"/>
            <w:tblLook w:val="04A0" w:firstRow="1" w:lastRow="0" w:firstColumn="1" w:lastColumn="0" w:noHBand="0" w:noVBand="1"/>
          </w:tblPr>
        </w:tblPrChange>
      </w:tblPr>
      <w:tblGrid>
        <w:gridCol w:w="1150"/>
        <w:gridCol w:w="5871"/>
        <w:gridCol w:w="756"/>
        <w:gridCol w:w="876"/>
        <w:gridCol w:w="883"/>
        <w:tblGridChange w:id="8559">
          <w:tblGrid>
            <w:gridCol w:w="1072"/>
            <w:gridCol w:w="6551"/>
            <w:gridCol w:w="764"/>
            <w:gridCol w:w="825"/>
            <w:gridCol w:w="828"/>
          </w:tblGrid>
        </w:tblGridChange>
      </w:tblGrid>
      <w:tr w:rsidR="00A80B78" w:rsidRPr="00AF5054" w14:paraId="32B6DDA6" w14:textId="77777777" w:rsidTr="00E30631">
        <w:trPr>
          <w:trHeight w:val="304"/>
          <w:ins w:id="8560" w:author="The Si Tran" w:date="2012-12-12T07:52:00Z"/>
          <w:trPrChange w:id="8561" w:author="The Si Tran" w:date="2012-12-14T06:38:00Z">
            <w:trPr>
              <w:trHeight w:val="289"/>
            </w:trPr>
          </w:trPrChange>
        </w:trPr>
        <w:tc>
          <w:tcPr>
            <w:tcW w:w="1106"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8562" w:author="The Si Tran" w:date="2012-12-14T06:38: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CF2C366" w14:textId="77777777" w:rsidR="00A80B78" w:rsidRPr="00E30631" w:rsidRDefault="00A80B78">
            <w:pPr>
              <w:spacing w:before="0" w:line="240" w:lineRule="auto"/>
              <w:ind w:left="-108"/>
              <w:jc w:val="left"/>
              <w:rPr>
                <w:ins w:id="8563" w:author="The Si Tran" w:date="2012-12-12T07:52:00Z"/>
                <w:rFonts w:eastAsia="Times New Roman"/>
                <w:color w:val="000000"/>
                <w:sz w:val="24"/>
                <w:szCs w:val="24"/>
                <w:rPrChange w:id="8564" w:author="The Si Tran" w:date="2012-12-14T06:38:00Z">
                  <w:rPr>
                    <w:ins w:id="8565" w:author="The Si Tran" w:date="2012-12-12T07:52:00Z"/>
                    <w:rFonts w:eastAsia="Times New Roman"/>
                    <w:color w:val="000000"/>
                    <w:sz w:val="22"/>
                  </w:rPr>
                </w:rPrChange>
              </w:rPr>
              <w:pPrChange w:id="8566" w:author="The Si Tran" w:date="2012-12-12T07:52:00Z">
                <w:pPr>
                  <w:framePr w:hSpace="180" w:wrap="around" w:vAnchor="text" w:hAnchor="margin" w:y="166"/>
                  <w:spacing w:before="0" w:line="240" w:lineRule="auto"/>
                  <w:ind w:left="-108"/>
                  <w:jc w:val="left"/>
                </w:pPr>
              </w:pPrChange>
            </w:pPr>
            <w:ins w:id="8567" w:author="The Si Tran" w:date="2012-12-12T07:52:00Z">
              <w:r w:rsidRPr="00E30631">
                <w:rPr>
                  <w:rFonts w:eastAsia="Times New Roman"/>
                  <w:color w:val="000000"/>
                  <w:sz w:val="24"/>
                  <w:szCs w:val="24"/>
                  <w:rPrChange w:id="8568" w:author="The Si Tran" w:date="2012-12-14T06:38:00Z">
                    <w:rPr>
                      <w:rFonts w:eastAsia="Times New Roman"/>
                      <w:color w:val="000000"/>
                      <w:sz w:val="22"/>
                    </w:rPr>
                  </w:rPrChange>
                </w:rPr>
                <w:t> </w:t>
              </w:r>
            </w:ins>
          </w:p>
        </w:tc>
        <w:tc>
          <w:tcPr>
            <w:tcW w:w="5871" w:type="dxa"/>
            <w:tcBorders>
              <w:top w:val="single" w:sz="4" w:space="0" w:color="auto"/>
              <w:left w:val="nil"/>
              <w:bottom w:val="single" w:sz="4" w:space="0" w:color="auto"/>
              <w:right w:val="single" w:sz="4" w:space="0" w:color="auto"/>
            </w:tcBorders>
            <w:shd w:val="clear" w:color="auto" w:fill="auto"/>
            <w:noWrap/>
            <w:vAlign w:val="bottom"/>
            <w:hideMark/>
            <w:tcPrChange w:id="8569" w:author="The Si Tran" w:date="2012-12-14T06:38:00Z">
              <w:tcPr>
                <w:tcW w:w="655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83ED2EE" w14:textId="77777777" w:rsidR="00A80B78" w:rsidRPr="00E30631" w:rsidRDefault="00A80B78" w:rsidP="00A80B78">
            <w:pPr>
              <w:spacing w:before="0" w:line="240" w:lineRule="auto"/>
              <w:jc w:val="left"/>
              <w:rPr>
                <w:ins w:id="8570" w:author="The Si Tran" w:date="2012-12-12T07:52:00Z"/>
                <w:rFonts w:eastAsia="Times New Roman"/>
                <w:color w:val="000000"/>
                <w:sz w:val="24"/>
                <w:szCs w:val="24"/>
                <w:rPrChange w:id="8571" w:author="The Si Tran" w:date="2012-12-14T06:38:00Z">
                  <w:rPr>
                    <w:ins w:id="8572" w:author="The Si Tran" w:date="2012-12-12T07:52:00Z"/>
                    <w:rFonts w:eastAsia="Times New Roman"/>
                    <w:color w:val="000000"/>
                    <w:sz w:val="22"/>
                  </w:rPr>
                </w:rPrChange>
              </w:rPr>
            </w:pPr>
            <w:ins w:id="8573" w:author="The Si Tran" w:date="2012-12-12T07:52:00Z">
              <w:r w:rsidRPr="00E30631">
                <w:rPr>
                  <w:rFonts w:eastAsia="Times New Roman"/>
                  <w:color w:val="000000"/>
                  <w:sz w:val="24"/>
                  <w:szCs w:val="24"/>
                  <w:rPrChange w:id="8574" w:author="The Si Tran" w:date="2012-12-14T06:38:00Z">
                    <w:rPr>
                      <w:rFonts w:eastAsia="Times New Roman"/>
                      <w:color w:val="000000"/>
                      <w:sz w:val="22"/>
                    </w:rPr>
                  </w:rPrChange>
                </w:rPr>
                <w:t>Model</w:t>
              </w:r>
            </w:ins>
          </w:p>
        </w:tc>
        <w:tc>
          <w:tcPr>
            <w:tcW w:w="727" w:type="dxa"/>
            <w:tcBorders>
              <w:top w:val="single" w:sz="4" w:space="0" w:color="auto"/>
              <w:left w:val="nil"/>
              <w:bottom w:val="single" w:sz="4" w:space="0" w:color="auto"/>
              <w:right w:val="single" w:sz="4" w:space="0" w:color="auto"/>
            </w:tcBorders>
            <w:shd w:val="clear" w:color="auto" w:fill="auto"/>
            <w:noWrap/>
            <w:vAlign w:val="bottom"/>
            <w:hideMark/>
            <w:tcPrChange w:id="8575" w:author="The Si Tran" w:date="2012-12-14T06:38:00Z">
              <w:tcPr>
                <w:tcW w:w="76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D2EDB1C" w14:textId="77777777" w:rsidR="00A80B78" w:rsidRPr="00E30631" w:rsidRDefault="00A80B78" w:rsidP="00A80B78">
            <w:pPr>
              <w:spacing w:before="0" w:line="240" w:lineRule="auto"/>
              <w:jc w:val="left"/>
              <w:rPr>
                <w:ins w:id="8576" w:author="The Si Tran" w:date="2012-12-12T07:52:00Z"/>
                <w:rFonts w:eastAsia="Times New Roman"/>
                <w:color w:val="000000"/>
                <w:sz w:val="24"/>
                <w:szCs w:val="24"/>
                <w:rPrChange w:id="8577" w:author="The Si Tran" w:date="2012-12-14T06:38:00Z">
                  <w:rPr>
                    <w:ins w:id="8578" w:author="The Si Tran" w:date="2012-12-12T07:52:00Z"/>
                    <w:rFonts w:eastAsia="Times New Roman"/>
                    <w:color w:val="000000"/>
                    <w:sz w:val="22"/>
                  </w:rPr>
                </w:rPrChange>
              </w:rPr>
            </w:pPr>
            <w:ins w:id="8579" w:author="The Si Tran" w:date="2012-12-12T07:52:00Z">
              <w:r w:rsidRPr="00E30631">
                <w:rPr>
                  <w:rFonts w:eastAsia="Times New Roman"/>
                  <w:color w:val="000000"/>
                  <w:sz w:val="24"/>
                  <w:szCs w:val="24"/>
                  <w:rPrChange w:id="8580" w:author="The Si Tran" w:date="2012-12-14T06:38:00Z">
                    <w:rPr>
                      <w:rFonts w:eastAsia="Times New Roman"/>
                      <w:color w:val="000000"/>
                      <w:sz w:val="22"/>
                    </w:rPr>
                  </w:rPrChange>
                </w:rPr>
                <w:t>MAE</w:t>
              </w:r>
            </w:ins>
          </w:p>
        </w:tc>
        <w:tc>
          <w:tcPr>
            <w:tcW w:w="842" w:type="dxa"/>
            <w:tcBorders>
              <w:top w:val="single" w:sz="4" w:space="0" w:color="auto"/>
              <w:left w:val="nil"/>
              <w:bottom w:val="single" w:sz="4" w:space="0" w:color="auto"/>
              <w:right w:val="single" w:sz="4" w:space="0" w:color="auto"/>
            </w:tcBorders>
            <w:shd w:val="clear" w:color="auto" w:fill="auto"/>
            <w:noWrap/>
            <w:vAlign w:val="bottom"/>
            <w:hideMark/>
            <w:tcPrChange w:id="8581" w:author="The Si Tran" w:date="2012-12-14T06:38:00Z">
              <w:tcPr>
                <w:tcW w:w="825"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8BB89" w14:textId="77777777" w:rsidR="00A80B78" w:rsidRPr="00E30631" w:rsidRDefault="00A80B78" w:rsidP="00A80B78">
            <w:pPr>
              <w:spacing w:before="0" w:line="240" w:lineRule="auto"/>
              <w:jc w:val="left"/>
              <w:rPr>
                <w:ins w:id="8582" w:author="The Si Tran" w:date="2012-12-12T07:52:00Z"/>
                <w:rFonts w:eastAsia="Times New Roman"/>
                <w:color w:val="000000"/>
                <w:sz w:val="24"/>
                <w:szCs w:val="24"/>
                <w:rPrChange w:id="8583" w:author="The Si Tran" w:date="2012-12-14T06:38:00Z">
                  <w:rPr>
                    <w:ins w:id="8584" w:author="The Si Tran" w:date="2012-12-12T07:52:00Z"/>
                    <w:rFonts w:eastAsia="Times New Roman"/>
                    <w:color w:val="000000"/>
                    <w:sz w:val="22"/>
                  </w:rPr>
                </w:rPrChange>
              </w:rPr>
            </w:pPr>
            <w:ins w:id="8585" w:author="The Si Tran" w:date="2012-12-12T07:52:00Z">
              <w:r w:rsidRPr="00E30631">
                <w:rPr>
                  <w:rFonts w:eastAsia="Times New Roman"/>
                  <w:color w:val="000000"/>
                  <w:sz w:val="24"/>
                  <w:szCs w:val="24"/>
                  <w:rPrChange w:id="8586" w:author="The Si Tran" w:date="2012-12-14T06:38:00Z">
                    <w:rPr>
                      <w:rFonts w:eastAsia="Times New Roman"/>
                      <w:color w:val="000000"/>
                      <w:sz w:val="22"/>
                    </w:rPr>
                  </w:rPrChange>
                </w:rPr>
                <w:t>MSE</w:t>
              </w:r>
            </w:ins>
          </w:p>
        </w:tc>
        <w:tc>
          <w:tcPr>
            <w:tcW w:w="849" w:type="dxa"/>
            <w:tcBorders>
              <w:top w:val="single" w:sz="4" w:space="0" w:color="auto"/>
              <w:left w:val="nil"/>
              <w:bottom w:val="single" w:sz="4" w:space="0" w:color="auto"/>
              <w:right w:val="single" w:sz="4" w:space="0" w:color="auto"/>
            </w:tcBorders>
            <w:shd w:val="clear" w:color="auto" w:fill="auto"/>
            <w:noWrap/>
            <w:vAlign w:val="bottom"/>
            <w:hideMark/>
            <w:tcPrChange w:id="8587" w:author="The Si Tran" w:date="2012-12-14T06:38: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5F1BB6" w14:textId="77777777" w:rsidR="00A80B78" w:rsidRPr="00E30631" w:rsidRDefault="00A80B78" w:rsidP="00A80B78">
            <w:pPr>
              <w:spacing w:before="0" w:line="240" w:lineRule="auto"/>
              <w:jc w:val="left"/>
              <w:rPr>
                <w:ins w:id="8588" w:author="The Si Tran" w:date="2012-12-12T07:52:00Z"/>
                <w:rFonts w:eastAsia="Times New Roman"/>
                <w:color w:val="000000"/>
                <w:sz w:val="24"/>
                <w:szCs w:val="24"/>
                <w:rPrChange w:id="8589" w:author="The Si Tran" w:date="2012-12-14T06:38:00Z">
                  <w:rPr>
                    <w:ins w:id="8590" w:author="The Si Tran" w:date="2012-12-12T07:52:00Z"/>
                    <w:rFonts w:eastAsia="Times New Roman"/>
                    <w:color w:val="000000"/>
                    <w:sz w:val="22"/>
                  </w:rPr>
                </w:rPrChange>
              </w:rPr>
            </w:pPr>
            <w:ins w:id="8591" w:author="The Si Tran" w:date="2012-12-12T07:52:00Z">
              <w:r w:rsidRPr="00E30631">
                <w:rPr>
                  <w:rFonts w:eastAsia="Times New Roman"/>
                  <w:color w:val="000000"/>
                  <w:sz w:val="24"/>
                  <w:szCs w:val="24"/>
                  <w:rPrChange w:id="8592" w:author="The Si Tran" w:date="2012-12-14T06:38:00Z">
                    <w:rPr>
                      <w:rFonts w:eastAsia="Times New Roman"/>
                      <w:color w:val="000000"/>
                      <w:sz w:val="22"/>
                    </w:rPr>
                  </w:rPrChange>
                </w:rPr>
                <w:t>MAPE</w:t>
              </w:r>
            </w:ins>
          </w:p>
        </w:tc>
      </w:tr>
      <w:tr w:rsidR="00A80B78" w:rsidRPr="00AF5054" w14:paraId="13670A92" w14:textId="77777777" w:rsidTr="00E30631">
        <w:trPr>
          <w:trHeight w:val="612"/>
          <w:ins w:id="8593" w:author="The Si Tran" w:date="2012-12-12T07:52:00Z"/>
          <w:trPrChange w:id="8594" w:author="The Si Tran" w:date="2012-12-14T06:38:00Z">
            <w:trPr>
              <w:trHeight w:val="580"/>
            </w:trPr>
          </w:trPrChange>
        </w:trPr>
        <w:tc>
          <w:tcPr>
            <w:tcW w:w="110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595" w:author="The Si Tran" w:date="2012-12-14T06:3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C61FC8D" w14:textId="77777777" w:rsidR="00A80B78" w:rsidRPr="00E30631" w:rsidRDefault="00A80B78" w:rsidP="00A80B78">
            <w:pPr>
              <w:spacing w:before="0" w:line="240" w:lineRule="auto"/>
              <w:ind w:left="-23"/>
              <w:jc w:val="center"/>
              <w:rPr>
                <w:ins w:id="8596" w:author="The Si Tran" w:date="2012-12-12T07:52:00Z"/>
                <w:rFonts w:eastAsia="Times New Roman"/>
                <w:color w:val="000000"/>
                <w:sz w:val="24"/>
                <w:szCs w:val="24"/>
                <w:rPrChange w:id="8597" w:author="The Si Tran" w:date="2012-12-14T06:38:00Z">
                  <w:rPr>
                    <w:ins w:id="8598" w:author="The Si Tran" w:date="2012-12-12T07:52:00Z"/>
                    <w:rFonts w:eastAsia="Times New Roman"/>
                    <w:color w:val="000000"/>
                    <w:sz w:val="22"/>
                  </w:rPr>
                </w:rPrChange>
              </w:rPr>
            </w:pPr>
            <w:ins w:id="8599" w:author="The Si Tran" w:date="2012-12-12T07:52:00Z">
              <w:r w:rsidRPr="00E30631">
                <w:rPr>
                  <w:rFonts w:eastAsia="Times New Roman"/>
                  <w:color w:val="000000"/>
                  <w:sz w:val="24"/>
                  <w:szCs w:val="24"/>
                  <w:rPrChange w:id="8600" w:author="The Si Tran" w:date="2012-12-14T06:38:00Z">
                    <w:rPr>
                      <w:rFonts w:eastAsia="Times New Roman"/>
                      <w:color w:val="000000"/>
                      <w:sz w:val="22"/>
                    </w:rPr>
                  </w:rPrChange>
                </w:rPr>
                <w:t>ANNs</w:t>
              </w:r>
            </w:ins>
          </w:p>
        </w:tc>
        <w:tc>
          <w:tcPr>
            <w:tcW w:w="5871" w:type="dxa"/>
            <w:tcBorders>
              <w:top w:val="nil"/>
              <w:left w:val="nil"/>
              <w:bottom w:val="single" w:sz="4" w:space="0" w:color="auto"/>
              <w:right w:val="single" w:sz="4" w:space="0" w:color="auto"/>
            </w:tcBorders>
            <w:shd w:val="clear" w:color="auto" w:fill="auto"/>
            <w:vAlign w:val="bottom"/>
            <w:hideMark/>
            <w:tcPrChange w:id="8601" w:author="The Si Tran" w:date="2012-12-14T06:38:00Z">
              <w:tcPr>
                <w:tcW w:w="6551" w:type="dxa"/>
                <w:tcBorders>
                  <w:top w:val="nil"/>
                  <w:left w:val="nil"/>
                  <w:bottom w:val="single" w:sz="4" w:space="0" w:color="auto"/>
                  <w:right w:val="single" w:sz="4" w:space="0" w:color="auto"/>
                </w:tcBorders>
                <w:shd w:val="clear" w:color="auto" w:fill="auto"/>
                <w:vAlign w:val="bottom"/>
                <w:hideMark/>
              </w:tcPr>
            </w:tcPrChange>
          </w:tcPr>
          <w:p w14:paraId="46227F7E" w14:textId="77777777" w:rsidR="00A80B78" w:rsidRPr="00E30631" w:rsidRDefault="00A80B78" w:rsidP="00A80B78">
            <w:pPr>
              <w:spacing w:before="0" w:line="240" w:lineRule="auto"/>
              <w:jc w:val="left"/>
              <w:rPr>
                <w:ins w:id="8602" w:author="The Si Tran" w:date="2012-12-12T07:52:00Z"/>
                <w:rFonts w:eastAsia="Times New Roman"/>
                <w:color w:val="000000"/>
                <w:sz w:val="24"/>
                <w:szCs w:val="24"/>
                <w:rPrChange w:id="8603" w:author="The Si Tran" w:date="2012-12-14T06:38:00Z">
                  <w:rPr>
                    <w:ins w:id="8604" w:author="The Si Tran" w:date="2012-12-12T07:52:00Z"/>
                    <w:rFonts w:eastAsia="Times New Roman"/>
                    <w:color w:val="000000"/>
                    <w:sz w:val="22"/>
                  </w:rPr>
                </w:rPrChange>
              </w:rPr>
            </w:pPr>
            <w:ins w:id="8605" w:author="The Si Tran" w:date="2012-12-12T07:52:00Z">
              <w:r w:rsidRPr="00E30631">
                <w:rPr>
                  <w:rFonts w:eastAsia="Times New Roman"/>
                  <w:color w:val="000000"/>
                  <w:sz w:val="24"/>
                  <w:szCs w:val="24"/>
                  <w:rPrChange w:id="8606" w:author="The Si Tran" w:date="2012-12-14T06:38:00Z">
                    <w:rPr>
                      <w:rFonts w:eastAsia="Times New Roman"/>
                      <w:color w:val="000000"/>
                      <w:sz w:val="22"/>
                    </w:rPr>
                  </w:rPrChange>
                </w:rPr>
                <w:t>Neuron(8,8,1), Algorithm=RPROP, epoches=200,  Residual=1E-6, default_update=0.1, max_update=10</w:t>
              </w:r>
            </w:ins>
          </w:p>
        </w:tc>
        <w:tc>
          <w:tcPr>
            <w:tcW w:w="727" w:type="dxa"/>
            <w:tcBorders>
              <w:top w:val="nil"/>
              <w:left w:val="nil"/>
              <w:bottom w:val="single" w:sz="4" w:space="0" w:color="auto"/>
              <w:right w:val="single" w:sz="4" w:space="0" w:color="auto"/>
            </w:tcBorders>
            <w:shd w:val="clear" w:color="auto" w:fill="auto"/>
            <w:noWrap/>
            <w:vAlign w:val="bottom"/>
            <w:hideMark/>
            <w:tcPrChange w:id="8607" w:author="The Si Tran" w:date="2012-12-14T06:38:00Z">
              <w:tcPr>
                <w:tcW w:w="764" w:type="dxa"/>
                <w:tcBorders>
                  <w:top w:val="nil"/>
                  <w:left w:val="nil"/>
                  <w:bottom w:val="single" w:sz="4" w:space="0" w:color="auto"/>
                  <w:right w:val="single" w:sz="4" w:space="0" w:color="auto"/>
                </w:tcBorders>
                <w:shd w:val="clear" w:color="auto" w:fill="auto"/>
                <w:noWrap/>
                <w:vAlign w:val="bottom"/>
                <w:hideMark/>
              </w:tcPr>
            </w:tcPrChange>
          </w:tcPr>
          <w:p w14:paraId="3481EF8C" w14:textId="77777777" w:rsidR="00A80B78" w:rsidRPr="00E30631" w:rsidRDefault="00A80B78" w:rsidP="00A80B78">
            <w:pPr>
              <w:spacing w:before="0" w:line="240" w:lineRule="auto"/>
              <w:jc w:val="right"/>
              <w:rPr>
                <w:ins w:id="8608" w:author="The Si Tran" w:date="2012-12-12T07:52:00Z"/>
                <w:rFonts w:eastAsia="Times New Roman"/>
                <w:color w:val="000000"/>
                <w:sz w:val="24"/>
                <w:szCs w:val="24"/>
                <w:rPrChange w:id="8609" w:author="The Si Tran" w:date="2012-12-14T06:38:00Z">
                  <w:rPr>
                    <w:ins w:id="8610" w:author="The Si Tran" w:date="2012-12-12T07:52:00Z"/>
                    <w:rFonts w:eastAsia="Times New Roman"/>
                    <w:color w:val="000000"/>
                    <w:sz w:val="22"/>
                  </w:rPr>
                </w:rPrChange>
              </w:rPr>
            </w:pPr>
            <w:ins w:id="8611" w:author="The Si Tran" w:date="2012-12-12T07:52:00Z">
              <w:r w:rsidRPr="00E30631">
                <w:rPr>
                  <w:rFonts w:eastAsia="Times New Roman"/>
                  <w:color w:val="000000"/>
                  <w:sz w:val="24"/>
                  <w:szCs w:val="24"/>
                  <w:rPrChange w:id="8612" w:author="The Si Tran" w:date="2012-12-14T06:38:00Z">
                    <w:rPr>
                      <w:rFonts w:eastAsia="Times New Roman"/>
                      <w:color w:val="000000"/>
                      <w:sz w:val="22"/>
                    </w:rPr>
                  </w:rPrChange>
                </w:rPr>
                <w:t>10.36</w:t>
              </w:r>
            </w:ins>
          </w:p>
        </w:tc>
        <w:tc>
          <w:tcPr>
            <w:tcW w:w="842" w:type="dxa"/>
            <w:tcBorders>
              <w:top w:val="nil"/>
              <w:left w:val="nil"/>
              <w:bottom w:val="single" w:sz="4" w:space="0" w:color="auto"/>
              <w:right w:val="single" w:sz="4" w:space="0" w:color="auto"/>
            </w:tcBorders>
            <w:shd w:val="clear" w:color="auto" w:fill="auto"/>
            <w:noWrap/>
            <w:vAlign w:val="bottom"/>
            <w:hideMark/>
            <w:tcPrChange w:id="8613" w:author="The Si Tran" w:date="2012-12-14T06:38:00Z">
              <w:tcPr>
                <w:tcW w:w="825" w:type="dxa"/>
                <w:tcBorders>
                  <w:top w:val="nil"/>
                  <w:left w:val="nil"/>
                  <w:bottom w:val="single" w:sz="4" w:space="0" w:color="auto"/>
                  <w:right w:val="single" w:sz="4" w:space="0" w:color="auto"/>
                </w:tcBorders>
                <w:shd w:val="clear" w:color="auto" w:fill="auto"/>
                <w:noWrap/>
                <w:vAlign w:val="bottom"/>
                <w:hideMark/>
              </w:tcPr>
            </w:tcPrChange>
          </w:tcPr>
          <w:p w14:paraId="77CFA17A" w14:textId="77777777" w:rsidR="00A80B78" w:rsidRPr="00E30631" w:rsidRDefault="00A80B78" w:rsidP="00A80B78">
            <w:pPr>
              <w:spacing w:before="0" w:line="240" w:lineRule="auto"/>
              <w:jc w:val="right"/>
              <w:rPr>
                <w:ins w:id="8614" w:author="The Si Tran" w:date="2012-12-12T07:52:00Z"/>
                <w:rFonts w:eastAsia="Times New Roman"/>
                <w:color w:val="000000"/>
                <w:sz w:val="24"/>
                <w:szCs w:val="24"/>
                <w:rPrChange w:id="8615" w:author="The Si Tran" w:date="2012-12-14T06:38:00Z">
                  <w:rPr>
                    <w:ins w:id="8616" w:author="The Si Tran" w:date="2012-12-12T07:52:00Z"/>
                    <w:rFonts w:eastAsia="Times New Roman"/>
                    <w:color w:val="000000"/>
                    <w:sz w:val="22"/>
                  </w:rPr>
                </w:rPrChange>
              </w:rPr>
            </w:pPr>
            <w:ins w:id="8617" w:author="The Si Tran" w:date="2012-12-12T07:52:00Z">
              <w:r w:rsidRPr="00E30631">
                <w:rPr>
                  <w:rFonts w:eastAsia="Times New Roman"/>
                  <w:color w:val="000000"/>
                  <w:sz w:val="24"/>
                  <w:szCs w:val="24"/>
                  <w:rPrChange w:id="8618" w:author="The Si Tran" w:date="2012-12-14T06:38:00Z">
                    <w:rPr>
                      <w:rFonts w:eastAsia="Times New Roman"/>
                      <w:color w:val="000000"/>
                      <w:sz w:val="22"/>
                    </w:rPr>
                  </w:rPrChange>
                </w:rPr>
                <w:t>191.81</w:t>
              </w:r>
            </w:ins>
          </w:p>
        </w:tc>
        <w:tc>
          <w:tcPr>
            <w:tcW w:w="849" w:type="dxa"/>
            <w:tcBorders>
              <w:top w:val="nil"/>
              <w:left w:val="nil"/>
              <w:bottom w:val="single" w:sz="4" w:space="0" w:color="auto"/>
              <w:right w:val="single" w:sz="4" w:space="0" w:color="auto"/>
            </w:tcBorders>
            <w:shd w:val="clear" w:color="auto" w:fill="auto"/>
            <w:noWrap/>
            <w:vAlign w:val="bottom"/>
            <w:hideMark/>
            <w:tcPrChange w:id="8619"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7372BA6E" w14:textId="77777777" w:rsidR="00A80B78" w:rsidRPr="00E30631" w:rsidRDefault="00A80B78" w:rsidP="00A80B78">
            <w:pPr>
              <w:spacing w:before="0" w:line="240" w:lineRule="auto"/>
              <w:jc w:val="right"/>
              <w:rPr>
                <w:ins w:id="8620" w:author="The Si Tran" w:date="2012-12-12T07:52:00Z"/>
                <w:rFonts w:eastAsia="Times New Roman"/>
                <w:color w:val="000000"/>
                <w:sz w:val="24"/>
                <w:szCs w:val="24"/>
                <w:rPrChange w:id="8621" w:author="The Si Tran" w:date="2012-12-14T06:38:00Z">
                  <w:rPr>
                    <w:ins w:id="8622" w:author="The Si Tran" w:date="2012-12-12T07:52:00Z"/>
                    <w:rFonts w:eastAsia="Times New Roman"/>
                    <w:color w:val="000000"/>
                    <w:sz w:val="22"/>
                  </w:rPr>
                </w:rPrChange>
              </w:rPr>
            </w:pPr>
            <w:ins w:id="8623" w:author="The Si Tran" w:date="2012-12-12T07:52:00Z">
              <w:r w:rsidRPr="00E30631">
                <w:rPr>
                  <w:rFonts w:eastAsia="Times New Roman"/>
                  <w:color w:val="000000"/>
                  <w:sz w:val="24"/>
                  <w:szCs w:val="24"/>
                  <w:rPrChange w:id="8624" w:author="The Si Tran" w:date="2012-12-14T06:38:00Z">
                    <w:rPr>
                      <w:rFonts w:eastAsia="Times New Roman"/>
                      <w:color w:val="000000"/>
                      <w:sz w:val="22"/>
                    </w:rPr>
                  </w:rPrChange>
                </w:rPr>
                <w:t>33.25</w:t>
              </w:r>
            </w:ins>
          </w:p>
        </w:tc>
      </w:tr>
      <w:tr w:rsidR="00A80B78" w:rsidRPr="00AF5054" w14:paraId="5B526652" w14:textId="77777777" w:rsidTr="00E30631">
        <w:trPr>
          <w:trHeight w:val="612"/>
          <w:ins w:id="8625" w:author="The Si Tran" w:date="2012-12-12T07:52:00Z"/>
          <w:trPrChange w:id="8626" w:author="The Si Tran" w:date="2012-12-14T06:38:00Z">
            <w:trPr>
              <w:trHeight w:val="580"/>
            </w:trPr>
          </w:trPrChange>
        </w:trPr>
        <w:tc>
          <w:tcPr>
            <w:tcW w:w="1106" w:type="dxa"/>
            <w:vMerge/>
            <w:tcBorders>
              <w:top w:val="nil"/>
              <w:left w:val="single" w:sz="4" w:space="0" w:color="auto"/>
              <w:bottom w:val="single" w:sz="4" w:space="0" w:color="000000"/>
              <w:right w:val="single" w:sz="4" w:space="0" w:color="auto"/>
            </w:tcBorders>
            <w:vAlign w:val="center"/>
            <w:hideMark/>
            <w:tcPrChange w:id="8627" w:author="The Si Tran" w:date="2012-12-14T06:38:00Z">
              <w:tcPr>
                <w:tcW w:w="1072" w:type="dxa"/>
                <w:vMerge/>
                <w:tcBorders>
                  <w:top w:val="nil"/>
                  <w:left w:val="single" w:sz="4" w:space="0" w:color="auto"/>
                  <w:bottom w:val="single" w:sz="4" w:space="0" w:color="000000"/>
                  <w:right w:val="single" w:sz="4" w:space="0" w:color="auto"/>
                </w:tcBorders>
                <w:vAlign w:val="center"/>
                <w:hideMark/>
              </w:tcPr>
            </w:tcPrChange>
          </w:tcPr>
          <w:p w14:paraId="730D3936" w14:textId="77777777" w:rsidR="00A80B78" w:rsidRPr="00E30631" w:rsidRDefault="00A80B78" w:rsidP="00A80B78">
            <w:pPr>
              <w:spacing w:before="0" w:line="240" w:lineRule="auto"/>
              <w:jc w:val="left"/>
              <w:rPr>
                <w:ins w:id="8628" w:author="The Si Tran" w:date="2012-12-12T07:52:00Z"/>
                <w:rFonts w:eastAsia="Times New Roman"/>
                <w:color w:val="000000"/>
                <w:sz w:val="24"/>
                <w:szCs w:val="24"/>
                <w:rPrChange w:id="8629" w:author="The Si Tran" w:date="2012-12-14T06:38:00Z">
                  <w:rPr>
                    <w:ins w:id="8630" w:author="The Si Tran" w:date="2012-12-12T07:52:00Z"/>
                    <w:rFonts w:eastAsia="Times New Roman"/>
                    <w:color w:val="000000"/>
                    <w:sz w:val="22"/>
                  </w:rPr>
                </w:rPrChange>
              </w:rPr>
            </w:pPr>
          </w:p>
        </w:tc>
        <w:tc>
          <w:tcPr>
            <w:tcW w:w="5871" w:type="dxa"/>
            <w:tcBorders>
              <w:top w:val="nil"/>
              <w:left w:val="nil"/>
              <w:bottom w:val="single" w:sz="4" w:space="0" w:color="auto"/>
              <w:right w:val="single" w:sz="4" w:space="0" w:color="auto"/>
            </w:tcBorders>
            <w:shd w:val="clear" w:color="auto" w:fill="auto"/>
            <w:vAlign w:val="bottom"/>
            <w:hideMark/>
            <w:tcPrChange w:id="8631" w:author="The Si Tran" w:date="2012-12-14T06:38:00Z">
              <w:tcPr>
                <w:tcW w:w="6551" w:type="dxa"/>
                <w:tcBorders>
                  <w:top w:val="nil"/>
                  <w:left w:val="nil"/>
                  <w:bottom w:val="single" w:sz="4" w:space="0" w:color="auto"/>
                  <w:right w:val="single" w:sz="4" w:space="0" w:color="auto"/>
                </w:tcBorders>
                <w:shd w:val="clear" w:color="auto" w:fill="auto"/>
                <w:vAlign w:val="bottom"/>
                <w:hideMark/>
              </w:tcPr>
            </w:tcPrChange>
          </w:tcPr>
          <w:p w14:paraId="5D58B2F8" w14:textId="77777777" w:rsidR="00A80B78" w:rsidRPr="00E30631" w:rsidRDefault="00A80B78" w:rsidP="00A80B78">
            <w:pPr>
              <w:spacing w:before="0" w:line="240" w:lineRule="auto"/>
              <w:jc w:val="left"/>
              <w:rPr>
                <w:ins w:id="8632" w:author="The Si Tran" w:date="2012-12-12T07:52:00Z"/>
                <w:rFonts w:eastAsia="Times New Roman"/>
                <w:color w:val="000000"/>
                <w:sz w:val="24"/>
                <w:szCs w:val="24"/>
                <w:rPrChange w:id="8633" w:author="The Si Tran" w:date="2012-12-14T06:38:00Z">
                  <w:rPr>
                    <w:ins w:id="8634" w:author="The Si Tran" w:date="2012-12-12T07:52:00Z"/>
                    <w:rFonts w:eastAsia="Times New Roman"/>
                    <w:color w:val="000000"/>
                    <w:sz w:val="22"/>
                  </w:rPr>
                </w:rPrChange>
              </w:rPr>
            </w:pPr>
            <w:ins w:id="8635" w:author="The Si Tran" w:date="2012-12-12T07:52:00Z">
              <w:r w:rsidRPr="00E30631">
                <w:rPr>
                  <w:rFonts w:eastAsia="Times New Roman"/>
                  <w:color w:val="000000"/>
                  <w:sz w:val="24"/>
                  <w:szCs w:val="24"/>
                  <w:rPrChange w:id="8636" w:author="The Si Tran" w:date="2012-12-14T06:38:00Z">
                    <w:rPr>
                      <w:rFonts w:eastAsia="Times New Roman"/>
                      <w:color w:val="000000"/>
                      <w:sz w:val="22"/>
                    </w:rPr>
                  </w:rPrChange>
                </w:rPr>
                <w:t>Neuron(8,8,1),Algorithm=Back Propagation, epoches=1000, Residual=1E-6, learning_rate=0.4, momemtum = 0,2</w:t>
              </w:r>
            </w:ins>
          </w:p>
        </w:tc>
        <w:tc>
          <w:tcPr>
            <w:tcW w:w="727" w:type="dxa"/>
            <w:tcBorders>
              <w:top w:val="nil"/>
              <w:left w:val="nil"/>
              <w:bottom w:val="single" w:sz="4" w:space="0" w:color="auto"/>
              <w:right w:val="single" w:sz="4" w:space="0" w:color="auto"/>
            </w:tcBorders>
            <w:shd w:val="clear" w:color="auto" w:fill="auto"/>
            <w:noWrap/>
            <w:vAlign w:val="bottom"/>
            <w:hideMark/>
            <w:tcPrChange w:id="8637" w:author="The Si Tran" w:date="2012-12-14T06:38:00Z">
              <w:tcPr>
                <w:tcW w:w="764" w:type="dxa"/>
                <w:tcBorders>
                  <w:top w:val="nil"/>
                  <w:left w:val="nil"/>
                  <w:bottom w:val="single" w:sz="4" w:space="0" w:color="auto"/>
                  <w:right w:val="single" w:sz="4" w:space="0" w:color="auto"/>
                </w:tcBorders>
                <w:shd w:val="clear" w:color="auto" w:fill="auto"/>
                <w:noWrap/>
                <w:vAlign w:val="bottom"/>
                <w:hideMark/>
              </w:tcPr>
            </w:tcPrChange>
          </w:tcPr>
          <w:p w14:paraId="2ED6B2BB" w14:textId="77777777" w:rsidR="00A80B78" w:rsidRPr="00E30631" w:rsidRDefault="00A80B78" w:rsidP="00A80B78">
            <w:pPr>
              <w:spacing w:before="0" w:line="240" w:lineRule="auto"/>
              <w:jc w:val="right"/>
              <w:rPr>
                <w:ins w:id="8638" w:author="The Si Tran" w:date="2012-12-12T07:52:00Z"/>
                <w:rFonts w:eastAsia="Times New Roman"/>
                <w:color w:val="000000"/>
                <w:sz w:val="24"/>
                <w:szCs w:val="24"/>
                <w:rPrChange w:id="8639" w:author="The Si Tran" w:date="2012-12-14T06:38:00Z">
                  <w:rPr>
                    <w:ins w:id="8640" w:author="The Si Tran" w:date="2012-12-12T07:52:00Z"/>
                    <w:rFonts w:eastAsia="Times New Roman"/>
                    <w:color w:val="000000"/>
                    <w:sz w:val="22"/>
                  </w:rPr>
                </w:rPrChange>
              </w:rPr>
            </w:pPr>
            <w:ins w:id="8641" w:author="The Si Tran" w:date="2012-12-12T07:52:00Z">
              <w:r w:rsidRPr="00E30631">
                <w:rPr>
                  <w:rFonts w:eastAsia="Times New Roman"/>
                  <w:color w:val="000000"/>
                  <w:sz w:val="24"/>
                  <w:szCs w:val="24"/>
                  <w:rPrChange w:id="8642" w:author="The Si Tran" w:date="2012-12-14T06:38:00Z">
                    <w:rPr>
                      <w:rFonts w:eastAsia="Times New Roman"/>
                      <w:color w:val="000000"/>
                      <w:sz w:val="22"/>
                    </w:rPr>
                  </w:rPrChange>
                </w:rPr>
                <w:t>12.72</w:t>
              </w:r>
            </w:ins>
          </w:p>
        </w:tc>
        <w:tc>
          <w:tcPr>
            <w:tcW w:w="842" w:type="dxa"/>
            <w:tcBorders>
              <w:top w:val="nil"/>
              <w:left w:val="nil"/>
              <w:bottom w:val="single" w:sz="4" w:space="0" w:color="auto"/>
              <w:right w:val="single" w:sz="4" w:space="0" w:color="auto"/>
            </w:tcBorders>
            <w:shd w:val="clear" w:color="auto" w:fill="auto"/>
            <w:noWrap/>
            <w:vAlign w:val="bottom"/>
            <w:hideMark/>
            <w:tcPrChange w:id="8643" w:author="The Si Tran" w:date="2012-12-14T06:38:00Z">
              <w:tcPr>
                <w:tcW w:w="825" w:type="dxa"/>
                <w:tcBorders>
                  <w:top w:val="nil"/>
                  <w:left w:val="nil"/>
                  <w:bottom w:val="single" w:sz="4" w:space="0" w:color="auto"/>
                  <w:right w:val="single" w:sz="4" w:space="0" w:color="auto"/>
                </w:tcBorders>
                <w:shd w:val="clear" w:color="auto" w:fill="auto"/>
                <w:noWrap/>
                <w:vAlign w:val="bottom"/>
                <w:hideMark/>
              </w:tcPr>
            </w:tcPrChange>
          </w:tcPr>
          <w:p w14:paraId="7D937337" w14:textId="77777777" w:rsidR="00A80B78" w:rsidRPr="00E30631" w:rsidRDefault="00A80B78" w:rsidP="00A80B78">
            <w:pPr>
              <w:spacing w:before="0" w:line="240" w:lineRule="auto"/>
              <w:jc w:val="right"/>
              <w:rPr>
                <w:ins w:id="8644" w:author="The Si Tran" w:date="2012-12-12T07:52:00Z"/>
                <w:rFonts w:eastAsia="Times New Roman"/>
                <w:color w:val="000000"/>
                <w:sz w:val="24"/>
                <w:szCs w:val="24"/>
                <w:rPrChange w:id="8645" w:author="The Si Tran" w:date="2012-12-14T06:38:00Z">
                  <w:rPr>
                    <w:ins w:id="8646" w:author="The Si Tran" w:date="2012-12-12T07:52:00Z"/>
                    <w:rFonts w:eastAsia="Times New Roman"/>
                    <w:color w:val="000000"/>
                    <w:sz w:val="22"/>
                  </w:rPr>
                </w:rPrChange>
              </w:rPr>
            </w:pPr>
            <w:ins w:id="8647" w:author="The Si Tran" w:date="2012-12-12T07:52:00Z">
              <w:r w:rsidRPr="00E30631">
                <w:rPr>
                  <w:rFonts w:eastAsia="Times New Roman"/>
                  <w:color w:val="000000"/>
                  <w:sz w:val="24"/>
                  <w:szCs w:val="24"/>
                  <w:rPrChange w:id="8648" w:author="The Si Tran" w:date="2012-12-14T06:38:00Z">
                    <w:rPr>
                      <w:rFonts w:eastAsia="Times New Roman"/>
                      <w:color w:val="000000"/>
                      <w:sz w:val="22"/>
                    </w:rPr>
                  </w:rPrChange>
                </w:rPr>
                <w:t>243.03</w:t>
              </w:r>
            </w:ins>
          </w:p>
        </w:tc>
        <w:tc>
          <w:tcPr>
            <w:tcW w:w="849" w:type="dxa"/>
            <w:tcBorders>
              <w:top w:val="nil"/>
              <w:left w:val="nil"/>
              <w:bottom w:val="single" w:sz="4" w:space="0" w:color="auto"/>
              <w:right w:val="single" w:sz="4" w:space="0" w:color="auto"/>
            </w:tcBorders>
            <w:shd w:val="clear" w:color="auto" w:fill="auto"/>
            <w:noWrap/>
            <w:vAlign w:val="bottom"/>
            <w:hideMark/>
            <w:tcPrChange w:id="8649"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1CB80988" w14:textId="77777777" w:rsidR="00A80B78" w:rsidRPr="00E30631" w:rsidRDefault="00A80B78" w:rsidP="00A80B78">
            <w:pPr>
              <w:spacing w:before="0" w:line="240" w:lineRule="auto"/>
              <w:jc w:val="right"/>
              <w:rPr>
                <w:ins w:id="8650" w:author="The Si Tran" w:date="2012-12-12T07:52:00Z"/>
                <w:rFonts w:eastAsia="Times New Roman"/>
                <w:color w:val="000000"/>
                <w:sz w:val="24"/>
                <w:szCs w:val="24"/>
                <w:rPrChange w:id="8651" w:author="The Si Tran" w:date="2012-12-14T06:38:00Z">
                  <w:rPr>
                    <w:ins w:id="8652" w:author="The Si Tran" w:date="2012-12-12T07:52:00Z"/>
                    <w:rFonts w:eastAsia="Times New Roman"/>
                    <w:color w:val="000000"/>
                    <w:sz w:val="22"/>
                  </w:rPr>
                </w:rPrChange>
              </w:rPr>
            </w:pPr>
            <w:ins w:id="8653" w:author="The Si Tran" w:date="2012-12-12T07:52:00Z">
              <w:r w:rsidRPr="00E30631">
                <w:rPr>
                  <w:rFonts w:eastAsia="Times New Roman"/>
                  <w:color w:val="000000"/>
                  <w:sz w:val="24"/>
                  <w:szCs w:val="24"/>
                  <w:rPrChange w:id="8654" w:author="The Si Tran" w:date="2012-12-14T06:38:00Z">
                    <w:rPr>
                      <w:rFonts w:eastAsia="Times New Roman"/>
                      <w:color w:val="000000"/>
                      <w:sz w:val="22"/>
                    </w:rPr>
                  </w:rPrChange>
                </w:rPr>
                <w:t>40.77</w:t>
              </w:r>
            </w:ins>
          </w:p>
        </w:tc>
      </w:tr>
      <w:tr w:rsidR="00A80B78" w:rsidRPr="00AF5054" w14:paraId="58350577" w14:textId="77777777" w:rsidTr="00E30631">
        <w:trPr>
          <w:trHeight w:val="304"/>
          <w:ins w:id="8655" w:author="The Si Tran" w:date="2012-12-12T07:52:00Z"/>
          <w:trPrChange w:id="8656" w:author="The Si Tran" w:date="2012-12-14T06:38:00Z">
            <w:trPr>
              <w:trHeight w:val="289"/>
            </w:trPr>
          </w:trPrChange>
        </w:trPr>
        <w:tc>
          <w:tcPr>
            <w:tcW w:w="1106" w:type="dxa"/>
            <w:tcBorders>
              <w:top w:val="nil"/>
              <w:left w:val="single" w:sz="4" w:space="0" w:color="auto"/>
              <w:bottom w:val="single" w:sz="4" w:space="0" w:color="auto"/>
              <w:right w:val="single" w:sz="4" w:space="0" w:color="auto"/>
            </w:tcBorders>
            <w:shd w:val="clear" w:color="auto" w:fill="auto"/>
            <w:noWrap/>
            <w:vAlign w:val="center"/>
            <w:hideMark/>
            <w:tcPrChange w:id="8657" w:author="The Si Tran" w:date="2012-12-14T06:38: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32C2F4F" w14:textId="77777777" w:rsidR="00A80B78" w:rsidRPr="00E30631" w:rsidRDefault="00A80B78" w:rsidP="00A80B78">
            <w:pPr>
              <w:spacing w:before="0" w:line="240" w:lineRule="auto"/>
              <w:jc w:val="center"/>
              <w:rPr>
                <w:ins w:id="8658" w:author="The Si Tran" w:date="2012-12-12T07:52:00Z"/>
                <w:rFonts w:eastAsia="Times New Roman"/>
                <w:color w:val="000000"/>
                <w:sz w:val="24"/>
                <w:szCs w:val="24"/>
                <w:rPrChange w:id="8659" w:author="The Si Tran" w:date="2012-12-14T06:38:00Z">
                  <w:rPr>
                    <w:ins w:id="8660" w:author="The Si Tran" w:date="2012-12-12T07:52:00Z"/>
                    <w:rFonts w:eastAsia="Times New Roman"/>
                    <w:color w:val="000000"/>
                    <w:sz w:val="22"/>
                  </w:rPr>
                </w:rPrChange>
              </w:rPr>
            </w:pPr>
            <w:ins w:id="8661" w:author="The Si Tran" w:date="2012-12-12T07:52:00Z">
              <w:r w:rsidRPr="00E30631">
                <w:rPr>
                  <w:rFonts w:eastAsia="Times New Roman"/>
                  <w:color w:val="000000"/>
                  <w:sz w:val="24"/>
                  <w:szCs w:val="24"/>
                  <w:rPrChange w:id="8662" w:author="The Si Tran" w:date="2012-12-14T06:38:00Z">
                    <w:rPr>
                      <w:rFonts w:eastAsia="Times New Roman"/>
                      <w:color w:val="000000"/>
                      <w:sz w:val="22"/>
                    </w:rPr>
                  </w:rPrChange>
                </w:rPr>
                <w:t xml:space="preserve">SARIMA </w:t>
              </w:r>
            </w:ins>
          </w:p>
        </w:tc>
        <w:tc>
          <w:tcPr>
            <w:tcW w:w="5871" w:type="dxa"/>
            <w:tcBorders>
              <w:top w:val="nil"/>
              <w:left w:val="nil"/>
              <w:bottom w:val="single" w:sz="4" w:space="0" w:color="auto"/>
              <w:right w:val="single" w:sz="4" w:space="0" w:color="auto"/>
            </w:tcBorders>
            <w:shd w:val="clear" w:color="auto" w:fill="auto"/>
            <w:vAlign w:val="bottom"/>
            <w:hideMark/>
            <w:tcPrChange w:id="8663" w:author="The Si Tran" w:date="2012-12-14T06:38:00Z">
              <w:tcPr>
                <w:tcW w:w="6551" w:type="dxa"/>
                <w:tcBorders>
                  <w:top w:val="nil"/>
                  <w:left w:val="nil"/>
                  <w:bottom w:val="single" w:sz="4" w:space="0" w:color="auto"/>
                  <w:right w:val="single" w:sz="4" w:space="0" w:color="auto"/>
                </w:tcBorders>
                <w:shd w:val="clear" w:color="auto" w:fill="auto"/>
                <w:vAlign w:val="bottom"/>
                <w:hideMark/>
              </w:tcPr>
            </w:tcPrChange>
          </w:tcPr>
          <w:p w14:paraId="511FA32B" w14:textId="77777777" w:rsidR="00A80B78" w:rsidRPr="00E30631" w:rsidRDefault="00A80B78" w:rsidP="00A80B78">
            <w:pPr>
              <w:spacing w:before="0" w:line="240" w:lineRule="auto"/>
              <w:jc w:val="left"/>
              <w:rPr>
                <w:ins w:id="8664" w:author="The Si Tran" w:date="2012-12-12T07:52:00Z"/>
                <w:rFonts w:eastAsia="Times New Roman"/>
                <w:color w:val="000000"/>
                <w:sz w:val="24"/>
                <w:szCs w:val="24"/>
                <w:rPrChange w:id="8665" w:author="The Si Tran" w:date="2012-12-14T06:38:00Z">
                  <w:rPr>
                    <w:ins w:id="8666" w:author="The Si Tran" w:date="2012-12-12T07:52:00Z"/>
                    <w:rFonts w:eastAsia="Times New Roman"/>
                    <w:color w:val="000000"/>
                    <w:sz w:val="22"/>
                  </w:rPr>
                </w:rPrChange>
              </w:rPr>
            </w:pPr>
            <w:ins w:id="8667" w:author="The Si Tran" w:date="2012-12-12T07:52:00Z">
              <w:r w:rsidRPr="00E30631">
                <w:rPr>
                  <w:rFonts w:eastAsia="Times New Roman"/>
                  <w:color w:val="000000"/>
                  <w:sz w:val="24"/>
                  <w:szCs w:val="24"/>
                  <w:rPrChange w:id="8668" w:author="The Si Tran" w:date="2012-12-14T06:38:00Z">
                    <w:rPr>
                      <w:rFonts w:eastAsia="Times New Roman"/>
                      <w:color w:val="000000"/>
                      <w:sz w:val="22"/>
                    </w:rPr>
                  </w:rPrChange>
                </w:rPr>
                <w:t>ARIMA(2, 0, 0)(0, 0, 0)0</w:t>
              </w:r>
            </w:ins>
          </w:p>
        </w:tc>
        <w:tc>
          <w:tcPr>
            <w:tcW w:w="727" w:type="dxa"/>
            <w:tcBorders>
              <w:top w:val="nil"/>
              <w:left w:val="nil"/>
              <w:bottom w:val="single" w:sz="4" w:space="0" w:color="auto"/>
              <w:right w:val="single" w:sz="4" w:space="0" w:color="auto"/>
            </w:tcBorders>
            <w:shd w:val="clear" w:color="auto" w:fill="auto"/>
            <w:noWrap/>
            <w:vAlign w:val="bottom"/>
            <w:hideMark/>
            <w:tcPrChange w:id="8669" w:author="The Si Tran" w:date="2012-12-14T06:38:00Z">
              <w:tcPr>
                <w:tcW w:w="764" w:type="dxa"/>
                <w:tcBorders>
                  <w:top w:val="nil"/>
                  <w:left w:val="nil"/>
                  <w:bottom w:val="single" w:sz="4" w:space="0" w:color="auto"/>
                  <w:right w:val="single" w:sz="4" w:space="0" w:color="auto"/>
                </w:tcBorders>
                <w:shd w:val="clear" w:color="auto" w:fill="auto"/>
                <w:noWrap/>
                <w:vAlign w:val="bottom"/>
                <w:hideMark/>
              </w:tcPr>
            </w:tcPrChange>
          </w:tcPr>
          <w:p w14:paraId="45C38EAD" w14:textId="77777777" w:rsidR="00A80B78" w:rsidRPr="00E30631" w:rsidRDefault="00A80B78" w:rsidP="00A80B78">
            <w:pPr>
              <w:spacing w:before="0" w:line="240" w:lineRule="auto"/>
              <w:jc w:val="right"/>
              <w:rPr>
                <w:ins w:id="8670" w:author="The Si Tran" w:date="2012-12-12T07:52:00Z"/>
                <w:rFonts w:eastAsia="Times New Roman"/>
                <w:color w:val="000000"/>
                <w:sz w:val="24"/>
                <w:szCs w:val="24"/>
                <w:rPrChange w:id="8671" w:author="The Si Tran" w:date="2012-12-14T06:38:00Z">
                  <w:rPr>
                    <w:ins w:id="8672" w:author="The Si Tran" w:date="2012-12-12T07:52:00Z"/>
                    <w:rFonts w:eastAsia="Times New Roman"/>
                    <w:color w:val="000000"/>
                    <w:sz w:val="22"/>
                  </w:rPr>
                </w:rPrChange>
              </w:rPr>
            </w:pPr>
            <w:ins w:id="8673" w:author="The Si Tran" w:date="2012-12-12T07:52:00Z">
              <w:r w:rsidRPr="00E30631">
                <w:rPr>
                  <w:rFonts w:eastAsia="Times New Roman"/>
                  <w:color w:val="000000"/>
                  <w:sz w:val="24"/>
                  <w:szCs w:val="24"/>
                  <w:rPrChange w:id="8674" w:author="The Si Tran" w:date="2012-12-14T06:38:00Z">
                    <w:rPr>
                      <w:rFonts w:eastAsia="Times New Roman"/>
                      <w:color w:val="000000"/>
                      <w:sz w:val="22"/>
                    </w:rPr>
                  </w:rPrChange>
                </w:rPr>
                <w:t>12.38</w:t>
              </w:r>
            </w:ins>
          </w:p>
        </w:tc>
        <w:tc>
          <w:tcPr>
            <w:tcW w:w="842" w:type="dxa"/>
            <w:tcBorders>
              <w:top w:val="nil"/>
              <w:left w:val="nil"/>
              <w:bottom w:val="single" w:sz="4" w:space="0" w:color="auto"/>
              <w:right w:val="single" w:sz="4" w:space="0" w:color="auto"/>
            </w:tcBorders>
            <w:shd w:val="clear" w:color="auto" w:fill="auto"/>
            <w:noWrap/>
            <w:vAlign w:val="bottom"/>
            <w:hideMark/>
            <w:tcPrChange w:id="8675" w:author="The Si Tran" w:date="2012-12-14T06:38:00Z">
              <w:tcPr>
                <w:tcW w:w="825" w:type="dxa"/>
                <w:tcBorders>
                  <w:top w:val="nil"/>
                  <w:left w:val="nil"/>
                  <w:bottom w:val="single" w:sz="4" w:space="0" w:color="auto"/>
                  <w:right w:val="single" w:sz="4" w:space="0" w:color="auto"/>
                </w:tcBorders>
                <w:shd w:val="clear" w:color="auto" w:fill="auto"/>
                <w:noWrap/>
                <w:vAlign w:val="bottom"/>
                <w:hideMark/>
              </w:tcPr>
            </w:tcPrChange>
          </w:tcPr>
          <w:p w14:paraId="7A455C75" w14:textId="77777777" w:rsidR="00A80B78" w:rsidRPr="00E30631" w:rsidRDefault="00A80B78" w:rsidP="00A80B78">
            <w:pPr>
              <w:spacing w:before="0" w:line="240" w:lineRule="auto"/>
              <w:jc w:val="right"/>
              <w:rPr>
                <w:ins w:id="8676" w:author="The Si Tran" w:date="2012-12-12T07:52:00Z"/>
                <w:rFonts w:eastAsia="Times New Roman"/>
                <w:color w:val="000000"/>
                <w:sz w:val="24"/>
                <w:szCs w:val="24"/>
                <w:rPrChange w:id="8677" w:author="The Si Tran" w:date="2012-12-14T06:38:00Z">
                  <w:rPr>
                    <w:ins w:id="8678" w:author="The Si Tran" w:date="2012-12-12T07:52:00Z"/>
                    <w:rFonts w:eastAsia="Times New Roman"/>
                    <w:color w:val="000000"/>
                    <w:sz w:val="22"/>
                  </w:rPr>
                </w:rPrChange>
              </w:rPr>
            </w:pPr>
            <w:ins w:id="8679" w:author="The Si Tran" w:date="2012-12-12T07:52:00Z">
              <w:r w:rsidRPr="00E30631">
                <w:rPr>
                  <w:rFonts w:eastAsia="Times New Roman"/>
                  <w:color w:val="000000"/>
                  <w:sz w:val="24"/>
                  <w:szCs w:val="24"/>
                  <w:rPrChange w:id="8680" w:author="The Si Tran" w:date="2012-12-14T06:38:00Z">
                    <w:rPr>
                      <w:rFonts w:eastAsia="Times New Roman"/>
                      <w:color w:val="000000"/>
                      <w:sz w:val="22"/>
                    </w:rPr>
                  </w:rPrChange>
                </w:rPr>
                <w:t>272.48</w:t>
              </w:r>
            </w:ins>
          </w:p>
        </w:tc>
        <w:tc>
          <w:tcPr>
            <w:tcW w:w="849" w:type="dxa"/>
            <w:tcBorders>
              <w:top w:val="nil"/>
              <w:left w:val="nil"/>
              <w:bottom w:val="single" w:sz="4" w:space="0" w:color="auto"/>
              <w:right w:val="single" w:sz="4" w:space="0" w:color="auto"/>
            </w:tcBorders>
            <w:shd w:val="clear" w:color="auto" w:fill="auto"/>
            <w:noWrap/>
            <w:vAlign w:val="bottom"/>
            <w:hideMark/>
            <w:tcPrChange w:id="8681"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51F8FDFF" w14:textId="77777777" w:rsidR="00A80B78" w:rsidRPr="00E30631" w:rsidRDefault="00A80B78" w:rsidP="00A80B78">
            <w:pPr>
              <w:spacing w:before="0" w:line="240" w:lineRule="auto"/>
              <w:jc w:val="right"/>
              <w:rPr>
                <w:ins w:id="8682" w:author="The Si Tran" w:date="2012-12-12T07:52:00Z"/>
                <w:rFonts w:eastAsia="Times New Roman"/>
                <w:color w:val="000000"/>
                <w:sz w:val="24"/>
                <w:szCs w:val="24"/>
                <w:rPrChange w:id="8683" w:author="The Si Tran" w:date="2012-12-14T06:38:00Z">
                  <w:rPr>
                    <w:ins w:id="8684" w:author="The Si Tran" w:date="2012-12-12T07:52:00Z"/>
                    <w:rFonts w:eastAsia="Times New Roman"/>
                    <w:color w:val="000000"/>
                    <w:sz w:val="22"/>
                  </w:rPr>
                </w:rPrChange>
              </w:rPr>
            </w:pPr>
            <w:ins w:id="8685" w:author="The Si Tran" w:date="2012-12-12T07:52:00Z">
              <w:r w:rsidRPr="00E30631">
                <w:rPr>
                  <w:rFonts w:eastAsia="Times New Roman"/>
                  <w:color w:val="000000"/>
                  <w:sz w:val="24"/>
                  <w:szCs w:val="24"/>
                  <w:rPrChange w:id="8686" w:author="The Si Tran" w:date="2012-12-14T06:38:00Z">
                    <w:rPr>
                      <w:rFonts w:eastAsia="Times New Roman"/>
                      <w:color w:val="000000"/>
                      <w:sz w:val="22"/>
                    </w:rPr>
                  </w:rPrChange>
                </w:rPr>
                <w:t>37.72</w:t>
              </w:r>
            </w:ins>
          </w:p>
        </w:tc>
      </w:tr>
      <w:tr w:rsidR="00A80B78" w:rsidRPr="00AF5054" w14:paraId="150C9E07" w14:textId="77777777" w:rsidTr="00E30631">
        <w:trPr>
          <w:trHeight w:val="918"/>
          <w:ins w:id="8687" w:author="The Si Tran" w:date="2012-12-12T07:52:00Z"/>
          <w:trPrChange w:id="8688" w:author="The Si Tran" w:date="2012-12-14T06:38:00Z">
            <w:trPr>
              <w:trHeight w:val="870"/>
            </w:trPr>
          </w:trPrChange>
        </w:trPr>
        <w:tc>
          <w:tcPr>
            <w:tcW w:w="110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689" w:author="The Si Tran" w:date="2012-12-14T06:3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51F7A4E" w14:textId="77777777" w:rsidR="00A80B78" w:rsidRPr="00E30631" w:rsidRDefault="00A80B78" w:rsidP="00A80B78">
            <w:pPr>
              <w:spacing w:before="0" w:line="240" w:lineRule="auto"/>
              <w:jc w:val="center"/>
              <w:rPr>
                <w:ins w:id="8690" w:author="The Si Tran" w:date="2012-12-12T07:52:00Z"/>
                <w:rFonts w:eastAsia="Times New Roman"/>
                <w:color w:val="000000"/>
                <w:sz w:val="24"/>
                <w:szCs w:val="24"/>
                <w:rPrChange w:id="8691" w:author="The Si Tran" w:date="2012-12-14T06:38:00Z">
                  <w:rPr>
                    <w:ins w:id="8692" w:author="The Si Tran" w:date="2012-12-12T07:52:00Z"/>
                    <w:rFonts w:eastAsia="Times New Roman"/>
                    <w:color w:val="000000"/>
                    <w:sz w:val="22"/>
                  </w:rPr>
                </w:rPrChange>
              </w:rPr>
            </w:pPr>
            <w:ins w:id="8693" w:author="The Si Tran" w:date="2012-12-12T07:52:00Z">
              <w:r w:rsidRPr="00E30631">
                <w:rPr>
                  <w:rFonts w:eastAsia="Times New Roman"/>
                  <w:color w:val="000000"/>
                  <w:sz w:val="24"/>
                  <w:szCs w:val="24"/>
                  <w:rPrChange w:id="8694" w:author="The Si Tran" w:date="2012-12-14T06:38:00Z">
                    <w:rPr>
                      <w:rFonts w:eastAsia="Times New Roman"/>
                      <w:color w:val="000000"/>
                      <w:sz w:val="22"/>
                    </w:rPr>
                  </w:rPrChange>
                </w:rPr>
                <w:t>Hybrid</w:t>
              </w:r>
            </w:ins>
          </w:p>
        </w:tc>
        <w:tc>
          <w:tcPr>
            <w:tcW w:w="5871" w:type="dxa"/>
            <w:tcBorders>
              <w:top w:val="nil"/>
              <w:left w:val="nil"/>
              <w:bottom w:val="single" w:sz="4" w:space="0" w:color="auto"/>
              <w:right w:val="single" w:sz="4" w:space="0" w:color="auto"/>
            </w:tcBorders>
            <w:shd w:val="clear" w:color="auto" w:fill="auto"/>
            <w:vAlign w:val="bottom"/>
            <w:hideMark/>
            <w:tcPrChange w:id="8695" w:author="The Si Tran" w:date="2012-12-14T06:38:00Z">
              <w:tcPr>
                <w:tcW w:w="6551" w:type="dxa"/>
                <w:tcBorders>
                  <w:top w:val="nil"/>
                  <w:left w:val="nil"/>
                  <w:bottom w:val="single" w:sz="4" w:space="0" w:color="auto"/>
                  <w:right w:val="single" w:sz="4" w:space="0" w:color="auto"/>
                </w:tcBorders>
                <w:shd w:val="clear" w:color="auto" w:fill="auto"/>
                <w:vAlign w:val="bottom"/>
                <w:hideMark/>
              </w:tcPr>
            </w:tcPrChange>
          </w:tcPr>
          <w:p w14:paraId="23A3AE2C" w14:textId="77777777" w:rsidR="00A80B78" w:rsidRPr="00E30631" w:rsidRDefault="00A80B78" w:rsidP="00A80B78">
            <w:pPr>
              <w:spacing w:before="0" w:line="240" w:lineRule="auto"/>
              <w:jc w:val="left"/>
              <w:rPr>
                <w:ins w:id="8696" w:author="The Si Tran" w:date="2012-12-12T07:52:00Z"/>
                <w:rFonts w:eastAsia="Times New Roman"/>
                <w:color w:val="000000"/>
                <w:sz w:val="24"/>
                <w:szCs w:val="24"/>
                <w:rPrChange w:id="8697" w:author="The Si Tran" w:date="2012-12-14T06:38:00Z">
                  <w:rPr>
                    <w:ins w:id="8698" w:author="The Si Tran" w:date="2012-12-12T07:52:00Z"/>
                    <w:rFonts w:eastAsia="Times New Roman"/>
                    <w:color w:val="000000"/>
                    <w:sz w:val="22"/>
                  </w:rPr>
                </w:rPrChange>
              </w:rPr>
            </w:pPr>
            <w:ins w:id="8699" w:author="The Si Tran" w:date="2012-12-12T07:52:00Z">
              <w:r w:rsidRPr="00E30631">
                <w:rPr>
                  <w:rFonts w:eastAsia="Times New Roman"/>
                  <w:color w:val="000000"/>
                  <w:sz w:val="24"/>
                  <w:szCs w:val="24"/>
                  <w:rPrChange w:id="8700" w:author="The Si Tran" w:date="2012-12-14T06:38:00Z">
                    <w:rPr>
                      <w:rFonts w:eastAsia="Times New Roman"/>
                      <w:color w:val="000000"/>
                      <w:sz w:val="22"/>
                    </w:rPr>
                  </w:rPrChange>
                </w:rPr>
                <w:t>ARIMA(2, 0, 0)(0, 0, 0)0</w:t>
              </w:r>
              <w:r w:rsidRPr="00E30631">
                <w:rPr>
                  <w:rFonts w:eastAsia="Times New Roman"/>
                  <w:color w:val="000000"/>
                  <w:sz w:val="24"/>
                  <w:szCs w:val="24"/>
                  <w:rPrChange w:id="8701" w:author="The Si Tran" w:date="2012-12-14T06:38:00Z">
                    <w:rPr>
                      <w:rFonts w:eastAsia="Times New Roman"/>
                      <w:color w:val="000000"/>
                      <w:sz w:val="22"/>
                    </w:rPr>
                  </w:rPrChange>
                </w:rPr>
                <w:br/>
                <w:t>Neuron(8,8,1),Algorithm=RPROP, epoches=189,  Residual=1E-7, default_update=0.1, max_update=10</w:t>
              </w:r>
            </w:ins>
          </w:p>
        </w:tc>
        <w:tc>
          <w:tcPr>
            <w:tcW w:w="727" w:type="dxa"/>
            <w:tcBorders>
              <w:top w:val="nil"/>
              <w:left w:val="nil"/>
              <w:bottom w:val="single" w:sz="4" w:space="0" w:color="auto"/>
              <w:right w:val="single" w:sz="4" w:space="0" w:color="auto"/>
            </w:tcBorders>
            <w:shd w:val="clear" w:color="auto" w:fill="auto"/>
            <w:noWrap/>
            <w:vAlign w:val="bottom"/>
            <w:hideMark/>
            <w:tcPrChange w:id="8702" w:author="The Si Tran" w:date="2012-12-14T06:38:00Z">
              <w:tcPr>
                <w:tcW w:w="764" w:type="dxa"/>
                <w:tcBorders>
                  <w:top w:val="nil"/>
                  <w:left w:val="nil"/>
                  <w:bottom w:val="single" w:sz="4" w:space="0" w:color="auto"/>
                  <w:right w:val="single" w:sz="4" w:space="0" w:color="auto"/>
                </w:tcBorders>
                <w:shd w:val="clear" w:color="auto" w:fill="auto"/>
                <w:noWrap/>
                <w:vAlign w:val="bottom"/>
                <w:hideMark/>
              </w:tcPr>
            </w:tcPrChange>
          </w:tcPr>
          <w:p w14:paraId="595D8B6D" w14:textId="77777777" w:rsidR="00A80B78" w:rsidRPr="00E30631" w:rsidRDefault="00A80B78" w:rsidP="00A80B78">
            <w:pPr>
              <w:spacing w:before="0" w:line="240" w:lineRule="auto"/>
              <w:jc w:val="right"/>
              <w:rPr>
                <w:ins w:id="8703" w:author="The Si Tran" w:date="2012-12-12T07:52:00Z"/>
                <w:rFonts w:eastAsia="Times New Roman"/>
                <w:color w:val="000000"/>
                <w:sz w:val="24"/>
                <w:szCs w:val="24"/>
                <w:rPrChange w:id="8704" w:author="The Si Tran" w:date="2012-12-14T06:38:00Z">
                  <w:rPr>
                    <w:ins w:id="8705" w:author="The Si Tran" w:date="2012-12-12T07:52:00Z"/>
                    <w:rFonts w:eastAsia="Times New Roman"/>
                    <w:color w:val="000000"/>
                    <w:sz w:val="22"/>
                  </w:rPr>
                </w:rPrChange>
              </w:rPr>
            </w:pPr>
            <w:ins w:id="8706" w:author="The Si Tran" w:date="2012-12-12T07:52:00Z">
              <w:r w:rsidRPr="00E30631">
                <w:rPr>
                  <w:rFonts w:eastAsia="Times New Roman"/>
                  <w:color w:val="000000"/>
                  <w:sz w:val="24"/>
                  <w:szCs w:val="24"/>
                  <w:rPrChange w:id="8707" w:author="The Si Tran" w:date="2012-12-14T06:38:00Z">
                    <w:rPr>
                      <w:rFonts w:eastAsia="Times New Roman"/>
                      <w:color w:val="000000"/>
                      <w:sz w:val="22"/>
                    </w:rPr>
                  </w:rPrChange>
                </w:rPr>
                <w:t>11.43</w:t>
              </w:r>
            </w:ins>
          </w:p>
        </w:tc>
        <w:tc>
          <w:tcPr>
            <w:tcW w:w="842" w:type="dxa"/>
            <w:tcBorders>
              <w:top w:val="nil"/>
              <w:left w:val="nil"/>
              <w:bottom w:val="single" w:sz="4" w:space="0" w:color="auto"/>
              <w:right w:val="single" w:sz="4" w:space="0" w:color="auto"/>
            </w:tcBorders>
            <w:shd w:val="clear" w:color="auto" w:fill="auto"/>
            <w:noWrap/>
            <w:vAlign w:val="bottom"/>
            <w:hideMark/>
            <w:tcPrChange w:id="8708" w:author="The Si Tran" w:date="2012-12-14T06:38:00Z">
              <w:tcPr>
                <w:tcW w:w="825" w:type="dxa"/>
                <w:tcBorders>
                  <w:top w:val="nil"/>
                  <w:left w:val="nil"/>
                  <w:bottom w:val="single" w:sz="4" w:space="0" w:color="auto"/>
                  <w:right w:val="single" w:sz="4" w:space="0" w:color="auto"/>
                </w:tcBorders>
                <w:shd w:val="clear" w:color="auto" w:fill="auto"/>
                <w:noWrap/>
                <w:vAlign w:val="bottom"/>
                <w:hideMark/>
              </w:tcPr>
            </w:tcPrChange>
          </w:tcPr>
          <w:p w14:paraId="74BAAC56" w14:textId="77777777" w:rsidR="00A80B78" w:rsidRPr="00E30631" w:rsidRDefault="00A80B78" w:rsidP="00A80B78">
            <w:pPr>
              <w:spacing w:before="0" w:line="240" w:lineRule="auto"/>
              <w:jc w:val="right"/>
              <w:rPr>
                <w:ins w:id="8709" w:author="The Si Tran" w:date="2012-12-12T07:52:00Z"/>
                <w:rFonts w:eastAsia="Times New Roman"/>
                <w:color w:val="000000"/>
                <w:sz w:val="24"/>
                <w:szCs w:val="24"/>
                <w:rPrChange w:id="8710" w:author="The Si Tran" w:date="2012-12-14T06:38:00Z">
                  <w:rPr>
                    <w:ins w:id="8711" w:author="The Si Tran" w:date="2012-12-12T07:52:00Z"/>
                    <w:rFonts w:eastAsia="Times New Roman"/>
                    <w:color w:val="000000"/>
                    <w:sz w:val="22"/>
                  </w:rPr>
                </w:rPrChange>
              </w:rPr>
            </w:pPr>
            <w:ins w:id="8712" w:author="The Si Tran" w:date="2012-12-12T07:52:00Z">
              <w:r w:rsidRPr="00E30631">
                <w:rPr>
                  <w:rFonts w:eastAsia="Times New Roman"/>
                  <w:color w:val="000000"/>
                  <w:sz w:val="24"/>
                  <w:szCs w:val="24"/>
                  <w:rPrChange w:id="8713" w:author="The Si Tran" w:date="2012-12-14T06:38:00Z">
                    <w:rPr>
                      <w:rFonts w:eastAsia="Times New Roman"/>
                      <w:color w:val="000000"/>
                      <w:sz w:val="22"/>
                    </w:rPr>
                  </w:rPrChange>
                </w:rPr>
                <w:t>273.63</w:t>
              </w:r>
            </w:ins>
          </w:p>
        </w:tc>
        <w:tc>
          <w:tcPr>
            <w:tcW w:w="849" w:type="dxa"/>
            <w:tcBorders>
              <w:top w:val="nil"/>
              <w:left w:val="nil"/>
              <w:bottom w:val="single" w:sz="4" w:space="0" w:color="auto"/>
              <w:right w:val="single" w:sz="4" w:space="0" w:color="auto"/>
            </w:tcBorders>
            <w:shd w:val="clear" w:color="auto" w:fill="auto"/>
            <w:noWrap/>
            <w:vAlign w:val="bottom"/>
            <w:hideMark/>
            <w:tcPrChange w:id="8714"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387253FB" w14:textId="77777777" w:rsidR="00A80B78" w:rsidRPr="00E30631" w:rsidRDefault="00A80B78" w:rsidP="00A80B78">
            <w:pPr>
              <w:spacing w:before="0" w:line="240" w:lineRule="auto"/>
              <w:jc w:val="right"/>
              <w:rPr>
                <w:ins w:id="8715" w:author="The Si Tran" w:date="2012-12-12T07:52:00Z"/>
                <w:rFonts w:eastAsia="Times New Roman"/>
                <w:color w:val="000000"/>
                <w:sz w:val="24"/>
                <w:szCs w:val="24"/>
                <w:rPrChange w:id="8716" w:author="The Si Tran" w:date="2012-12-14T06:38:00Z">
                  <w:rPr>
                    <w:ins w:id="8717" w:author="The Si Tran" w:date="2012-12-12T07:52:00Z"/>
                    <w:rFonts w:eastAsia="Times New Roman"/>
                    <w:color w:val="000000"/>
                    <w:sz w:val="22"/>
                  </w:rPr>
                </w:rPrChange>
              </w:rPr>
            </w:pPr>
            <w:ins w:id="8718" w:author="The Si Tran" w:date="2012-12-12T07:52:00Z">
              <w:r w:rsidRPr="00E30631">
                <w:rPr>
                  <w:rFonts w:eastAsia="Times New Roman"/>
                  <w:color w:val="000000"/>
                  <w:sz w:val="24"/>
                  <w:szCs w:val="24"/>
                  <w:rPrChange w:id="8719" w:author="The Si Tran" w:date="2012-12-14T06:38:00Z">
                    <w:rPr>
                      <w:rFonts w:eastAsia="Times New Roman"/>
                      <w:color w:val="000000"/>
                      <w:sz w:val="22"/>
                    </w:rPr>
                  </w:rPrChange>
                </w:rPr>
                <w:t>35.69</w:t>
              </w:r>
            </w:ins>
          </w:p>
        </w:tc>
      </w:tr>
      <w:tr w:rsidR="00A80B78" w:rsidRPr="00AF5054" w14:paraId="5B9156D5" w14:textId="77777777" w:rsidTr="00E30631">
        <w:trPr>
          <w:trHeight w:val="918"/>
          <w:ins w:id="8720" w:author="The Si Tran" w:date="2012-12-12T07:52:00Z"/>
          <w:trPrChange w:id="8721" w:author="The Si Tran" w:date="2012-12-14T06:38:00Z">
            <w:trPr>
              <w:trHeight w:val="870"/>
            </w:trPr>
          </w:trPrChange>
        </w:trPr>
        <w:tc>
          <w:tcPr>
            <w:tcW w:w="1106" w:type="dxa"/>
            <w:vMerge/>
            <w:tcBorders>
              <w:top w:val="nil"/>
              <w:left w:val="single" w:sz="4" w:space="0" w:color="auto"/>
              <w:bottom w:val="single" w:sz="4" w:space="0" w:color="000000"/>
              <w:right w:val="single" w:sz="4" w:space="0" w:color="auto"/>
            </w:tcBorders>
            <w:vAlign w:val="center"/>
            <w:hideMark/>
            <w:tcPrChange w:id="8722" w:author="The Si Tran" w:date="2012-12-14T06:38:00Z">
              <w:tcPr>
                <w:tcW w:w="1072" w:type="dxa"/>
                <w:vMerge/>
                <w:tcBorders>
                  <w:top w:val="nil"/>
                  <w:left w:val="single" w:sz="4" w:space="0" w:color="auto"/>
                  <w:bottom w:val="single" w:sz="4" w:space="0" w:color="000000"/>
                  <w:right w:val="single" w:sz="4" w:space="0" w:color="auto"/>
                </w:tcBorders>
                <w:vAlign w:val="center"/>
                <w:hideMark/>
              </w:tcPr>
            </w:tcPrChange>
          </w:tcPr>
          <w:p w14:paraId="20171DDB" w14:textId="77777777" w:rsidR="00A80B78" w:rsidRPr="00E30631" w:rsidRDefault="00A80B78" w:rsidP="00A80B78">
            <w:pPr>
              <w:spacing w:before="0" w:line="240" w:lineRule="auto"/>
              <w:jc w:val="left"/>
              <w:rPr>
                <w:ins w:id="8723" w:author="The Si Tran" w:date="2012-12-12T07:52:00Z"/>
                <w:rFonts w:eastAsia="Times New Roman"/>
                <w:color w:val="000000"/>
                <w:sz w:val="24"/>
                <w:szCs w:val="24"/>
                <w:rPrChange w:id="8724" w:author="The Si Tran" w:date="2012-12-14T06:38:00Z">
                  <w:rPr>
                    <w:ins w:id="8725" w:author="The Si Tran" w:date="2012-12-12T07:52:00Z"/>
                    <w:rFonts w:eastAsia="Times New Roman"/>
                    <w:color w:val="000000"/>
                    <w:sz w:val="22"/>
                  </w:rPr>
                </w:rPrChange>
              </w:rPr>
            </w:pPr>
          </w:p>
        </w:tc>
        <w:tc>
          <w:tcPr>
            <w:tcW w:w="5871" w:type="dxa"/>
            <w:tcBorders>
              <w:top w:val="nil"/>
              <w:left w:val="nil"/>
              <w:bottom w:val="single" w:sz="4" w:space="0" w:color="auto"/>
              <w:right w:val="single" w:sz="4" w:space="0" w:color="auto"/>
            </w:tcBorders>
            <w:shd w:val="clear" w:color="auto" w:fill="auto"/>
            <w:vAlign w:val="bottom"/>
            <w:hideMark/>
            <w:tcPrChange w:id="8726" w:author="The Si Tran" w:date="2012-12-14T06:38:00Z">
              <w:tcPr>
                <w:tcW w:w="6551" w:type="dxa"/>
                <w:tcBorders>
                  <w:top w:val="nil"/>
                  <w:left w:val="nil"/>
                  <w:bottom w:val="single" w:sz="4" w:space="0" w:color="auto"/>
                  <w:right w:val="single" w:sz="4" w:space="0" w:color="auto"/>
                </w:tcBorders>
                <w:shd w:val="clear" w:color="auto" w:fill="auto"/>
                <w:vAlign w:val="bottom"/>
                <w:hideMark/>
              </w:tcPr>
            </w:tcPrChange>
          </w:tcPr>
          <w:p w14:paraId="31E10D96" w14:textId="77777777" w:rsidR="00A80B78" w:rsidRPr="00E30631" w:rsidRDefault="00A80B78" w:rsidP="00A80B78">
            <w:pPr>
              <w:spacing w:before="0" w:line="240" w:lineRule="auto"/>
              <w:jc w:val="left"/>
              <w:rPr>
                <w:ins w:id="8727" w:author="The Si Tran" w:date="2012-12-12T07:52:00Z"/>
                <w:rFonts w:eastAsia="Times New Roman"/>
                <w:color w:val="000000"/>
                <w:sz w:val="24"/>
                <w:szCs w:val="24"/>
                <w:rPrChange w:id="8728" w:author="The Si Tran" w:date="2012-12-14T06:38:00Z">
                  <w:rPr>
                    <w:ins w:id="8729" w:author="The Si Tran" w:date="2012-12-12T07:52:00Z"/>
                    <w:rFonts w:eastAsia="Times New Roman"/>
                    <w:color w:val="000000"/>
                    <w:sz w:val="22"/>
                  </w:rPr>
                </w:rPrChange>
              </w:rPr>
            </w:pPr>
            <w:ins w:id="8730" w:author="The Si Tran" w:date="2012-12-12T07:52:00Z">
              <w:r w:rsidRPr="00E30631">
                <w:rPr>
                  <w:rFonts w:eastAsia="Times New Roman"/>
                  <w:color w:val="000000"/>
                  <w:sz w:val="24"/>
                  <w:szCs w:val="24"/>
                  <w:rPrChange w:id="8731" w:author="The Si Tran" w:date="2012-12-14T06:38:00Z">
                    <w:rPr>
                      <w:rFonts w:eastAsia="Times New Roman"/>
                      <w:color w:val="000000"/>
                      <w:sz w:val="22"/>
                    </w:rPr>
                  </w:rPrChange>
                </w:rPr>
                <w:t>ARIMA(2, 0, 0)(0, 0, 0)0</w:t>
              </w:r>
              <w:r w:rsidRPr="00E30631">
                <w:rPr>
                  <w:rFonts w:eastAsia="Times New Roman"/>
                  <w:color w:val="000000"/>
                  <w:sz w:val="24"/>
                  <w:szCs w:val="24"/>
                  <w:rPrChange w:id="8732" w:author="The Si Tran" w:date="2012-12-14T06:38:00Z">
                    <w:rPr>
                      <w:rFonts w:eastAsia="Times New Roman"/>
                      <w:color w:val="000000"/>
                      <w:sz w:val="22"/>
                    </w:rPr>
                  </w:rPrChange>
                </w:rPr>
                <w:br/>
                <w:t>Neuron(8,8,1),Algorithm=Back Propagation, epoches=1000, Residual=1E-6, learning_rate=0.4, momemtum = 0,2</w:t>
              </w:r>
            </w:ins>
          </w:p>
        </w:tc>
        <w:tc>
          <w:tcPr>
            <w:tcW w:w="727" w:type="dxa"/>
            <w:tcBorders>
              <w:top w:val="nil"/>
              <w:left w:val="nil"/>
              <w:bottom w:val="single" w:sz="4" w:space="0" w:color="auto"/>
              <w:right w:val="single" w:sz="4" w:space="0" w:color="auto"/>
            </w:tcBorders>
            <w:shd w:val="clear" w:color="auto" w:fill="auto"/>
            <w:noWrap/>
            <w:vAlign w:val="bottom"/>
            <w:hideMark/>
            <w:tcPrChange w:id="8733" w:author="The Si Tran" w:date="2012-12-14T06:38:00Z">
              <w:tcPr>
                <w:tcW w:w="764" w:type="dxa"/>
                <w:tcBorders>
                  <w:top w:val="nil"/>
                  <w:left w:val="nil"/>
                  <w:bottom w:val="single" w:sz="4" w:space="0" w:color="auto"/>
                  <w:right w:val="single" w:sz="4" w:space="0" w:color="auto"/>
                </w:tcBorders>
                <w:shd w:val="clear" w:color="auto" w:fill="auto"/>
                <w:noWrap/>
                <w:vAlign w:val="bottom"/>
                <w:hideMark/>
              </w:tcPr>
            </w:tcPrChange>
          </w:tcPr>
          <w:p w14:paraId="21D301B8" w14:textId="77777777" w:rsidR="00A80B78" w:rsidRPr="00E30631" w:rsidRDefault="00A80B78" w:rsidP="00A80B78">
            <w:pPr>
              <w:spacing w:before="0" w:line="240" w:lineRule="auto"/>
              <w:jc w:val="right"/>
              <w:rPr>
                <w:ins w:id="8734" w:author="The Si Tran" w:date="2012-12-12T07:52:00Z"/>
                <w:rFonts w:eastAsia="Times New Roman"/>
                <w:color w:val="000000"/>
                <w:sz w:val="24"/>
                <w:szCs w:val="24"/>
                <w:rPrChange w:id="8735" w:author="The Si Tran" w:date="2012-12-14T06:38:00Z">
                  <w:rPr>
                    <w:ins w:id="8736" w:author="The Si Tran" w:date="2012-12-12T07:52:00Z"/>
                    <w:rFonts w:eastAsia="Times New Roman"/>
                    <w:color w:val="000000"/>
                    <w:sz w:val="22"/>
                  </w:rPr>
                </w:rPrChange>
              </w:rPr>
            </w:pPr>
            <w:ins w:id="8737" w:author="The Si Tran" w:date="2012-12-12T07:52:00Z">
              <w:r w:rsidRPr="00E30631">
                <w:rPr>
                  <w:rFonts w:eastAsia="Times New Roman"/>
                  <w:color w:val="000000"/>
                  <w:sz w:val="24"/>
                  <w:szCs w:val="24"/>
                  <w:rPrChange w:id="8738" w:author="The Si Tran" w:date="2012-12-14T06:38:00Z">
                    <w:rPr>
                      <w:rFonts w:eastAsia="Times New Roman"/>
                      <w:color w:val="000000"/>
                      <w:sz w:val="22"/>
                    </w:rPr>
                  </w:rPrChange>
                </w:rPr>
                <w:t>15.08</w:t>
              </w:r>
            </w:ins>
          </w:p>
        </w:tc>
        <w:tc>
          <w:tcPr>
            <w:tcW w:w="842" w:type="dxa"/>
            <w:tcBorders>
              <w:top w:val="nil"/>
              <w:left w:val="nil"/>
              <w:bottom w:val="single" w:sz="4" w:space="0" w:color="auto"/>
              <w:right w:val="single" w:sz="4" w:space="0" w:color="auto"/>
            </w:tcBorders>
            <w:shd w:val="clear" w:color="auto" w:fill="auto"/>
            <w:noWrap/>
            <w:vAlign w:val="bottom"/>
            <w:hideMark/>
            <w:tcPrChange w:id="8739" w:author="The Si Tran" w:date="2012-12-14T06:38:00Z">
              <w:tcPr>
                <w:tcW w:w="825" w:type="dxa"/>
                <w:tcBorders>
                  <w:top w:val="nil"/>
                  <w:left w:val="nil"/>
                  <w:bottom w:val="single" w:sz="4" w:space="0" w:color="auto"/>
                  <w:right w:val="single" w:sz="4" w:space="0" w:color="auto"/>
                </w:tcBorders>
                <w:shd w:val="clear" w:color="auto" w:fill="auto"/>
                <w:noWrap/>
                <w:vAlign w:val="bottom"/>
                <w:hideMark/>
              </w:tcPr>
            </w:tcPrChange>
          </w:tcPr>
          <w:p w14:paraId="36F5BB99" w14:textId="77777777" w:rsidR="00A80B78" w:rsidRPr="00E30631" w:rsidRDefault="00A80B78" w:rsidP="00A80B78">
            <w:pPr>
              <w:spacing w:before="0" w:line="240" w:lineRule="auto"/>
              <w:jc w:val="right"/>
              <w:rPr>
                <w:ins w:id="8740" w:author="The Si Tran" w:date="2012-12-12T07:52:00Z"/>
                <w:rFonts w:eastAsia="Times New Roman"/>
                <w:color w:val="000000"/>
                <w:sz w:val="24"/>
                <w:szCs w:val="24"/>
                <w:rPrChange w:id="8741" w:author="The Si Tran" w:date="2012-12-14T06:38:00Z">
                  <w:rPr>
                    <w:ins w:id="8742" w:author="The Si Tran" w:date="2012-12-12T07:52:00Z"/>
                    <w:rFonts w:eastAsia="Times New Roman"/>
                    <w:color w:val="000000"/>
                    <w:sz w:val="22"/>
                  </w:rPr>
                </w:rPrChange>
              </w:rPr>
            </w:pPr>
            <w:ins w:id="8743" w:author="The Si Tran" w:date="2012-12-12T07:52:00Z">
              <w:r w:rsidRPr="00E30631">
                <w:rPr>
                  <w:rFonts w:eastAsia="Times New Roman"/>
                  <w:color w:val="000000"/>
                  <w:sz w:val="24"/>
                  <w:szCs w:val="24"/>
                  <w:rPrChange w:id="8744" w:author="The Si Tran" w:date="2012-12-14T06:38:00Z">
                    <w:rPr>
                      <w:rFonts w:eastAsia="Times New Roman"/>
                      <w:color w:val="000000"/>
                      <w:sz w:val="22"/>
                    </w:rPr>
                  </w:rPrChange>
                </w:rPr>
                <w:t>457.49</w:t>
              </w:r>
            </w:ins>
          </w:p>
        </w:tc>
        <w:tc>
          <w:tcPr>
            <w:tcW w:w="849" w:type="dxa"/>
            <w:tcBorders>
              <w:top w:val="nil"/>
              <w:left w:val="nil"/>
              <w:bottom w:val="single" w:sz="4" w:space="0" w:color="auto"/>
              <w:right w:val="single" w:sz="4" w:space="0" w:color="auto"/>
            </w:tcBorders>
            <w:shd w:val="clear" w:color="auto" w:fill="auto"/>
            <w:noWrap/>
            <w:vAlign w:val="bottom"/>
            <w:hideMark/>
            <w:tcPrChange w:id="8745"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0C2AA890" w14:textId="77777777" w:rsidR="00A80B78" w:rsidRPr="00E30631" w:rsidRDefault="00A80B78" w:rsidP="00A80B78">
            <w:pPr>
              <w:spacing w:before="0" w:line="240" w:lineRule="auto"/>
              <w:jc w:val="right"/>
              <w:rPr>
                <w:ins w:id="8746" w:author="The Si Tran" w:date="2012-12-12T07:52:00Z"/>
                <w:rFonts w:eastAsia="Times New Roman"/>
                <w:color w:val="000000"/>
                <w:sz w:val="24"/>
                <w:szCs w:val="24"/>
                <w:rPrChange w:id="8747" w:author="The Si Tran" w:date="2012-12-14T06:38:00Z">
                  <w:rPr>
                    <w:ins w:id="8748" w:author="The Si Tran" w:date="2012-12-12T07:52:00Z"/>
                    <w:rFonts w:eastAsia="Times New Roman"/>
                    <w:color w:val="000000"/>
                    <w:sz w:val="22"/>
                  </w:rPr>
                </w:rPrChange>
              </w:rPr>
            </w:pPr>
            <w:ins w:id="8749" w:author="The Si Tran" w:date="2012-12-12T07:52:00Z">
              <w:r w:rsidRPr="00E30631">
                <w:rPr>
                  <w:rFonts w:eastAsia="Times New Roman"/>
                  <w:color w:val="000000"/>
                  <w:sz w:val="24"/>
                  <w:szCs w:val="24"/>
                  <w:rPrChange w:id="8750" w:author="The Si Tran" w:date="2012-12-14T06:38:00Z">
                    <w:rPr>
                      <w:rFonts w:eastAsia="Times New Roman"/>
                      <w:color w:val="000000"/>
                      <w:sz w:val="22"/>
                    </w:rPr>
                  </w:rPrChange>
                </w:rPr>
                <w:t>39.9</w:t>
              </w:r>
            </w:ins>
          </w:p>
        </w:tc>
      </w:tr>
    </w:tbl>
    <w:p w14:paraId="7A653632" w14:textId="77777777" w:rsidR="00FD5FE6" w:rsidRDefault="00FD5FE6">
      <w:pPr>
        <w:pStyle w:val="Bang"/>
        <w:rPr>
          <w:ins w:id="8751" w:author="The Si Tran" w:date="2012-12-14T06:39:00Z"/>
        </w:rPr>
        <w:pPrChange w:id="8752" w:author="The Si Tran" w:date="2012-12-11T23:57:00Z">
          <w:pPr>
            <w:pStyle w:val="Heading1"/>
            <w:jc w:val="left"/>
          </w:pPr>
        </w:pPrChange>
      </w:pPr>
    </w:p>
    <w:p w14:paraId="46F9B62C" w14:textId="415E4024" w:rsidR="00B228F5" w:rsidRPr="00977112" w:rsidRDefault="00B228F5">
      <w:pPr>
        <w:pStyle w:val="Bang"/>
        <w:rPr>
          <w:rPrChange w:id="8753" w:author="The Si Tran" w:date="2012-12-11T20:15:00Z">
            <w:rPr/>
          </w:rPrChange>
        </w:rPr>
        <w:pPrChange w:id="8754" w:author="The Si Tran" w:date="2012-12-11T23:57:00Z">
          <w:pPr>
            <w:pStyle w:val="Heading1"/>
            <w:jc w:val="left"/>
          </w:pPr>
        </w:pPrChange>
      </w:pPr>
      <w:bookmarkStart w:id="8755" w:name="_Toc343033801"/>
      <w:bookmarkStart w:id="8756" w:name="_Toc343226130"/>
      <w:ins w:id="8757" w:author="The Si Tran" w:date="2012-12-14T06:39:00Z">
        <w:r w:rsidRPr="004D696B">
          <w:rPr>
            <w:b/>
          </w:rPr>
          <w:t xml:space="preserve">Bảng </w:t>
        </w:r>
        <w:r>
          <w:rPr>
            <w:b/>
          </w:rPr>
          <w:t>6.9</w:t>
        </w:r>
        <w:r w:rsidRPr="004D696B">
          <w:rPr>
            <w:b/>
          </w:rPr>
          <w:t xml:space="preserve">: </w:t>
        </w:r>
        <w:r w:rsidRPr="006041AD">
          <w:rPr>
            <w:rStyle w:val="BangChar"/>
          </w:rPr>
          <w:t>Kết quả thực nghiệm chuỗi dữ liệu Kobe</w:t>
        </w:r>
      </w:ins>
      <w:bookmarkEnd w:id="8755"/>
      <w:bookmarkEnd w:id="8756"/>
    </w:p>
    <w:tbl>
      <w:tblPr>
        <w:tblW w:w="9323" w:type="dxa"/>
        <w:tblLook w:val="04A0" w:firstRow="1" w:lastRow="0" w:firstColumn="1" w:lastColumn="0" w:noHBand="0" w:noVBand="1"/>
        <w:tblPrChange w:id="8758" w:author="The Si Tran" w:date="2012-12-14T06:39:00Z">
          <w:tblPr>
            <w:tblW w:w="10047" w:type="dxa"/>
            <w:tblLook w:val="04A0" w:firstRow="1" w:lastRow="0" w:firstColumn="1" w:lastColumn="0" w:noHBand="0" w:noVBand="1"/>
          </w:tblPr>
        </w:tblPrChange>
      </w:tblPr>
      <w:tblGrid>
        <w:gridCol w:w="1150"/>
        <w:gridCol w:w="5563"/>
        <w:gridCol w:w="876"/>
        <w:gridCol w:w="1056"/>
        <w:gridCol w:w="883"/>
        <w:tblGridChange w:id="8759">
          <w:tblGrid>
            <w:gridCol w:w="1072"/>
            <w:gridCol w:w="6340"/>
            <w:gridCol w:w="821"/>
            <w:gridCol w:w="986"/>
            <w:gridCol w:w="828"/>
          </w:tblGrid>
        </w:tblGridChange>
      </w:tblGrid>
      <w:tr w:rsidR="00A80B78" w:rsidRPr="00AF5054" w14:paraId="141DDDBD" w14:textId="77777777" w:rsidTr="00B228F5">
        <w:trPr>
          <w:trHeight w:val="305"/>
          <w:ins w:id="8760" w:author="The Si Tran" w:date="2012-12-12T07:53:00Z"/>
          <w:trPrChange w:id="8761" w:author="The Si Tran" w:date="2012-12-14T06:39:00Z">
            <w:trPr>
              <w:trHeight w:val="305"/>
            </w:trPr>
          </w:trPrChange>
        </w:trPr>
        <w:tc>
          <w:tcPr>
            <w:tcW w:w="1091"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8762" w:author="The Si Tran" w:date="2012-12-14T06:39: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7DD0DAF" w14:textId="77777777" w:rsidR="00A80B78" w:rsidRPr="00B228F5" w:rsidRDefault="00A80B78" w:rsidP="00A80B78">
            <w:pPr>
              <w:spacing w:before="0" w:line="240" w:lineRule="auto"/>
              <w:jc w:val="left"/>
              <w:rPr>
                <w:ins w:id="8763" w:author="The Si Tran" w:date="2012-12-12T07:53:00Z"/>
                <w:rFonts w:eastAsia="Times New Roman"/>
                <w:color w:val="000000"/>
                <w:sz w:val="24"/>
                <w:szCs w:val="24"/>
                <w:rPrChange w:id="8764" w:author="The Si Tran" w:date="2012-12-14T06:39:00Z">
                  <w:rPr>
                    <w:ins w:id="8765" w:author="The Si Tran" w:date="2012-12-12T07:53:00Z"/>
                    <w:rFonts w:eastAsia="Times New Roman"/>
                    <w:color w:val="000000"/>
                    <w:sz w:val="22"/>
                  </w:rPr>
                </w:rPrChange>
              </w:rPr>
            </w:pPr>
          </w:p>
        </w:tc>
        <w:tc>
          <w:tcPr>
            <w:tcW w:w="5563" w:type="dxa"/>
            <w:tcBorders>
              <w:top w:val="single" w:sz="4" w:space="0" w:color="auto"/>
              <w:left w:val="nil"/>
              <w:bottom w:val="single" w:sz="4" w:space="0" w:color="auto"/>
              <w:right w:val="single" w:sz="4" w:space="0" w:color="auto"/>
            </w:tcBorders>
            <w:shd w:val="clear" w:color="auto" w:fill="auto"/>
            <w:noWrap/>
            <w:vAlign w:val="bottom"/>
            <w:hideMark/>
            <w:tcPrChange w:id="8766" w:author="The Si Tran" w:date="2012-12-14T06:39:00Z">
              <w:tcPr>
                <w:tcW w:w="634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662AD3F" w14:textId="77777777" w:rsidR="00A80B78" w:rsidRPr="00B228F5" w:rsidRDefault="00A80B78" w:rsidP="00A80B78">
            <w:pPr>
              <w:spacing w:before="0" w:line="240" w:lineRule="auto"/>
              <w:jc w:val="left"/>
              <w:rPr>
                <w:ins w:id="8767" w:author="The Si Tran" w:date="2012-12-12T07:53:00Z"/>
                <w:rFonts w:eastAsia="Times New Roman"/>
                <w:color w:val="000000"/>
                <w:sz w:val="24"/>
                <w:szCs w:val="24"/>
                <w:rPrChange w:id="8768" w:author="The Si Tran" w:date="2012-12-14T06:39:00Z">
                  <w:rPr>
                    <w:ins w:id="8769" w:author="The Si Tran" w:date="2012-12-12T07:53:00Z"/>
                    <w:rFonts w:eastAsia="Times New Roman"/>
                    <w:color w:val="000000"/>
                    <w:sz w:val="22"/>
                  </w:rPr>
                </w:rPrChange>
              </w:rPr>
            </w:pPr>
            <w:ins w:id="8770" w:author="The Si Tran" w:date="2012-12-12T07:53:00Z">
              <w:r w:rsidRPr="00B228F5">
                <w:rPr>
                  <w:rFonts w:eastAsia="Times New Roman"/>
                  <w:color w:val="000000"/>
                  <w:sz w:val="24"/>
                  <w:szCs w:val="24"/>
                  <w:rPrChange w:id="8771" w:author="The Si Tran" w:date="2012-12-14T06:39:00Z">
                    <w:rPr>
                      <w:rFonts w:eastAsia="Times New Roman"/>
                      <w:color w:val="000000"/>
                      <w:sz w:val="22"/>
                    </w:rPr>
                  </w:rPrChange>
                </w:rPr>
                <w:t>Model</w:t>
              </w:r>
            </w:ins>
          </w:p>
        </w:tc>
        <w:tc>
          <w:tcPr>
            <w:tcW w:w="831" w:type="dxa"/>
            <w:tcBorders>
              <w:top w:val="single" w:sz="4" w:space="0" w:color="auto"/>
              <w:left w:val="nil"/>
              <w:bottom w:val="single" w:sz="4" w:space="0" w:color="auto"/>
              <w:right w:val="single" w:sz="4" w:space="0" w:color="auto"/>
            </w:tcBorders>
            <w:shd w:val="clear" w:color="auto" w:fill="auto"/>
            <w:noWrap/>
            <w:vAlign w:val="bottom"/>
            <w:hideMark/>
            <w:tcPrChange w:id="8772" w:author="The Si Tran" w:date="2012-12-14T06:39:00Z">
              <w:tcPr>
                <w:tcW w:w="82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629D05FA" w14:textId="77777777" w:rsidR="00A80B78" w:rsidRPr="00B228F5" w:rsidRDefault="00A80B78" w:rsidP="00A80B78">
            <w:pPr>
              <w:spacing w:before="0" w:line="240" w:lineRule="auto"/>
              <w:jc w:val="left"/>
              <w:rPr>
                <w:ins w:id="8773" w:author="The Si Tran" w:date="2012-12-12T07:53:00Z"/>
                <w:rFonts w:eastAsia="Times New Roman"/>
                <w:color w:val="000000"/>
                <w:sz w:val="24"/>
                <w:szCs w:val="24"/>
                <w:rPrChange w:id="8774" w:author="The Si Tran" w:date="2012-12-14T06:39:00Z">
                  <w:rPr>
                    <w:ins w:id="8775" w:author="The Si Tran" w:date="2012-12-12T07:53:00Z"/>
                    <w:rFonts w:eastAsia="Times New Roman"/>
                    <w:color w:val="000000"/>
                    <w:sz w:val="22"/>
                  </w:rPr>
                </w:rPrChange>
              </w:rPr>
            </w:pPr>
            <w:ins w:id="8776" w:author="The Si Tran" w:date="2012-12-12T07:53:00Z">
              <w:r w:rsidRPr="00B228F5">
                <w:rPr>
                  <w:rFonts w:eastAsia="Times New Roman"/>
                  <w:color w:val="000000"/>
                  <w:sz w:val="24"/>
                  <w:szCs w:val="24"/>
                  <w:rPrChange w:id="8777" w:author="The Si Tran" w:date="2012-12-14T06:39:00Z">
                    <w:rPr>
                      <w:rFonts w:eastAsia="Times New Roman"/>
                      <w:color w:val="000000"/>
                      <w:sz w:val="22"/>
                    </w:rPr>
                  </w:rPrChange>
                </w:rPr>
                <w:t>MAE</w:t>
              </w:r>
            </w:ins>
          </w:p>
        </w:tc>
        <w:tc>
          <w:tcPr>
            <w:tcW w:w="1001" w:type="dxa"/>
            <w:tcBorders>
              <w:top w:val="single" w:sz="4" w:space="0" w:color="auto"/>
              <w:left w:val="nil"/>
              <w:bottom w:val="single" w:sz="4" w:space="0" w:color="auto"/>
              <w:right w:val="single" w:sz="4" w:space="0" w:color="auto"/>
            </w:tcBorders>
            <w:shd w:val="clear" w:color="auto" w:fill="auto"/>
            <w:noWrap/>
            <w:vAlign w:val="bottom"/>
            <w:hideMark/>
            <w:tcPrChange w:id="8778" w:author="The Si Tran" w:date="2012-12-14T06:39:00Z">
              <w:tcPr>
                <w:tcW w:w="986"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CFB3B96" w14:textId="77777777" w:rsidR="00A80B78" w:rsidRPr="00B228F5" w:rsidRDefault="00A80B78" w:rsidP="00A80B78">
            <w:pPr>
              <w:spacing w:before="0" w:line="240" w:lineRule="auto"/>
              <w:jc w:val="left"/>
              <w:rPr>
                <w:ins w:id="8779" w:author="The Si Tran" w:date="2012-12-12T07:53:00Z"/>
                <w:rFonts w:eastAsia="Times New Roman"/>
                <w:color w:val="000000"/>
                <w:sz w:val="24"/>
                <w:szCs w:val="24"/>
                <w:rPrChange w:id="8780" w:author="The Si Tran" w:date="2012-12-14T06:39:00Z">
                  <w:rPr>
                    <w:ins w:id="8781" w:author="The Si Tran" w:date="2012-12-12T07:53:00Z"/>
                    <w:rFonts w:eastAsia="Times New Roman"/>
                    <w:color w:val="000000"/>
                    <w:sz w:val="22"/>
                  </w:rPr>
                </w:rPrChange>
              </w:rPr>
            </w:pPr>
            <w:ins w:id="8782" w:author="The Si Tran" w:date="2012-12-12T07:53:00Z">
              <w:r w:rsidRPr="00B228F5">
                <w:rPr>
                  <w:rFonts w:eastAsia="Times New Roman"/>
                  <w:color w:val="000000"/>
                  <w:sz w:val="24"/>
                  <w:szCs w:val="24"/>
                  <w:rPrChange w:id="8783" w:author="The Si Tran" w:date="2012-12-14T06:39:00Z">
                    <w:rPr>
                      <w:rFonts w:eastAsia="Times New Roman"/>
                      <w:color w:val="000000"/>
                      <w:sz w:val="22"/>
                    </w:rPr>
                  </w:rPrChange>
                </w:rPr>
                <w:t>MSE</w:t>
              </w:r>
            </w:ins>
          </w:p>
        </w:tc>
        <w:tc>
          <w:tcPr>
            <w:tcW w:w="837" w:type="dxa"/>
            <w:tcBorders>
              <w:top w:val="single" w:sz="4" w:space="0" w:color="auto"/>
              <w:left w:val="nil"/>
              <w:bottom w:val="single" w:sz="4" w:space="0" w:color="auto"/>
              <w:right w:val="single" w:sz="4" w:space="0" w:color="auto"/>
            </w:tcBorders>
            <w:shd w:val="clear" w:color="auto" w:fill="auto"/>
            <w:noWrap/>
            <w:vAlign w:val="bottom"/>
            <w:hideMark/>
            <w:tcPrChange w:id="8784" w:author="The Si Tran" w:date="2012-12-14T06:39: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D29B553" w14:textId="77777777" w:rsidR="00A80B78" w:rsidRPr="00B228F5" w:rsidRDefault="00A80B78" w:rsidP="00A80B78">
            <w:pPr>
              <w:spacing w:before="0" w:line="240" w:lineRule="auto"/>
              <w:jc w:val="left"/>
              <w:rPr>
                <w:ins w:id="8785" w:author="The Si Tran" w:date="2012-12-12T07:53:00Z"/>
                <w:rFonts w:eastAsia="Times New Roman"/>
                <w:color w:val="000000"/>
                <w:sz w:val="24"/>
                <w:szCs w:val="24"/>
                <w:rPrChange w:id="8786" w:author="The Si Tran" w:date="2012-12-14T06:39:00Z">
                  <w:rPr>
                    <w:ins w:id="8787" w:author="The Si Tran" w:date="2012-12-12T07:53:00Z"/>
                    <w:rFonts w:eastAsia="Times New Roman"/>
                    <w:color w:val="000000"/>
                    <w:sz w:val="22"/>
                  </w:rPr>
                </w:rPrChange>
              </w:rPr>
            </w:pPr>
            <w:ins w:id="8788" w:author="The Si Tran" w:date="2012-12-12T07:53:00Z">
              <w:r w:rsidRPr="00B228F5">
                <w:rPr>
                  <w:rFonts w:eastAsia="Times New Roman"/>
                  <w:color w:val="000000"/>
                  <w:sz w:val="24"/>
                  <w:szCs w:val="24"/>
                  <w:rPrChange w:id="8789" w:author="The Si Tran" w:date="2012-12-14T06:39:00Z">
                    <w:rPr>
                      <w:rFonts w:eastAsia="Times New Roman"/>
                      <w:color w:val="000000"/>
                      <w:sz w:val="22"/>
                    </w:rPr>
                  </w:rPrChange>
                </w:rPr>
                <w:t>MAPE</w:t>
              </w:r>
            </w:ins>
          </w:p>
        </w:tc>
      </w:tr>
      <w:tr w:rsidR="00A80B78" w:rsidRPr="00AF5054" w14:paraId="44B11DC2" w14:textId="77777777" w:rsidTr="00B228F5">
        <w:trPr>
          <w:trHeight w:val="610"/>
          <w:ins w:id="8790" w:author="The Si Tran" w:date="2012-12-12T07:53:00Z"/>
          <w:trPrChange w:id="8791" w:author="The Si Tran" w:date="2012-12-14T06:39:00Z">
            <w:trPr>
              <w:trHeight w:val="610"/>
            </w:trPr>
          </w:trPrChange>
        </w:trPr>
        <w:tc>
          <w:tcPr>
            <w:tcW w:w="109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792" w:author="The Si Tran" w:date="2012-12-14T06:39: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8D0520F" w14:textId="77777777" w:rsidR="00A80B78" w:rsidRPr="00B228F5" w:rsidRDefault="00A80B78" w:rsidP="00A80B78">
            <w:pPr>
              <w:spacing w:before="0" w:line="240" w:lineRule="auto"/>
              <w:jc w:val="center"/>
              <w:rPr>
                <w:ins w:id="8793" w:author="The Si Tran" w:date="2012-12-12T07:53:00Z"/>
                <w:rFonts w:eastAsia="Times New Roman"/>
                <w:color w:val="000000"/>
                <w:sz w:val="24"/>
                <w:szCs w:val="24"/>
                <w:rPrChange w:id="8794" w:author="The Si Tran" w:date="2012-12-14T06:39:00Z">
                  <w:rPr>
                    <w:ins w:id="8795" w:author="The Si Tran" w:date="2012-12-12T07:53:00Z"/>
                    <w:rFonts w:eastAsia="Times New Roman"/>
                    <w:color w:val="000000"/>
                    <w:sz w:val="22"/>
                  </w:rPr>
                </w:rPrChange>
              </w:rPr>
            </w:pPr>
            <w:ins w:id="8796" w:author="The Si Tran" w:date="2012-12-12T07:53:00Z">
              <w:r w:rsidRPr="00B228F5">
                <w:rPr>
                  <w:rFonts w:eastAsia="Times New Roman"/>
                  <w:color w:val="000000"/>
                  <w:sz w:val="24"/>
                  <w:szCs w:val="24"/>
                  <w:rPrChange w:id="8797" w:author="The Si Tran" w:date="2012-12-14T06:39:00Z">
                    <w:rPr>
                      <w:rFonts w:eastAsia="Times New Roman"/>
                      <w:color w:val="000000"/>
                      <w:sz w:val="22"/>
                    </w:rPr>
                  </w:rPrChange>
                </w:rPr>
                <w:t>ANNs</w:t>
              </w:r>
            </w:ins>
          </w:p>
        </w:tc>
        <w:tc>
          <w:tcPr>
            <w:tcW w:w="5563" w:type="dxa"/>
            <w:tcBorders>
              <w:top w:val="nil"/>
              <w:left w:val="nil"/>
              <w:bottom w:val="single" w:sz="4" w:space="0" w:color="auto"/>
              <w:right w:val="single" w:sz="4" w:space="0" w:color="auto"/>
            </w:tcBorders>
            <w:shd w:val="clear" w:color="auto" w:fill="auto"/>
            <w:vAlign w:val="bottom"/>
            <w:hideMark/>
            <w:tcPrChange w:id="8798" w:author="The Si Tran" w:date="2012-12-14T06:39:00Z">
              <w:tcPr>
                <w:tcW w:w="6340" w:type="dxa"/>
                <w:tcBorders>
                  <w:top w:val="nil"/>
                  <w:left w:val="nil"/>
                  <w:bottom w:val="single" w:sz="4" w:space="0" w:color="auto"/>
                  <w:right w:val="single" w:sz="4" w:space="0" w:color="auto"/>
                </w:tcBorders>
                <w:shd w:val="clear" w:color="auto" w:fill="auto"/>
                <w:vAlign w:val="bottom"/>
                <w:hideMark/>
              </w:tcPr>
            </w:tcPrChange>
          </w:tcPr>
          <w:p w14:paraId="4AE8DE58" w14:textId="77777777" w:rsidR="00A80B78" w:rsidRPr="00B228F5" w:rsidRDefault="00A80B78" w:rsidP="00A80B78">
            <w:pPr>
              <w:spacing w:before="0" w:line="240" w:lineRule="auto"/>
              <w:jc w:val="left"/>
              <w:rPr>
                <w:ins w:id="8799" w:author="The Si Tran" w:date="2012-12-12T07:53:00Z"/>
                <w:rFonts w:eastAsia="Times New Roman"/>
                <w:color w:val="000000"/>
                <w:sz w:val="24"/>
                <w:szCs w:val="24"/>
                <w:rPrChange w:id="8800" w:author="The Si Tran" w:date="2012-12-14T06:39:00Z">
                  <w:rPr>
                    <w:ins w:id="8801" w:author="The Si Tran" w:date="2012-12-12T07:53:00Z"/>
                    <w:rFonts w:eastAsia="Times New Roman"/>
                    <w:color w:val="000000"/>
                    <w:sz w:val="22"/>
                  </w:rPr>
                </w:rPrChange>
              </w:rPr>
            </w:pPr>
            <w:ins w:id="8802" w:author="The Si Tran" w:date="2012-12-12T07:53:00Z">
              <w:r w:rsidRPr="00B228F5">
                <w:rPr>
                  <w:rFonts w:eastAsia="Times New Roman"/>
                  <w:color w:val="000000"/>
                  <w:sz w:val="24"/>
                  <w:szCs w:val="24"/>
                  <w:rPrChange w:id="8803" w:author="The Si Tran" w:date="2012-12-14T06:39:00Z">
                    <w:rPr>
                      <w:rFonts w:eastAsia="Times New Roman"/>
                      <w:color w:val="000000"/>
                      <w:sz w:val="22"/>
                    </w:rPr>
                  </w:rPrChange>
                </w:rPr>
                <w:t>Neuron(6,6,1), Algorithm=RPROP, epoches=688,  Residual=1E-7, default_update=0.1, max_update=10</w:t>
              </w:r>
            </w:ins>
          </w:p>
        </w:tc>
        <w:tc>
          <w:tcPr>
            <w:tcW w:w="831" w:type="dxa"/>
            <w:tcBorders>
              <w:top w:val="nil"/>
              <w:left w:val="nil"/>
              <w:bottom w:val="single" w:sz="4" w:space="0" w:color="auto"/>
              <w:right w:val="single" w:sz="4" w:space="0" w:color="auto"/>
            </w:tcBorders>
            <w:shd w:val="clear" w:color="auto" w:fill="auto"/>
            <w:noWrap/>
            <w:vAlign w:val="bottom"/>
            <w:hideMark/>
            <w:tcPrChange w:id="8804" w:author="The Si Tran" w:date="2012-12-14T06:39:00Z">
              <w:tcPr>
                <w:tcW w:w="821" w:type="dxa"/>
                <w:tcBorders>
                  <w:top w:val="nil"/>
                  <w:left w:val="nil"/>
                  <w:bottom w:val="single" w:sz="4" w:space="0" w:color="auto"/>
                  <w:right w:val="single" w:sz="4" w:space="0" w:color="auto"/>
                </w:tcBorders>
                <w:shd w:val="clear" w:color="auto" w:fill="auto"/>
                <w:noWrap/>
                <w:vAlign w:val="bottom"/>
                <w:hideMark/>
              </w:tcPr>
            </w:tcPrChange>
          </w:tcPr>
          <w:p w14:paraId="62A6A817" w14:textId="77777777" w:rsidR="00A80B78" w:rsidRPr="00B228F5" w:rsidRDefault="00A80B78" w:rsidP="00A80B78">
            <w:pPr>
              <w:spacing w:before="0" w:line="240" w:lineRule="auto"/>
              <w:jc w:val="right"/>
              <w:rPr>
                <w:ins w:id="8805" w:author="The Si Tran" w:date="2012-12-12T07:53:00Z"/>
                <w:rFonts w:eastAsia="Times New Roman"/>
                <w:color w:val="000000"/>
                <w:sz w:val="24"/>
                <w:szCs w:val="24"/>
                <w:rPrChange w:id="8806" w:author="The Si Tran" w:date="2012-12-14T06:39:00Z">
                  <w:rPr>
                    <w:ins w:id="8807" w:author="The Si Tran" w:date="2012-12-12T07:53:00Z"/>
                    <w:rFonts w:eastAsia="Times New Roman"/>
                    <w:color w:val="000000"/>
                    <w:sz w:val="22"/>
                  </w:rPr>
                </w:rPrChange>
              </w:rPr>
            </w:pPr>
            <w:ins w:id="8808" w:author="The Si Tran" w:date="2012-12-12T07:53:00Z">
              <w:r w:rsidRPr="00B228F5">
                <w:rPr>
                  <w:rFonts w:eastAsia="Times New Roman"/>
                  <w:color w:val="000000"/>
                  <w:sz w:val="24"/>
                  <w:szCs w:val="24"/>
                  <w:rPrChange w:id="8809" w:author="The Si Tran" w:date="2012-12-14T06:39:00Z">
                    <w:rPr>
                      <w:rFonts w:eastAsia="Times New Roman"/>
                      <w:color w:val="000000"/>
                      <w:sz w:val="22"/>
                    </w:rPr>
                  </w:rPrChange>
                </w:rPr>
                <w:t>787.53</w:t>
              </w:r>
            </w:ins>
          </w:p>
        </w:tc>
        <w:tc>
          <w:tcPr>
            <w:tcW w:w="1001" w:type="dxa"/>
            <w:tcBorders>
              <w:top w:val="nil"/>
              <w:left w:val="nil"/>
              <w:bottom w:val="single" w:sz="4" w:space="0" w:color="auto"/>
              <w:right w:val="single" w:sz="4" w:space="0" w:color="auto"/>
            </w:tcBorders>
            <w:shd w:val="clear" w:color="auto" w:fill="auto"/>
            <w:noWrap/>
            <w:vAlign w:val="bottom"/>
            <w:hideMark/>
            <w:tcPrChange w:id="8810" w:author="The Si Tran" w:date="2012-12-14T06:39:00Z">
              <w:tcPr>
                <w:tcW w:w="986" w:type="dxa"/>
                <w:tcBorders>
                  <w:top w:val="nil"/>
                  <w:left w:val="nil"/>
                  <w:bottom w:val="single" w:sz="4" w:space="0" w:color="auto"/>
                  <w:right w:val="single" w:sz="4" w:space="0" w:color="auto"/>
                </w:tcBorders>
                <w:shd w:val="clear" w:color="auto" w:fill="auto"/>
                <w:noWrap/>
                <w:vAlign w:val="bottom"/>
                <w:hideMark/>
              </w:tcPr>
            </w:tcPrChange>
          </w:tcPr>
          <w:p w14:paraId="2E8B5731" w14:textId="77777777" w:rsidR="00A80B78" w:rsidRPr="00B228F5" w:rsidRDefault="00A80B78" w:rsidP="00A80B78">
            <w:pPr>
              <w:spacing w:before="0" w:line="240" w:lineRule="auto"/>
              <w:jc w:val="right"/>
              <w:rPr>
                <w:ins w:id="8811" w:author="The Si Tran" w:date="2012-12-12T07:53:00Z"/>
                <w:rFonts w:eastAsia="Times New Roman"/>
                <w:color w:val="000000"/>
                <w:sz w:val="24"/>
                <w:szCs w:val="24"/>
                <w:rPrChange w:id="8812" w:author="The Si Tran" w:date="2012-12-14T06:39:00Z">
                  <w:rPr>
                    <w:ins w:id="8813" w:author="The Si Tran" w:date="2012-12-12T07:53:00Z"/>
                    <w:rFonts w:eastAsia="Times New Roman"/>
                    <w:color w:val="000000"/>
                    <w:sz w:val="22"/>
                  </w:rPr>
                </w:rPrChange>
              </w:rPr>
            </w:pPr>
            <w:ins w:id="8814" w:author="The Si Tran" w:date="2012-12-12T07:53:00Z">
              <w:r w:rsidRPr="00B228F5">
                <w:rPr>
                  <w:rFonts w:eastAsia="Times New Roman"/>
                  <w:color w:val="000000"/>
                  <w:sz w:val="24"/>
                  <w:szCs w:val="24"/>
                  <w:rPrChange w:id="8815" w:author="The Si Tran" w:date="2012-12-14T06:39:00Z">
                    <w:rPr>
                      <w:rFonts w:eastAsia="Times New Roman"/>
                      <w:color w:val="000000"/>
                      <w:sz w:val="22"/>
                    </w:rPr>
                  </w:rPrChange>
                </w:rPr>
                <w:t>1238980</w:t>
              </w:r>
            </w:ins>
          </w:p>
        </w:tc>
        <w:tc>
          <w:tcPr>
            <w:tcW w:w="837" w:type="dxa"/>
            <w:tcBorders>
              <w:top w:val="nil"/>
              <w:left w:val="nil"/>
              <w:bottom w:val="single" w:sz="4" w:space="0" w:color="auto"/>
              <w:right w:val="single" w:sz="4" w:space="0" w:color="auto"/>
            </w:tcBorders>
            <w:shd w:val="clear" w:color="auto" w:fill="auto"/>
            <w:noWrap/>
            <w:vAlign w:val="bottom"/>
            <w:hideMark/>
            <w:tcPrChange w:id="8816" w:author="The Si Tran" w:date="2012-12-14T06:39:00Z">
              <w:tcPr>
                <w:tcW w:w="828" w:type="dxa"/>
                <w:tcBorders>
                  <w:top w:val="nil"/>
                  <w:left w:val="nil"/>
                  <w:bottom w:val="single" w:sz="4" w:space="0" w:color="auto"/>
                  <w:right w:val="single" w:sz="4" w:space="0" w:color="auto"/>
                </w:tcBorders>
                <w:shd w:val="clear" w:color="auto" w:fill="auto"/>
                <w:noWrap/>
                <w:vAlign w:val="bottom"/>
                <w:hideMark/>
              </w:tcPr>
            </w:tcPrChange>
          </w:tcPr>
          <w:p w14:paraId="329CCEAA" w14:textId="77777777" w:rsidR="00A80B78" w:rsidRPr="00B228F5" w:rsidRDefault="00A80B78" w:rsidP="00A80B78">
            <w:pPr>
              <w:spacing w:before="0" w:line="240" w:lineRule="auto"/>
              <w:jc w:val="right"/>
              <w:rPr>
                <w:ins w:id="8817" w:author="The Si Tran" w:date="2012-12-12T07:53:00Z"/>
                <w:rFonts w:eastAsia="Times New Roman"/>
                <w:color w:val="000000"/>
                <w:sz w:val="24"/>
                <w:szCs w:val="24"/>
                <w:rPrChange w:id="8818" w:author="The Si Tran" w:date="2012-12-14T06:39:00Z">
                  <w:rPr>
                    <w:ins w:id="8819" w:author="The Si Tran" w:date="2012-12-12T07:53:00Z"/>
                    <w:rFonts w:eastAsia="Times New Roman"/>
                    <w:color w:val="000000"/>
                    <w:sz w:val="22"/>
                  </w:rPr>
                </w:rPrChange>
              </w:rPr>
            </w:pPr>
            <w:ins w:id="8820" w:author="The Si Tran" w:date="2012-12-12T07:53:00Z">
              <w:r w:rsidRPr="00B228F5">
                <w:rPr>
                  <w:rFonts w:eastAsia="Times New Roman"/>
                  <w:color w:val="000000"/>
                  <w:sz w:val="24"/>
                  <w:szCs w:val="24"/>
                  <w:rPrChange w:id="8821" w:author="The Si Tran" w:date="2012-12-14T06:39:00Z">
                    <w:rPr>
                      <w:rFonts w:eastAsia="Times New Roman"/>
                      <w:color w:val="000000"/>
                      <w:sz w:val="22"/>
                    </w:rPr>
                  </w:rPrChange>
                </w:rPr>
                <w:t>30.33</w:t>
              </w:r>
            </w:ins>
          </w:p>
        </w:tc>
      </w:tr>
      <w:tr w:rsidR="00A80B78" w:rsidRPr="00AF5054" w14:paraId="649AE6C9" w14:textId="77777777" w:rsidTr="00B228F5">
        <w:trPr>
          <w:trHeight w:val="610"/>
          <w:ins w:id="8822" w:author="The Si Tran" w:date="2012-12-12T07:53:00Z"/>
          <w:trPrChange w:id="8823" w:author="The Si Tran" w:date="2012-12-14T06:39:00Z">
            <w:trPr>
              <w:trHeight w:val="610"/>
            </w:trPr>
          </w:trPrChange>
        </w:trPr>
        <w:tc>
          <w:tcPr>
            <w:tcW w:w="1091" w:type="dxa"/>
            <w:vMerge/>
            <w:tcBorders>
              <w:top w:val="nil"/>
              <w:left w:val="single" w:sz="4" w:space="0" w:color="auto"/>
              <w:bottom w:val="single" w:sz="4" w:space="0" w:color="000000"/>
              <w:right w:val="single" w:sz="4" w:space="0" w:color="auto"/>
            </w:tcBorders>
            <w:vAlign w:val="center"/>
            <w:hideMark/>
            <w:tcPrChange w:id="8824" w:author="The Si Tran" w:date="2012-12-14T06:39:00Z">
              <w:tcPr>
                <w:tcW w:w="1072" w:type="dxa"/>
                <w:vMerge/>
                <w:tcBorders>
                  <w:top w:val="nil"/>
                  <w:left w:val="single" w:sz="4" w:space="0" w:color="auto"/>
                  <w:bottom w:val="single" w:sz="4" w:space="0" w:color="000000"/>
                  <w:right w:val="single" w:sz="4" w:space="0" w:color="auto"/>
                </w:tcBorders>
                <w:vAlign w:val="center"/>
                <w:hideMark/>
              </w:tcPr>
            </w:tcPrChange>
          </w:tcPr>
          <w:p w14:paraId="59CF78B0" w14:textId="77777777" w:rsidR="00A80B78" w:rsidRPr="00B228F5" w:rsidRDefault="00A80B78" w:rsidP="00A80B78">
            <w:pPr>
              <w:spacing w:before="0" w:line="240" w:lineRule="auto"/>
              <w:jc w:val="left"/>
              <w:rPr>
                <w:ins w:id="8825" w:author="The Si Tran" w:date="2012-12-12T07:53:00Z"/>
                <w:rFonts w:eastAsia="Times New Roman"/>
                <w:color w:val="000000"/>
                <w:sz w:val="24"/>
                <w:szCs w:val="24"/>
                <w:rPrChange w:id="8826" w:author="The Si Tran" w:date="2012-12-14T06:39:00Z">
                  <w:rPr>
                    <w:ins w:id="8827" w:author="The Si Tran" w:date="2012-12-12T07:53:00Z"/>
                    <w:rFonts w:eastAsia="Times New Roman"/>
                    <w:color w:val="000000"/>
                    <w:sz w:val="22"/>
                  </w:rPr>
                </w:rPrChange>
              </w:rPr>
            </w:pPr>
          </w:p>
        </w:tc>
        <w:tc>
          <w:tcPr>
            <w:tcW w:w="5563" w:type="dxa"/>
            <w:tcBorders>
              <w:top w:val="nil"/>
              <w:left w:val="nil"/>
              <w:bottom w:val="single" w:sz="4" w:space="0" w:color="auto"/>
              <w:right w:val="single" w:sz="4" w:space="0" w:color="auto"/>
            </w:tcBorders>
            <w:shd w:val="clear" w:color="auto" w:fill="auto"/>
            <w:vAlign w:val="bottom"/>
            <w:hideMark/>
            <w:tcPrChange w:id="8828" w:author="The Si Tran" w:date="2012-12-14T06:39:00Z">
              <w:tcPr>
                <w:tcW w:w="6340" w:type="dxa"/>
                <w:tcBorders>
                  <w:top w:val="nil"/>
                  <w:left w:val="nil"/>
                  <w:bottom w:val="single" w:sz="4" w:space="0" w:color="auto"/>
                  <w:right w:val="single" w:sz="4" w:space="0" w:color="auto"/>
                </w:tcBorders>
                <w:shd w:val="clear" w:color="auto" w:fill="auto"/>
                <w:vAlign w:val="bottom"/>
                <w:hideMark/>
              </w:tcPr>
            </w:tcPrChange>
          </w:tcPr>
          <w:p w14:paraId="0755D048" w14:textId="77777777" w:rsidR="00A80B78" w:rsidRPr="00B228F5" w:rsidRDefault="00A80B78" w:rsidP="00A80B78">
            <w:pPr>
              <w:spacing w:before="0" w:line="240" w:lineRule="auto"/>
              <w:jc w:val="left"/>
              <w:rPr>
                <w:ins w:id="8829" w:author="The Si Tran" w:date="2012-12-12T07:53:00Z"/>
                <w:rFonts w:eastAsia="Times New Roman"/>
                <w:color w:val="000000"/>
                <w:sz w:val="24"/>
                <w:szCs w:val="24"/>
                <w:rPrChange w:id="8830" w:author="The Si Tran" w:date="2012-12-14T06:39:00Z">
                  <w:rPr>
                    <w:ins w:id="8831" w:author="The Si Tran" w:date="2012-12-12T07:53:00Z"/>
                    <w:rFonts w:eastAsia="Times New Roman"/>
                    <w:color w:val="000000"/>
                    <w:sz w:val="22"/>
                  </w:rPr>
                </w:rPrChange>
              </w:rPr>
            </w:pPr>
            <w:ins w:id="8832" w:author="The Si Tran" w:date="2012-12-12T07:53:00Z">
              <w:r w:rsidRPr="00B228F5">
                <w:rPr>
                  <w:rFonts w:eastAsia="Times New Roman"/>
                  <w:color w:val="000000"/>
                  <w:sz w:val="24"/>
                  <w:szCs w:val="24"/>
                  <w:rPrChange w:id="8833" w:author="The Si Tran" w:date="2012-12-14T06:39:00Z">
                    <w:rPr>
                      <w:rFonts w:eastAsia="Times New Roman"/>
                      <w:color w:val="000000"/>
                      <w:sz w:val="22"/>
                    </w:rPr>
                  </w:rPrChange>
                </w:rPr>
                <w:t>Neuron(6,6,1),Algorithm=Back Propagation, epoches=1000, Residual=1E-7, learning_rate=0.4, momemtum = 0,2</w:t>
              </w:r>
            </w:ins>
          </w:p>
        </w:tc>
        <w:tc>
          <w:tcPr>
            <w:tcW w:w="831" w:type="dxa"/>
            <w:tcBorders>
              <w:top w:val="nil"/>
              <w:left w:val="nil"/>
              <w:bottom w:val="single" w:sz="4" w:space="0" w:color="auto"/>
              <w:right w:val="single" w:sz="4" w:space="0" w:color="auto"/>
            </w:tcBorders>
            <w:shd w:val="clear" w:color="auto" w:fill="auto"/>
            <w:noWrap/>
            <w:vAlign w:val="bottom"/>
            <w:hideMark/>
            <w:tcPrChange w:id="8834" w:author="The Si Tran" w:date="2012-12-14T06:39:00Z">
              <w:tcPr>
                <w:tcW w:w="821" w:type="dxa"/>
                <w:tcBorders>
                  <w:top w:val="nil"/>
                  <w:left w:val="nil"/>
                  <w:bottom w:val="single" w:sz="4" w:space="0" w:color="auto"/>
                  <w:right w:val="single" w:sz="4" w:space="0" w:color="auto"/>
                </w:tcBorders>
                <w:shd w:val="clear" w:color="auto" w:fill="auto"/>
                <w:noWrap/>
                <w:vAlign w:val="bottom"/>
                <w:hideMark/>
              </w:tcPr>
            </w:tcPrChange>
          </w:tcPr>
          <w:p w14:paraId="0224138E" w14:textId="77777777" w:rsidR="00A80B78" w:rsidRPr="00B228F5" w:rsidRDefault="00A80B78" w:rsidP="00A80B78">
            <w:pPr>
              <w:spacing w:before="0" w:line="240" w:lineRule="auto"/>
              <w:jc w:val="right"/>
              <w:rPr>
                <w:ins w:id="8835" w:author="The Si Tran" w:date="2012-12-12T07:53:00Z"/>
                <w:rFonts w:eastAsia="Times New Roman"/>
                <w:color w:val="000000"/>
                <w:sz w:val="24"/>
                <w:szCs w:val="24"/>
                <w:rPrChange w:id="8836" w:author="The Si Tran" w:date="2012-12-14T06:39:00Z">
                  <w:rPr>
                    <w:ins w:id="8837" w:author="The Si Tran" w:date="2012-12-12T07:53:00Z"/>
                    <w:rFonts w:eastAsia="Times New Roman"/>
                    <w:color w:val="000000"/>
                    <w:sz w:val="22"/>
                  </w:rPr>
                </w:rPrChange>
              </w:rPr>
            </w:pPr>
            <w:ins w:id="8838" w:author="The Si Tran" w:date="2012-12-12T07:53:00Z">
              <w:r w:rsidRPr="00B228F5">
                <w:rPr>
                  <w:rFonts w:eastAsia="Times New Roman"/>
                  <w:color w:val="000000"/>
                  <w:sz w:val="24"/>
                  <w:szCs w:val="24"/>
                  <w:rPrChange w:id="8839" w:author="The Si Tran" w:date="2012-12-14T06:39:00Z">
                    <w:rPr>
                      <w:rFonts w:eastAsia="Times New Roman"/>
                      <w:color w:val="000000"/>
                      <w:sz w:val="22"/>
                    </w:rPr>
                  </w:rPrChange>
                </w:rPr>
                <w:t>812.89</w:t>
              </w:r>
            </w:ins>
          </w:p>
        </w:tc>
        <w:tc>
          <w:tcPr>
            <w:tcW w:w="1001" w:type="dxa"/>
            <w:tcBorders>
              <w:top w:val="nil"/>
              <w:left w:val="nil"/>
              <w:bottom w:val="single" w:sz="4" w:space="0" w:color="auto"/>
              <w:right w:val="single" w:sz="4" w:space="0" w:color="auto"/>
            </w:tcBorders>
            <w:shd w:val="clear" w:color="auto" w:fill="auto"/>
            <w:noWrap/>
            <w:vAlign w:val="bottom"/>
            <w:hideMark/>
            <w:tcPrChange w:id="8840" w:author="The Si Tran" w:date="2012-12-14T06:39:00Z">
              <w:tcPr>
                <w:tcW w:w="986" w:type="dxa"/>
                <w:tcBorders>
                  <w:top w:val="nil"/>
                  <w:left w:val="nil"/>
                  <w:bottom w:val="single" w:sz="4" w:space="0" w:color="auto"/>
                  <w:right w:val="single" w:sz="4" w:space="0" w:color="auto"/>
                </w:tcBorders>
                <w:shd w:val="clear" w:color="auto" w:fill="auto"/>
                <w:noWrap/>
                <w:vAlign w:val="bottom"/>
                <w:hideMark/>
              </w:tcPr>
            </w:tcPrChange>
          </w:tcPr>
          <w:p w14:paraId="3D0EE74F" w14:textId="77777777" w:rsidR="00A80B78" w:rsidRPr="00B228F5" w:rsidRDefault="00A80B78" w:rsidP="00A80B78">
            <w:pPr>
              <w:spacing w:before="0" w:line="240" w:lineRule="auto"/>
              <w:jc w:val="right"/>
              <w:rPr>
                <w:ins w:id="8841" w:author="The Si Tran" w:date="2012-12-12T07:53:00Z"/>
                <w:rFonts w:eastAsia="Times New Roman"/>
                <w:color w:val="000000"/>
                <w:sz w:val="24"/>
                <w:szCs w:val="24"/>
                <w:rPrChange w:id="8842" w:author="The Si Tran" w:date="2012-12-14T06:39:00Z">
                  <w:rPr>
                    <w:ins w:id="8843" w:author="The Si Tran" w:date="2012-12-12T07:53:00Z"/>
                    <w:rFonts w:eastAsia="Times New Roman"/>
                    <w:color w:val="000000"/>
                    <w:sz w:val="22"/>
                  </w:rPr>
                </w:rPrChange>
              </w:rPr>
            </w:pPr>
            <w:ins w:id="8844" w:author="The Si Tran" w:date="2012-12-12T07:53:00Z">
              <w:r w:rsidRPr="00B228F5">
                <w:rPr>
                  <w:rFonts w:eastAsia="Times New Roman"/>
                  <w:color w:val="000000"/>
                  <w:sz w:val="24"/>
                  <w:szCs w:val="24"/>
                  <w:rPrChange w:id="8845" w:author="The Si Tran" w:date="2012-12-14T06:39:00Z">
                    <w:rPr>
                      <w:rFonts w:eastAsia="Times New Roman"/>
                      <w:color w:val="000000"/>
                      <w:sz w:val="22"/>
                    </w:rPr>
                  </w:rPrChange>
                </w:rPr>
                <w:t>1134819</w:t>
              </w:r>
            </w:ins>
          </w:p>
        </w:tc>
        <w:tc>
          <w:tcPr>
            <w:tcW w:w="837" w:type="dxa"/>
            <w:tcBorders>
              <w:top w:val="nil"/>
              <w:left w:val="nil"/>
              <w:bottom w:val="single" w:sz="4" w:space="0" w:color="auto"/>
              <w:right w:val="single" w:sz="4" w:space="0" w:color="auto"/>
            </w:tcBorders>
            <w:shd w:val="clear" w:color="auto" w:fill="auto"/>
            <w:noWrap/>
            <w:vAlign w:val="bottom"/>
            <w:hideMark/>
            <w:tcPrChange w:id="8846" w:author="The Si Tran" w:date="2012-12-14T06:39:00Z">
              <w:tcPr>
                <w:tcW w:w="828" w:type="dxa"/>
                <w:tcBorders>
                  <w:top w:val="nil"/>
                  <w:left w:val="nil"/>
                  <w:bottom w:val="single" w:sz="4" w:space="0" w:color="auto"/>
                  <w:right w:val="single" w:sz="4" w:space="0" w:color="auto"/>
                </w:tcBorders>
                <w:shd w:val="clear" w:color="auto" w:fill="auto"/>
                <w:noWrap/>
                <w:vAlign w:val="bottom"/>
                <w:hideMark/>
              </w:tcPr>
            </w:tcPrChange>
          </w:tcPr>
          <w:p w14:paraId="7FCC886E" w14:textId="77777777" w:rsidR="00A80B78" w:rsidRPr="00B228F5" w:rsidRDefault="00A80B78" w:rsidP="00A80B78">
            <w:pPr>
              <w:spacing w:before="0" w:line="240" w:lineRule="auto"/>
              <w:jc w:val="right"/>
              <w:rPr>
                <w:ins w:id="8847" w:author="The Si Tran" w:date="2012-12-12T07:53:00Z"/>
                <w:rFonts w:eastAsia="Times New Roman"/>
                <w:color w:val="000000"/>
                <w:sz w:val="24"/>
                <w:szCs w:val="24"/>
                <w:rPrChange w:id="8848" w:author="The Si Tran" w:date="2012-12-14T06:39:00Z">
                  <w:rPr>
                    <w:ins w:id="8849" w:author="The Si Tran" w:date="2012-12-12T07:53:00Z"/>
                    <w:rFonts w:eastAsia="Times New Roman"/>
                    <w:color w:val="000000"/>
                    <w:sz w:val="22"/>
                  </w:rPr>
                </w:rPrChange>
              </w:rPr>
            </w:pPr>
            <w:ins w:id="8850" w:author="The Si Tran" w:date="2012-12-12T07:53:00Z">
              <w:r w:rsidRPr="00B228F5">
                <w:rPr>
                  <w:rFonts w:eastAsia="Times New Roman"/>
                  <w:color w:val="000000"/>
                  <w:sz w:val="24"/>
                  <w:szCs w:val="24"/>
                  <w:rPrChange w:id="8851" w:author="The Si Tran" w:date="2012-12-14T06:39:00Z">
                    <w:rPr>
                      <w:rFonts w:eastAsia="Times New Roman"/>
                      <w:color w:val="000000"/>
                      <w:sz w:val="22"/>
                    </w:rPr>
                  </w:rPrChange>
                </w:rPr>
                <w:t>32.58</w:t>
              </w:r>
            </w:ins>
          </w:p>
        </w:tc>
      </w:tr>
      <w:tr w:rsidR="00A80B78" w:rsidRPr="00AF5054" w14:paraId="3ECA3B91" w14:textId="77777777" w:rsidTr="00B228F5">
        <w:trPr>
          <w:trHeight w:val="305"/>
          <w:ins w:id="8852" w:author="The Si Tran" w:date="2012-12-12T07:53:00Z"/>
          <w:trPrChange w:id="8853" w:author="The Si Tran" w:date="2012-12-14T06:39:00Z">
            <w:trPr>
              <w:trHeight w:val="305"/>
            </w:trPr>
          </w:trPrChange>
        </w:trPr>
        <w:tc>
          <w:tcPr>
            <w:tcW w:w="1091" w:type="dxa"/>
            <w:tcBorders>
              <w:top w:val="nil"/>
              <w:left w:val="single" w:sz="4" w:space="0" w:color="auto"/>
              <w:bottom w:val="single" w:sz="4" w:space="0" w:color="auto"/>
              <w:right w:val="single" w:sz="4" w:space="0" w:color="auto"/>
            </w:tcBorders>
            <w:shd w:val="clear" w:color="auto" w:fill="auto"/>
            <w:noWrap/>
            <w:vAlign w:val="center"/>
            <w:hideMark/>
            <w:tcPrChange w:id="8854" w:author="The Si Tran" w:date="2012-12-14T06:39: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5948C8E" w14:textId="77777777" w:rsidR="00A80B78" w:rsidRPr="00B228F5" w:rsidRDefault="00A80B78" w:rsidP="00A80B78">
            <w:pPr>
              <w:spacing w:before="0" w:line="240" w:lineRule="auto"/>
              <w:jc w:val="center"/>
              <w:rPr>
                <w:ins w:id="8855" w:author="The Si Tran" w:date="2012-12-12T07:53:00Z"/>
                <w:rFonts w:eastAsia="Times New Roman"/>
                <w:color w:val="000000"/>
                <w:sz w:val="24"/>
                <w:szCs w:val="24"/>
                <w:rPrChange w:id="8856" w:author="The Si Tran" w:date="2012-12-14T06:39:00Z">
                  <w:rPr>
                    <w:ins w:id="8857" w:author="The Si Tran" w:date="2012-12-12T07:53:00Z"/>
                    <w:rFonts w:eastAsia="Times New Roman"/>
                    <w:color w:val="000000"/>
                    <w:sz w:val="22"/>
                  </w:rPr>
                </w:rPrChange>
              </w:rPr>
            </w:pPr>
            <w:ins w:id="8858" w:author="The Si Tran" w:date="2012-12-12T07:53:00Z">
              <w:r w:rsidRPr="00B228F5">
                <w:rPr>
                  <w:rFonts w:eastAsia="Times New Roman"/>
                  <w:color w:val="000000"/>
                  <w:sz w:val="24"/>
                  <w:szCs w:val="24"/>
                  <w:rPrChange w:id="8859" w:author="The Si Tran" w:date="2012-12-14T06:39:00Z">
                    <w:rPr>
                      <w:rFonts w:eastAsia="Times New Roman"/>
                      <w:color w:val="000000"/>
                      <w:sz w:val="22"/>
                    </w:rPr>
                  </w:rPrChange>
                </w:rPr>
                <w:t xml:space="preserve">SARIMA </w:t>
              </w:r>
            </w:ins>
          </w:p>
        </w:tc>
        <w:tc>
          <w:tcPr>
            <w:tcW w:w="5563" w:type="dxa"/>
            <w:tcBorders>
              <w:top w:val="nil"/>
              <w:left w:val="nil"/>
              <w:bottom w:val="single" w:sz="4" w:space="0" w:color="auto"/>
              <w:right w:val="single" w:sz="4" w:space="0" w:color="auto"/>
            </w:tcBorders>
            <w:shd w:val="clear" w:color="auto" w:fill="auto"/>
            <w:vAlign w:val="bottom"/>
            <w:hideMark/>
            <w:tcPrChange w:id="8860" w:author="The Si Tran" w:date="2012-12-14T06:39:00Z">
              <w:tcPr>
                <w:tcW w:w="6340" w:type="dxa"/>
                <w:tcBorders>
                  <w:top w:val="nil"/>
                  <w:left w:val="nil"/>
                  <w:bottom w:val="single" w:sz="4" w:space="0" w:color="auto"/>
                  <w:right w:val="single" w:sz="4" w:space="0" w:color="auto"/>
                </w:tcBorders>
                <w:shd w:val="clear" w:color="auto" w:fill="auto"/>
                <w:vAlign w:val="bottom"/>
                <w:hideMark/>
              </w:tcPr>
            </w:tcPrChange>
          </w:tcPr>
          <w:p w14:paraId="4EE0EDC4" w14:textId="77777777" w:rsidR="00A80B78" w:rsidRPr="00B228F5" w:rsidRDefault="00A80B78" w:rsidP="00A80B78">
            <w:pPr>
              <w:spacing w:before="0" w:line="240" w:lineRule="auto"/>
              <w:jc w:val="left"/>
              <w:rPr>
                <w:ins w:id="8861" w:author="The Si Tran" w:date="2012-12-12T07:53:00Z"/>
                <w:rFonts w:eastAsia="Times New Roman"/>
                <w:color w:val="000000"/>
                <w:sz w:val="24"/>
                <w:szCs w:val="24"/>
                <w:rPrChange w:id="8862" w:author="The Si Tran" w:date="2012-12-14T06:39:00Z">
                  <w:rPr>
                    <w:ins w:id="8863" w:author="The Si Tran" w:date="2012-12-12T07:53:00Z"/>
                    <w:rFonts w:eastAsia="Times New Roman"/>
                    <w:color w:val="000000"/>
                    <w:sz w:val="22"/>
                  </w:rPr>
                </w:rPrChange>
              </w:rPr>
            </w:pPr>
            <w:ins w:id="8864" w:author="The Si Tran" w:date="2012-12-12T07:53:00Z">
              <w:r w:rsidRPr="00B228F5">
                <w:rPr>
                  <w:rFonts w:eastAsia="Times New Roman"/>
                  <w:color w:val="000000"/>
                  <w:sz w:val="24"/>
                  <w:szCs w:val="24"/>
                  <w:rPrChange w:id="8865" w:author="The Si Tran" w:date="2012-12-14T06:39:00Z">
                    <w:rPr>
                      <w:rFonts w:eastAsia="Times New Roman"/>
                      <w:color w:val="000000"/>
                      <w:sz w:val="22"/>
                    </w:rPr>
                  </w:rPrChange>
                </w:rPr>
                <w:t>ARIMA(2, 0, 2)(1, 1, 1)10</w:t>
              </w:r>
            </w:ins>
          </w:p>
        </w:tc>
        <w:tc>
          <w:tcPr>
            <w:tcW w:w="831" w:type="dxa"/>
            <w:tcBorders>
              <w:top w:val="nil"/>
              <w:left w:val="nil"/>
              <w:bottom w:val="single" w:sz="4" w:space="0" w:color="auto"/>
              <w:right w:val="single" w:sz="4" w:space="0" w:color="auto"/>
            </w:tcBorders>
            <w:shd w:val="clear" w:color="auto" w:fill="auto"/>
            <w:noWrap/>
            <w:vAlign w:val="bottom"/>
            <w:hideMark/>
            <w:tcPrChange w:id="8866" w:author="The Si Tran" w:date="2012-12-14T06:39:00Z">
              <w:tcPr>
                <w:tcW w:w="821" w:type="dxa"/>
                <w:tcBorders>
                  <w:top w:val="nil"/>
                  <w:left w:val="nil"/>
                  <w:bottom w:val="single" w:sz="4" w:space="0" w:color="auto"/>
                  <w:right w:val="single" w:sz="4" w:space="0" w:color="auto"/>
                </w:tcBorders>
                <w:shd w:val="clear" w:color="auto" w:fill="auto"/>
                <w:noWrap/>
                <w:vAlign w:val="bottom"/>
                <w:hideMark/>
              </w:tcPr>
            </w:tcPrChange>
          </w:tcPr>
          <w:p w14:paraId="260E4B4D" w14:textId="77777777" w:rsidR="00A80B78" w:rsidRPr="00B228F5" w:rsidRDefault="00A80B78" w:rsidP="00A80B78">
            <w:pPr>
              <w:spacing w:before="0" w:line="240" w:lineRule="auto"/>
              <w:jc w:val="right"/>
              <w:rPr>
                <w:ins w:id="8867" w:author="The Si Tran" w:date="2012-12-12T07:53:00Z"/>
                <w:rFonts w:eastAsia="Times New Roman"/>
                <w:color w:val="000000"/>
                <w:sz w:val="24"/>
                <w:szCs w:val="24"/>
                <w:rPrChange w:id="8868" w:author="The Si Tran" w:date="2012-12-14T06:39:00Z">
                  <w:rPr>
                    <w:ins w:id="8869" w:author="The Si Tran" w:date="2012-12-12T07:53:00Z"/>
                    <w:rFonts w:eastAsia="Times New Roman"/>
                    <w:color w:val="000000"/>
                    <w:sz w:val="22"/>
                  </w:rPr>
                </w:rPrChange>
              </w:rPr>
            </w:pPr>
            <w:ins w:id="8870" w:author="The Si Tran" w:date="2012-12-12T07:53:00Z">
              <w:r w:rsidRPr="00B228F5">
                <w:rPr>
                  <w:rFonts w:eastAsia="Times New Roman"/>
                  <w:color w:val="000000"/>
                  <w:sz w:val="24"/>
                  <w:szCs w:val="24"/>
                  <w:rPrChange w:id="8871" w:author="The Si Tran" w:date="2012-12-14T06:39:00Z">
                    <w:rPr>
                      <w:rFonts w:eastAsia="Times New Roman"/>
                      <w:color w:val="000000"/>
                      <w:sz w:val="22"/>
                    </w:rPr>
                  </w:rPrChange>
                </w:rPr>
                <w:t>1090</w:t>
              </w:r>
            </w:ins>
          </w:p>
        </w:tc>
        <w:tc>
          <w:tcPr>
            <w:tcW w:w="1001" w:type="dxa"/>
            <w:tcBorders>
              <w:top w:val="nil"/>
              <w:left w:val="nil"/>
              <w:bottom w:val="single" w:sz="4" w:space="0" w:color="auto"/>
              <w:right w:val="single" w:sz="4" w:space="0" w:color="auto"/>
            </w:tcBorders>
            <w:shd w:val="clear" w:color="auto" w:fill="auto"/>
            <w:noWrap/>
            <w:vAlign w:val="bottom"/>
            <w:hideMark/>
            <w:tcPrChange w:id="8872" w:author="The Si Tran" w:date="2012-12-14T06:39:00Z">
              <w:tcPr>
                <w:tcW w:w="986" w:type="dxa"/>
                <w:tcBorders>
                  <w:top w:val="nil"/>
                  <w:left w:val="nil"/>
                  <w:bottom w:val="single" w:sz="4" w:space="0" w:color="auto"/>
                  <w:right w:val="single" w:sz="4" w:space="0" w:color="auto"/>
                </w:tcBorders>
                <w:shd w:val="clear" w:color="auto" w:fill="auto"/>
                <w:noWrap/>
                <w:vAlign w:val="bottom"/>
                <w:hideMark/>
              </w:tcPr>
            </w:tcPrChange>
          </w:tcPr>
          <w:p w14:paraId="0D6B8D50" w14:textId="77777777" w:rsidR="00A80B78" w:rsidRPr="00B228F5" w:rsidRDefault="00A80B78" w:rsidP="00A80B78">
            <w:pPr>
              <w:spacing w:before="0" w:line="240" w:lineRule="auto"/>
              <w:jc w:val="right"/>
              <w:rPr>
                <w:ins w:id="8873" w:author="The Si Tran" w:date="2012-12-12T07:53:00Z"/>
                <w:rFonts w:eastAsia="Times New Roman"/>
                <w:color w:val="000000"/>
                <w:sz w:val="24"/>
                <w:szCs w:val="24"/>
                <w:rPrChange w:id="8874" w:author="The Si Tran" w:date="2012-12-14T06:39:00Z">
                  <w:rPr>
                    <w:ins w:id="8875" w:author="The Si Tran" w:date="2012-12-12T07:53:00Z"/>
                    <w:rFonts w:eastAsia="Times New Roman"/>
                    <w:color w:val="000000"/>
                    <w:sz w:val="22"/>
                  </w:rPr>
                </w:rPrChange>
              </w:rPr>
            </w:pPr>
            <w:ins w:id="8876" w:author="The Si Tran" w:date="2012-12-12T07:53:00Z">
              <w:r w:rsidRPr="00B228F5">
                <w:rPr>
                  <w:rFonts w:eastAsia="Times New Roman"/>
                  <w:color w:val="000000"/>
                  <w:sz w:val="24"/>
                  <w:szCs w:val="24"/>
                  <w:rPrChange w:id="8877" w:author="The Si Tran" w:date="2012-12-14T06:39:00Z">
                    <w:rPr>
                      <w:rFonts w:eastAsia="Times New Roman"/>
                      <w:color w:val="000000"/>
                      <w:sz w:val="22"/>
                    </w:rPr>
                  </w:rPrChange>
                </w:rPr>
                <w:t>2497855</w:t>
              </w:r>
            </w:ins>
          </w:p>
        </w:tc>
        <w:tc>
          <w:tcPr>
            <w:tcW w:w="837" w:type="dxa"/>
            <w:tcBorders>
              <w:top w:val="nil"/>
              <w:left w:val="nil"/>
              <w:bottom w:val="single" w:sz="4" w:space="0" w:color="auto"/>
              <w:right w:val="single" w:sz="4" w:space="0" w:color="auto"/>
            </w:tcBorders>
            <w:shd w:val="clear" w:color="auto" w:fill="auto"/>
            <w:noWrap/>
            <w:vAlign w:val="bottom"/>
            <w:hideMark/>
            <w:tcPrChange w:id="8878" w:author="The Si Tran" w:date="2012-12-14T06:39:00Z">
              <w:tcPr>
                <w:tcW w:w="828" w:type="dxa"/>
                <w:tcBorders>
                  <w:top w:val="nil"/>
                  <w:left w:val="nil"/>
                  <w:bottom w:val="single" w:sz="4" w:space="0" w:color="auto"/>
                  <w:right w:val="single" w:sz="4" w:space="0" w:color="auto"/>
                </w:tcBorders>
                <w:shd w:val="clear" w:color="auto" w:fill="auto"/>
                <w:noWrap/>
                <w:vAlign w:val="bottom"/>
                <w:hideMark/>
              </w:tcPr>
            </w:tcPrChange>
          </w:tcPr>
          <w:p w14:paraId="7218DC59" w14:textId="77777777" w:rsidR="00A80B78" w:rsidRPr="00B228F5" w:rsidRDefault="00A80B78" w:rsidP="00A80B78">
            <w:pPr>
              <w:spacing w:before="0" w:line="240" w:lineRule="auto"/>
              <w:jc w:val="right"/>
              <w:rPr>
                <w:ins w:id="8879" w:author="The Si Tran" w:date="2012-12-12T07:53:00Z"/>
                <w:rFonts w:eastAsia="Times New Roman"/>
                <w:color w:val="000000"/>
                <w:sz w:val="24"/>
                <w:szCs w:val="24"/>
                <w:rPrChange w:id="8880" w:author="The Si Tran" w:date="2012-12-14T06:39:00Z">
                  <w:rPr>
                    <w:ins w:id="8881" w:author="The Si Tran" w:date="2012-12-12T07:53:00Z"/>
                    <w:rFonts w:eastAsia="Times New Roman"/>
                    <w:color w:val="000000"/>
                    <w:sz w:val="22"/>
                  </w:rPr>
                </w:rPrChange>
              </w:rPr>
            </w:pPr>
            <w:ins w:id="8882" w:author="The Si Tran" w:date="2012-12-12T07:53:00Z">
              <w:r w:rsidRPr="00B228F5">
                <w:rPr>
                  <w:rFonts w:eastAsia="Times New Roman"/>
                  <w:color w:val="000000"/>
                  <w:sz w:val="24"/>
                  <w:szCs w:val="24"/>
                  <w:rPrChange w:id="8883" w:author="The Si Tran" w:date="2012-12-14T06:39:00Z">
                    <w:rPr>
                      <w:rFonts w:eastAsia="Times New Roman"/>
                      <w:color w:val="000000"/>
                      <w:sz w:val="22"/>
                    </w:rPr>
                  </w:rPrChange>
                </w:rPr>
                <w:t>37.37</w:t>
              </w:r>
            </w:ins>
          </w:p>
        </w:tc>
      </w:tr>
      <w:tr w:rsidR="00A80B78" w:rsidRPr="00AF5054" w14:paraId="41AB3AF1" w14:textId="77777777" w:rsidTr="00B228F5">
        <w:trPr>
          <w:trHeight w:val="916"/>
          <w:ins w:id="8884" w:author="The Si Tran" w:date="2012-12-12T07:53:00Z"/>
          <w:trPrChange w:id="8885" w:author="The Si Tran" w:date="2012-12-14T06:39:00Z">
            <w:trPr>
              <w:trHeight w:val="915"/>
            </w:trPr>
          </w:trPrChange>
        </w:trPr>
        <w:tc>
          <w:tcPr>
            <w:tcW w:w="109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886" w:author="The Si Tran" w:date="2012-12-14T06:39: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F5BFF9E" w14:textId="77777777" w:rsidR="00A80B78" w:rsidRPr="00B228F5" w:rsidRDefault="00A80B78" w:rsidP="00A80B78">
            <w:pPr>
              <w:spacing w:before="0" w:line="240" w:lineRule="auto"/>
              <w:jc w:val="center"/>
              <w:rPr>
                <w:ins w:id="8887" w:author="The Si Tran" w:date="2012-12-12T07:53:00Z"/>
                <w:rFonts w:eastAsia="Times New Roman"/>
                <w:color w:val="000000"/>
                <w:sz w:val="24"/>
                <w:szCs w:val="24"/>
                <w:rPrChange w:id="8888" w:author="The Si Tran" w:date="2012-12-14T06:39:00Z">
                  <w:rPr>
                    <w:ins w:id="8889" w:author="The Si Tran" w:date="2012-12-12T07:53:00Z"/>
                    <w:rFonts w:eastAsia="Times New Roman"/>
                    <w:color w:val="000000"/>
                    <w:sz w:val="22"/>
                  </w:rPr>
                </w:rPrChange>
              </w:rPr>
            </w:pPr>
            <w:ins w:id="8890" w:author="The Si Tran" w:date="2012-12-12T07:53:00Z">
              <w:r w:rsidRPr="00B228F5">
                <w:rPr>
                  <w:rFonts w:eastAsia="Times New Roman"/>
                  <w:color w:val="000000"/>
                  <w:sz w:val="24"/>
                  <w:szCs w:val="24"/>
                  <w:rPrChange w:id="8891" w:author="The Si Tran" w:date="2012-12-14T06:39:00Z">
                    <w:rPr>
                      <w:rFonts w:eastAsia="Times New Roman"/>
                      <w:color w:val="000000"/>
                      <w:sz w:val="22"/>
                    </w:rPr>
                  </w:rPrChange>
                </w:rPr>
                <w:t>Hybrid</w:t>
              </w:r>
            </w:ins>
          </w:p>
        </w:tc>
        <w:tc>
          <w:tcPr>
            <w:tcW w:w="5563" w:type="dxa"/>
            <w:tcBorders>
              <w:top w:val="nil"/>
              <w:left w:val="nil"/>
              <w:bottom w:val="single" w:sz="4" w:space="0" w:color="auto"/>
              <w:right w:val="single" w:sz="4" w:space="0" w:color="auto"/>
            </w:tcBorders>
            <w:shd w:val="clear" w:color="auto" w:fill="auto"/>
            <w:vAlign w:val="bottom"/>
            <w:hideMark/>
            <w:tcPrChange w:id="8892" w:author="The Si Tran" w:date="2012-12-14T06:39:00Z">
              <w:tcPr>
                <w:tcW w:w="6340" w:type="dxa"/>
                <w:tcBorders>
                  <w:top w:val="nil"/>
                  <w:left w:val="nil"/>
                  <w:bottom w:val="single" w:sz="4" w:space="0" w:color="auto"/>
                  <w:right w:val="single" w:sz="4" w:space="0" w:color="auto"/>
                </w:tcBorders>
                <w:shd w:val="clear" w:color="auto" w:fill="auto"/>
                <w:vAlign w:val="bottom"/>
                <w:hideMark/>
              </w:tcPr>
            </w:tcPrChange>
          </w:tcPr>
          <w:p w14:paraId="376A375A" w14:textId="77777777" w:rsidR="00A80B78" w:rsidRPr="00B228F5" w:rsidRDefault="00A80B78" w:rsidP="00A80B78">
            <w:pPr>
              <w:spacing w:before="0" w:line="240" w:lineRule="auto"/>
              <w:jc w:val="left"/>
              <w:rPr>
                <w:ins w:id="8893" w:author="The Si Tran" w:date="2012-12-12T07:53:00Z"/>
                <w:rFonts w:eastAsia="Times New Roman"/>
                <w:color w:val="000000"/>
                <w:sz w:val="24"/>
                <w:szCs w:val="24"/>
                <w:rPrChange w:id="8894" w:author="The Si Tran" w:date="2012-12-14T06:39:00Z">
                  <w:rPr>
                    <w:ins w:id="8895" w:author="The Si Tran" w:date="2012-12-12T07:53:00Z"/>
                    <w:rFonts w:eastAsia="Times New Roman"/>
                    <w:color w:val="000000"/>
                    <w:sz w:val="22"/>
                  </w:rPr>
                </w:rPrChange>
              </w:rPr>
            </w:pPr>
            <w:ins w:id="8896" w:author="The Si Tran" w:date="2012-12-12T07:53:00Z">
              <w:r w:rsidRPr="00B228F5">
                <w:rPr>
                  <w:rFonts w:eastAsia="Times New Roman"/>
                  <w:color w:val="000000"/>
                  <w:sz w:val="24"/>
                  <w:szCs w:val="24"/>
                  <w:rPrChange w:id="8897" w:author="The Si Tran" w:date="2012-12-14T06:39:00Z">
                    <w:rPr>
                      <w:rFonts w:eastAsia="Times New Roman"/>
                      <w:color w:val="000000"/>
                      <w:sz w:val="22"/>
                    </w:rPr>
                  </w:rPrChange>
                </w:rPr>
                <w:t>ARIMA(2, 0, 2)(1, 1, 1)10</w:t>
              </w:r>
              <w:r w:rsidRPr="00B228F5">
                <w:rPr>
                  <w:rFonts w:eastAsia="Times New Roman"/>
                  <w:color w:val="000000"/>
                  <w:sz w:val="24"/>
                  <w:szCs w:val="24"/>
                  <w:rPrChange w:id="8898" w:author="The Si Tran" w:date="2012-12-14T06:39:00Z">
                    <w:rPr>
                      <w:rFonts w:eastAsia="Times New Roman"/>
                      <w:color w:val="000000"/>
                      <w:sz w:val="22"/>
                    </w:rPr>
                  </w:rPrChange>
                </w:rPr>
                <w:br/>
                <w:t>Neuron(6,6,1),Algorithm=RPROP, epoches=170,  Residual=1E-6, default_update=0.1, max_update=10</w:t>
              </w:r>
            </w:ins>
          </w:p>
        </w:tc>
        <w:tc>
          <w:tcPr>
            <w:tcW w:w="831" w:type="dxa"/>
            <w:tcBorders>
              <w:top w:val="nil"/>
              <w:left w:val="nil"/>
              <w:bottom w:val="single" w:sz="4" w:space="0" w:color="auto"/>
              <w:right w:val="single" w:sz="4" w:space="0" w:color="auto"/>
            </w:tcBorders>
            <w:shd w:val="clear" w:color="auto" w:fill="auto"/>
            <w:noWrap/>
            <w:vAlign w:val="bottom"/>
            <w:hideMark/>
            <w:tcPrChange w:id="8899" w:author="The Si Tran" w:date="2012-12-14T06:39:00Z">
              <w:tcPr>
                <w:tcW w:w="821" w:type="dxa"/>
                <w:tcBorders>
                  <w:top w:val="nil"/>
                  <w:left w:val="nil"/>
                  <w:bottom w:val="single" w:sz="4" w:space="0" w:color="auto"/>
                  <w:right w:val="single" w:sz="4" w:space="0" w:color="auto"/>
                </w:tcBorders>
                <w:shd w:val="clear" w:color="auto" w:fill="auto"/>
                <w:noWrap/>
                <w:vAlign w:val="bottom"/>
                <w:hideMark/>
              </w:tcPr>
            </w:tcPrChange>
          </w:tcPr>
          <w:p w14:paraId="00DA415B" w14:textId="77777777" w:rsidR="00A80B78" w:rsidRPr="00B228F5" w:rsidRDefault="00A80B78" w:rsidP="00A80B78">
            <w:pPr>
              <w:spacing w:before="0" w:line="240" w:lineRule="auto"/>
              <w:jc w:val="right"/>
              <w:rPr>
                <w:ins w:id="8900" w:author="The Si Tran" w:date="2012-12-12T07:53:00Z"/>
                <w:rFonts w:eastAsia="Times New Roman"/>
                <w:color w:val="000000"/>
                <w:sz w:val="24"/>
                <w:szCs w:val="24"/>
                <w:rPrChange w:id="8901" w:author="The Si Tran" w:date="2012-12-14T06:39:00Z">
                  <w:rPr>
                    <w:ins w:id="8902" w:author="The Si Tran" w:date="2012-12-12T07:53:00Z"/>
                    <w:rFonts w:eastAsia="Times New Roman"/>
                    <w:color w:val="000000"/>
                    <w:sz w:val="22"/>
                  </w:rPr>
                </w:rPrChange>
              </w:rPr>
            </w:pPr>
            <w:ins w:id="8903" w:author="The Si Tran" w:date="2012-12-12T07:53:00Z">
              <w:r w:rsidRPr="00B228F5">
                <w:rPr>
                  <w:rFonts w:eastAsia="Times New Roman"/>
                  <w:color w:val="000000"/>
                  <w:sz w:val="24"/>
                  <w:szCs w:val="24"/>
                  <w:rPrChange w:id="8904" w:author="The Si Tran" w:date="2012-12-14T06:39:00Z">
                    <w:rPr>
                      <w:rFonts w:eastAsia="Times New Roman"/>
                      <w:color w:val="000000"/>
                      <w:sz w:val="22"/>
                    </w:rPr>
                  </w:rPrChange>
                </w:rPr>
                <w:t>698.36</w:t>
              </w:r>
            </w:ins>
          </w:p>
        </w:tc>
        <w:tc>
          <w:tcPr>
            <w:tcW w:w="1001" w:type="dxa"/>
            <w:tcBorders>
              <w:top w:val="nil"/>
              <w:left w:val="nil"/>
              <w:bottom w:val="single" w:sz="4" w:space="0" w:color="auto"/>
              <w:right w:val="single" w:sz="4" w:space="0" w:color="auto"/>
            </w:tcBorders>
            <w:shd w:val="clear" w:color="auto" w:fill="auto"/>
            <w:noWrap/>
            <w:vAlign w:val="bottom"/>
            <w:hideMark/>
            <w:tcPrChange w:id="8905" w:author="The Si Tran" w:date="2012-12-14T06:39:00Z">
              <w:tcPr>
                <w:tcW w:w="986" w:type="dxa"/>
                <w:tcBorders>
                  <w:top w:val="nil"/>
                  <w:left w:val="nil"/>
                  <w:bottom w:val="single" w:sz="4" w:space="0" w:color="auto"/>
                  <w:right w:val="single" w:sz="4" w:space="0" w:color="auto"/>
                </w:tcBorders>
                <w:shd w:val="clear" w:color="auto" w:fill="auto"/>
                <w:noWrap/>
                <w:vAlign w:val="bottom"/>
                <w:hideMark/>
              </w:tcPr>
            </w:tcPrChange>
          </w:tcPr>
          <w:p w14:paraId="5009E260" w14:textId="77777777" w:rsidR="00A80B78" w:rsidRPr="00B228F5" w:rsidRDefault="00A80B78" w:rsidP="00A80B78">
            <w:pPr>
              <w:spacing w:before="0" w:line="240" w:lineRule="auto"/>
              <w:jc w:val="right"/>
              <w:rPr>
                <w:ins w:id="8906" w:author="The Si Tran" w:date="2012-12-12T07:53:00Z"/>
                <w:rFonts w:eastAsia="Times New Roman"/>
                <w:color w:val="000000"/>
                <w:sz w:val="24"/>
                <w:szCs w:val="24"/>
                <w:rPrChange w:id="8907" w:author="The Si Tran" w:date="2012-12-14T06:39:00Z">
                  <w:rPr>
                    <w:ins w:id="8908" w:author="The Si Tran" w:date="2012-12-12T07:53:00Z"/>
                    <w:rFonts w:eastAsia="Times New Roman"/>
                    <w:color w:val="000000"/>
                    <w:sz w:val="22"/>
                  </w:rPr>
                </w:rPrChange>
              </w:rPr>
            </w:pPr>
            <w:ins w:id="8909" w:author="The Si Tran" w:date="2012-12-12T07:53:00Z">
              <w:r w:rsidRPr="00B228F5">
                <w:rPr>
                  <w:rFonts w:eastAsia="Times New Roman"/>
                  <w:color w:val="000000"/>
                  <w:sz w:val="24"/>
                  <w:szCs w:val="24"/>
                  <w:rPrChange w:id="8910" w:author="The Si Tran" w:date="2012-12-14T06:39:00Z">
                    <w:rPr>
                      <w:rFonts w:eastAsia="Times New Roman"/>
                      <w:color w:val="000000"/>
                      <w:sz w:val="22"/>
                    </w:rPr>
                  </w:rPrChange>
                </w:rPr>
                <w:t>955424</w:t>
              </w:r>
            </w:ins>
          </w:p>
        </w:tc>
        <w:tc>
          <w:tcPr>
            <w:tcW w:w="837" w:type="dxa"/>
            <w:tcBorders>
              <w:top w:val="nil"/>
              <w:left w:val="nil"/>
              <w:bottom w:val="single" w:sz="4" w:space="0" w:color="auto"/>
              <w:right w:val="single" w:sz="4" w:space="0" w:color="auto"/>
            </w:tcBorders>
            <w:shd w:val="clear" w:color="auto" w:fill="auto"/>
            <w:noWrap/>
            <w:vAlign w:val="bottom"/>
            <w:hideMark/>
            <w:tcPrChange w:id="8911" w:author="The Si Tran" w:date="2012-12-14T06:39:00Z">
              <w:tcPr>
                <w:tcW w:w="828" w:type="dxa"/>
                <w:tcBorders>
                  <w:top w:val="nil"/>
                  <w:left w:val="nil"/>
                  <w:bottom w:val="single" w:sz="4" w:space="0" w:color="auto"/>
                  <w:right w:val="single" w:sz="4" w:space="0" w:color="auto"/>
                </w:tcBorders>
                <w:shd w:val="clear" w:color="auto" w:fill="auto"/>
                <w:noWrap/>
                <w:vAlign w:val="bottom"/>
                <w:hideMark/>
              </w:tcPr>
            </w:tcPrChange>
          </w:tcPr>
          <w:p w14:paraId="263E5E0F" w14:textId="77777777" w:rsidR="00A80B78" w:rsidRPr="00B228F5" w:rsidRDefault="00A80B78" w:rsidP="00A80B78">
            <w:pPr>
              <w:spacing w:before="0" w:line="240" w:lineRule="auto"/>
              <w:jc w:val="right"/>
              <w:rPr>
                <w:ins w:id="8912" w:author="The Si Tran" w:date="2012-12-12T07:53:00Z"/>
                <w:rFonts w:eastAsia="Times New Roman"/>
                <w:color w:val="000000"/>
                <w:sz w:val="24"/>
                <w:szCs w:val="24"/>
                <w:rPrChange w:id="8913" w:author="The Si Tran" w:date="2012-12-14T06:39:00Z">
                  <w:rPr>
                    <w:ins w:id="8914" w:author="The Si Tran" w:date="2012-12-12T07:53:00Z"/>
                    <w:rFonts w:eastAsia="Times New Roman"/>
                    <w:color w:val="000000"/>
                    <w:sz w:val="22"/>
                  </w:rPr>
                </w:rPrChange>
              </w:rPr>
            </w:pPr>
            <w:ins w:id="8915" w:author="The Si Tran" w:date="2012-12-12T07:53:00Z">
              <w:r w:rsidRPr="00B228F5">
                <w:rPr>
                  <w:rFonts w:eastAsia="Times New Roman"/>
                  <w:color w:val="000000"/>
                  <w:sz w:val="24"/>
                  <w:szCs w:val="24"/>
                  <w:rPrChange w:id="8916" w:author="The Si Tran" w:date="2012-12-14T06:39:00Z">
                    <w:rPr>
                      <w:rFonts w:eastAsia="Times New Roman"/>
                      <w:color w:val="000000"/>
                      <w:sz w:val="22"/>
                    </w:rPr>
                  </w:rPrChange>
                </w:rPr>
                <w:t>28.71</w:t>
              </w:r>
            </w:ins>
          </w:p>
        </w:tc>
      </w:tr>
      <w:tr w:rsidR="00A80B78" w:rsidRPr="00AF5054" w14:paraId="316E99BA" w14:textId="77777777" w:rsidTr="00B228F5">
        <w:trPr>
          <w:trHeight w:val="916"/>
          <w:ins w:id="8917" w:author="The Si Tran" w:date="2012-12-12T07:53:00Z"/>
          <w:trPrChange w:id="8918" w:author="The Si Tran" w:date="2012-12-14T06:39:00Z">
            <w:trPr>
              <w:trHeight w:val="915"/>
            </w:trPr>
          </w:trPrChange>
        </w:trPr>
        <w:tc>
          <w:tcPr>
            <w:tcW w:w="1091" w:type="dxa"/>
            <w:vMerge/>
            <w:tcBorders>
              <w:top w:val="nil"/>
              <w:left w:val="single" w:sz="4" w:space="0" w:color="auto"/>
              <w:bottom w:val="single" w:sz="4" w:space="0" w:color="000000"/>
              <w:right w:val="single" w:sz="4" w:space="0" w:color="auto"/>
            </w:tcBorders>
            <w:vAlign w:val="center"/>
            <w:hideMark/>
            <w:tcPrChange w:id="8919" w:author="The Si Tran" w:date="2012-12-14T06:39:00Z">
              <w:tcPr>
                <w:tcW w:w="1072" w:type="dxa"/>
                <w:vMerge/>
                <w:tcBorders>
                  <w:top w:val="nil"/>
                  <w:left w:val="single" w:sz="4" w:space="0" w:color="auto"/>
                  <w:bottom w:val="single" w:sz="4" w:space="0" w:color="000000"/>
                  <w:right w:val="single" w:sz="4" w:space="0" w:color="auto"/>
                </w:tcBorders>
                <w:vAlign w:val="center"/>
                <w:hideMark/>
              </w:tcPr>
            </w:tcPrChange>
          </w:tcPr>
          <w:p w14:paraId="6101130E" w14:textId="77777777" w:rsidR="00A80B78" w:rsidRPr="00B228F5" w:rsidRDefault="00A80B78" w:rsidP="00A80B78">
            <w:pPr>
              <w:spacing w:before="0" w:line="240" w:lineRule="auto"/>
              <w:jc w:val="left"/>
              <w:rPr>
                <w:ins w:id="8920" w:author="The Si Tran" w:date="2012-12-12T07:53:00Z"/>
                <w:rFonts w:eastAsia="Times New Roman"/>
                <w:color w:val="000000"/>
                <w:sz w:val="24"/>
                <w:szCs w:val="24"/>
                <w:rPrChange w:id="8921" w:author="The Si Tran" w:date="2012-12-14T06:39:00Z">
                  <w:rPr>
                    <w:ins w:id="8922" w:author="The Si Tran" w:date="2012-12-12T07:53:00Z"/>
                    <w:rFonts w:eastAsia="Times New Roman"/>
                    <w:color w:val="000000"/>
                    <w:sz w:val="22"/>
                  </w:rPr>
                </w:rPrChange>
              </w:rPr>
            </w:pPr>
          </w:p>
        </w:tc>
        <w:tc>
          <w:tcPr>
            <w:tcW w:w="5563" w:type="dxa"/>
            <w:tcBorders>
              <w:top w:val="nil"/>
              <w:left w:val="nil"/>
              <w:bottom w:val="single" w:sz="4" w:space="0" w:color="auto"/>
              <w:right w:val="single" w:sz="4" w:space="0" w:color="auto"/>
            </w:tcBorders>
            <w:shd w:val="clear" w:color="auto" w:fill="auto"/>
            <w:vAlign w:val="bottom"/>
            <w:hideMark/>
            <w:tcPrChange w:id="8923" w:author="The Si Tran" w:date="2012-12-14T06:39:00Z">
              <w:tcPr>
                <w:tcW w:w="6340" w:type="dxa"/>
                <w:tcBorders>
                  <w:top w:val="nil"/>
                  <w:left w:val="nil"/>
                  <w:bottom w:val="single" w:sz="4" w:space="0" w:color="auto"/>
                  <w:right w:val="single" w:sz="4" w:space="0" w:color="auto"/>
                </w:tcBorders>
                <w:shd w:val="clear" w:color="auto" w:fill="auto"/>
                <w:vAlign w:val="bottom"/>
                <w:hideMark/>
              </w:tcPr>
            </w:tcPrChange>
          </w:tcPr>
          <w:p w14:paraId="0144E252" w14:textId="77777777" w:rsidR="00A80B78" w:rsidRPr="00B228F5" w:rsidRDefault="00A80B78" w:rsidP="00A80B78">
            <w:pPr>
              <w:spacing w:before="0" w:line="240" w:lineRule="auto"/>
              <w:jc w:val="left"/>
              <w:rPr>
                <w:ins w:id="8924" w:author="The Si Tran" w:date="2012-12-12T07:53:00Z"/>
                <w:rFonts w:eastAsia="Times New Roman"/>
                <w:color w:val="000000"/>
                <w:sz w:val="24"/>
                <w:szCs w:val="24"/>
                <w:rPrChange w:id="8925" w:author="The Si Tran" w:date="2012-12-14T06:39:00Z">
                  <w:rPr>
                    <w:ins w:id="8926" w:author="The Si Tran" w:date="2012-12-12T07:53:00Z"/>
                    <w:rFonts w:eastAsia="Times New Roman"/>
                    <w:color w:val="000000"/>
                    <w:sz w:val="22"/>
                  </w:rPr>
                </w:rPrChange>
              </w:rPr>
            </w:pPr>
            <w:ins w:id="8927" w:author="The Si Tran" w:date="2012-12-12T07:53:00Z">
              <w:r w:rsidRPr="00B228F5">
                <w:rPr>
                  <w:rFonts w:eastAsia="Times New Roman"/>
                  <w:color w:val="000000"/>
                  <w:sz w:val="24"/>
                  <w:szCs w:val="24"/>
                  <w:rPrChange w:id="8928" w:author="The Si Tran" w:date="2012-12-14T06:39:00Z">
                    <w:rPr>
                      <w:rFonts w:eastAsia="Times New Roman"/>
                      <w:color w:val="000000"/>
                      <w:sz w:val="22"/>
                    </w:rPr>
                  </w:rPrChange>
                </w:rPr>
                <w:t>ARIMA(2, 0, 2)(1, 1, 1)10</w:t>
              </w:r>
              <w:r w:rsidRPr="00B228F5">
                <w:rPr>
                  <w:rFonts w:eastAsia="Times New Roman"/>
                  <w:color w:val="000000"/>
                  <w:sz w:val="24"/>
                  <w:szCs w:val="24"/>
                  <w:rPrChange w:id="8929" w:author="The Si Tran" w:date="2012-12-14T06:39:00Z">
                    <w:rPr>
                      <w:rFonts w:eastAsia="Times New Roman"/>
                      <w:color w:val="000000"/>
                      <w:sz w:val="22"/>
                    </w:rPr>
                  </w:rPrChange>
                </w:rPr>
                <w:br/>
                <w:t>Neuron(6,6,1),Algorithm=Back Propagation, epoches=1000, Residual=1E-6, learning_rate=0.4, momemtum = 0,2</w:t>
              </w:r>
            </w:ins>
          </w:p>
        </w:tc>
        <w:tc>
          <w:tcPr>
            <w:tcW w:w="831" w:type="dxa"/>
            <w:tcBorders>
              <w:top w:val="nil"/>
              <w:left w:val="nil"/>
              <w:bottom w:val="single" w:sz="4" w:space="0" w:color="auto"/>
              <w:right w:val="single" w:sz="4" w:space="0" w:color="auto"/>
            </w:tcBorders>
            <w:shd w:val="clear" w:color="auto" w:fill="auto"/>
            <w:noWrap/>
            <w:vAlign w:val="bottom"/>
            <w:hideMark/>
            <w:tcPrChange w:id="8930" w:author="The Si Tran" w:date="2012-12-14T06:39:00Z">
              <w:tcPr>
                <w:tcW w:w="821" w:type="dxa"/>
                <w:tcBorders>
                  <w:top w:val="nil"/>
                  <w:left w:val="nil"/>
                  <w:bottom w:val="single" w:sz="4" w:space="0" w:color="auto"/>
                  <w:right w:val="single" w:sz="4" w:space="0" w:color="auto"/>
                </w:tcBorders>
                <w:shd w:val="clear" w:color="auto" w:fill="auto"/>
                <w:noWrap/>
                <w:vAlign w:val="bottom"/>
                <w:hideMark/>
              </w:tcPr>
            </w:tcPrChange>
          </w:tcPr>
          <w:p w14:paraId="4AAB1C49" w14:textId="77777777" w:rsidR="00A80B78" w:rsidRPr="00B228F5" w:rsidRDefault="00A80B78" w:rsidP="00A80B78">
            <w:pPr>
              <w:spacing w:before="0" w:line="240" w:lineRule="auto"/>
              <w:jc w:val="right"/>
              <w:rPr>
                <w:ins w:id="8931" w:author="The Si Tran" w:date="2012-12-12T07:53:00Z"/>
                <w:rFonts w:eastAsia="Times New Roman"/>
                <w:color w:val="000000"/>
                <w:sz w:val="24"/>
                <w:szCs w:val="24"/>
                <w:rPrChange w:id="8932" w:author="The Si Tran" w:date="2012-12-14T06:39:00Z">
                  <w:rPr>
                    <w:ins w:id="8933" w:author="The Si Tran" w:date="2012-12-12T07:53:00Z"/>
                    <w:rFonts w:eastAsia="Times New Roman"/>
                    <w:color w:val="000000"/>
                    <w:sz w:val="22"/>
                  </w:rPr>
                </w:rPrChange>
              </w:rPr>
            </w:pPr>
            <w:ins w:id="8934" w:author="The Si Tran" w:date="2012-12-12T07:53:00Z">
              <w:r w:rsidRPr="00B228F5">
                <w:rPr>
                  <w:rFonts w:eastAsia="Times New Roman"/>
                  <w:color w:val="000000"/>
                  <w:sz w:val="24"/>
                  <w:szCs w:val="24"/>
                  <w:rPrChange w:id="8935" w:author="The Si Tran" w:date="2012-12-14T06:39:00Z">
                    <w:rPr>
                      <w:rFonts w:eastAsia="Times New Roman"/>
                      <w:color w:val="000000"/>
                      <w:sz w:val="22"/>
                    </w:rPr>
                  </w:rPrChange>
                </w:rPr>
                <w:t>467.98</w:t>
              </w:r>
            </w:ins>
          </w:p>
        </w:tc>
        <w:tc>
          <w:tcPr>
            <w:tcW w:w="1001" w:type="dxa"/>
            <w:tcBorders>
              <w:top w:val="nil"/>
              <w:left w:val="nil"/>
              <w:bottom w:val="single" w:sz="4" w:space="0" w:color="auto"/>
              <w:right w:val="single" w:sz="4" w:space="0" w:color="auto"/>
            </w:tcBorders>
            <w:shd w:val="clear" w:color="auto" w:fill="auto"/>
            <w:noWrap/>
            <w:vAlign w:val="bottom"/>
            <w:hideMark/>
            <w:tcPrChange w:id="8936" w:author="The Si Tran" w:date="2012-12-14T06:39:00Z">
              <w:tcPr>
                <w:tcW w:w="986" w:type="dxa"/>
                <w:tcBorders>
                  <w:top w:val="nil"/>
                  <w:left w:val="nil"/>
                  <w:bottom w:val="single" w:sz="4" w:space="0" w:color="auto"/>
                  <w:right w:val="single" w:sz="4" w:space="0" w:color="auto"/>
                </w:tcBorders>
                <w:shd w:val="clear" w:color="auto" w:fill="auto"/>
                <w:noWrap/>
                <w:vAlign w:val="bottom"/>
                <w:hideMark/>
              </w:tcPr>
            </w:tcPrChange>
          </w:tcPr>
          <w:p w14:paraId="2168F4B7" w14:textId="77777777" w:rsidR="00A80B78" w:rsidRPr="00B228F5" w:rsidRDefault="00A80B78" w:rsidP="00A80B78">
            <w:pPr>
              <w:spacing w:before="0" w:line="240" w:lineRule="auto"/>
              <w:jc w:val="right"/>
              <w:rPr>
                <w:ins w:id="8937" w:author="The Si Tran" w:date="2012-12-12T07:53:00Z"/>
                <w:rFonts w:eastAsia="Times New Roman"/>
                <w:color w:val="000000"/>
                <w:sz w:val="24"/>
                <w:szCs w:val="24"/>
                <w:rPrChange w:id="8938" w:author="The Si Tran" w:date="2012-12-14T06:39:00Z">
                  <w:rPr>
                    <w:ins w:id="8939" w:author="The Si Tran" w:date="2012-12-12T07:53:00Z"/>
                    <w:rFonts w:eastAsia="Times New Roman"/>
                    <w:color w:val="000000"/>
                    <w:sz w:val="22"/>
                  </w:rPr>
                </w:rPrChange>
              </w:rPr>
            </w:pPr>
            <w:ins w:id="8940" w:author="The Si Tran" w:date="2012-12-12T07:53:00Z">
              <w:r w:rsidRPr="00B228F5">
                <w:rPr>
                  <w:rFonts w:eastAsia="Times New Roman"/>
                  <w:color w:val="000000"/>
                  <w:sz w:val="24"/>
                  <w:szCs w:val="24"/>
                  <w:rPrChange w:id="8941" w:author="The Si Tran" w:date="2012-12-14T06:39:00Z">
                    <w:rPr>
                      <w:rFonts w:eastAsia="Times New Roman"/>
                      <w:color w:val="000000"/>
                      <w:sz w:val="22"/>
                    </w:rPr>
                  </w:rPrChange>
                </w:rPr>
                <w:t>421860</w:t>
              </w:r>
            </w:ins>
          </w:p>
        </w:tc>
        <w:tc>
          <w:tcPr>
            <w:tcW w:w="837" w:type="dxa"/>
            <w:tcBorders>
              <w:top w:val="nil"/>
              <w:left w:val="nil"/>
              <w:bottom w:val="single" w:sz="4" w:space="0" w:color="auto"/>
              <w:right w:val="single" w:sz="4" w:space="0" w:color="auto"/>
            </w:tcBorders>
            <w:shd w:val="clear" w:color="auto" w:fill="auto"/>
            <w:noWrap/>
            <w:vAlign w:val="bottom"/>
            <w:hideMark/>
            <w:tcPrChange w:id="8942" w:author="The Si Tran" w:date="2012-12-14T06:39:00Z">
              <w:tcPr>
                <w:tcW w:w="828" w:type="dxa"/>
                <w:tcBorders>
                  <w:top w:val="nil"/>
                  <w:left w:val="nil"/>
                  <w:bottom w:val="single" w:sz="4" w:space="0" w:color="auto"/>
                  <w:right w:val="single" w:sz="4" w:space="0" w:color="auto"/>
                </w:tcBorders>
                <w:shd w:val="clear" w:color="auto" w:fill="auto"/>
                <w:noWrap/>
                <w:vAlign w:val="bottom"/>
                <w:hideMark/>
              </w:tcPr>
            </w:tcPrChange>
          </w:tcPr>
          <w:p w14:paraId="5280C767" w14:textId="77777777" w:rsidR="00A80B78" w:rsidRPr="00B228F5" w:rsidRDefault="00A80B78" w:rsidP="00A80B78">
            <w:pPr>
              <w:spacing w:before="0" w:line="240" w:lineRule="auto"/>
              <w:jc w:val="right"/>
              <w:rPr>
                <w:ins w:id="8943" w:author="The Si Tran" w:date="2012-12-12T07:53:00Z"/>
                <w:rFonts w:eastAsia="Times New Roman"/>
                <w:color w:val="000000"/>
                <w:sz w:val="24"/>
                <w:szCs w:val="24"/>
                <w:rPrChange w:id="8944" w:author="The Si Tran" w:date="2012-12-14T06:39:00Z">
                  <w:rPr>
                    <w:ins w:id="8945" w:author="The Si Tran" w:date="2012-12-12T07:53:00Z"/>
                    <w:rFonts w:eastAsia="Times New Roman"/>
                    <w:color w:val="000000"/>
                    <w:sz w:val="22"/>
                  </w:rPr>
                </w:rPrChange>
              </w:rPr>
            </w:pPr>
            <w:ins w:id="8946" w:author="The Si Tran" w:date="2012-12-12T07:53:00Z">
              <w:r w:rsidRPr="00B228F5">
                <w:rPr>
                  <w:rFonts w:eastAsia="Times New Roman"/>
                  <w:color w:val="000000"/>
                  <w:sz w:val="24"/>
                  <w:szCs w:val="24"/>
                  <w:rPrChange w:id="8947" w:author="The Si Tran" w:date="2012-12-14T06:39:00Z">
                    <w:rPr>
                      <w:rFonts w:eastAsia="Times New Roman"/>
                      <w:color w:val="000000"/>
                      <w:sz w:val="22"/>
                    </w:rPr>
                  </w:rPrChange>
                </w:rPr>
                <w:t>22.25</w:t>
              </w:r>
            </w:ins>
          </w:p>
        </w:tc>
      </w:tr>
    </w:tbl>
    <w:p w14:paraId="226DE0B7" w14:textId="77777777" w:rsidR="0085381C" w:rsidRDefault="0085381C" w:rsidP="0085381C">
      <w:pPr>
        <w:pStyle w:val="Heading2"/>
        <w:rPr>
          <w:ins w:id="8948" w:author="The Si Tran" w:date="2012-12-11T20:50:00Z"/>
        </w:rPr>
      </w:pPr>
      <w:bookmarkStart w:id="8949" w:name="_Toc343220868"/>
      <w:ins w:id="8950" w:author="The Si Tran" w:date="2012-12-11T20:50:00Z">
        <w:r>
          <w:t>Đánh giá kết quả thực nghiệm</w:t>
        </w:r>
        <w:bookmarkEnd w:id="8949"/>
      </w:ins>
    </w:p>
    <w:p w14:paraId="6C528FD7" w14:textId="38803A5D" w:rsidR="0085381C" w:rsidRDefault="00BD6CE9" w:rsidP="00B7223D">
      <w:pPr>
        <w:rPr>
          <w:ins w:id="8951" w:author="The Si Tran" w:date="2012-12-11T20:53:00Z"/>
        </w:rPr>
        <w:pPrChange w:id="8952" w:author="The Si Tran" w:date="2012-12-14T06:39:00Z">
          <w:pPr>
            <w:pStyle w:val="Heading2"/>
            <w:numPr>
              <w:numId w:val="44"/>
            </w:numPr>
            <w:tabs>
              <w:tab w:val="num" w:pos="1098"/>
            </w:tabs>
            <w:ind w:left="1098"/>
          </w:pPr>
        </w:pPrChange>
      </w:pPr>
      <w:ins w:id="8953" w:author="The Si Tran" w:date="2012-12-11T20:51:00Z">
        <w:r>
          <w:t xml:space="preserve">Qua quá trình chạy thực nghiệm với các bộ dữ liệu mang tính chất khác nhau và </w:t>
        </w:r>
      </w:ins>
      <w:ins w:id="8954" w:author="The Si Tran" w:date="2012-12-12T13:37:00Z">
        <w:r w:rsidR="001A5EB6">
          <w:tab/>
        </w:r>
      </w:ins>
      <w:ins w:id="8955" w:author="The Si Tran" w:date="2012-12-11T20:51:00Z">
        <w:r>
          <w:t>so sánh</w:t>
        </w:r>
      </w:ins>
      <w:ins w:id="8956" w:author="The Si Tran" w:date="2012-12-11T20:52:00Z">
        <w:r>
          <w:t xml:space="preserve"> các mô hình với nhau, </w:t>
        </w:r>
      </w:ins>
      <w:ins w:id="8957" w:author="The Si Tran" w:date="2012-12-11T20:53:00Z">
        <w:r w:rsidR="00637C13">
          <w:t xml:space="preserve">nhóm </w:t>
        </w:r>
      </w:ins>
      <w:ins w:id="8958" w:author="The Si Tran" w:date="2012-12-11T20:52:00Z">
        <w:r>
          <w:t>chúng tôi</w:t>
        </w:r>
      </w:ins>
      <w:ins w:id="8959" w:author="The Si Tran" w:date="2012-12-11T20:53:00Z">
        <w:r w:rsidR="00637C13">
          <w:t xml:space="preserve"> rút ra các nhận xét như sau:</w:t>
        </w:r>
      </w:ins>
    </w:p>
    <w:p w14:paraId="36651042" w14:textId="77777777" w:rsidR="00637C13" w:rsidRPr="00B7223D" w:rsidRDefault="004E490E" w:rsidP="00B7223D">
      <w:pPr>
        <w:pStyle w:val="ListParagraph"/>
        <w:numPr>
          <w:ilvl w:val="0"/>
          <w:numId w:val="63"/>
        </w:numPr>
        <w:spacing w:line="360" w:lineRule="auto"/>
        <w:rPr>
          <w:ins w:id="8960" w:author="The Si Tran" w:date="2012-12-11T20:56:00Z"/>
          <w:rFonts w:ascii="Times New Roman" w:hAnsi="Times New Roman"/>
          <w:sz w:val="26"/>
          <w:szCs w:val="26"/>
          <w:rPrChange w:id="8961" w:author="The Si Tran" w:date="2012-12-14T06:40:00Z">
            <w:rPr>
              <w:ins w:id="8962" w:author="The Si Tran" w:date="2012-12-11T20:56:00Z"/>
              <w:sz w:val="26"/>
              <w:szCs w:val="26"/>
            </w:rPr>
          </w:rPrChange>
        </w:rPr>
        <w:pPrChange w:id="8963" w:author="The Si Tran" w:date="2012-12-14T06:40:00Z">
          <w:pPr>
            <w:pStyle w:val="Heading2"/>
            <w:numPr>
              <w:numId w:val="44"/>
            </w:numPr>
            <w:tabs>
              <w:tab w:val="num" w:pos="1098"/>
            </w:tabs>
            <w:ind w:left="1098"/>
          </w:pPr>
        </w:pPrChange>
      </w:pPr>
      <w:ins w:id="8964" w:author="The Si Tran" w:date="2012-12-11T20:54:00Z">
        <w:r w:rsidRPr="00B7223D">
          <w:rPr>
            <w:rFonts w:ascii="Times New Roman" w:hAnsi="Times New Roman"/>
            <w:sz w:val="26"/>
            <w:szCs w:val="26"/>
            <w:rPrChange w:id="8965" w:author="The Si Tran" w:date="2012-12-14T06:40:00Z">
              <w:rPr/>
            </w:rPrChange>
          </w:rPr>
          <w:t>Mô hình SARIAM cho ra kết quả chính xác hơn mô hình mạng n</w:t>
        </w:r>
      </w:ins>
      <w:ins w:id="8966" w:author="The Si Tran" w:date="2012-12-11T20:55:00Z">
        <w:r w:rsidRPr="00B7223D">
          <w:rPr>
            <w:rFonts w:ascii="Times New Roman" w:hAnsi="Times New Roman"/>
            <w:sz w:val="26"/>
            <w:szCs w:val="26"/>
            <w:rPrChange w:id="8967" w:author="The Si Tran" w:date="2012-12-14T06:40:00Z">
              <w:rPr/>
            </w:rPrChange>
          </w:rPr>
          <w:t xml:space="preserve">ơron đối với các chuỗi dữ liệu tuyến tính, có tính mùa hoặc xu hướng rõ ràng như: chuỗi dữ liệu </w:t>
        </w:r>
      </w:ins>
      <w:ins w:id="8968" w:author="The Si Tran" w:date="2012-12-11T20:56:00Z">
        <w:r w:rsidRPr="00B7223D">
          <w:rPr>
            <w:rFonts w:ascii="Times New Roman" w:hAnsi="Times New Roman"/>
            <w:sz w:val="26"/>
            <w:szCs w:val="26"/>
            <w:rPrChange w:id="8969" w:author="The Si Tran" w:date="2012-12-14T06:40:00Z">
              <w:rPr/>
            </w:rPrChange>
          </w:rPr>
          <w:t>Passengers, chuỗi dữ liệu Paper.</w:t>
        </w:r>
      </w:ins>
    </w:p>
    <w:p w14:paraId="5E2D9635" w14:textId="77777777" w:rsidR="004E490E" w:rsidRPr="00B7223D" w:rsidRDefault="004E490E" w:rsidP="00B7223D">
      <w:pPr>
        <w:pStyle w:val="ListParagraph"/>
        <w:numPr>
          <w:ilvl w:val="0"/>
          <w:numId w:val="63"/>
        </w:numPr>
        <w:spacing w:line="360" w:lineRule="auto"/>
        <w:rPr>
          <w:ins w:id="8970" w:author="The Si Tran" w:date="2012-12-11T20:58:00Z"/>
          <w:rFonts w:ascii="Times New Roman" w:hAnsi="Times New Roman"/>
          <w:sz w:val="26"/>
          <w:szCs w:val="26"/>
          <w:rPrChange w:id="8971" w:author="The Si Tran" w:date="2012-12-14T06:40:00Z">
            <w:rPr>
              <w:ins w:id="8972" w:author="The Si Tran" w:date="2012-12-11T20:58:00Z"/>
              <w:sz w:val="26"/>
              <w:szCs w:val="26"/>
            </w:rPr>
          </w:rPrChange>
        </w:rPr>
        <w:pPrChange w:id="8973" w:author="The Si Tran" w:date="2012-12-14T06:40:00Z">
          <w:pPr>
            <w:pStyle w:val="Heading2"/>
            <w:numPr>
              <w:numId w:val="44"/>
            </w:numPr>
            <w:tabs>
              <w:tab w:val="num" w:pos="1098"/>
            </w:tabs>
            <w:ind w:left="1098"/>
          </w:pPr>
        </w:pPrChange>
      </w:pPr>
      <w:ins w:id="8974" w:author="The Si Tran" w:date="2012-12-11T20:57:00Z">
        <w:r w:rsidRPr="00B7223D">
          <w:rPr>
            <w:rFonts w:ascii="Times New Roman" w:hAnsi="Times New Roman"/>
            <w:sz w:val="26"/>
            <w:szCs w:val="26"/>
            <w:rPrChange w:id="8975" w:author="The Si Tran" w:date="2012-12-14T06:40:00Z">
              <w:rPr/>
            </w:rPrChange>
          </w:rPr>
          <w:lastRenderedPageBreak/>
          <w:t>Mô hình mạng nơron cho ra kết quả chính xác hơn mô hình SARIMA đối với các chuỗi dữ liệu phi tuyến.</w:t>
        </w:r>
      </w:ins>
    </w:p>
    <w:p w14:paraId="15E84E1E" w14:textId="77777777" w:rsidR="00DC0CF0" w:rsidRPr="00B7223D" w:rsidRDefault="00DC0CF0" w:rsidP="00B7223D">
      <w:pPr>
        <w:pStyle w:val="ListParagraph"/>
        <w:numPr>
          <w:ilvl w:val="0"/>
          <w:numId w:val="63"/>
        </w:numPr>
        <w:spacing w:line="360" w:lineRule="auto"/>
        <w:rPr>
          <w:ins w:id="8976" w:author="The Si Tran" w:date="2012-12-11T21:00:00Z"/>
          <w:rFonts w:ascii="Times New Roman" w:hAnsi="Times New Roman"/>
          <w:sz w:val="26"/>
          <w:szCs w:val="26"/>
          <w:rPrChange w:id="8977" w:author="The Si Tran" w:date="2012-12-14T06:40:00Z">
            <w:rPr>
              <w:ins w:id="8978" w:author="The Si Tran" w:date="2012-12-11T21:00:00Z"/>
              <w:sz w:val="26"/>
              <w:szCs w:val="26"/>
            </w:rPr>
          </w:rPrChange>
        </w:rPr>
        <w:pPrChange w:id="8979" w:author="The Si Tran" w:date="2012-12-14T06:40:00Z">
          <w:pPr>
            <w:pStyle w:val="Heading2"/>
            <w:numPr>
              <w:numId w:val="44"/>
            </w:numPr>
            <w:tabs>
              <w:tab w:val="num" w:pos="1098"/>
            </w:tabs>
            <w:ind w:left="1098"/>
          </w:pPr>
        </w:pPrChange>
      </w:pPr>
      <w:ins w:id="8980" w:author="The Si Tran" w:date="2012-12-11T20:58:00Z">
        <w:r w:rsidRPr="00B7223D">
          <w:rPr>
            <w:rFonts w:ascii="Times New Roman" w:hAnsi="Times New Roman"/>
            <w:sz w:val="26"/>
            <w:szCs w:val="26"/>
            <w:rPrChange w:id="8981" w:author="The Si Tran" w:date="2012-12-14T06:40:00Z">
              <w:rPr/>
            </w:rPrChange>
          </w:rPr>
          <w:t>Đối với các chuỗi dữ liệ</w:t>
        </w:r>
      </w:ins>
      <w:ins w:id="8982" w:author="The Si Tran" w:date="2012-12-11T20:59:00Z">
        <w:r w:rsidRPr="00B7223D">
          <w:rPr>
            <w:rFonts w:ascii="Times New Roman" w:hAnsi="Times New Roman"/>
            <w:sz w:val="26"/>
            <w:szCs w:val="26"/>
            <w:rPrChange w:id="8983" w:author="The Si Tran" w:date="2012-12-14T06:40:00Z">
              <w:rPr/>
            </w:rPrChange>
          </w:rPr>
          <w:t>u tuyến tính thì mô hình SARIMA có khả n</w:t>
        </w:r>
      </w:ins>
      <w:ins w:id="8984" w:author="The Si Tran" w:date="2012-12-11T21:00:00Z">
        <w:r w:rsidRPr="00B7223D">
          <w:rPr>
            <w:rFonts w:ascii="Times New Roman" w:hAnsi="Times New Roman"/>
            <w:sz w:val="26"/>
            <w:szCs w:val="26"/>
            <w:rPrChange w:id="8985" w:author="The Si Tran" w:date="2012-12-14T06:40:00Z">
              <w:rPr/>
            </w:rPrChange>
          </w:rPr>
          <w:t>ăng dự đoán xa chính xác hơn mô hình mạng nơron.</w:t>
        </w:r>
      </w:ins>
    </w:p>
    <w:p w14:paraId="0C0986BB" w14:textId="77777777" w:rsidR="00DC0CF0" w:rsidRPr="00B7223D" w:rsidRDefault="004556E7" w:rsidP="00B7223D">
      <w:pPr>
        <w:pStyle w:val="ListParagraph"/>
        <w:numPr>
          <w:ilvl w:val="0"/>
          <w:numId w:val="63"/>
        </w:numPr>
        <w:spacing w:line="360" w:lineRule="auto"/>
        <w:rPr>
          <w:ins w:id="8986" w:author="The Si Tran" w:date="2012-12-11T20:01:00Z"/>
          <w:rFonts w:ascii="Times New Roman" w:hAnsi="Times New Roman"/>
          <w:sz w:val="26"/>
          <w:szCs w:val="26"/>
          <w:rPrChange w:id="8987" w:author="The Si Tran" w:date="2012-12-14T06:40:00Z">
            <w:rPr>
              <w:ins w:id="8988" w:author="The Si Tran" w:date="2012-12-11T20:01:00Z"/>
            </w:rPr>
          </w:rPrChange>
        </w:rPr>
        <w:pPrChange w:id="8989" w:author="The Si Tran" w:date="2012-12-14T06:40:00Z">
          <w:pPr>
            <w:pStyle w:val="Heading2"/>
            <w:numPr>
              <w:numId w:val="44"/>
            </w:numPr>
            <w:tabs>
              <w:tab w:val="num" w:pos="1098"/>
            </w:tabs>
            <w:ind w:left="1098"/>
          </w:pPr>
        </w:pPrChange>
      </w:pPr>
      <w:ins w:id="8990" w:author="The Si Tran" w:date="2012-12-11T21:02:00Z">
        <w:r w:rsidRPr="00B7223D">
          <w:rPr>
            <w:rFonts w:ascii="Times New Roman" w:hAnsi="Times New Roman"/>
            <w:sz w:val="26"/>
            <w:szCs w:val="26"/>
            <w:rPrChange w:id="8991" w:author="The Si Tran" w:date="2012-12-14T06:40:00Z">
              <w:rPr/>
            </w:rPrChange>
          </w:rPr>
          <w:t>Mô hình kết hợp SARIMA với mạng nơron</w:t>
        </w:r>
      </w:ins>
      <w:ins w:id="8992" w:author="The Si Tran" w:date="2012-12-11T21:03:00Z">
        <w:r w:rsidRPr="00B7223D">
          <w:rPr>
            <w:rFonts w:ascii="Times New Roman" w:hAnsi="Times New Roman"/>
            <w:sz w:val="26"/>
            <w:szCs w:val="26"/>
            <w:rPrChange w:id="8993" w:author="The Si Tran" w:date="2012-12-14T06:40:00Z">
              <w:rPr/>
            </w:rPrChange>
          </w:rPr>
          <w:t xml:space="preserve"> sử dụng được ưu điểm của cả hai mô hình, tạo nên mô hình có kết quả chính xác với nhiều loại dữ liệu khác nhau.</w:t>
        </w:r>
      </w:ins>
    </w:p>
    <w:p w14:paraId="64825F64" w14:textId="77777777" w:rsidR="0087598C" w:rsidRDefault="0087598C">
      <w:pPr>
        <w:spacing w:before="0" w:after="200" w:line="276" w:lineRule="auto"/>
        <w:jc w:val="left"/>
        <w:rPr>
          <w:ins w:id="8994" w:author="superchickend" w:date="2012-12-12T08:20:00Z"/>
          <w:b/>
          <w:bCs/>
          <w:kern w:val="32"/>
          <w:szCs w:val="26"/>
        </w:rPr>
      </w:pPr>
      <w:ins w:id="8995" w:author="superchickend" w:date="2012-12-12T08:20:00Z">
        <w:r>
          <w:rPr>
            <w:b/>
            <w:bCs/>
            <w:kern w:val="32"/>
            <w:szCs w:val="26"/>
          </w:rPr>
          <w:br/>
        </w:r>
      </w:ins>
    </w:p>
    <w:p w14:paraId="789266A7" w14:textId="77777777" w:rsidR="0087598C" w:rsidRDefault="0087598C">
      <w:pPr>
        <w:rPr>
          <w:ins w:id="8996" w:author="superchickend" w:date="2012-12-12T08:20:00Z"/>
        </w:rPr>
        <w:pPrChange w:id="8997" w:author="superchickend" w:date="2012-12-12T08:20:00Z">
          <w:pPr>
            <w:spacing w:before="0" w:after="200" w:line="276" w:lineRule="auto"/>
            <w:jc w:val="left"/>
          </w:pPr>
        </w:pPrChange>
      </w:pPr>
      <w:ins w:id="8998" w:author="superchickend" w:date="2012-12-12T08:20:00Z">
        <w:r>
          <w:br w:type="page"/>
        </w:r>
      </w:ins>
    </w:p>
    <w:p w14:paraId="23790104" w14:textId="77777777" w:rsidR="00451320" w:rsidRPr="0049233F" w:rsidDel="0087598C" w:rsidRDefault="00451320">
      <w:pPr>
        <w:spacing w:before="0" w:after="200" w:line="276" w:lineRule="auto"/>
        <w:jc w:val="left"/>
        <w:rPr>
          <w:del w:id="8999" w:author="superchickend" w:date="2012-12-12T08:20:00Z"/>
          <w:b/>
          <w:bCs/>
          <w:kern w:val="32"/>
          <w:szCs w:val="26"/>
          <w:rPrChange w:id="9000" w:author="The Si Tran" w:date="2012-12-05T23:02:00Z">
            <w:rPr>
              <w:del w:id="9001" w:author="superchickend" w:date="2012-12-12T08:20:00Z"/>
              <w:b/>
              <w:bCs/>
              <w:kern w:val="32"/>
              <w:sz w:val="32"/>
              <w:szCs w:val="32"/>
            </w:rPr>
          </w:rPrChange>
        </w:rPr>
      </w:pPr>
      <w:del w:id="9002" w:author="superchickend" w:date="2012-12-12T08:20:00Z">
        <w:r w:rsidRPr="002B1464" w:rsidDel="0087598C">
          <w:rPr>
            <w:szCs w:val="26"/>
          </w:rPr>
          <w:lastRenderedPageBreak/>
          <w:br w:type="page"/>
        </w:r>
      </w:del>
    </w:p>
    <w:p w14:paraId="7428C31A" w14:textId="77777777" w:rsidR="00451320" w:rsidRPr="000064E1" w:rsidRDefault="00451320">
      <w:pPr>
        <w:spacing w:before="0" w:after="200" w:line="276" w:lineRule="auto"/>
        <w:jc w:val="left"/>
        <w:rPr>
          <w:b/>
          <w:bCs/>
          <w:kern w:val="32"/>
          <w:sz w:val="32"/>
          <w:szCs w:val="32"/>
        </w:rPr>
      </w:pPr>
    </w:p>
    <w:p w14:paraId="5AD1B5AE" w14:textId="77777777" w:rsidR="00783FDB" w:rsidRPr="000064E1" w:rsidRDefault="00783FDB" w:rsidP="00B7223D">
      <w:pPr>
        <w:pStyle w:val="Heading1"/>
        <w:rPr>
          <w:rFonts w:cs="Times New Roman"/>
        </w:rPr>
        <w:pPrChange w:id="9003" w:author="The Si Tran" w:date="2012-12-14T06:40:00Z">
          <w:pPr>
            <w:pStyle w:val="Heading1"/>
            <w:jc w:val="left"/>
          </w:pPr>
        </w:pPrChange>
      </w:pPr>
      <w:bookmarkStart w:id="9004" w:name="_Toc343220869"/>
      <w:r w:rsidRPr="000064E1">
        <w:rPr>
          <w:rFonts w:cs="Times New Roman"/>
          <w:rPrChange w:id="9005" w:author="The Si Tran" w:date="2012-12-12T13:57:00Z">
            <w:rPr>
              <w:rFonts w:cs="Times New Roman"/>
              <w:iCs/>
              <w:kern w:val="0"/>
              <w:sz w:val="28"/>
              <w:szCs w:val="28"/>
            </w:rPr>
          </w:rPrChange>
        </w:rPr>
        <w:t>KẾT LUẬN</w:t>
      </w:r>
      <w:bookmarkEnd w:id="9004"/>
    </w:p>
    <w:p w14:paraId="3A33AA28" w14:textId="77777777" w:rsidR="00662C01" w:rsidRDefault="00662C01">
      <w:pPr>
        <w:pStyle w:val="Heading2"/>
        <w:rPr>
          <w:ins w:id="9006" w:author="The Si Tran" w:date="2012-12-10T19:38:00Z"/>
          <w:rFonts w:cs="Times New Roman"/>
          <w:sz w:val="26"/>
          <w:szCs w:val="26"/>
        </w:rPr>
      </w:pPr>
      <w:bookmarkStart w:id="9007" w:name="_Toc343220870"/>
      <w:ins w:id="9008" w:author="The Si Tran" w:date="2012-12-10T19:37:00Z">
        <w:r>
          <w:rPr>
            <w:rFonts w:cs="Times New Roman"/>
            <w:sz w:val="26"/>
            <w:szCs w:val="26"/>
          </w:rPr>
          <w:t>Đánh giá kết qu</w:t>
        </w:r>
      </w:ins>
      <w:ins w:id="9009" w:author="The Si Tran" w:date="2012-12-10T19:38:00Z">
        <w:r>
          <w:rPr>
            <w:rFonts w:cs="Times New Roman"/>
            <w:sz w:val="26"/>
            <w:szCs w:val="26"/>
          </w:rPr>
          <w:t>ả</w:t>
        </w:r>
        <w:bookmarkEnd w:id="9007"/>
      </w:ins>
    </w:p>
    <w:p w14:paraId="6B13811E" w14:textId="77777777" w:rsidR="00662C01" w:rsidRDefault="00662C01">
      <w:pPr>
        <w:pStyle w:val="Heading3"/>
        <w:rPr>
          <w:ins w:id="9010" w:author="The Si Tran" w:date="2012-12-10T20:56:00Z"/>
        </w:rPr>
        <w:pPrChange w:id="9011" w:author="The Si Tran" w:date="2012-12-10T19:38:00Z">
          <w:pPr>
            <w:pStyle w:val="Heading2"/>
          </w:pPr>
        </w:pPrChange>
      </w:pPr>
      <w:bookmarkStart w:id="9012" w:name="_Toc343220871"/>
      <w:ins w:id="9013" w:author="The Si Tran" w:date="2012-12-10T19:40:00Z">
        <w:r>
          <w:t>Những công việc làm được</w:t>
        </w:r>
      </w:ins>
      <w:bookmarkEnd w:id="9012"/>
    </w:p>
    <w:p w14:paraId="664D4BC4" w14:textId="77777777" w:rsidR="007700CE" w:rsidRPr="007700CE" w:rsidRDefault="007700CE" w:rsidP="00B7223D">
      <w:pPr>
        <w:rPr>
          <w:ins w:id="9014" w:author="The Si Tran" w:date="2012-12-11T04:44:00Z"/>
          <w:rPrChange w:id="9015" w:author="The Si Tran" w:date="2012-12-11T04:44:00Z">
            <w:rPr>
              <w:ins w:id="9016" w:author="The Si Tran" w:date="2012-12-11T04:44:00Z"/>
            </w:rPr>
          </w:rPrChange>
        </w:rPr>
        <w:pPrChange w:id="9017" w:author="The Si Tran" w:date="2012-12-14T06:41:00Z">
          <w:pPr>
            <w:pStyle w:val="ListParagraph"/>
            <w:spacing w:line="240" w:lineRule="auto"/>
          </w:pPr>
        </w:pPrChange>
      </w:pPr>
      <w:ins w:id="9018" w:author="The Si Tran" w:date="2012-12-11T04:44:00Z">
        <w:r w:rsidRPr="007700CE">
          <w:rPr>
            <w:rPrChange w:id="9019" w:author="The Si Tran" w:date="2012-12-11T04:44:00Z">
              <w:rPr>
                <w:rFonts w:ascii="Times New Roman" w:eastAsiaTheme="minorHAnsi" w:hAnsi="Times New Roman" w:cs="Arial"/>
                <w:b/>
                <w:bCs/>
                <w:iCs/>
                <w:sz w:val="28"/>
                <w:szCs w:val="28"/>
              </w:rPr>
            </w:rPrChange>
          </w:rPr>
          <w:t>Trong quá trình thực hiện đề tài, chúng tôi đã làm được những công việc sau:</w:t>
        </w:r>
      </w:ins>
    </w:p>
    <w:p w14:paraId="3E607F63" w14:textId="77777777" w:rsidR="007700CE" w:rsidRPr="00B7223D" w:rsidRDefault="007700CE" w:rsidP="00B7223D">
      <w:pPr>
        <w:pStyle w:val="ListParagraph"/>
        <w:numPr>
          <w:ilvl w:val="0"/>
          <w:numId w:val="64"/>
        </w:numPr>
        <w:spacing w:line="360" w:lineRule="auto"/>
        <w:rPr>
          <w:ins w:id="9020" w:author="The Si Tran" w:date="2012-12-11T04:44:00Z"/>
          <w:rFonts w:ascii="Times New Roman" w:hAnsi="Times New Roman"/>
          <w:sz w:val="26"/>
          <w:szCs w:val="26"/>
          <w:rPrChange w:id="9021" w:author="The Si Tran" w:date="2012-12-14T06:41:00Z">
            <w:rPr>
              <w:ins w:id="9022" w:author="The Si Tran" w:date="2012-12-11T04:44:00Z"/>
            </w:rPr>
          </w:rPrChange>
        </w:rPr>
        <w:pPrChange w:id="9023" w:author="The Si Tran" w:date="2012-12-14T06:41:00Z">
          <w:pPr>
            <w:pStyle w:val="ListParagraph"/>
            <w:spacing w:line="240" w:lineRule="auto"/>
          </w:pPr>
        </w:pPrChange>
      </w:pPr>
      <w:ins w:id="9024" w:author="The Si Tran" w:date="2012-12-11T04:44:00Z">
        <w:r w:rsidRPr="00B7223D">
          <w:rPr>
            <w:rFonts w:ascii="Times New Roman" w:hAnsi="Times New Roman"/>
            <w:sz w:val="26"/>
            <w:szCs w:val="26"/>
            <w:rPrChange w:id="9025" w:author="The Si Tran" w:date="2012-12-14T06:41:00Z">
              <w:rPr>
                <w:rFonts w:ascii="Times New Roman" w:eastAsiaTheme="minorHAnsi" w:hAnsi="Times New Roman" w:cs="Arial"/>
                <w:b/>
                <w:bCs/>
                <w:iCs/>
                <w:sz w:val="28"/>
                <w:szCs w:val="28"/>
              </w:rPr>
            </w:rPrChange>
          </w:rPr>
          <w:t>Tìm hiểu về dữ liệu chuỗi thời gian và các tính chất của nó</w:t>
        </w:r>
      </w:ins>
      <w:ins w:id="9026" w:author="The Si Tran" w:date="2012-12-11T04:49:00Z">
        <w:r w:rsidR="00BF3D5C" w:rsidRPr="00B7223D">
          <w:rPr>
            <w:rFonts w:ascii="Times New Roman" w:hAnsi="Times New Roman"/>
            <w:sz w:val="26"/>
            <w:szCs w:val="26"/>
            <w:rPrChange w:id="9027" w:author="The Si Tran" w:date="2012-12-14T06:41:00Z">
              <w:rPr/>
            </w:rPrChange>
          </w:rPr>
          <w:t>.</w:t>
        </w:r>
      </w:ins>
    </w:p>
    <w:p w14:paraId="1703C2FF" w14:textId="77777777" w:rsidR="007700CE" w:rsidRPr="00B7223D" w:rsidRDefault="007700CE" w:rsidP="00B7223D">
      <w:pPr>
        <w:pStyle w:val="ListParagraph"/>
        <w:numPr>
          <w:ilvl w:val="0"/>
          <w:numId w:val="64"/>
        </w:numPr>
        <w:spacing w:line="360" w:lineRule="auto"/>
        <w:rPr>
          <w:ins w:id="9028" w:author="The Si Tran" w:date="2012-12-11T04:46:00Z"/>
          <w:rFonts w:ascii="Times New Roman" w:hAnsi="Times New Roman"/>
          <w:sz w:val="26"/>
          <w:szCs w:val="26"/>
          <w:rPrChange w:id="9029" w:author="The Si Tran" w:date="2012-12-14T06:41:00Z">
            <w:rPr>
              <w:ins w:id="9030" w:author="The Si Tran" w:date="2012-12-11T04:46:00Z"/>
            </w:rPr>
          </w:rPrChange>
        </w:rPr>
        <w:pPrChange w:id="9031" w:author="The Si Tran" w:date="2012-12-14T06:41:00Z">
          <w:pPr>
            <w:pStyle w:val="ListParagraph"/>
            <w:spacing w:line="240" w:lineRule="auto"/>
          </w:pPr>
        </w:pPrChange>
      </w:pPr>
      <w:ins w:id="9032" w:author="The Si Tran" w:date="2012-12-11T04:44:00Z">
        <w:r w:rsidRPr="00B7223D">
          <w:rPr>
            <w:rFonts w:ascii="Times New Roman" w:hAnsi="Times New Roman"/>
            <w:sz w:val="26"/>
            <w:szCs w:val="26"/>
            <w:rPrChange w:id="9033" w:author="The Si Tran" w:date="2012-12-14T06:41:00Z">
              <w:rPr>
                <w:rFonts w:ascii="Times New Roman" w:eastAsiaTheme="minorHAnsi" w:hAnsi="Times New Roman" w:cs="Arial"/>
                <w:b/>
                <w:bCs/>
                <w:iCs/>
                <w:sz w:val="28"/>
                <w:szCs w:val="28"/>
              </w:rPr>
            </w:rPrChange>
          </w:rPr>
          <w:t xml:space="preserve">Tìm hiểu về cấu trúc và nguyên lý hoạt động của mạng neuron nhân tạo, </w:t>
        </w:r>
      </w:ins>
      <w:ins w:id="9034" w:author="The Si Tran" w:date="2012-12-11T04:50:00Z">
        <w:r w:rsidR="00BF3D5C" w:rsidRPr="00B7223D">
          <w:rPr>
            <w:rFonts w:ascii="Times New Roman" w:hAnsi="Times New Roman"/>
            <w:sz w:val="26"/>
            <w:szCs w:val="26"/>
            <w:rPrChange w:id="9035" w:author="The Si Tran" w:date="2012-12-14T06:41:00Z">
              <w:rPr/>
            </w:rPrChange>
          </w:rPr>
          <w:t>mạng neuron nhân tạo cho phép người dùng lựa chọn một trong hai giải thuật huấn luyện: lan truyền ngược và RPROP</w:t>
        </w:r>
      </w:ins>
      <w:ins w:id="9036" w:author="The Si Tran" w:date="2012-12-11T04:44:00Z">
        <w:r w:rsidRPr="00B7223D">
          <w:rPr>
            <w:rFonts w:ascii="Times New Roman" w:hAnsi="Times New Roman"/>
            <w:sz w:val="26"/>
            <w:szCs w:val="26"/>
            <w:rPrChange w:id="9037" w:author="The Si Tran" w:date="2012-12-14T06:41:00Z">
              <w:rPr>
                <w:rFonts w:ascii="Times New Roman" w:eastAsiaTheme="minorHAnsi" w:hAnsi="Times New Roman" w:cs="Arial"/>
                <w:b/>
                <w:bCs/>
                <w:iCs/>
                <w:sz w:val="28"/>
                <w:szCs w:val="28"/>
              </w:rPr>
            </w:rPrChange>
          </w:rPr>
          <w:t>.</w:t>
        </w:r>
      </w:ins>
    </w:p>
    <w:p w14:paraId="065C75CD" w14:textId="77777777" w:rsidR="007700CE" w:rsidRPr="00B7223D" w:rsidRDefault="007700CE" w:rsidP="00B7223D">
      <w:pPr>
        <w:pStyle w:val="ListParagraph"/>
        <w:numPr>
          <w:ilvl w:val="0"/>
          <w:numId w:val="64"/>
        </w:numPr>
        <w:spacing w:line="360" w:lineRule="auto"/>
        <w:rPr>
          <w:ins w:id="9038" w:author="The Si Tran" w:date="2012-12-11T04:47:00Z"/>
          <w:rFonts w:ascii="Times New Roman" w:hAnsi="Times New Roman"/>
          <w:sz w:val="26"/>
          <w:szCs w:val="26"/>
          <w:rPrChange w:id="9039" w:author="The Si Tran" w:date="2012-12-14T06:41:00Z">
            <w:rPr>
              <w:ins w:id="9040" w:author="The Si Tran" w:date="2012-12-11T04:47:00Z"/>
            </w:rPr>
          </w:rPrChange>
        </w:rPr>
        <w:pPrChange w:id="9041" w:author="The Si Tran" w:date="2012-12-14T06:41:00Z">
          <w:pPr>
            <w:pStyle w:val="ListParagraph"/>
            <w:spacing w:line="240" w:lineRule="auto"/>
          </w:pPr>
        </w:pPrChange>
      </w:pPr>
      <w:ins w:id="9042" w:author="The Si Tran" w:date="2012-12-11T04:46:00Z">
        <w:r w:rsidRPr="00B7223D">
          <w:rPr>
            <w:rFonts w:ascii="Times New Roman" w:hAnsi="Times New Roman"/>
            <w:sz w:val="26"/>
            <w:szCs w:val="26"/>
            <w:rPrChange w:id="9043" w:author="The Si Tran" w:date="2012-12-14T06:41:00Z">
              <w:rPr/>
            </w:rPrChange>
          </w:rPr>
          <w:t>Tìm hiểu về cấu trúc và nguyên lý hoạt động của mô hình SARIMA, hiện thực được chương tự động xây dựng mô hình SARIMA.</w:t>
        </w:r>
      </w:ins>
    </w:p>
    <w:p w14:paraId="241FDFB0" w14:textId="77777777" w:rsidR="00857BA6" w:rsidRPr="00B7223D" w:rsidRDefault="00857BA6" w:rsidP="00B7223D">
      <w:pPr>
        <w:pStyle w:val="ListParagraph"/>
        <w:numPr>
          <w:ilvl w:val="0"/>
          <w:numId w:val="64"/>
        </w:numPr>
        <w:spacing w:line="360" w:lineRule="auto"/>
        <w:rPr>
          <w:ins w:id="9044" w:author="The Si Tran" w:date="2012-12-11T04:49:00Z"/>
          <w:rFonts w:ascii="Times New Roman" w:hAnsi="Times New Roman"/>
          <w:sz w:val="26"/>
          <w:szCs w:val="26"/>
          <w:rPrChange w:id="9045" w:author="The Si Tran" w:date="2012-12-14T06:41:00Z">
            <w:rPr>
              <w:ins w:id="9046" w:author="The Si Tran" w:date="2012-12-11T04:49:00Z"/>
            </w:rPr>
          </w:rPrChange>
        </w:rPr>
        <w:pPrChange w:id="9047" w:author="The Si Tran" w:date="2012-12-14T06:41:00Z">
          <w:pPr>
            <w:pStyle w:val="ListParagraph"/>
            <w:spacing w:line="240" w:lineRule="auto"/>
          </w:pPr>
        </w:pPrChange>
      </w:pPr>
      <w:ins w:id="9048" w:author="The Si Tran" w:date="2012-12-11T04:47:00Z">
        <w:r w:rsidRPr="00B7223D">
          <w:rPr>
            <w:rFonts w:ascii="Times New Roman" w:hAnsi="Times New Roman"/>
            <w:sz w:val="26"/>
            <w:szCs w:val="26"/>
            <w:rPrChange w:id="9049" w:author="The Si Tran" w:date="2012-12-14T06:41:00Z">
              <w:rPr/>
            </w:rPrChange>
          </w:rPr>
          <w:t>Tìm hiểu nguyên lý kết hợp hai mô hình mạng nơron và ARIMA, từ đó xây dựng</w:t>
        </w:r>
      </w:ins>
      <w:ins w:id="9050" w:author="The Si Tran" w:date="2012-12-11T04:48:00Z">
        <w:r w:rsidRPr="00B7223D">
          <w:rPr>
            <w:rFonts w:ascii="Times New Roman" w:hAnsi="Times New Roman"/>
            <w:sz w:val="26"/>
            <w:szCs w:val="26"/>
            <w:rPrChange w:id="9051" w:author="The Si Tran" w:date="2012-12-14T06:41:00Z">
              <w:rPr/>
            </w:rPrChange>
          </w:rPr>
          <w:t xml:space="preserve"> một mô hình kết hợp có khả năng phù hợp với nhiều loại dữ liệu khác nhau.</w:t>
        </w:r>
      </w:ins>
    </w:p>
    <w:p w14:paraId="75D52ED6" w14:textId="77777777" w:rsidR="00623073" w:rsidRPr="00B7223D" w:rsidRDefault="007700CE" w:rsidP="00B7223D">
      <w:pPr>
        <w:pStyle w:val="ListParagraph"/>
        <w:numPr>
          <w:ilvl w:val="0"/>
          <w:numId w:val="64"/>
        </w:numPr>
        <w:spacing w:line="360" w:lineRule="auto"/>
        <w:rPr>
          <w:ins w:id="9052" w:author="The Si Tran" w:date="2012-12-10T19:44:00Z"/>
          <w:rFonts w:ascii="Times New Roman" w:hAnsi="Times New Roman"/>
          <w:sz w:val="26"/>
          <w:szCs w:val="26"/>
          <w:rPrChange w:id="9053" w:author="The Si Tran" w:date="2012-12-14T06:41:00Z">
            <w:rPr>
              <w:ins w:id="9054" w:author="The Si Tran" w:date="2012-12-10T19:44:00Z"/>
            </w:rPr>
          </w:rPrChange>
        </w:rPr>
        <w:pPrChange w:id="9055" w:author="The Si Tran" w:date="2012-12-14T06:41:00Z">
          <w:pPr>
            <w:pStyle w:val="Heading2"/>
          </w:pPr>
        </w:pPrChange>
      </w:pPr>
      <w:ins w:id="9056" w:author="The Si Tran" w:date="2012-12-11T04:44:00Z">
        <w:r w:rsidRPr="00B7223D">
          <w:rPr>
            <w:rFonts w:ascii="Times New Roman" w:hAnsi="Times New Roman"/>
            <w:sz w:val="26"/>
            <w:szCs w:val="26"/>
            <w:rPrChange w:id="9057" w:author="The Si Tran" w:date="2012-12-14T06:41:00Z">
              <w:rPr>
                <w:b w:val="0"/>
                <w:bCs w:val="0"/>
                <w:iCs w:val="0"/>
              </w:rPr>
            </w:rPrChange>
          </w:rPr>
          <w:t>Thực hiện chạy thử nghiệm chương trình trên các bộ dữ liệu mẫu</w:t>
        </w:r>
      </w:ins>
      <w:ins w:id="9058" w:author="The Si Tran" w:date="2012-12-11T04:50:00Z">
        <w:r w:rsidR="009C08F4" w:rsidRPr="00B7223D">
          <w:rPr>
            <w:rFonts w:ascii="Times New Roman" w:hAnsi="Times New Roman"/>
            <w:sz w:val="26"/>
            <w:szCs w:val="26"/>
            <w:rPrChange w:id="9059" w:author="The Si Tran" w:date="2012-12-14T06:41:00Z">
              <w:rPr/>
            </w:rPrChange>
          </w:rPr>
          <w:t xml:space="preserve"> khác nhau, </w:t>
        </w:r>
      </w:ins>
      <w:ins w:id="9060" w:author="The Si Tran" w:date="2012-12-11T04:51:00Z">
        <w:r w:rsidR="009C08F4" w:rsidRPr="00B7223D">
          <w:rPr>
            <w:rFonts w:ascii="Times New Roman" w:hAnsi="Times New Roman"/>
            <w:sz w:val="26"/>
            <w:szCs w:val="26"/>
            <w:rPrChange w:id="9061" w:author="The Si Tran" w:date="2012-12-14T06:41:00Z">
              <w:rPr/>
            </w:rPrChange>
          </w:rPr>
          <w:t>từ đó kiểm tra tính đúng đắn của cơ sở lý thuyết.</w:t>
        </w:r>
      </w:ins>
    </w:p>
    <w:p w14:paraId="0E72C806" w14:textId="77777777" w:rsidR="00662C01" w:rsidRDefault="00662C01" w:rsidP="00B7223D">
      <w:pPr>
        <w:pStyle w:val="Heading3"/>
        <w:rPr>
          <w:ins w:id="9062" w:author="The Si Tran" w:date="2012-12-11T05:41:00Z"/>
        </w:rPr>
        <w:pPrChange w:id="9063" w:author="The Si Tran" w:date="2012-12-14T06:40:00Z">
          <w:pPr>
            <w:pStyle w:val="Heading3"/>
          </w:pPr>
        </w:pPrChange>
      </w:pPr>
      <w:bookmarkStart w:id="9064" w:name="_Toc343220872"/>
      <w:ins w:id="9065" w:author="The Si Tran" w:date="2012-12-10T19:41:00Z">
        <w:r w:rsidRPr="00662C01">
          <w:t>Những đúc kết về mặt lý luận</w:t>
        </w:r>
      </w:ins>
      <w:bookmarkEnd w:id="9064"/>
    </w:p>
    <w:p w14:paraId="64704074" w14:textId="6D7FF1E7" w:rsidR="00D54C04" w:rsidRDefault="00D54C04" w:rsidP="00B7223D">
      <w:pPr>
        <w:rPr>
          <w:ins w:id="9066" w:author="The Si Tran" w:date="2012-12-11T05:42:00Z"/>
        </w:rPr>
        <w:pPrChange w:id="9067" w:author="The Si Tran" w:date="2012-12-14T06:41:00Z">
          <w:pPr>
            <w:pStyle w:val="Heading3"/>
          </w:pPr>
        </w:pPrChange>
      </w:pPr>
      <w:ins w:id="9068" w:author="The Si Tran" w:date="2012-12-11T05:41:00Z">
        <w:r>
          <w:t>Qua quá trình hiện thực và chạy thực nghiệm mô hình kết hợp SARIMA</w:t>
        </w:r>
      </w:ins>
      <w:ins w:id="9069" w:author="The Si Tran" w:date="2012-12-11T05:42:00Z">
        <w:r>
          <w:t xml:space="preserve"> với mạ</w:t>
        </w:r>
        <w:r w:rsidR="00B7223D">
          <w:t xml:space="preserve">ng </w:t>
        </w:r>
        <w:r>
          <w:t>nơron, nhóm chúng tôi đã rút ra được những kết luận sau đây:</w:t>
        </w:r>
      </w:ins>
    </w:p>
    <w:p w14:paraId="41659DC6" w14:textId="77777777" w:rsidR="00D54C04" w:rsidRPr="00B7223D" w:rsidRDefault="00E44DF7" w:rsidP="00B7223D">
      <w:pPr>
        <w:pStyle w:val="ListParagraph"/>
        <w:numPr>
          <w:ilvl w:val="0"/>
          <w:numId w:val="66"/>
        </w:numPr>
        <w:spacing w:line="360" w:lineRule="auto"/>
        <w:rPr>
          <w:ins w:id="9070" w:author="The Si Tran" w:date="2012-12-11T05:45:00Z"/>
          <w:rFonts w:ascii="Times New Roman" w:hAnsi="Times New Roman"/>
          <w:sz w:val="26"/>
          <w:szCs w:val="26"/>
          <w:rPrChange w:id="9071" w:author="The Si Tran" w:date="2012-12-14T06:42:00Z">
            <w:rPr>
              <w:ins w:id="9072" w:author="The Si Tran" w:date="2012-12-11T05:45:00Z"/>
            </w:rPr>
          </w:rPrChange>
        </w:rPr>
        <w:pPrChange w:id="9073" w:author="The Si Tran" w:date="2012-12-14T06:42:00Z">
          <w:pPr>
            <w:pStyle w:val="Heading3"/>
          </w:pPr>
        </w:pPrChange>
      </w:pPr>
      <w:ins w:id="9074" w:author="The Si Tran" w:date="2012-12-11T05:43:00Z">
        <w:r w:rsidRPr="00B7223D">
          <w:rPr>
            <w:rFonts w:ascii="Times New Roman" w:hAnsi="Times New Roman"/>
            <w:sz w:val="26"/>
            <w:szCs w:val="26"/>
            <w:rPrChange w:id="9075" w:author="The Si Tran" w:date="2012-12-14T06:42:00Z">
              <w:rPr/>
            </w:rPrChange>
          </w:rPr>
          <w:t xml:space="preserve">Đối với các </w:t>
        </w:r>
      </w:ins>
      <w:ins w:id="9076" w:author="The Si Tran" w:date="2012-12-11T05:44:00Z">
        <w:r w:rsidRPr="00B7223D">
          <w:rPr>
            <w:rFonts w:ascii="Times New Roman" w:hAnsi="Times New Roman"/>
            <w:sz w:val="26"/>
            <w:szCs w:val="26"/>
            <w:rPrChange w:id="9077" w:author="The Si Tran" w:date="2012-12-14T06:42:00Z">
              <w:rPr/>
            </w:rPrChange>
          </w:rPr>
          <w:t xml:space="preserve">chuỗi dữ liệu chỉ có tính mùa hoặc xu hướng thì </w:t>
        </w:r>
      </w:ins>
      <w:ins w:id="9078" w:author="The Si Tran" w:date="2012-12-11T05:45:00Z">
        <w:r w:rsidRPr="00B7223D">
          <w:rPr>
            <w:rFonts w:ascii="Times New Roman" w:hAnsi="Times New Roman"/>
            <w:sz w:val="26"/>
            <w:szCs w:val="26"/>
            <w:rPrChange w:id="9079" w:author="The Si Tran" w:date="2012-12-14T06:42:00Z">
              <w:rPr/>
            </w:rPrChange>
          </w:rPr>
          <w:t>mô hình</w:t>
        </w:r>
      </w:ins>
      <w:ins w:id="9080" w:author="The Si Tran" w:date="2012-12-11T05:44:00Z">
        <w:r w:rsidRPr="00B7223D">
          <w:rPr>
            <w:rFonts w:ascii="Times New Roman" w:hAnsi="Times New Roman"/>
            <w:sz w:val="26"/>
            <w:szCs w:val="26"/>
            <w:rPrChange w:id="9081" w:author="The Si Tran" w:date="2012-12-14T06:42:00Z">
              <w:rPr/>
            </w:rPrChange>
          </w:rPr>
          <w:t xml:space="preserve"> SARIMA có kết quả ch</w:t>
        </w:r>
      </w:ins>
      <w:ins w:id="9082" w:author="The Si Tran" w:date="2012-12-11T05:45:00Z">
        <w:r w:rsidRPr="00B7223D">
          <w:rPr>
            <w:rFonts w:ascii="Times New Roman" w:hAnsi="Times New Roman"/>
            <w:sz w:val="26"/>
            <w:szCs w:val="26"/>
            <w:rPrChange w:id="9083" w:author="The Si Tran" w:date="2012-12-14T06:42:00Z">
              <w:rPr/>
            </w:rPrChange>
          </w:rPr>
          <w:t>ính xác hơn mô hình mạng nơron.</w:t>
        </w:r>
      </w:ins>
    </w:p>
    <w:p w14:paraId="72628387" w14:textId="77777777" w:rsidR="00983080" w:rsidRPr="00B7223D" w:rsidRDefault="00983080" w:rsidP="00B7223D">
      <w:pPr>
        <w:pStyle w:val="ListParagraph"/>
        <w:numPr>
          <w:ilvl w:val="0"/>
          <w:numId w:val="66"/>
        </w:numPr>
        <w:spacing w:line="360" w:lineRule="auto"/>
        <w:rPr>
          <w:ins w:id="9084" w:author="The Si Tran" w:date="2012-12-11T05:47:00Z"/>
          <w:rFonts w:ascii="Times New Roman" w:hAnsi="Times New Roman"/>
          <w:sz w:val="26"/>
          <w:szCs w:val="26"/>
          <w:rPrChange w:id="9085" w:author="The Si Tran" w:date="2012-12-14T06:42:00Z">
            <w:rPr>
              <w:ins w:id="9086" w:author="The Si Tran" w:date="2012-12-11T05:47:00Z"/>
            </w:rPr>
          </w:rPrChange>
        </w:rPr>
        <w:pPrChange w:id="9087" w:author="The Si Tran" w:date="2012-12-14T06:42:00Z">
          <w:pPr>
            <w:pStyle w:val="Heading3"/>
          </w:pPr>
        </w:pPrChange>
      </w:pPr>
      <w:ins w:id="9088" w:author="The Si Tran" w:date="2012-12-11T05:45:00Z">
        <w:r w:rsidRPr="00B7223D">
          <w:rPr>
            <w:rFonts w:ascii="Times New Roman" w:hAnsi="Times New Roman"/>
            <w:sz w:val="26"/>
            <w:szCs w:val="26"/>
            <w:rPrChange w:id="9089" w:author="The Si Tran" w:date="2012-12-14T06:42:00Z">
              <w:rPr/>
            </w:rPrChange>
          </w:rPr>
          <w:t xml:space="preserve">Đối với các chuỗi dữ liệu có tính </w:t>
        </w:r>
      </w:ins>
      <w:ins w:id="9090" w:author="The Si Tran" w:date="2012-12-11T05:46:00Z">
        <w:r w:rsidRPr="00B7223D">
          <w:rPr>
            <w:rFonts w:ascii="Times New Roman" w:hAnsi="Times New Roman"/>
            <w:sz w:val="26"/>
            <w:szCs w:val="26"/>
            <w:rPrChange w:id="9091" w:author="The Si Tran" w:date="2012-12-14T06:42:00Z">
              <w:rPr/>
            </w:rPrChange>
          </w:rPr>
          <w:t>phi tuyến thì mô hình mạng nơron cho kết quả chính xác hơn.</w:t>
        </w:r>
      </w:ins>
    </w:p>
    <w:p w14:paraId="485CC0A3" w14:textId="77777777" w:rsidR="002C1C14" w:rsidRPr="00B7223D" w:rsidRDefault="002C1C14" w:rsidP="00B7223D">
      <w:pPr>
        <w:pStyle w:val="ListParagraph"/>
        <w:numPr>
          <w:ilvl w:val="0"/>
          <w:numId w:val="66"/>
        </w:numPr>
        <w:spacing w:line="360" w:lineRule="auto"/>
        <w:rPr>
          <w:ins w:id="9092" w:author="The Si Tran" w:date="2012-12-11T05:48:00Z"/>
          <w:rFonts w:ascii="Times New Roman" w:hAnsi="Times New Roman"/>
          <w:sz w:val="26"/>
          <w:szCs w:val="26"/>
          <w:rPrChange w:id="9093" w:author="The Si Tran" w:date="2012-12-14T06:42:00Z">
            <w:rPr>
              <w:ins w:id="9094" w:author="The Si Tran" w:date="2012-12-11T05:48:00Z"/>
            </w:rPr>
          </w:rPrChange>
        </w:rPr>
        <w:pPrChange w:id="9095" w:author="The Si Tran" w:date="2012-12-14T06:42:00Z">
          <w:pPr>
            <w:pStyle w:val="Heading3"/>
          </w:pPr>
        </w:pPrChange>
      </w:pPr>
      <w:ins w:id="9096" w:author="The Si Tran" w:date="2012-12-11T05:47:00Z">
        <w:r w:rsidRPr="00B7223D">
          <w:rPr>
            <w:rFonts w:ascii="Times New Roman" w:hAnsi="Times New Roman"/>
            <w:sz w:val="26"/>
            <w:szCs w:val="26"/>
            <w:rPrChange w:id="9097" w:author="The Si Tran" w:date="2012-12-14T06:42:00Z">
              <w:rPr/>
            </w:rPrChange>
          </w:rPr>
          <w:t xml:space="preserve">Do dựa trên đặc tính của cả chuỗi thời gian nên mô hình SARIMA có khả năng dự </w:t>
        </w:r>
      </w:ins>
      <w:ins w:id="9098" w:author="The Si Tran" w:date="2012-12-11T05:48:00Z">
        <w:r w:rsidRPr="00B7223D">
          <w:rPr>
            <w:rFonts w:ascii="Times New Roman" w:hAnsi="Times New Roman"/>
            <w:sz w:val="26"/>
            <w:szCs w:val="26"/>
            <w:rPrChange w:id="9099" w:author="The Si Tran" w:date="2012-12-14T06:42:00Z">
              <w:rPr/>
            </w:rPrChange>
          </w:rPr>
          <w:t>đoán xa chính xác hơn mô hình mạng nơron.</w:t>
        </w:r>
      </w:ins>
    </w:p>
    <w:p w14:paraId="29570AF4" w14:textId="77777777" w:rsidR="002C1C14" w:rsidRPr="00B7223D" w:rsidRDefault="002C1C14" w:rsidP="00B7223D">
      <w:pPr>
        <w:pStyle w:val="ListParagraph"/>
        <w:numPr>
          <w:ilvl w:val="0"/>
          <w:numId w:val="66"/>
        </w:numPr>
        <w:spacing w:line="360" w:lineRule="auto"/>
        <w:rPr>
          <w:ins w:id="9100" w:author="The Si Tran" w:date="2012-12-10T19:41:00Z"/>
          <w:rFonts w:ascii="Times New Roman" w:hAnsi="Times New Roman"/>
          <w:sz w:val="26"/>
          <w:szCs w:val="26"/>
          <w:rPrChange w:id="9101" w:author="The Si Tran" w:date="2012-12-14T06:42:00Z">
            <w:rPr>
              <w:ins w:id="9102" w:author="The Si Tran" w:date="2012-12-10T19:41:00Z"/>
            </w:rPr>
          </w:rPrChange>
        </w:rPr>
        <w:pPrChange w:id="9103" w:author="The Si Tran" w:date="2012-12-14T06:42:00Z">
          <w:pPr>
            <w:pStyle w:val="Heading3"/>
          </w:pPr>
        </w:pPrChange>
      </w:pPr>
      <w:ins w:id="9104" w:author="The Si Tran" w:date="2012-12-11T05:48:00Z">
        <w:r w:rsidRPr="00B7223D">
          <w:rPr>
            <w:rFonts w:ascii="Times New Roman" w:hAnsi="Times New Roman"/>
            <w:sz w:val="26"/>
            <w:szCs w:val="26"/>
            <w:rPrChange w:id="9105" w:author="The Si Tran" w:date="2012-12-14T06:42:00Z">
              <w:rPr/>
            </w:rPrChange>
          </w:rPr>
          <w:t>Bằng cách kết hợp cả hai mô hình SARIMA và mạng nơron, ta c</w:t>
        </w:r>
      </w:ins>
      <w:ins w:id="9106" w:author="The Si Tran" w:date="2012-12-11T05:49:00Z">
        <w:r w:rsidRPr="00B7223D">
          <w:rPr>
            <w:rFonts w:ascii="Times New Roman" w:hAnsi="Times New Roman"/>
            <w:sz w:val="26"/>
            <w:szCs w:val="26"/>
            <w:rPrChange w:id="9107" w:author="The Si Tran" w:date="2012-12-14T06:42:00Z">
              <w:rPr/>
            </w:rPrChange>
          </w:rPr>
          <w:t>ó thể xây dựng một mô hình thích hợp với nhiều loại dữ liệu khác nhau</w:t>
        </w:r>
        <w:r w:rsidR="00BD71C0" w:rsidRPr="00B7223D">
          <w:rPr>
            <w:rFonts w:ascii="Times New Roman" w:hAnsi="Times New Roman"/>
            <w:sz w:val="26"/>
            <w:szCs w:val="26"/>
            <w:rPrChange w:id="9108" w:author="The Si Tran" w:date="2012-12-14T06:42:00Z">
              <w:rPr/>
            </w:rPrChange>
          </w:rPr>
          <w:t>, cho ra kết quả chính xác c</w:t>
        </w:r>
      </w:ins>
      <w:ins w:id="9109" w:author="The Si Tran" w:date="2012-12-11T05:50:00Z">
        <w:r w:rsidR="00BD71C0" w:rsidRPr="00B7223D">
          <w:rPr>
            <w:rFonts w:ascii="Times New Roman" w:hAnsi="Times New Roman"/>
            <w:sz w:val="26"/>
            <w:szCs w:val="26"/>
            <w:rPrChange w:id="9110" w:author="The Si Tran" w:date="2012-12-14T06:42:00Z">
              <w:rPr/>
            </w:rPrChange>
          </w:rPr>
          <w:t>ao.</w:t>
        </w:r>
      </w:ins>
    </w:p>
    <w:p w14:paraId="0B4BEF09" w14:textId="77777777" w:rsidR="00E830E0" w:rsidRDefault="00662C01" w:rsidP="00B7223D">
      <w:pPr>
        <w:pStyle w:val="Heading3"/>
        <w:rPr>
          <w:ins w:id="9111" w:author="The Si Tran" w:date="2012-12-11T05:27:00Z"/>
        </w:rPr>
        <w:pPrChange w:id="9112" w:author="The Si Tran" w:date="2012-12-14T06:40:00Z">
          <w:pPr>
            <w:pStyle w:val="Heading2"/>
          </w:pPr>
        </w:pPrChange>
      </w:pPr>
      <w:bookmarkStart w:id="9113" w:name="_Toc343220873"/>
      <w:ins w:id="9114" w:author="The Si Tran" w:date="2012-12-10T19:41:00Z">
        <w:r>
          <w:lastRenderedPageBreak/>
          <w:t>Mặt hạn chế</w:t>
        </w:r>
      </w:ins>
      <w:bookmarkEnd w:id="9113"/>
    </w:p>
    <w:p w14:paraId="7B1DEF2D" w14:textId="33E9B641" w:rsidR="006B1716" w:rsidRPr="00102ED8" w:rsidRDefault="00DA3C57" w:rsidP="00B7223D">
      <w:pPr>
        <w:spacing w:before="0"/>
        <w:ind w:firstLine="720"/>
        <w:rPr>
          <w:ins w:id="9115" w:author="The Si Tran" w:date="2012-12-11T05:29:00Z"/>
          <w:szCs w:val="26"/>
        </w:rPr>
        <w:pPrChange w:id="9116" w:author="The Si Tran" w:date="2012-12-14T06:40:00Z">
          <w:pPr>
            <w:spacing w:before="0"/>
            <w:ind w:firstLine="720"/>
          </w:pPr>
        </w:pPrChange>
      </w:pPr>
      <w:ins w:id="9117" w:author="The Si Tran" w:date="2012-12-11T05:31:00Z">
        <w:r>
          <w:rPr>
            <w:szCs w:val="26"/>
          </w:rPr>
          <w:t>Mô hình này chưa có phần tiền xử lý dữ liệu</w:t>
        </w:r>
      </w:ins>
      <w:ins w:id="9118" w:author="The Si Tran" w:date="2012-12-11T05:32:00Z">
        <w:r>
          <w:rPr>
            <w:szCs w:val="26"/>
          </w:rPr>
          <w:t>, nên đối với các dữ liệu chưa qua tiề</w:t>
        </w:r>
        <w:r w:rsidR="00B7223D">
          <w:rPr>
            <w:szCs w:val="26"/>
          </w:rPr>
          <w:t xml:space="preserve">n </w:t>
        </w:r>
        <w:r>
          <w:rPr>
            <w:szCs w:val="26"/>
          </w:rPr>
          <w:t>xử lý có chứa giá trị nhi</w:t>
        </w:r>
      </w:ins>
      <w:ins w:id="9119" w:author="The Si Tran" w:date="2012-12-11T05:33:00Z">
        <w:r>
          <w:rPr>
            <w:szCs w:val="26"/>
          </w:rPr>
          <w:t>ễu, không hợp lệ… thì kết quả của</w:t>
        </w:r>
      </w:ins>
      <w:ins w:id="9120" w:author="The Si Tran" w:date="2012-12-11T05:34:00Z">
        <w:r>
          <w:rPr>
            <w:szCs w:val="26"/>
          </w:rPr>
          <w:t xml:space="preserve"> mô hình không được cao.</w:t>
        </w:r>
      </w:ins>
    </w:p>
    <w:p w14:paraId="466D996B" w14:textId="77777777" w:rsidR="006A21F7" w:rsidRDefault="00E830E0" w:rsidP="00B7223D">
      <w:pPr>
        <w:spacing w:before="0"/>
        <w:ind w:firstLine="720"/>
        <w:rPr>
          <w:ins w:id="9121" w:author="The Si Tran" w:date="2012-12-11T05:34:00Z"/>
        </w:rPr>
        <w:pPrChange w:id="9122" w:author="The Si Tran" w:date="2012-12-14T06:40:00Z">
          <w:pPr>
            <w:pStyle w:val="Heading2"/>
          </w:pPr>
        </w:pPrChange>
      </w:pPr>
      <w:ins w:id="9123" w:author="The Si Tran" w:date="2012-12-11T05:29:00Z">
        <w:r w:rsidRPr="00102ED8">
          <w:rPr>
            <w:szCs w:val="26"/>
          </w:rPr>
          <w:t>Giao diện chương trình hiện thực chưa thân thiện với người dùng.</w:t>
        </w:r>
      </w:ins>
      <w:del w:id="9124" w:author="The Si Tran" w:date="2012-12-10T19:37:00Z">
        <w:r w:rsidR="00783FDB" w:rsidRPr="008B2578" w:rsidDel="00662C01">
          <w:delText>T</w:delText>
        </w:r>
        <w:r w:rsidR="00783FDB" w:rsidRPr="00835F6C" w:rsidDel="00662C01">
          <w:delText>ổ</w:delText>
        </w:r>
        <w:r w:rsidR="00783FDB" w:rsidRPr="008E61D1" w:rsidDel="00662C01">
          <w:delText>ng</w:delText>
        </w:r>
        <w:r w:rsidR="00783FDB" w:rsidRPr="00662C01" w:rsidDel="00662C01">
          <w:rPr>
            <w:rPrChange w:id="9125" w:author="The Si Tran" w:date="2012-12-10T19:38:00Z">
              <w:rPr>
                <w:b w:val="0"/>
                <w:bCs w:val="0"/>
              </w:rPr>
            </w:rPrChange>
          </w:rPr>
          <w:delText xml:space="preserve"> kết</w:delText>
        </w:r>
      </w:del>
    </w:p>
    <w:p w14:paraId="75A37250" w14:textId="32D53BDD" w:rsidR="00DA3C57" w:rsidRPr="008B2578" w:rsidRDefault="00DA3C57" w:rsidP="00B7223D">
      <w:pPr>
        <w:spacing w:before="0"/>
        <w:ind w:firstLine="720"/>
        <w:rPr>
          <w:szCs w:val="26"/>
        </w:rPr>
        <w:pPrChange w:id="9126" w:author="The Si Tran" w:date="2012-12-14T06:40:00Z">
          <w:pPr>
            <w:pStyle w:val="Heading2"/>
          </w:pPr>
        </w:pPrChange>
      </w:pPr>
      <w:ins w:id="9127" w:author="The Si Tran" w:date="2012-12-11T05:34:00Z">
        <w:r>
          <w:t xml:space="preserve">Mô hình được xây dựng nhằm </w:t>
        </w:r>
      </w:ins>
      <w:ins w:id="9128" w:author="The Si Tran" w:date="2012-12-11T05:35:00Z">
        <w:r>
          <w:t>hiện thực các lý thuyết đã nghiên cứu</w:t>
        </w:r>
      </w:ins>
      <w:ins w:id="9129" w:author="The Si Tran" w:date="2012-12-11T05:36:00Z">
        <w:r>
          <w:t xml:space="preserve"> n</w:t>
        </w:r>
      </w:ins>
      <w:ins w:id="9130" w:author="The Si Tran" w:date="2012-12-11T05:37:00Z">
        <w:r>
          <w:t>ên chỉ sử dụ</w:t>
        </w:r>
        <w:r w:rsidR="00B7223D">
          <w:t xml:space="preserve">ng </w:t>
        </w:r>
        <w:r w:rsidR="00B7223D">
          <w:tab/>
        </w:r>
        <w:r>
          <w:t>ác dữ liệu đã thu thập sẵn, không có cập nhật các dữ liệu mới theo thời gian</w:t>
        </w:r>
      </w:ins>
      <w:ins w:id="9131" w:author="The Si Tran" w:date="2012-12-11T05:38:00Z">
        <w:r w:rsidR="00B7223D">
          <w:t xml:space="preserve"> nên </w:t>
        </w:r>
        <w:r>
          <w:t>c</w:t>
        </w:r>
      </w:ins>
      <w:ins w:id="9132" w:author="The Si Tran" w:date="2012-12-11T05:39:00Z">
        <w:r>
          <w:t>ần phải thay đổi để phù hợp với các bài toán thực tiễn.</w:t>
        </w:r>
      </w:ins>
    </w:p>
    <w:p w14:paraId="1A655C1A" w14:textId="77777777" w:rsidR="00783FDB" w:rsidRDefault="00783FDB" w:rsidP="00B7223D">
      <w:pPr>
        <w:pStyle w:val="Heading2"/>
        <w:rPr>
          <w:ins w:id="9133" w:author="The Si Tran" w:date="2012-12-11T04:57:00Z"/>
          <w:rFonts w:cs="Times New Roman"/>
          <w:sz w:val="26"/>
          <w:szCs w:val="26"/>
        </w:rPr>
        <w:pPrChange w:id="9134" w:author="The Si Tran" w:date="2012-12-14T06:40:00Z">
          <w:pPr>
            <w:pStyle w:val="Heading2"/>
          </w:pPr>
        </w:pPrChange>
      </w:pPr>
      <w:bookmarkStart w:id="9135" w:name="_Toc343220874"/>
      <w:r w:rsidRPr="0049233F">
        <w:rPr>
          <w:rFonts w:cs="Times New Roman"/>
          <w:sz w:val="26"/>
          <w:szCs w:val="26"/>
          <w:rPrChange w:id="9136" w:author="The Si Tran" w:date="2012-12-05T23:02:00Z">
            <w:rPr>
              <w:rFonts w:cs="Times New Roman"/>
            </w:rPr>
          </w:rPrChange>
        </w:rPr>
        <w:t>Hướng phát triển đề tài</w:t>
      </w:r>
      <w:bookmarkEnd w:id="9135"/>
    </w:p>
    <w:p w14:paraId="3D8B20CB" w14:textId="7CF2E319" w:rsidR="00F27A65" w:rsidRDefault="00F27A65" w:rsidP="00B7223D">
      <w:pPr>
        <w:rPr>
          <w:ins w:id="9137" w:author="The Si Tran" w:date="2012-12-11T05:02:00Z"/>
        </w:rPr>
        <w:pPrChange w:id="9138" w:author="The Si Tran" w:date="2012-12-14T06:42:00Z">
          <w:pPr>
            <w:pStyle w:val="Heading2"/>
          </w:pPr>
        </w:pPrChange>
      </w:pPr>
      <w:ins w:id="9139" w:author="The Si Tran" w:date="2012-12-11T04:57:00Z">
        <w:r>
          <w:t>Đề tài đã đưa ra mô hình kết hợp SARIMA với mạng nơron</w:t>
        </w:r>
      </w:ins>
      <w:ins w:id="9140" w:author="The Si Tran" w:date="2012-12-11T04:58:00Z">
        <w:r>
          <w:t xml:space="preserve"> </w:t>
        </w:r>
      </w:ins>
      <w:ins w:id="9141" w:author="The Si Tran" w:date="2012-12-11T04:59:00Z">
        <w:r>
          <w:t>trong</w:t>
        </w:r>
      </w:ins>
      <w:ins w:id="9142" w:author="The Si Tran" w:date="2012-12-11T04:58:00Z">
        <w:r>
          <w:t xml:space="preserve"> bài toán dự báo chuỗi thời gian</w:t>
        </w:r>
      </w:ins>
      <w:ins w:id="9143" w:author="The Si Tran" w:date="2012-12-11T04:59:00Z">
        <w:r>
          <w:t>. Tuy nhiên, để cải thiện độ chính xác của mô hình</w:t>
        </w:r>
      </w:ins>
      <w:ins w:id="9144" w:author="The Si Tran" w:date="2012-12-11T05:01:00Z">
        <w:r>
          <w:t xml:space="preserve">, chúng ta cần </w:t>
        </w:r>
      </w:ins>
      <w:ins w:id="9145" w:author="The Si Tran" w:date="2012-12-11T05:02:00Z">
        <w:r w:rsidRPr="00F27A65">
          <w:t>bổ xung các tiếp cận nghiên cứu mới trong tương lai như sau:</w:t>
        </w:r>
      </w:ins>
    </w:p>
    <w:p w14:paraId="1D75F34D" w14:textId="77777777" w:rsidR="00D66640" w:rsidRPr="00B7223D" w:rsidRDefault="00F27A65" w:rsidP="00B7223D">
      <w:pPr>
        <w:pStyle w:val="ListParagraph"/>
        <w:numPr>
          <w:ilvl w:val="0"/>
          <w:numId w:val="68"/>
        </w:numPr>
        <w:spacing w:line="360" w:lineRule="auto"/>
        <w:rPr>
          <w:ins w:id="9146" w:author="The Si Tran" w:date="2012-12-11T05:21:00Z"/>
          <w:rFonts w:ascii="Times New Roman" w:hAnsi="Times New Roman"/>
          <w:sz w:val="26"/>
          <w:szCs w:val="26"/>
          <w:rPrChange w:id="9147" w:author="The Si Tran" w:date="2012-12-14T06:43:00Z">
            <w:rPr>
              <w:ins w:id="9148" w:author="The Si Tran" w:date="2012-12-11T05:21:00Z"/>
              <w:sz w:val="26"/>
              <w:szCs w:val="26"/>
            </w:rPr>
          </w:rPrChange>
        </w:rPr>
        <w:pPrChange w:id="9149" w:author="The Si Tran" w:date="2012-12-14T06:43:00Z">
          <w:pPr>
            <w:pStyle w:val="Heading2"/>
          </w:pPr>
        </w:pPrChange>
      </w:pPr>
      <w:ins w:id="9150" w:author="The Si Tran" w:date="2012-12-11T05:03:00Z">
        <w:r w:rsidRPr="00B7223D">
          <w:rPr>
            <w:rFonts w:ascii="Times New Roman" w:hAnsi="Times New Roman"/>
            <w:sz w:val="26"/>
            <w:szCs w:val="26"/>
            <w:rPrChange w:id="9151" w:author="The Si Tran" w:date="2012-12-14T06:43:00Z">
              <w:rPr/>
            </w:rPrChange>
          </w:rPr>
          <w:t>Trong mô hình SARIMA, để chuyển đổi từ chuỗi dữ liệu có tính mùa và xu hướng, chúng tôi đã sử dụng phương pháp lấy hiệu</w:t>
        </w:r>
      </w:ins>
      <w:ins w:id="9152" w:author="The Si Tran" w:date="2012-12-11T05:12:00Z">
        <w:r w:rsidR="002E24B1" w:rsidRPr="00B7223D">
          <w:rPr>
            <w:rFonts w:ascii="Times New Roman" w:hAnsi="Times New Roman"/>
            <w:sz w:val="26"/>
            <w:szCs w:val="26"/>
            <w:rPrChange w:id="9153" w:author="The Si Tran" w:date="2012-12-14T06:43:00Z">
              <w:rPr/>
            </w:rPrChange>
          </w:rPr>
          <w:t>. Nhưng phương pháp này đòi hỏi phương sai của chuỗi dữ liệu phải tĩnh.</w:t>
        </w:r>
      </w:ins>
      <w:ins w:id="9154" w:author="The Si Tran" w:date="2012-12-11T05:14:00Z">
        <w:r w:rsidR="002E24B1" w:rsidRPr="00B7223D">
          <w:rPr>
            <w:rFonts w:ascii="Times New Roman" w:hAnsi="Times New Roman"/>
            <w:sz w:val="26"/>
            <w:szCs w:val="26"/>
            <w:rPrChange w:id="9155" w:author="The Si Tran" w:date="2012-12-14T06:43:00Z">
              <w:rPr/>
            </w:rPrChange>
          </w:rPr>
          <w:t xml:space="preserve"> </w:t>
        </w:r>
        <w:r w:rsidR="00330004" w:rsidRPr="00B7223D">
          <w:rPr>
            <w:rFonts w:ascii="Times New Roman" w:hAnsi="Times New Roman"/>
            <w:sz w:val="26"/>
            <w:szCs w:val="26"/>
            <w:rPrChange w:id="9156" w:author="The Si Tran" w:date="2012-12-14T06:43:00Z">
              <w:rPr/>
            </w:rPrChange>
          </w:rPr>
          <w:t>Trong tr</w:t>
        </w:r>
      </w:ins>
      <w:ins w:id="9157" w:author="The Si Tran" w:date="2012-12-11T05:15:00Z">
        <w:r w:rsidR="00330004" w:rsidRPr="00B7223D">
          <w:rPr>
            <w:rFonts w:ascii="Times New Roman" w:hAnsi="Times New Roman"/>
            <w:sz w:val="26"/>
            <w:szCs w:val="26"/>
            <w:rPrChange w:id="9158" w:author="The Si Tran" w:date="2012-12-14T06:43:00Z">
              <w:rPr/>
            </w:rPrChange>
          </w:rPr>
          <w:t xml:space="preserve">ường hợp này cần phải sử dụng các phương pháp chuyển đổi khác: </w:t>
        </w:r>
      </w:ins>
      <w:ins w:id="9159" w:author="The Si Tran" w:date="2012-12-11T05:20:00Z">
        <w:r w:rsidR="00B663DE" w:rsidRPr="00B7223D">
          <w:rPr>
            <w:rFonts w:ascii="Times New Roman" w:hAnsi="Times New Roman"/>
            <w:sz w:val="26"/>
            <w:szCs w:val="26"/>
            <w:rPrChange w:id="9160" w:author="The Si Tran" w:date="2012-12-14T06:43:00Z">
              <w:rPr/>
            </w:rPrChange>
          </w:rPr>
          <w:t xml:space="preserve">phép biến đổi logaríc, </w:t>
        </w:r>
      </w:ins>
      <w:ins w:id="9161" w:author="The Si Tran" w:date="2012-12-11T05:21:00Z">
        <w:r w:rsidR="00B663DE" w:rsidRPr="00B7223D">
          <w:rPr>
            <w:rFonts w:ascii="Times New Roman" w:hAnsi="Times New Roman"/>
            <w:sz w:val="26"/>
            <w:szCs w:val="26"/>
            <w:rPrChange w:id="9162" w:author="The Si Tran" w:date="2012-12-14T06:43:00Z">
              <w:rPr/>
            </w:rPrChange>
          </w:rPr>
          <w:t>phép biến đổi Box-Cox power.</w:t>
        </w:r>
      </w:ins>
    </w:p>
    <w:p w14:paraId="5103857F" w14:textId="77777777" w:rsidR="00D66640" w:rsidRPr="00B7223D" w:rsidRDefault="00D66640" w:rsidP="00B7223D">
      <w:pPr>
        <w:pStyle w:val="ListParagraph"/>
        <w:numPr>
          <w:ilvl w:val="0"/>
          <w:numId w:val="68"/>
        </w:numPr>
        <w:spacing w:line="360" w:lineRule="auto"/>
        <w:rPr>
          <w:rFonts w:ascii="Times New Roman" w:hAnsi="Times New Roman"/>
          <w:sz w:val="26"/>
          <w:szCs w:val="26"/>
          <w:rPrChange w:id="9163" w:author="The Si Tran" w:date="2012-12-14T06:43:00Z">
            <w:rPr/>
          </w:rPrChange>
        </w:rPr>
        <w:pPrChange w:id="9164" w:author="The Si Tran" w:date="2012-12-14T06:43:00Z">
          <w:pPr>
            <w:pStyle w:val="Heading2"/>
          </w:pPr>
        </w:pPrChange>
      </w:pPr>
      <w:ins w:id="9165" w:author="The Si Tran" w:date="2012-12-11T05:21:00Z">
        <w:r w:rsidRPr="00B7223D">
          <w:rPr>
            <w:rFonts w:ascii="Times New Roman" w:hAnsi="Times New Roman"/>
            <w:sz w:val="26"/>
            <w:szCs w:val="26"/>
            <w:rPrChange w:id="9166" w:author="The Si Tran" w:date="2012-12-14T06:43:00Z">
              <w:rPr/>
            </w:rPrChange>
          </w:rPr>
          <w:t>Theo thời gian</w:t>
        </w:r>
      </w:ins>
      <w:ins w:id="9167" w:author="The Si Tran" w:date="2012-12-11T05:22:00Z">
        <w:r w:rsidRPr="00B7223D">
          <w:rPr>
            <w:rFonts w:ascii="Times New Roman" w:hAnsi="Times New Roman"/>
            <w:sz w:val="26"/>
            <w:szCs w:val="26"/>
            <w:rPrChange w:id="9168" w:author="The Si Tran" w:date="2012-12-14T06:43:00Z">
              <w:rPr/>
            </w:rPrChange>
          </w:rPr>
          <w:t xml:space="preserve"> thì chuỗi dữ liệu thay đổi tính chất, mô hình đã ước lượng trước đây có thể</w:t>
        </w:r>
      </w:ins>
      <w:ins w:id="9169" w:author="The Si Tran" w:date="2012-12-11T05:23:00Z">
        <w:r w:rsidRPr="00B7223D">
          <w:rPr>
            <w:rFonts w:ascii="Times New Roman" w:hAnsi="Times New Roman"/>
            <w:sz w:val="26"/>
            <w:szCs w:val="26"/>
            <w:rPrChange w:id="9170" w:author="The Si Tran" w:date="2012-12-14T06:43:00Z">
              <w:rPr/>
            </w:rPrChange>
          </w:rPr>
          <w:t xml:space="preserve"> không phù hợp nữa. Chúng ta cần xây dựng phương pháp ước lượng trực tuyến, dựa vào mô hình đã xây dựng và giá trị thực chúng ta đánh giá sai số,</w:t>
        </w:r>
      </w:ins>
      <w:ins w:id="9171" w:author="The Si Tran" w:date="2012-12-11T05:25:00Z">
        <w:r w:rsidRPr="00B7223D">
          <w:rPr>
            <w:rFonts w:ascii="Times New Roman" w:hAnsi="Times New Roman"/>
            <w:sz w:val="26"/>
            <w:szCs w:val="26"/>
            <w:rPrChange w:id="9172" w:author="The Si Tran" w:date="2012-12-14T06:43:00Z">
              <w:rPr/>
            </w:rPrChange>
          </w:rPr>
          <w:t xml:space="preserve"> </w:t>
        </w:r>
      </w:ins>
      <w:ins w:id="9173" w:author="The Si Tran" w:date="2012-12-11T05:23:00Z">
        <w:r w:rsidRPr="00B7223D">
          <w:rPr>
            <w:rFonts w:ascii="Times New Roman" w:hAnsi="Times New Roman"/>
            <w:sz w:val="26"/>
            <w:szCs w:val="26"/>
            <w:rPrChange w:id="9174" w:author="The Si Tran" w:date="2012-12-14T06:43:00Z">
              <w:rPr/>
            </w:rPrChange>
          </w:rPr>
          <w:t>cập</w:t>
        </w:r>
      </w:ins>
      <w:ins w:id="9175" w:author="The Si Tran" w:date="2012-12-11T05:25:00Z">
        <w:r w:rsidRPr="00B7223D">
          <w:rPr>
            <w:rFonts w:ascii="Times New Roman" w:hAnsi="Times New Roman"/>
            <w:sz w:val="26"/>
            <w:szCs w:val="26"/>
            <w:rPrChange w:id="9176" w:author="The Si Tran" w:date="2012-12-14T06:43:00Z">
              <w:rPr/>
            </w:rPrChange>
          </w:rPr>
          <w:t xml:space="preserve"> nhật tham số cho mô hình và thay đổi mô hình khi cần thiết.</w:t>
        </w:r>
      </w:ins>
    </w:p>
    <w:p w14:paraId="0F253FA4" w14:textId="77777777" w:rsidR="00783FDB" w:rsidRPr="0049233F" w:rsidRDefault="00783FDB">
      <w:pPr>
        <w:spacing w:before="0" w:after="200" w:line="276" w:lineRule="auto"/>
        <w:jc w:val="left"/>
        <w:rPr>
          <w:b/>
          <w:bCs/>
          <w:kern w:val="32"/>
          <w:szCs w:val="26"/>
          <w:rPrChange w:id="9177" w:author="The Si Tran" w:date="2012-12-05T23:02:00Z">
            <w:rPr>
              <w:b/>
              <w:bCs/>
              <w:kern w:val="32"/>
              <w:sz w:val="32"/>
              <w:szCs w:val="26"/>
            </w:rPr>
          </w:rPrChange>
        </w:rPr>
      </w:pPr>
      <w:bookmarkStart w:id="9178" w:name="_Toc328879942"/>
      <w:bookmarkStart w:id="9179" w:name="_Toc328895018"/>
      <w:r w:rsidRPr="0049233F">
        <w:rPr>
          <w:szCs w:val="26"/>
        </w:rPr>
        <w:br w:type="page"/>
      </w:r>
    </w:p>
    <w:p w14:paraId="23073CA3" w14:textId="77777777" w:rsidR="00783FDB" w:rsidRPr="0049233F" w:rsidRDefault="00783FDB" w:rsidP="00783FDB">
      <w:pPr>
        <w:pStyle w:val="Heading1"/>
        <w:numPr>
          <w:ilvl w:val="0"/>
          <w:numId w:val="0"/>
        </w:numPr>
        <w:spacing w:before="100" w:beforeAutospacing="1" w:after="100" w:afterAutospacing="1"/>
        <w:ind w:left="360" w:hanging="360"/>
        <w:jc w:val="both"/>
        <w:rPr>
          <w:rFonts w:cs="Times New Roman"/>
          <w:b w:val="0"/>
          <w:sz w:val="26"/>
          <w:szCs w:val="26"/>
          <w:rPrChange w:id="9180" w:author="The Si Tran" w:date="2012-12-05T23:02:00Z">
            <w:rPr>
              <w:rFonts w:cs="Times New Roman"/>
              <w:b w:val="0"/>
              <w:szCs w:val="26"/>
            </w:rPr>
          </w:rPrChange>
        </w:rPr>
      </w:pPr>
      <w:bookmarkStart w:id="9181" w:name="_Toc343220875"/>
      <w:r w:rsidRPr="0049233F">
        <w:rPr>
          <w:rFonts w:cs="Times New Roman"/>
          <w:sz w:val="26"/>
          <w:szCs w:val="26"/>
          <w:rPrChange w:id="9182" w:author="The Si Tran" w:date="2012-12-05T23:02:00Z">
            <w:rPr>
              <w:rFonts w:cs="Times New Roman"/>
              <w:iCs/>
              <w:kern w:val="0"/>
              <w:sz w:val="28"/>
              <w:szCs w:val="26"/>
            </w:rPr>
          </w:rPrChange>
        </w:rPr>
        <w:lastRenderedPageBreak/>
        <w:t>TÀI LIỆU THAM KHẢO</w:t>
      </w:r>
      <w:bookmarkEnd w:id="9178"/>
      <w:bookmarkEnd w:id="9179"/>
      <w:bookmarkEnd w:id="9181"/>
    </w:p>
    <w:p w14:paraId="67AE0CAF" w14:textId="77777777" w:rsidR="008C1D28" w:rsidRPr="00B7223D" w:rsidRDefault="008C1D28" w:rsidP="00B84941">
      <w:pPr>
        <w:ind w:firstLine="547"/>
        <w:rPr>
          <w:ins w:id="9183" w:author="The Si Tran" w:date="2012-12-12T00:03:00Z"/>
          <w:szCs w:val="26"/>
          <w:rPrChange w:id="9184" w:author="The Si Tran" w:date="2012-12-14T06:44:00Z">
            <w:rPr>
              <w:ins w:id="9185" w:author="The Si Tran" w:date="2012-12-12T00:03:00Z"/>
              <w:szCs w:val="26"/>
            </w:rPr>
          </w:rPrChange>
        </w:rPr>
        <w:pPrChange w:id="9186" w:author="The Si Tran" w:date="2012-12-14T06:45:00Z">
          <w:pPr>
            <w:spacing w:before="0"/>
            <w:ind w:firstLine="547"/>
          </w:pPr>
        </w:pPrChange>
      </w:pPr>
      <w:ins w:id="9187" w:author="The Si Tran" w:date="2012-12-12T00:03:00Z">
        <w:r w:rsidRPr="00B7223D">
          <w:rPr>
            <w:szCs w:val="26"/>
            <w:rPrChange w:id="9188" w:author="The Si Tran" w:date="2012-12-14T06:44:00Z">
              <w:rPr>
                <w:szCs w:val="26"/>
              </w:rPr>
            </w:rPrChange>
          </w:rPr>
          <w:t xml:space="preserve">[1] J. E. Hanke, D. W. Wichenrn. </w:t>
        </w:r>
        <w:r w:rsidRPr="00B7223D">
          <w:rPr>
            <w:i/>
            <w:szCs w:val="26"/>
            <w:rPrChange w:id="9189" w:author="The Si Tran" w:date="2012-12-14T06:44:00Z">
              <w:rPr>
                <w:b/>
                <w:i/>
                <w:szCs w:val="26"/>
              </w:rPr>
            </w:rPrChange>
          </w:rPr>
          <w:t>Business Forcasting</w:t>
        </w:r>
        <w:r w:rsidRPr="00B7223D">
          <w:rPr>
            <w:szCs w:val="26"/>
            <w:rPrChange w:id="9190" w:author="The Si Tran" w:date="2012-12-14T06:44:00Z">
              <w:rPr>
                <w:szCs w:val="26"/>
              </w:rPr>
            </w:rPrChange>
          </w:rPr>
          <w:t>, Pearson Prentice Hall, ISBN 0-13-141290-6, 2005.</w:t>
        </w:r>
      </w:ins>
    </w:p>
    <w:p w14:paraId="1B297CC1" w14:textId="77777777" w:rsidR="008C1D28" w:rsidRPr="00B7223D" w:rsidRDefault="008C1D28" w:rsidP="00B84941">
      <w:pPr>
        <w:pStyle w:val="Stylechun"/>
        <w:spacing w:before="120"/>
        <w:ind w:firstLine="547"/>
        <w:rPr>
          <w:ins w:id="9191" w:author="The Si Tran" w:date="2012-12-12T00:03:00Z"/>
          <w:rPrChange w:id="9192" w:author="The Si Tran" w:date="2012-12-14T06:44:00Z">
            <w:rPr>
              <w:ins w:id="9193" w:author="The Si Tran" w:date="2012-12-12T00:03:00Z"/>
            </w:rPr>
          </w:rPrChange>
        </w:rPr>
        <w:pPrChange w:id="9194" w:author="The Si Tran" w:date="2012-12-14T06:45:00Z">
          <w:pPr>
            <w:pStyle w:val="Stylechun"/>
            <w:ind w:firstLine="547"/>
          </w:pPr>
        </w:pPrChange>
      </w:pPr>
      <w:ins w:id="9195" w:author="The Si Tran" w:date="2012-12-12T00:03:00Z">
        <w:r w:rsidRPr="00B7223D">
          <w:rPr>
            <w:rPrChange w:id="9196" w:author="The Si Tran" w:date="2012-12-14T06:44:00Z">
              <w:rPr/>
            </w:rPrChange>
          </w:rPr>
          <w:t xml:space="preserve">[2] T. M. Mitchell. </w:t>
        </w:r>
        <w:r w:rsidRPr="00B7223D">
          <w:rPr>
            <w:i/>
            <w:rPrChange w:id="9197" w:author="The Si Tran" w:date="2012-12-14T06:44:00Z">
              <w:rPr>
                <w:b/>
                <w:i/>
              </w:rPr>
            </w:rPrChange>
          </w:rPr>
          <w:t>Machine Learning</w:t>
        </w:r>
        <w:r w:rsidRPr="00B7223D">
          <w:rPr>
            <w:rPrChange w:id="9198" w:author="The Si Tran" w:date="2012-12-14T06:44:00Z">
              <w:rPr/>
            </w:rPrChange>
          </w:rPr>
          <w:t>, McGraw-Hill Science/ Engineering/ Math, ISBN 0070428077, 1997.</w:t>
        </w:r>
      </w:ins>
    </w:p>
    <w:p w14:paraId="21A3B029" w14:textId="77777777" w:rsidR="008C1D28" w:rsidRPr="00B7223D" w:rsidRDefault="008C1D28" w:rsidP="00B84941">
      <w:pPr>
        <w:ind w:firstLine="547"/>
        <w:rPr>
          <w:ins w:id="9199" w:author="The Si Tran" w:date="2012-12-12T00:03:00Z"/>
          <w:szCs w:val="26"/>
          <w:rPrChange w:id="9200" w:author="The Si Tran" w:date="2012-12-14T06:44:00Z">
            <w:rPr>
              <w:ins w:id="9201" w:author="The Si Tran" w:date="2012-12-12T00:03:00Z"/>
              <w:szCs w:val="26"/>
            </w:rPr>
          </w:rPrChange>
        </w:rPr>
        <w:pPrChange w:id="9202" w:author="The Si Tran" w:date="2012-12-14T06:45:00Z">
          <w:pPr>
            <w:spacing w:before="0"/>
            <w:ind w:firstLine="547"/>
          </w:pPr>
        </w:pPrChange>
      </w:pPr>
      <w:ins w:id="9203" w:author="The Si Tran" w:date="2012-12-12T00:03:00Z">
        <w:r w:rsidRPr="00B7223D">
          <w:rPr>
            <w:szCs w:val="26"/>
            <w:rPrChange w:id="9204" w:author="The Si Tran" w:date="2012-12-14T06:44:00Z">
              <w:rPr>
                <w:szCs w:val="26"/>
              </w:rPr>
            </w:rPrChange>
          </w:rPr>
          <w:t xml:space="preserve">[3] Trần Đức Minh. Luận văn thạc sĩ </w:t>
        </w:r>
        <w:r w:rsidRPr="00B7223D">
          <w:rPr>
            <w:i/>
            <w:szCs w:val="26"/>
            <w:rPrChange w:id="9205" w:author="The Si Tran" w:date="2012-12-14T06:44:00Z">
              <w:rPr>
                <w:b/>
                <w:i/>
                <w:szCs w:val="26"/>
              </w:rPr>
            </w:rPrChange>
          </w:rPr>
          <w:t>Mạng Neural Truyền Thẳng Và Ứng Dụng Trong Dự Báo Dữ Liệu</w:t>
        </w:r>
        <w:r w:rsidRPr="00B7223D">
          <w:rPr>
            <w:szCs w:val="26"/>
            <w:rPrChange w:id="9206" w:author="The Si Tran" w:date="2012-12-14T06:44:00Z">
              <w:rPr>
                <w:szCs w:val="26"/>
              </w:rPr>
            </w:rPrChange>
          </w:rPr>
          <w:t>. Đại học quốc gia Hà Nội, 2002</w:t>
        </w:r>
      </w:ins>
    </w:p>
    <w:p w14:paraId="1FA9E9A4" w14:textId="5CE8B6F0" w:rsidR="008C1D28" w:rsidRPr="00B7223D" w:rsidRDefault="008C1D28" w:rsidP="00B84941">
      <w:pPr>
        <w:ind w:firstLine="547"/>
        <w:rPr>
          <w:ins w:id="9207" w:author="The Si Tran" w:date="2012-12-12T00:03:00Z"/>
          <w:szCs w:val="26"/>
          <w:rPrChange w:id="9208" w:author="The Si Tran" w:date="2012-12-14T06:44:00Z">
            <w:rPr>
              <w:ins w:id="9209" w:author="The Si Tran" w:date="2012-12-12T00:03:00Z"/>
              <w:szCs w:val="26"/>
            </w:rPr>
          </w:rPrChange>
        </w:rPr>
        <w:pPrChange w:id="9210" w:author="The Si Tran" w:date="2012-12-14T06:45:00Z">
          <w:pPr>
            <w:spacing w:before="0"/>
            <w:ind w:firstLine="547"/>
          </w:pPr>
        </w:pPrChange>
      </w:pPr>
      <w:ins w:id="9211" w:author="The Si Tran" w:date="2012-12-12T00:03:00Z">
        <w:r w:rsidRPr="00B7223D">
          <w:rPr>
            <w:szCs w:val="26"/>
            <w:rPrChange w:id="9212" w:author="The Si Tran" w:date="2012-12-14T06:44:00Z">
              <w:rPr>
                <w:szCs w:val="26"/>
              </w:rPr>
            </w:rPrChange>
          </w:rPr>
          <w:t xml:space="preserve">[4] M. Riedmiller, H. Braun. </w:t>
        </w:r>
        <w:r w:rsidRPr="00B7223D">
          <w:rPr>
            <w:i/>
            <w:szCs w:val="26"/>
            <w:rPrChange w:id="9213" w:author="The Si Tran" w:date="2012-12-14T06:44:00Z">
              <w:rPr>
                <w:b/>
                <w:i/>
                <w:szCs w:val="26"/>
              </w:rPr>
            </w:rPrChange>
          </w:rPr>
          <w:t>A Direct Adaptive Method For Faster Backpropagation Learning: The RPROP Algorithm.</w:t>
        </w:r>
        <w:r w:rsidRPr="00B7223D">
          <w:rPr>
            <w:szCs w:val="26"/>
            <w:rPrChange w:id="9214" w:author="The Si Tran" w:date="2012-12-14T06:44:00Z">
              <w:rPr>
                <w:szCs w:val="26"/>
              </w:rPr>
            </w:rPrChange>
          </w:rPr>
          <w:t xml:space="preserve"> Proceedings of the IEEE International Conference on Neural Networks, </w:t>
        </w:r>
      </w:ins>
      <w:ins w:id="9215" w:author="The Si Tran" w:date="2012-12-14T06:59:00Z">
        <w:r w:rsidR="006F78A0">
          <w:rPr>
            <w:szCs w:val="26"/>
          </w:rPr>
          <w:t>pp</w:t>
        </w:r>
      </w:ins>
      <w:ins w:id="9216" w:author="The Si Tran" w:date="2012-12-12T00:03:00Z">
        <w:r w:rsidRPr="00B7223D">
          <w:rPr>
            <w:szCs w:val="26"/>
            <w:rPrChange w:id="9217" w:author="The Si Tran" w:date="2012-12-14T06:44:00Z">
              <w:rPr>
                <w:szCs w:val="26"/>
              </w:rPr>
            </w:rPrChange>
          </w:rPr>
          <w:t xml:space="preserve"> 586-591, 1993.</w:t>
        </w:r>
      </w:ins>
    </w:p>
    <w:p w14:paraId="5474FCC3" w14:textId="77777777" w:rsidR="008C1D28" w:rsidRPr="00B7223D" w:rsidRDefault="008C1D28" w:rsidP="00B84941">
      <w:pPr>
        <w:ind w:firstLine="547"/>
        <w:rPr>
          <w:ins w:id="9218" w:author="The Si Tran" w:date="2012-12-12T00:03:00Z"/>
          <w:szCs w:val="26"/>
          <w:rPrChange w:id="9219" w:author="The Si Tran" w:date="2012-12-14T06:44:00Z">
            <w:rPr>
              <w:ins w:id="9220" w:author="The Si Tran" w:date="2012-12-12T00:03:00Z"/>
              <w:szCs w:val="26"/>
            </w:rPr>
          </w:rPrChange>
        </w:rPr>
        <w:pPrChange w:id="9221" w:author="The Si Tran" w:date="2012-12-14T06:45:00Z">
          <w:pPr>
            <w:spacing w:before="0"/>
            <w:ind w:firstLine="547"/>
          </w:pPr>
        </w:pPrChange>
      </w:pPr>
      <w:ins w:id="9222" w:author="The Si Tran" w:date="2012-12-12T00:03:00Z">
        <w:r w:rsidRPr="00B7223D">
          <w:rPr>
            <w:szCs w:val="26"/>
            <w:rPrChange w:id="9223" w:author="The Si Tran" w:date="2012-12-14T06:44:00Z">
              <w:rPr>
                <w:szCs w:val="26"/>
              </w:rPr>
            </w:rPrChange>
          </w:rPr>
          <w:t xml:space="preserve">[5] M. Riedmiller. </w:t>
        </w:r>
        <w:r w:rsidRPr="00B7223D">
          <w:rPr>
            <w:i/>
            <w:szCs w:val="26"/>
            <w:rPrChange w:id="9224" w:author="The Si Tran" w:date="2012-12-14T06:44:00Z">
              <w:rPr>
                <w:b/>
                <w:i/>
                <w:szCs w:val="26"/>
              </w:rPr>
            </w:rPrChange>
          </w:rPr>
          <w:t>Advanced Supervised Learning In Multi-layer Perceptrons – From Backpropagation To Adaptive Learning Algorithms.</w:t>
        </w:r>
        <w:r w:rsidRPr="00B7223D">
          <w:rPr>
            <w:szCs w:val="26"/>
            <w:rPrChange w:id="9225" w:author="The Si Tran" w:date="2012-12-14T06:44:00Z">
              <w:rPr>
                <w:szCs w:val="26"/>
              </w:rPr>
            </w:rPrChange>
          </w:rPr>
          <w:t xml:space="preserve"> Int. Journal of Computer Standards and Interfaces, 1994.</w:t>
        </w:r>
      </w:ins>
    </w:p>
    <w:p w14:paraId="2711A9EC" w14:textId="366ED8BF" w:rsidR="008C1D28" w:rsidRPr="00B7223D" w:rsidRDefault="008C1D28" w:rsidP="00B84941">
      <w:pPr>
        <w:ind w:firstLine="547"/>
        <w:rPr>
          <w:ins w:id="9226" w:author="The Si Tran" w:date="2012-12-12T00:03:00Z"/>
          <w:szCs w:val="26"/>
          <w:rPrChange w:id="9227" w:author="The Si Tran" w:date="2012-12-14T06:44:00Z">
            <w:rPr>
              <w:ins w:id="9228" w:author="The Si Tran" w:date="2012-12-12T00:03:00Z"/>
              <w:szCs w:val="26"/>
            </w:rPr>
          </w:rPrChange>
        </w:rPr>
        <w:pPrChange w:id="9229" w:author="The Si Tran" w:date="2012-12-14T06:45:00Z">
          <w:pPr>
            <w:spacing w:before="0"/>
            <w:ind w:firstLine="547"/>
          </w:pPr>
        </w:pPrChange>
      </w:pPr>
      <w:ins w:id="9230" w:author="The Si Tran" w:date="2012-12-12T00:03:00Z">
        <w:r w:rsidRPr="00B7223D">
          <w:rPr>
            <w:szCs w:val="26"/>
            <w:rPrChange w:id="9231" w:author="The Si Tran" w:date="2012-12-14T06:44:00Z">
              <w:rPr>
                <w:szCs w:val="26"/>
              </w:rPr>
            </w:rPrChange>
          </w:rPr>
          <w:t xml:space="preserve">[6] T. Kolarik, G. Rudorfer. </w:t>
        </w:r>
        <w:r w:rsidRPr="00B7223D">
          <w:rPr>
            <w:i/>
            <w:szCs w:val="26"/>
            <w:rPrChange w:id="9232" w:author="The Si Tran" w:date="2012-12-14T06:44:00Z">
              <w:rPr>
                <w:b/>
                <w:i/>
                <w:szCs w:val="26"/>
              </w:rPr>
            </w:rPrChange>
          </w:rPr>
          <w:t>Time Series Forecasting Using Neural Networks.</w:t>
        </w:r>
        <w:r w:rsidRPr="00B7223D">
          <w:rPr>
            <w:szCs w:val="26"/>
            <w:rPrChange w:id="9233" w:author="The Si Tran" w:date="2012-12-14T06:44:00Z">
              <w:rPr>
                <w:szCs w:val="26"/>
              </w:rPr>
            </w:rPrChange>
          </w:rPr>
          <w:t xml:space="preserve"> ACM Sigapl Apl Quote Quad, vol. 25, no. 1, </w:t>
        </w:r>
      </w:ins>
      <w:ins w:id="9234" w:author="The Si Tran" w:date="2012-12-14T07:00:00Z">
        <w:r w:rsidR="006F78A0">
          <w:rPr>
            <w:szCs w:val="26"/>
          </w:rPr>
          <w:t>pp</w:t>
        </w:r>
      </w:ins>
      <w:ins w:id="9235" w:author="The Si Tran" w:date="2012-12-12T00:03:00Z">
        <w:r w:rsidRPr="00B7223D">
          <w:rPr>
            <w:szCs w:val="26"/>
            <w:rPrChange w:id="9236" w:author="The Si Tran" w:date="2012-12-14T06:44:00Z">
              <w:rPr>
                <w:szCs w:val="26"/>
              </w:rPr>
            </w:rPrChange>
          </w:rPr>
          <w:t xml:space="preserve"> 86-94, 1994.</w:t>
        </w:r>
      </w:ins>
    </w:p>
    <w:p w14:paraId="6BB0777B" w14:textId="216FEE3B" w:rsidR="008C1D28" w:rsidRPr="00B7223D" w:rsidRDefault="008C1D28" w:rsidP="00B84941">
      <w:pPr>
        <w:ind w:firstLine="547"/>
        <w:rPr>
          <w:ins w:id="9237" w:author="The Si Tran" w:date="2012-12-12T00:03:00Z"/>
          <w:szCs w:val="26"/>
          <w:rPrChange w:id="9238" w:author="The Si Tran" w:date="2012-12-14T06:44:00Z">
            <w:rPr>
              <w:ins w:id="9239" w:author="The Si Tran" w:date="2012-12-12T00:03:00Z"/>
              <w:szCs w:val="26"/>
            </w:rPr>
          </w:rPrChange>
        </w:rPr>
        <w:pPrChange w:id="9240" w:author="The Si Tran" w:date="2012-12-14T06:45:00Z">
          <w:pPr>
            <w:spacing w:before="0"/>
            <w:ind w:firstLine="547"/>
          </w:pPr>
        </w:pPrChange>
      </w:pPr>
      <w:ins w:id="9241" w:author="The Si Tran" w:date="2012-12-12T00:03:00Z">
        <w:r w:rsidRPr="00B7223D">
          <w:rPr>
            <w:szCs w:val="26"/>
            <w:rPrChange w:id="9242" w:author="The Si Tran" w:date="2012-12-14T06:44:00Z">
              <w:rPr>
                <w:szCs w:val="26"/>
              </w:rPr>
            </w:rPrChange>
          </w:rPr>
          <w:t xml:space="preserve">[7] I. Kaastra, M. Boyd. </w:t>
        </w:r>
        <w:r w:rsidRPr="00B7223D">
          <w:rPr>
            <w:i/>
            <w:szCs w:val="26"/>
            <w:rPrChange w:id="9243" w:author="The Si Tran" w:date="2012-12-14T06:44:00Z">
              <w:rPr>
                <w:b/>
                <w:i/>
                <w:szCs w:val="26"/>
              </w:rPr>
            </w:rPrChange>
          </w:rPr>
          <w:t>Designing A Neural Network For Forecasting Financial And Economic Time Series.</w:t>
        </w:r>
        <w:r w:rsidRPr="00B7223D">
          <w:rPr>
            <w:szCs w:val="26"/>
            <w:rPrChange w:id="9244" w:author="The Si Tran" w:date="2012-12-14T06:44:00Z">
              <w:rPr>
                <w:szCs w:val="26"/>
              </w:rPr>
            </w:rPrChange>
          </w:rPr>
          <w:t xml:space="preserve"> Neurocomputing, 10, </w:t>
        </w:r>
      </w:ins>
      <w:ins w:id="9245" w:author="The Si Tran" w:date="2012-12-14T07:00:00Z">
        <w:r w:rsidR="006F78A0">
          <w:rPr>
            <w:szCs w:val="26"/>
          </w:rPr>
          <w:t>pp</w:t>
        </w:r>
      </w:ins>
      <w:ins w:id="9246" w:author="The Si Tran" w:date="2012-12-12T00:03:00Z">
        <w:r w:rsidRPr="00B7223D">
          <w:rPr>
            <w:szCs w:val="26"/>
            <w:rPrChange w:id="9247" w:author="The Si Tran" w:date="2012-12-14T06:44:00Z">
              <w:rPr>
                <w:szCs w:val="26"/>
              </w:rPr>
            </w:rPrChange>
          </w:rPr>
          <w:t xml:space="preserve"> 215-236, 1996.</w:t>
        </w:r>
      </w:ins>
    </w:p>
    <w:p w14:paraId="6BE4A517" w14:textId="49B817EA" w:rsidR="006E5672" w:rsidRPr="00B7223D" w:rsidRDefault="008C1D28" w:rsidP="00B84941">
      <w:pPr>
        <w:ind w:firstLine="547"/>
        <w:jc w:val="left"/>
        <w:rPr>
          <w:ins w:id="9248" w:author="superchickend" w:date="2012-12-12T08:19:00Z"/>
          <w:szCs w:val="26"/>
          <w:rPrChange w:id="9249" w:author="The Si Tran" w:date="2012-12-14T06:44:00Z">
            <w:rPr>
              <w:ins w:id="9250" w:author="superchickend" w:date="2012-12-12T08:19:00Z"/>
              <w:szCs w:val="26"/>
            </w:rPr>
          </w:rPrChange>
        </w:rPr>
        <w:pPrChange w:id="9251" w:author="The Si Tran" w:date="2012-12-14T06:45:00Z">
          <w:pPr>
            <w:spacing w:before="0"/>
            <w:ind w:firstLine="547"/>
            <w:jc w:val="left"/>
          </w:pPr>
        </w:pPrChange>
      </w:pPr>
      <w:ins w:id="9252" w:author="The Si Tran" w:date="2012-12-12T00:03:00Z">
        <w:r w:rsidRPr="00B7223D">
          <w:rPr>
            <w:szCs w:val="26"/>
            <w:rPrChange w:id="9253" w:author="The Si Tran" w:date="2012-12-14T06:44:00Z">
              <w:rPr>
                <w:szCs w:val="26"/>
              </w:rPr>
            </w:rPrChange>
          </w:rPr>
          <w:t xml:space="preserve">[8] G. Zhang, Michael Y. Hu. </w:t>
        </w:r>
        <w:r w:rsidRPr="00B7223D">
          <w:rPr>
            <w:i/>
            <w:szCs w:val="26"/>
            <w:rPrChange w:id="9254" w:author="The Si Tran" w:date="2012-12-14T06:44:00Z">
              <w:rPr>
                <w:b/>
                <w:i/>
                <w:szCs w:val="26"/>
              </w:rPr>
            </w:rPrChange>
          </w:rPr>
          <w:t>Neural Network Forecasting Of The British Pound/US Dollar Exchange Rate.</w:t>
        </w:r>
        <w:r w:rsidRPr="00B7223D">
          <w:rPr>
            <w:szCs w:val="26"/>
            <w:rPrChange w:id="9255" w:author="The Si Tran" w:date="2012-12-14T06:44:00Z">
              <w:rPr>
                <w:szCs w:val="26"/>
              </w:rPr>
            </w:rPrChange>
          </w:rPr>
          <w:t xml:space="preserve"> Omega, International Journal of Management Science, 26, </w:t>
        </w:r>
      </w:ins>
      <w:ins w:id="9256" w:author="The Si Tran" w:date="2012-12-14T07:00:00Z">
        <w:r w:rsidR="006F78A0">
          <w:rPr>
            <w:szCs w:val="26"/>
          </w:rPr>
          <w:t>pp</w:t>
        </w:r>
      </w:ins>
      <w:bookmarkStart w:id="9257" w:name="_GoBack"/>
      <w:bookmarkEnd w:id="9257"/>
      <w:ins w:id="9258" w:author="The Si Tran" w:date="2012-12-12T00:03:00Z">
        <w:r w:rsidRPr="00B7223D">
          <w:rPr>
            <w:szCs w:val="26"/>
            <w:rPrChange w:id="9259" w:author="The Si Tran" w:date="2012-12-14T06:44:00Z">
              <w:rPr>
                <w:szCs w:val="26"/>
              </w:rPr>
            </w:rPrChange>
          </w:rPr>
          <w:t xml:space="preserve"> 495-506, 1998</w:t>
        </w:r>
      </w:ins>
    </w:p>
    <w:p w14:paraId="3D9E437D" w14:textId="77777777" w:rsidR="006E5672" w:rsidRPr="00B7223D" w:rsidRDefault="006E5672" w:rsidP="00B84941">
      <w:pPr>
        <w:pStyle w:val="Stylechun"/>
        <w:spacing w:before="120"/>
        <w:ind w:firstLine="547"/>
        <w:rPr>
          <w:ins w:id="9260" w:author="superchickend" w:date="2012-12-12T08:19:00Z"/>
          <w:rPrChange w:id="9261" w:author="The Si Tran" w:date="2012-12-14T06:44:00Z">
            <w:rPr>
              <w:ins w:id="9262" w:author="superchickend" w:date="2012-12-12T08:19:00Z"/>
            </w:rPr>
          </w:rPrChange>
        </w:rPr>
        <w:pPrChange w:id="9263" w:author="The Si Tran" w:date="2012-12-14T06:45:00Z">
          <w:pPr>
            <w:pStyle w:val="Stylechun"/>
            <w:ind w:firstLine="547"/>
          </w:pPr>
        </w:pPrChange>
      </w:pPr>
      <w:ins w:id="9264" w:author="superchickend" w:date="2012-12-12T08:19:00Z">
        <w:r w:rsidRPr="00B7223D">
          <w:rPr>
            <w:rPrChange w:id="9265" w:author="The Si Tran" w:date="2012-12-14T06:44:00Z">
              <w:rPr/>
            </w:rPrChange>
          </w:rPr>
          <w:t xml:space="preserve">[9] Chatfield, Christopher. </w:t>
        </w:r>
        <w:r w:rsidRPr="00B7223D">
          <w:rPr>
            <w:i/>
            <w:rPrChange w:id="9266" w:author="The Si Tran" w:date="2012-12-14T06:44:00Z">
              <w:rPr>
                <w:b/>
                <w:i/>
              </w:rPr>
            </w:rPrChange>
          </w:rPr>
          <w:t>Time-series forecasting</w:t>
        </w:r>
        <w:r w:rsidRPr="00B7223D">
          <w:rPr>
            <w:rPrChange w:id="9267" w:author="The Si Tran" w:date="2012-12-14T06:44:00Z">
              <w:rPr/>
            </w:rPrChange>
          </w:rPr>
          <w:t>, ISBN 1-58488-063-5</w:t>
        </w:r>
      </w:ins>
    </w:p>
    <w:p w14:paraId="7B8FEE0B" w14:textId="77777777" w:rsidR="006E5672" w:rsidRPr="00B7223D" w:rsidRDefault="006E5672" w:rsidP="00B84941">
      <w:pPr>
        <w:pStyle w:val="Stylechun"/>
        <w:spacing w:before="120"/>
        <w:ind w:firstLine="547"/>
        <w:rPr>
          <w:ins w:id="9268" w:author="superchickend" w:date="2012-12-12T08:19:00Z"/>
          <w:rPrChange w:id="9269" w:author="The Si Tran" w:date="2012-12-14T06:44:00Z">
            <w:rPr>
              <w:ins w:id="9270" w:author="superchickend" w:date="2012-12-12T08:19:00Z"/>
            </w:rPr>
          </w:rPrChange>
        </w:rPr>
        <w:pPrChange w:id="9271" w:author="The Si Tran" w:date="2012-12-14T06:45:00Z">
          <w:pPr>
            <w:pStyle w:val="Stylechun"/>
            <w:ind w:firstLine="547"/>
          </w:pPr>
        </w:pPrChange>
      </w:pPr>
      <w:ins w:id="9272" w:author="superchickend" w:date="2012-12-12T08:19:00Z">
        <w:r w:rsidRPr="00B7223D">
          <w:rPr>
            <w:rPrChange w:id="9273" w:author="The Si Tran" w:date="2012-12-14T06:44:00Z">
              <w:rPr/>
            </w:rPrChange>
          </w:rPr>
          <w:t xml:space="preserve">[10] J. Scott Armstrong. </w:t>
        </w:r>
        <w:r w:rsidRPr="00B7223D">
          <w:rPr>
            <w:i/>
            <w:rPrChange w:id="9274" w:author="The Si Tran" w:date="2012-12-14T06:44:00Z">
              <w:rPr>
                <w:b/>
                <w:i/>
              </w:rPr>
            </w:rPrChange>
          </w:rPr>
          <w:t xml:space="preserve">Principles of forecasting: a handbook for researchers and practitioner. </w:t>
        </w:r>
        <w:r w:rsidRPr="00B7223D">
          <w:rPr>
            <w:rPrChange w:id="9275" w:author="The Si Tran" w:date="2012-12-14T06:44:00Z">
              <w:rPr/>
            </w:rPrChange>
          </w:rPr>
          <w:t>Kluwer Academic Publishers, 2002, eBook ISBN 0-306-47630-4</w:t>
        </w:r>
      </w:ins>
    </w:p>
    <w:p w14:paraId="5BAC21D1" w14:textId="1DF8A9DC" w:rsidR="006E5672" w:rsidRPr="00B7223D" w:rsidRDefault="006E5672" w:rsidP="00B84941">
      <w:pPr>
        <w:pStyle w:val="Stylechun"/>
        <w:spacing w:before="120"/>
        <w:ind w:firstLine="547"/>
        <w:rPr>
          <w:ins w:id="9276" w:author="superchickend" w:date="2012-12-12T08:19:00Z"/>
          <w:rPrChange w:id="9277" w:author="The Si Tran" w:date="2012-12-14T06:44:00Z">
            <w:rPr>
              <w:ins w:id="9278" w:author="superchickend" w:date="2012-12-12T08:19:00Z"/>
            </w:rPr>
          </w:rPrChange>
        </w:rPr>
        <w:sectPr w:rsidR="006E5672" w:rsidRPr="00B7223D" w:rsidSect="00D80916">
          <w:headerReference w:type="default" r:id="rId377"/>
          <w:pgSz w:w="11909" w:h="16834" w:code="9"/>
          <w:pgMar w:top="1411" w:right="1138" w:bottom="1411" w:left="1699" w:header="720" w:footer="720" w:gutter="0"/>
          <w:pgNumType w:start="1"/>
          <w:cols w:space="720"/>
          <w:docGrid w:linePitch="360"/>
        </w:sectPr>
        <w:pPrChange w:id="9285" w:author="The Si Tran" w:date="2012-12-14T06:45:00Z">
          <w:pPr>
            <w:pStyle w:val="Stylechun"/>
            <w:ind w:firstLine="547"/>
          </w:pPr>
        </w:pPrChange>
      </w:pPr>
      <w:ins w:id="9286" w:author="superchickend" w:date="2012-12-12T08:19:00Z">
        <w:r w:rsidRPr="00B7223D">
          <w:rPr>
            <w:rPrChange w:id="9287" w:author="The Si Tran" w:date="2012-12-14T06:44:00Z">
              <w:rPr/>
            </w:rPrChange>
          </w:rPr>
          <w:t xml:space="preserve">[11] Jan Sterba, Katarina Hilovska. </w:t>
        </w:r>
        <w:r w:rsidRPr="00B7223D">
          <w:rPr>
            <w:i/>
            <w:rPrChange w:id="9288" w:author="The Si Tran" w:date="2012-12-14T06:44:00Z">
              <w:rPr>
                <w:b/>
                <w:i/>
              </w:rPr>
            </w:rPrChange>
          </w:rPr>
          <w:t>The implementation of hybrid ARIMA-Neural network prediction model for aggregate water consumption prediction</w:t>
        </w:r>
        <w:r w:rsidRPr="00B7223D">
          <w:rPr>
            <w:rPrChange w:id="9289" w:author="The Si Tran" w:date="2012-12-14T06:44:00Z">
              <w:rPr/>
            </w:rPrChange>
          </w:rPr>
          <w:t>, 201</w:t>
        </w:r>
      </w:ins>
      <w:ins w:id="9290" w:author="The Si Tran" w:date="2012-12-14T06:46:00Z">
        <w:r w:rsidR="00B84941">
          <w:t>0</w:t>
        </w:r>
      </w:ins>
      <w:ins w:id="9291" w:author="superchickend" w:date="2012-12-12T08:19:00Z">
        <w:del w:id="9292" w:author="The Si Tran" w:date="2012-12-14T06:46:00Z">
          <w:r w:rsidRPr="00B7223D" w:rsidDel="00B84941">
            <w:rPr>
              <w:rPrChange w:id="9293" w:author="The Si Tran" w:date="2012-12-14T06:44:00Z">
                <w:rPr/>
              </w:rPrChange>
            </w:rPr>
            <w:delText>0</w:delText>
          </w:r>
        </w:del>
      </w:ins>
    </w:p>
    <w:p w14:paraId="387C1D75" w14:textId="1E7F652A" w:rsidR="00783FDB" w:rsidRPr="002B1464" w:rsidDel="008C1D28" w:rsidRDefault="00783FDB" w:rsidP="00B84941">
      <w:pPr>
        <w:pStyle w:val="Heading1"/>
        <w:numPr>
          <w:ilvl w:val="0"/>
          <w:numId w:val="0"/>
        </w:numPr>
        <w:ind w:left="360"/>
        <w:rPr>
          <w:del w:id="9294" w:author="The Si Tran" w:date="2012-12-12T00:03:00Z"/>
        </w:rPr>
        <w:pPrChange w:id="9295" w:author="The Si Tran" w:date="2012-12-14T06:45:00Z">
          <w:pPr/>
        </w:pPrChange>
      </w:pPr>
    </w:p>
    <w:p w14:paraId="0C82F3BD" w14:textId="77777777" w:rsidR="006A21F7" w:rsidRPr="00263465" w:rsidDel="008C1D28" w:rsidRDefault="0080635D" w:rsidP="00B84941">
      <w:pPr>
        <w:pStyle w:val="Heading1"/>
        <w:numPr>
          <w:ilvl w:val="0"/>
          <w:numId w:val="0"/>
        </w:numPr>
        <w:ind w:left="360"/>
        <w:rPr>
          <w:del w:id="9296" w:author="The Si Tran" w:date="2012-12-12T00:03:00Z"/>
        </w:rPr>
        <w:pPrChange w:id="9297" w:author="The Si Tran" w:date="2012-12-14T06:45:00Z">
          <w:pPr/>
        </w:pPrChange>
      </w:pPr>
      <w:bookmarkStart w:id="9298" w:name="Bussiness_forecasting_book"/>
      <w:del w:id="9299" w:author="The Si Tran" w:date="2012-12-12T00:03:00Z">
        <w:r w:rsidRPr="00082976" w:rsidDel="008C1D28">
          <w:delText>[1]</w:delText>
        </w:r>
        <w:bookmarkEnd w:id="9298"/>
        <w:r w:rsidRPr="00082976" w:rsidDel="008C1D28">
          <w:delText xml:space="preserve"> Bussiness forecasting book</w:delText>
        </w:r>
      </w:del>
    </w:p>
    <w:p w14:paraId="16CD5229" w14:textId="77777777" w:rsidR="007F45A3" w:rsidRPr="009C748E" w:rsidRDefault="00B87EB5" w:rsidP="00B84941">
      <w:pPr>
        <w:pStyle w:val="Heading1"/>
        <w:numPr>
          <w:ilvl w:val="0"/>
          <w:numId w:val="0"/>
        </w:numPr>
        <w:ind w:left="360"/>
        <w:rPr>
          <w:ins w:id="9300" w:author="The Si Tran" w:date="2012-12-11T06:15:00Z"/>
          <w:rFonts w:cs="Times New Roman"/>
        </w:rPr>
        <w:pPrChange w:id="9301" w:author="The Si Tran" w:date="2012-12-14T06:45:00Z">
          <w:pPr>
            <w:pStyle w:val="Heading1"/>
            <w:numPr>
              <w:numId w:val="0"/>
            </w:numPr>
            <w:ind w:left="0" w:firstLine="0"/>
          </w:pPr>
        </w:pPrChange>
      </w:pPr>
      <w:bookmarkStart w:id="9302" w:name="www_investopedia_com"/>
      <w:del w:id="9303" w:author="The Si Tran" w:date="2012-12-12T00:03:00Z">
        <w:r w:rsidRPr="00B312F5" w:rsidDel="008C1D28">
          <w:delText>[2]</w:delText>
        </w:r>
        <w:bookmarkEnd w:id="9302"/>
        <w:r w:rsidRPr="00B312F5" w:rsidDel="008C1D28">
          <w:delText xml:space="preserve"> http://www.investopedia.com/articles/trading/07/stationary.asp#axzz2Bu5LkrNQ</w:delText>
        </w:r>
      </w:del>
      <w:bookmarkStart w:id="9304" w:name="_Toc327348208"/>
      <w:bookmarkStart w:id="9305" w:name="_Toc343220876"/>
      <w:ins w:id="9306" w:author="The Si Tran" w:date="2012-12-11T06:15:00Z">
        <w:r w:rsidR="00516934">
          <w:rPr>
            <w:rFonts w:cs="Times New Roman"/>
          </w:rPr>
          <w:t>P</w:t>
        </w:r>
      </w:ins>
      <w:ins w:id="9307" w:author="The Si Tran" w:date="2012-12-11T06:16:00Z">
        <w:r w:rsidR="00516934">
          <w:rPr>
            <w:rFonts w:cs="Times New Roman"/>
          </w:rPr>
          <w:t>HỤ LỤC</w:t>
        </w:r>
      </w:ins>
      <w:ins w:id="9308" w:author="The Si Tran" w:date="2012-12-11T06:15:00Z">
        <w:r w:rsidR="007F45A3" w:rsidRPr="00E31193">
          <w:rPr>
            <w:rFonts w:cs="Times New Roman"/>
          </w:rPr>
          <w:t xml:space="preserve"> A</w:t>
        </w:r>
        <w:r w:rsidR="007F45A3">
          <w:rPr>
            <w:rFonts w:cs="Times New Roman"/>
          </w:rPr>
          <w:br/>
        </w:r>
        <w:r w:rsidR="007F45A3" w:rsidRPr="006F1B6E">
          <w:rPr>
            <w:rFonts w:cs="Times New Roman"/>
            <w:sz w:val="26"/>
          </w:rPr>
          <w:t>Bảng thuật ngữ Anh-Việt</w:t>
        </w:r>
        <w:bookmarkEnd w:id="9304"/>
        <w:bookmarkEnd w:id="9305"/>
      </w:ins>
    </w:p>
    <w:p w14:paraId="5DD5A0B8" w14:textId="77777777" w:rsidR="007F45A3" w:rsidRPr="006F1B6E" w:rsidRDefault="007F45A3" w:rsidP="007F45A3">
      <w:pPr>
        <w:rPr>
          <w:ins w:id="9309" w:author="The Si Tran" w:date="2012-12-11T06:15:00Z"/>
          <w:szCs w:val="26"/>
        </w:rPr>
      </w:pPr>
    </w:p>
    <w:tbl>
      <w:tblPr>
        <w:tblW w:w="7755"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666"/>
        <w:gridCol w:w="222"/>
        <w:gridCol w:w="222"/>
        <w:gridCol w:w="960"/>
        <w:gridCol w:w="3685"/>
      </w:tblGrid>
      <w:tr w:rsidR="007F45A3" w:rsidRPr="006F1B6E" w14:paraId="019F9525" w14:textId="77777777" w:rsidTr="00142ADD">
        <w:trPr>
          <w:trHeight w:val="330"/>
          <w:jc w:val="center"/>
          <w:ins w:id="9310" w:author="The Si Tran" w:date="2012-12-11T06:15:00Z"/>
        </w:trPr>
        <w:tc>
          <w:tcPr>
            <w:tcW w:w="3110" w:type="dxa"/>
            <w:gridSpan w:val="3"/>
            <w:shd w:val="clear" w:color="auto" w:fill="auto"/>
            <w:noWrap/>
            <w:vAlign w:val="bottom"/>
            <w:hideMark/>
          </w:tcPr>
          <w:p w14:paraId="6783AB07" w14:textId="77777777" w:rsidR="007F45A3" w:rsidRPr="006F1B6E" w:rsidRDefault="007F45A3" w:rsidP="00142ADD">
            <w:pPr>
              <w:rPr>
                <w:ins w:id="9311" w:author="The Si Tran" w:date="2012-12-11T06:15:00Z"/>
                <w:color w:val="000000"/>
                <w:szCs w:val="26"/>
              </w:rPr>
            </w:pPr>
            <w:ins w:id="9312" w:author="The Si Tran" w:date="2012-12-11T06:15:00Z">
              <w:r w:rsidRPr="006F1B6E">
                <w:rPr>
                  <w:color w:val="000000"/>
                  <w:szCs w:val="26"/>
                </w:rPr>
                <w:t>Activation Function</w:t>
              </w:r>
            </w:ins>
          </w:p>
        </w:tc>
        <w:tc>
          <w:tcPr>
            <w:tcW w:w="960" w:type="dxa"/>
            <w:shd w:val="clear" w:color="auto" w:fill="auto"/>
            <w:noWrap/>
            <w:vAlign w:val="bottom"/>
            <w:hideMark/>
          </w:tcPr>
          <w:p w14:paraId="414512DF" w14:textId="77777777" w:rsidR="007F45A3" w:rsidRPr="006F1B6E" w:rsidRDefault="007F45A3" w:rsidP="00142ADD">
            <w:pPr>
              <w:rPr>
                <w:ins w:id="9313" w:author="The Si Tran" w:date="2012-12-11T06:15:00Z"/>
                <w:color w:val="000000"/>
                <w:szCs w:val="26"/>
              </w:rPr>
            </w:pPr>
          </w:p>
        </w:tc>
        <w:tc>
          <w:tcPr>
            <w:tcW w:w="3685" w:type="dxa"/>
            <w:shd w:val="clear" w:color="auto" w:fill="auto"/>
            <w:noWrap/>
            <w:vAlign w:val="bottom"/>
            <w:hideMark/>
          </w:tcPr>
          <w:p w14:paraId="11F1BAFF" w14:textId="77777777" w:rsidR="007F45A3" w:rsidRPr="006F1B6E" w:rsidRDefault="007F45A3" w:rsidP="00142ADD">
            <w:pPr>
              <w:rPr>
                <w:ins w:id="9314" w:author="The Si Tran" w:date="2012-12-11T06:15:00Z"/>
                <w:color w:val="000000"/>
                <w:szCs w:val="26"/>
              </w:rPr>
            </w:pPr>
            <w:ins w:id="9315" w:author="The Si Tran" w:date="2012-12-11T06:15:00Z">
              <w:r w:rsidRPr="006F1B6E">
                <w:rPr>
                  <w:color w:val="000000"/>
                  <w:szCs w:val="26"/>
                </w:rPr>
                <w:t>Hàm kích hoạt</w:t>
              </w:r>
            </w:ins>
          </w:p>
        </w:tc>
      </w:tr>
      <w:tr w:rsidR="007F45A3" w:rsidRPr="006F1B6E" w14:paraId="102916D6" w14:textId="77777777" w:rsidTr="00142ADD">
        <w:trPr>
          <w:trHeight w:val="330"/>
          <w:jc w:val="center"/>
          <w:ins w:id="9316" w:author="The Si Tran" w:date="2012-12-11T06:15:00Z"/>
        </w:trPr>
        <w:tc>
          <w:tcPr>
            <w:tcW w:w="3110" w:type="dxa"/>
            <w:gridSpan w:val="3"/>
            <w:shd w:val="clear" w:color="auto" w:fill="auto"/>
            <w:noWrap/>
            <w:vAlign w:val="bottom"/>
            <w:hideMark/>
          </w:tcPr>
          <w:p w14:paraId="62294B03" w14:textId="77777777" w:rsidR="007F45A3" w:rsidRPr="006F1B6E" w:rsidRDefault="007F45A3" w:rsidP="00142ADD">
            <w:pPr>
              <w:rPr>
                <w:ins w:id="9317" w:author="The Si Tran" w:date="2012-12-11T06:15:00Z"/>
                <w:color w:val="000000"/>
                <w:szCs w:val="26"/>
              </w:rPr>
            </w:pPr>
            <w:ins w:id="9318" w:author="The Si Tran" w:date="2012-12-11T06:15:00Z">
              <w:r w:rsidRPr="006F1B6E">
                <w:rPr>
                  <w:color w:val="000000"/>
                  <w:szCs w:val="26"/>
                </w:rPr>
                <w:t>Artificial Neural Network</w:t>
              </w:r>
            </w:ins>
          </w:p>
        </w:tc>
        <w:tc>
          <w:tcPr>
            <w:tcW w:w="960" w:type="dxa"/>
            <w:shd w:val="clear" w:color="auto" w:fill="auto"/>
            <w:noWrap/>
            <w:vAlign w:val="bottom"/>
            <w:hideMark/>
          </w:tcPr>
          <w:p w14:paraId="652F9020" w14:textId="77777777" w:rsidR="007F45A3" w:rsidRPr="006F1B6E" w:rsidRDefault="007F45A3" w:rsidP="00142ADD">
            <w:pPr>
              <w:rPr>
                <w:ins w:id="9319" w:author="The Si Tran" w:date="2012-12-11T06:15:00Z"/>
                <w:color w:val="000000"/>
                <w:szCs w:val="26"/>
              </w:rPr>
            </w:pPr>
          </w:p>
        </w:tc>
        <w:tc>
          <w:tcPr>
            <w:tcW w:w="3685" w:type="dxa"/>
            <w:shd w:val="clear" w:color="auto" w:fill="auto"/>
            <w:noWrap/>
            <w:vAlign w:val="bottom"/>
            <w:hideMark/>
          </w:tcPr>
          <w:p w14:paraId="6CB8FF5A" w14:textId="77777777" w:rsidR="007F45A3" w:rsidRPr="006F1B6E" w:rsidRDefault="007F45A3" w:rsidP="00142ADD">
            <w:pPr>
              <w:rPr>
                <w:ins w:id="9320" w:author="The Si Tran" w:date="2012-12-11T06:15:00Z"/>
                <w:color w:val="000000"/>
                <w:szCs w:val="26"/>
              </w:rPr>
            </w:pPr>
            <w:ins w:id="9321" w:author="The Si Tran" w:date="2012-12-11T06:15:00Z">
              <w:r w:rsidRPr="006F1B6E">
                <w:rPr>
                  <w:color w:val="000000"/>
                  <w:szCs w:val="26"/>
                </w:rPr>
                <w:t>Mạng neuron nhân tạo</w:t>
              </w:r>
            </w:ins>
          </w:p>
        </w:tc>
      </w:tr>
      <w:tr w:rsidR="007F45A3" w:rsidRPr="006F1B6E" w14:paraId="701B73FE" w14:textId="77777777" w:rsidTr="00142ADD">
        <w:trPr>
          <w:trHeight w:val="330"/>
          <w:jc w:val="center"/>
          <w:ins w:id="9322" w:author="The Si Tran" w:date="2012-12-11T06:15:00Z"/>
        </w:trPr>
        <w:tc>
          <w:tcPr>
            <w:tcW w:w="2888" w:type="dxa"/>
            <w:gridSpan w:val="2"/>
            <w:shd w:val="clear" w:color="auto" w:fill="auto"/>
            <w:noWrap/>
            <w:vAlign w:val="bottom"/>
            <w:hideMark/>
          </w:tcPr>
          <w:p w14:paraId="135DBC07" w14:textId="77777777" w:rsidR="007F45A3" w:rsidRPr="006F1B6E" w:rsidRDefault="007F45A3" w:rsidP="00142ADD">
            <w:pPr>
              <w:rPr>
                <w:ins w:id="9323" w:author="The Si Tran" w:date="2012-12-11T06:15:00Z"/>
                <w:color w:val="000000"/>
                <w:szCs w:val="26"/>
              </w:rPr>
            </w:pPr>
            <w:ins w:id="9324" w:author="The Si Tran" w:date="2012-12-11T06:15:00Z">
              <w:r w:rsidRPr="006F1B6E">
                <w:rPr>
                  <w:color w:val="000000"/>
                  <w:szCs w:val="26"/>
                </w:rPr>
                <w:t>Autocorrelation</w:t>
              </w:r>
            </w:ins>
          </w:p>
        </w:tc>
        <w:tc>
          <w:tcPr>
            <w:tcW w:w="222" w:type="dxa"/>
            <w:shd w:val="clear" w:color="auto" w:fill="auto"/>
            <w:noWrap/>
            <w:vAlign w:val="bottom"/>
            <w:hideMark/>
          </w:tcPr>
          <w:p w14:paraId="0E03196F" w14:textId="77777777" w:rsidR="007F45A3" w:rsidRPr="006F1B6E" w:rsidRDefault="007F45A3" w:rsidP="00142ADD">
            <w:pPr>
              <w:rPr>
                <w:ins w:id="9325" w:author="The Si Tran" w:date="2012-12-11T06:15:00Z"/>
                <w:color w:val="000000"/>
                <w:szCs w:val="26"/>
              </w:rPr>
            </w:pPr>
          </w:p>
        </w:tc>
        <w:tc>
          <w:tcPr>
            <w:tcW w:w="960" w:type="dxa"/>
            <w:shd w:val="clear" w:color="auto" w:fill="auto"/>
            <w:noWrap/>
            <w:vAlign w:val="bottom"/>
            <w:hideMark/>
          </w:tcPr>
          <w:p w14:paraId="27F37657" w14:textId="77777777" w:rsidR="007F45A3" w:rsidRPr="006F1B6E" w:rsidRDefault="007F45A3" w:rsidP="00142ADD">
            <w:pPr>
              <w:rPr>
                <w:ins w:id="9326" w:author="The Si Tran" w:date="2012-12-11T06:15:00Z"/>
                <w:color w:val="000000"/>
                <w:szCs w:val="26"/>
              </w:rPr>
            </w:pPr>
          </w:p>
        </w:tc>
        <w:tc>
          <w:tcPr>
            <w:tcW w:w="3685" w:type="dxa"/>
            <w:shd w:val="clear" w:color="auto" w:fill="auto"/>
            <w:noWrap/>
            <w:vAlign w:val="bottom"/>
            <w:hideMark/>
          </w:tcPr>
          <w:p w14:paraId="420FB83A" w14:textId="77777777" w:rsidR="007F45A3" w:rsidRPr="006F1B6E" w:rsidRDefault="007F45A3" w:rsidP="00142ADD">
            <w:pPr>
              <w:rPr>
                <w:ins w:id="9327" w:author="The Si Tran" w:date="2012-12-11T06:15:00Z"/>
                <w:color w:val="000000"/>
                <w:szCs w:val="26"/>
              </w:rPr>
            </w:pPr>
            <w:ins w:id="9328" w:author="The Si Tran" w:date="2012-12-11T06:15:00Z">
              <w:r w:rsidRPr="006F1B6E">
                <w:rPr>
                  <w:color w:val="000000"/>
                  <w:szCs w:val="26"/>
                </w:rPr>
                <w:t>Hệ số tự tương quan</w:t>
              </w:r>
            </w:ins>
          </w:p>
        </w:tc>
      </w:tr>
      <w:tr w:rsidR="007F45A3" w:rsidRPr="006F1B6E" w14:paraId="18E871D6" w14:textId="77777777" w:rsidTr="00142ADD">
        <w:trPr>
          <w:trHeight w:val="330"/>
          <w:jc w:val="center"/>
          <w:ins w:id="9329" w:author="The Si Tran" w:date="2012-12-11T06:15:00Z"/>
        </w:trPr>
        <w:tc>
          <w:tcPr>
            <w:tcW w:w="3110" w:type="dxa"/>
            <w:gridSpan w:val="3"/>
            <w:shd w:val="clear" w:color="auto" w:fill="auto"/>
            <w:noWrap/>
            <w:vAlign w:val="bottom"/>
            <w:hideMark/>
          </w:tcPr>
          <w:p w14:paraId="683DB8D4" w14:textId="77777777" w:rsidR="007F45A3" w:rsidRPr="006F1B6E" w:rsidRDefault="007F45A3" w:rsidP="00142ADD">
            <w:pPr>
              <w:rPr>
                <w:ins w:id="9330" w:author="The Si Tran" w:date="2012-12-11T06:15:00Z"/>
                <w:color w:val="000000"/>
                <w:szCs w:val="26"/>
              </w:rPr>
            </w:pPr>
            <w:ins w:id="9331" w:author="The Si Tran" w:date="2012-12-11T06:15:00Z">
              <w:r w:rsidRPr="006F1B6E">
                <w:rPr>
                  <w:color w:val="000000"/>
                  <w:szCs w:val="26"/>
                  <w:lang w:val="fr-FR"/>
                </w:rPr>
                <w:t>Autocorrelation Function</w:t>
              </w:r>
            </w:ins>
          </w:p>
        </w:tc>
        <w:tc>
          <w:tcPr>
            <w:tcW w:w="960" w:type="dxa"/>
            <w:shd w:val="clear" w:color="auto" w:fill="auto"/>
            <w:noWrap/>
            <w:vAlign w:val="bottom"/>
            <w:hideMark/>
          </w:tcPr>
          <w:p w14:paraId="22E88A0A" w14:textId="77777777" w:rsidR="007F45A3" w:rsidRPr="006F1B6E" w:rsidRDefault="007F45A3" w:rsidP="00142ADD">
            <w:pPr>
              <w:rPr>
                <w:ins w:id="9332" w:author="The Si Tran" w:date="2012-12-11T06:15:00Z"/>
                <w:color w:val="000000"/>
                <w:szCs w:val="26"/>
              </w:rPr>
            </w:pPr>
          </w:p>
        </w:tc>
        <w:tc>
          <w:tcPr>
            <w:tcW w:w="3685" w:type="dxa"/>
            <w:shd w:val="clear" w:color="auto" w:fill="auto"/>
            <w:noWrap/>
            <w:vAlign w:val="bottom"/>
            <w:hideMark/>
          </w:tcPr>
          <w:p w14:paraId="4E04601F" w14:textId="77777777" w:rsidR="007F45A3" w:rsidRPr="006F1B6E" w:rsidRDefault="007F45A3" w:rsidP="00142ADD">
            <w:pPr>
              <w:rPr>
                <w:ins w:id="9333" w:author="The Si Tran" w:date="2012-12-11T06:15:00Z"/>
                <w:color w:val="000000"/>
                <w:szCs w:val="26"/>
              </w:rPr>
            </w:pPr>
            <w:ins w:id="9334" w:author="The Si Tran" w:date="2012-12-11T06:15:00Z">
              <w:r w:rsidRPr="006F1B6E">
                <w:rPr>
                  <w:color w:val="000000"/>
                  <w:szCs w:val="26"/>
                </w:rPr>
                <w:t>Hàm tự tương quan</w:t>
              </w:r>
            </w:ins>
          </w:p>
        </w:tc>
      </w:tr>
      <w:tr w:rsidR="007F45A3" w:rsidRPr="006F1B6E" w14:paraId="2FF7B9CD" w14:textId="77777777" w:rsidTr="00142ADD">
        <w:trPr>
          <w:trHeight w:val="330"/>
          <w:jc w:val="center"/>
          <w:ins w:id="9335" w:author="The Si Tran" w:date="2012-12-11T06:15:00Z"/>
        </w:trPr>
        <w:tc>
          <w:tcPr>
            <w:tcW w:w="4070" w:type="dxa"/>
            <w:gridSpan w:val="4"/>
            <w:shd w:val="clear" w:color="auto" w:fill="auto"/>
            <w:noWrap/>
            <w:vAlign w:val="bottom"/>
            <w:hideMark/>
          </w:tcPr>
          <w:p w14:paraId="2863D9CA" w14:textId="77777777" w:rsidR="007F45A3" w:rsidRPr="006F1B6E" w:rsidRDefault="007F45A3" w:rsidP="00142ADD">
            <w:pPr>
              <w:rPr>
                <w:ins w:id="9336" w:author="The Si Tran" w:date="2012-12-11T06:15:00Z"/>
                <w:color w:val="000000"/>
                <w:szCs w:val="26"/>
              </w:rPr>
            </w:pPr>
            <w:ins w:id="9337" w:author="The Si Tran" w:date="2012-12-11T06:15:00Z">
              <w:r w:rsidRPr="006F1B6E">
                <w:rPr>
                  <w:color w:val="000000"/>
                  <w:szCs w:val="26"/>
                </w:rPr>
                <w:t>Backpropagation Algorithm</w:t>
              </w:r>
            </w:ins>
          </w:p>
        </w:tc>
        <w:tc>
          <w:tcPr>
            <w:tcW w:w="3685" w:type="dxa"/>
            <w:shd w:val="clear" w:color="auto" w:fill="auto"/>
            <w:noWrap/>
            <w:vAlign w:val="bottom"/>
            <w:hideMark/>
          </w:tcPr>
          <w:p w14:paraId="19A6D2F5" w14:textId="77777777" w:rsidR="007F45A3" w:rsidRPr="006F1B6E" w:rsidRDefault="007F45A3" w:rsidP="00142ADD">
            <w:pPr>
              <w:rPr>
                <w:ins w:id="9338" w:author="The Si Tran" w:date="2012-12-11T06:15:00Z"/>
                <w:color w:val="000000"/>
                <w:szCs w:val="26"/>
              </w:rPr>
            </w:pPr>
            <w:ins w:id="9339" w:author="The Si Tran" w:date="2012-12-11T06:15:00Z">
              <w:r w:rsidRPr="006F1B6E">
                <w:rPr>
                  <w:color w:val="000000"/>
                  <w:szCs w:val="26"/>
                </w:rPr>
                <w:t>Giải thuật lan truyền ngược</w:t>
              </w:r>
            </w:ins>
          </w:p>
        </w:tc>
      </w:tr>
      <w:tr w:rsidR="007F45A3" w:rsidRPr="006F1B6E" w14:paraId="292EED3C" w14:textId="77777777" w:rsidTr="00142ADD">
        <w:trPr>
          <w:trHeight w:val="330"/>
          <w:jc w:val="center"/>
          <w:ins w:id="9340" w:author="The Si Tran" w:date="2012-12-11T06:15:00Z"/>
        </w:trPr>
        <w:tc>
          <w:tcPr>
            <w:tcW w:w="2888" w:type="dxa"/>
            <w:gridSpan w:val="2"/>
            <w:shd w:val="clear" w:color="auto" w:fill="auto"/>
            <w:noWrap/>
            <w:vAlign w:val="bottom"/>
            <w:hideMark/>
          </w:tcPr>
          <w:p w14:paraId="4D9FBB2C" w14:textId="77777777" w:rsidR="007F45A3" w:rsidRPr="006F1B6E" w:rsidRDefault="007F45A3" w:rsidP="00142ADD">
            <w:pPr>
              <w:rPr>
                <w:ins w:id="9341" w:author="The Si Tran" w:date="2012-12-11T06:15:00Z"/>
                <w:color w:val="000000"/>
                <w:szCs w:val="26"/>
              </w:rPr>
            </w:pPr>
            <w:ins w:id="9342" w:author="The Si Tran" w:date="2012-12-11T06:15:00Z">
              <w:r w:rsidRPr="006F1B6E">
                <w:rPr>
                  <w:color w:val="000000"/>
                  <w:szCs w:val="26"/>
                </w:rPr>
                <w:t>Batch Learning</w:t>
              </w:r>
            </w:ins>
          </w:p>
        </w:tc>
        <w:tc>
          <w:tcPr>
            <w:tcW w:w="222" w:type="dxa"/>
            <w:shd w:val="clear" w:color="auto" w:fill="auto"/>
            <w:noWrap/>
            <w:vAlign w:val="bottom"/>
            <w:hideMark/>
          </w:tcPr>
          <w:p w14:paraId="03DC6EB0" w14:textId="77777777" w:rsidR="007F45A3" w:rsidRPr="006F1B6E" w:rsidRDefault="007F45A3" w:rsidP="00142ADD">
            <w:pPr>
              <w:rPr>
                <w:ins w:id="9343" w:author="The Si Tran" w:date="2012-12-11T06:15:00Z"/>
                <w:color w:val="000000"/>
                <w:szCs w:val="26"/>
              </w:rPr>
            </w:pPr>
          </w:p>
        </w:tc>
        <w:tc>
          <w:tcPr>
            <w:tcW w:w="960" w:type="dxa"/>
            <w:shd w:val="clear" w:color="auto" w:fill="auto"/>
            <w:noWrap/>
            <w:vAlign w:val="bottom"/>
            <w:hideMark/>
          </w:tcPr>
          <w:p w14:paraId="3A8F1866" w14:textId="77777777" w:rsidR="007F45A3" w:rsidRPr="006F1B6E" w:rsidRDefault="007F45A3" w:rsidP="00142ADD">
            <w:pPr>
              <w:rPr>
                <w:ins w:id="9344" w:author="The Si Tran" w:date="2012-12-11T06:15:00Z"/>
                <w:color w:val="000000"/>
                <w:szCs w:val="26"/>
              </w:rPr>
            </w:pPr>
          </w:p>
        </w:tc>
        <w:tc>
          <w:tcPr>
            <w:tcW w:w="3685" w:type="dxa"/>
            <w:shd w:val="clear" w:color="auto" w:fill="auto"/>
            <w:noWrap/>
            <w:vAlign w:val="bottom"/>
            <w:hideMark/>
          </w:tcPr>
          <w:p w14:paraId="1EA7DF51" w14:textId="77777777" w:rsidR="007F45A3" w:rsidRPr="006F1B6E" w:rsidRDefault="007F45A3" w:rsidP="00142ADD">
            <w:pPr>
              <w:rPr>
                <w:ins w:id="9345" w:author="The Si Tran" w:date="2012-12-11T06:15:00Z"/>
                <w:color w:val="000000"/>
                <w:szCs w:val="26"/>
              </w:rPr>
            </w:pPr>
            <w:ins w:id="9346" w:author="The Si Tran" w:date="2012-12-11T06:15:00Z">
              <w:r w:rsidRPr="006F1B6E">
                <w:rPr>
                  <w:color w:val="000000"/>
                  <w:szCs w:val="26"/>
                </w:rPr>
                <w:t>Học theo bó</w:t>
              </w:r>
            </w:ins>
          </w:p>
        </w:tc>
      </w:tr>
      <w:tr w:rsidR="007F45A3" w:rsidRPr="006F1B6E" w14:paraId="72EE5B4E" w14:textId="77777777" w:rsidTr="00142ADD">
        <w:trPr>
          <w:trHeight w:val="330"/>
          <w:jc w:val="center"/>
          <w:ins w:id="9347" w:author="The Si Tran" w:date="2012-12-11T06:15:00Z"/>
        </w:trPr>
        <w:tc>
          <w:tcPr>
            <w:tcW w:w="2666" w:type="dxa"/>
            <w:shd w:val="clear" w:color="auto" w:fill="auto"/>
            <w:noWrap/>
            <w:vAlign w:val="bottom"/>
            <w:hideMark/>
          </w:tcPr>
          <w:p w14:paraId="084FE33A" w14:textId="77777777" w:rsidR="007F45A3" w:rsidRPr="006F1B6E" w:rsidRDefault="007F45A3" w:rsidP="00142ADD">
            <w:pPr>
              <w:rPr>
                <w:ins w:id="9348" w:author="The Si Tran" w:date="2012-12-11T06:15:00Z"/>
                <w:color w:val="000000"/>
                <w:szCs w:val="26"/>
              </w:rPr>
            </w:pPr>
            <w:ins w:id="9349" w:author="The Si Tran" w:date="2012-12-11T06:15:00Z">
              <w:r w:rsidRPr="006F1B6E">
                <w:rPr>
                  <w:color w:val="000000"/>
                  <w:szCs w:val="26"/>
                </w:rPr>
                <w:t>Bias</w:t>
              </w:r>
            </w:ins>
          </w:p>
        </w:tc>
        <w:tc>
          <w:tcPr>
            <w:tcW w:w="222" w:type="dxa"/>
            <w:shd w:val="clear" w:color="auto" w:fill="auto"/>
            <w:noWrap/>
            <w:vAlign w:val="bottom"/>
            <w:hideMark/>
          </w:tcPr>
          <w:p w14:paraId="7BCCE608" w14:textId="77777777" w:rsidR="007F45A3" w:rsidRPr="006F1B6E" w:rsidRDefault="007F45A3" w:rsidP="00142ADD">
            <w:pPr>
              <w:rPr>
                <w:ins w:id="9350" w:author="The Si Tran" w:date="2012-12-11T06:15:00Z"/>
                <w:color w:val="000000"/>
                <w:szCs w:val="26"/>
              </w:rPr>
            </w:pPr>
          </w:p>
        </w:tc>
        <w:tc>
          <w:tcPr>
            <w:tcW w:w="222" w:type="dxa"/>
            <w:shd w:val="clear" w:color="auto" w:fill="auto"/>
            <w:noWrap/>
            <w:vAlign w:val="bottom"/>
            <w:hideMark/>
          </w:tcPr>
          <w:p w14:paraId="7EA1C96C" w14:textId="77777777" w:rsidR="007F45A3" w:rsidRPr="006F1B6E" w:rsidRDefault="007F45A3" w:rsidP="00142ADD">
            <w:pPr>
              <w:rPr>
                <w:ins w:id="9351" w:author="The Si Tran" w:date="2012-12-11T06:15:00Z"/>
                <w:color w:val="000000"/>
                <w:szCs w:val="26"/>
              </w:rPr>
            </w:pPr>
          </w:p>
        </w:tc>
        <w:tc>
          <w:tcPr>
            <w:tcW w:w="960" w:type="dxa"/>
            <w:shd w:val="clear" w:color="auto" w:fill="auto"/>
            <w:noWrap/>
            <w:vAlign w:val="bottom"/>
            <w:hideMark/>
          </w:tcPr>
          <w:p w14:paraId="1FB932A4" w14:textId="77777777" w:rsidR="007F45A3" w:rsidRPr="006F1B6E" w:rsidRDefault="007F45A3" w:rsidP="00142ADD">
            <w:pPr>
              <w:rPr>
                <w:ins w:id="9352" w:author="The Si Tran" w:date="2012-12-11T06:15:00Z"/>
                <w:color w:val="000000"/>
                <w:szCs w:val="26"/>
              </w:rPr>
            </w:pPr>
          </w:p>
        </w:tc>
        <w:tc>
          <w:tcPr>
            <w:tcW w:w="3685" w:type="dxa"/>
            <w:shd w:val="clear" w:color="auto" w:fill="auto"/>
            <w:noWrap/>
            <w:vAlign w:val="bottom"/>
            <w:hideMark/>
          </w:tcPr>
          <w:p w14:paraId="1ED8818A" w14:textId="77777777" w:rsidR="007F45A3" w:rsidRPr="006F1B6E" w:rsidRDefault="007F45A3" w:rsidP="00142ADD">
            <w:pPr>
              <w:rPr>
                <w:ins w:id="9353" w:author="The Si Tran" w:date="2012-12-11T06:15:00Z"/>
                <w:color w:val="000000"/>
                <w:szCs w:val="26"/>
              </w:rPr>
            </w:pPr>
            <w:ins w:id="9354" w:author="The Si Tran" w:date="2012-12-11T06:15:00Z">
              <w:r w:rsidRPr="006F1B6E">
                <w:rPr>
                  <w:color w:val="000000"/>
                  <w:szCs w:val="26"/>
                </w:rPr>
                <w:t>Độ lệch</w:t>
              </w:r>
            </w:ins>
          </w:p>
        </w:tc>
      </w:tr>
      <w:tr w:rsidR="007F45A3" w:rsidRPr="006F1B6E" w14:paraId="79AE3801" w14:textId="77777777" w:rsidTr="00142ADD">
        <w:trPr>
          <w:trHeight w:val="330"/>
          <w:jc w:val="center"/>
          <w:ins w:id="9355" w:author="The Si Tran" w:date="2012-12-11T06:15:00Z"/>
        </w:trPr>
        <w:tc>
          <w:tcPr>
            <w:tcW w:w="2666" w:type="dxa"/>
            <w:shd w:val="clear" w:color="auto" w:fill="auto"/>
            <w:noWrap/>
            <w:vAlign w:val="bottom"/>
            <w:hideMark/>
          </w:tcPr>
          <w:p w14:paraId="3D31A6D0" w14:textId="77777777" w:rsidR="007F45A3" w:rsidRPr="006F1B6E" w:rsidRDefault="007F45A3" w:rsidP="00142ADD">
            <w:pPr>
              <w:rPr>
                <w:ins w:id="9356" w:author="The Si Tran" w:date="2012-12-11T06:15:00Z"/>
                <w:color w:val="000000"/>
                <w:szCs w:val="26"/>
              </w:rPr>
            </w:pPr>
            <w:ins w:id="9357" w:author="The Si Tran" w:date="2012-12-11T06:15:00Z">
              <w:r w:rsidRPr="006F1B6E">
                <w:rPr>
                  <w:color w:val="000000"/>
                  <w:szCs w:val="26"/>
                  <w:lang w:val="fr-FR"/>
                </w:rPr>
                <w:t>Cyclical</w:t>
              </w:r>
            </w:ins>
          </w:p>
        </w:tc>
        <w:tc>
          <w:tcPr>
            <w:tcW w:w="222" w:type="dxa"/>
            <w:shd w:val="clear" w:color="auto" w:fill="auto"/>
            <w:noWrap/>
            <w:vAlign w:val="bottom"/>
            <w:hideMark/>
          </w:tcPr>
          <w:p w14:paraId="34D94D8F" w14:textId="77777777" w:rsidR="007F45A3" w:rsidRPr="006F1B6E" w:rsidRDefault="007F45A3" w:rsidP="00142ADD">
            <w:pPr>
              <w:rPr>
                <w:ins w:id="9358" w:author="The Si Tran" w:date="2012-12-11T06:15:00Z"/>
                <w:color w:val="000000"/>
                <w:szCs w:val="26"/>
              </w:rPr>
            </w:pPr>
          </w:p>
        </w:tc>
        <w:tc>
          <w:tcPr>
            <w:tcW w:w="222" w:type="dxa"/>
            <w:shd w:val="clear" w:color="auto" w:fill="auto"/>
            <w:noWrap/>
            <w:vAlign w:val="bottom"/>
            <w:hideMark/>
          </w:tcPr>
          <w:p w14:paraId="0F81322E" w14:textId="77777777" w:rsidR="007F45A3" w:rsidRPr="006F1B6E" w:rsidRDefault="007F45A3" w:rsidP="00142ADD">
            <w:pPr>
              <w:rPr>
                <w:ins w:id="9359" w:author="The Si Tran" w:date="2012-12-11T06:15:00Z"/>
                <w:color w:val="000000"/>
                <w:szCs w:val="26"/>
              </w:rPr>
            </w:pPr>
          </w:p>
        </w:tc>
        <w:tc>
          <w:tcPr>
            <w:tcW w:w="960" w:type="dxa"/>
            <w:shd w:val="clear" w:color="auto" w:fill="auto"/>
            <w:noWrap/>
            <w:vAlign w:val="bottom"/>
            <w:hideMark/>
          </w:tcPr>
          <w:p w14:paraId="6A6ED045" w14:textId="77777777" w:rsidR="007F45A3" w:rsidRPr="006F1B6E" w:rsidRDefault="007F45A3" w:rsidP="00142ADD">
            <w:pPr>
              <w:rPr>
                <w:ins w:id="9360" w:author="The Si Tran" w:date="2012-12-11T06:15:00Z"/>
                <w:color w:val="000000"/>
                <w:szCs w:val="26"/>
              </w:rPr>
            </w:pPr>
          </w:p>
        </w:tc>
        <w:tc>
          <w:tcPr>
            <w:tcW w:w="3685" w:type="dxa"/>
            <w:shd w:val="clear" w:color="auto" w:fill="auto"/>
            <w:noWrap/>
            <w:vAlign w:val="bottom"/>
            <w:hideMark/>
          </w:tcPr>
          <w:p w14:paraId="3838E4CC" w14:textId="77777777" w:rsidR="007F45A3" w:rsidRPr="006F1B6E" w:rsidRDefault="007F45A3" w:rsidP="00142ADD">
            <w:pPr>
              <w:rPr>
                <w:ins w:id="9361" w:author="The Si Tran" w:date="2012-12-11T06:15:00Z"/>
                <w:color w:val="000000"/>
                <w:szCs w:val="26"/>
              </w:rPr>
            </w:pPr>
            <w:ins w:id="9362" w:author="The Si Tran" w:date="2012-12-11T06:15:00Z">
              <w:r w:rsidRPr="006F1B6E">
                <w:rPr>
                  <w:color w:val="000000"/>
                  <w:szCs w:val="26"/>
                </w:rPr>
                <w:t>Tính chu kỳ</w:t>
              </w:r>
            </w:ins>
          </w:p>
        </w:tc>
      </w:tr>
      <w:tr w:rsidR="007F45A3" w:rsidRPr="006F1B6E" w14:paraId="2A75E8E3" w14:textId="77777777" w:rsidTr="00142ADD">
        <w:trPr>
          <w:trHeight w:val="330"/>
          <w:jc w:val="center"/>
          <w:ins w:id="9363" w:author="The Si Tran" w:date="2012-12-11T06:15:00Z"/>
        </w:trPr>
        <w:tc>
          <w:tcPr>
            <w:tcW w:w="2888" w:type="dxa"/>
            <w:gridSpan w:val="2"/>
            <w:shd w:val="clear" w:color="auto" w:fill="auto"/>
            <w:noWrap/>
            <w:vAlign w:val="bottom"/>
            <w:hideMark/>
          </w:tcPr>
          <w:p w14:paraId="2BA76CA9" w14:textId="77777777" w:rsidR="007F45A3" w:rsidRPr="006F1B6E" w:rsidRDefault="007F45A3" w:rsidP="00142ADD">
            <w:pPr>
              <w:rPr>
                <w:ins w:id="9364" w:author="The Si Tran" w:date="2012-12-11T06:15:00Z"/>
                <w:color w:val="000000"/>
                <w:szCs w:val="26"/>
              </w:rPr>
            </w:pPr>
            <w:ins w:id="9365" w:author="The Si Tran" w:date="2012-12-11T06:15:00Z">
              <w:r w:rsidRPr="006F1B6E">
                <w:rPr>
                  <w:color w:val="000000"/>
                  <w:szCs w:val="26"/>
                </w:rPr>
                <w:t>Decision Surface</w:t>
              </w:r>
            </w:ins>
          </w:p>
        </w:tc>
        <w:tc>
          <w:tcPr>
            <w:tcW w:w="222" w:type="dxa"/>
            <w:shd w:val="clear" w:color="auto" w:fill="auto"/>
            <w:noWrap/>
            <w:vAlign w:val="bottom"/>
            <w:hideMark/>
          </w:tcPr>
          <w:p w14:paraId="51005141" w14:textId="77777777" w:rsidR="007F45A3" w:rsidRPr="006F1B6E" w:rsidRDefault="007F45A3" w:rsidP="00142ADD">
            <w:pPr>
              <w:rPr>
                <w:ins w:id="9366" w:author="The Si Tran" w:date="2012-12-11T06:15:00Z"/>
                <w:color w:val="000000"/>
                <w:szCs w:val="26"/>
              </w:rPr>
            </w:pPr>
          </w:p>
        </w:tc>
        <w:tc>
          <w:tcPr>
            <w:tcW w:w="960" w:type="dxa"/>
            <w:shd w:val="clear" w:color="auto" w:fill="auto"/>
            <w:noWrap/>
            <w:vAlign w:val="bottom"/>
            <w:hideMark/>
          </w:tcPr>
          <w:p w14:paraId="143A1DDB" w14:textId="77777777" w:rsidR="007F45A3" w:rsidRPr="006F1B6E" w:rsidRDefault="007F45A3" w:rsidP="00142ADD">
            <w:pPr>
              <w:rPr>
                <w:ins w:id="9367" w:author="The Si Tran" w:date="2012-12-11T06:15:00Z"/>
                <w:color w:val="000000"/>
                <w:szCs w:val="26"/>
              </w:rPr>
            </w:pPr>
          </w:p>
        </w:tc>
        <w:tc>
          <w:tcPr>
            <w:tcW w:w="3685" w:type="dxa"/>
            <w:shd w:val="clear" w:color="auto" w:fill="auto"/>
            <w:noWrap/>
            <w:vAlign w:val="bottom"/>
            <w:hideMark/>
          </w:tcPr>
          <w:p w14:paraId="14981BF9" w14:textId="77777777" w:rsidR="007F45A3" w:rsidRPr="006F1B6E" w:rsidRDefault="007F45A3" w:rsidP="00142ADD">
            <w:pPr>
              <w:rPr>
                <w:ins w:id="9368" w:author="The Si Tran" w:date="2012-12-11T06:15:00Z"/>
                <w:color w:val="000000"/>
                <w:szCs w:val="26"/>
              </w:rPr>
            </w:pPr>
            <w:ins w:id="9369" w:author="The Si Tran" w:date="2012-12-11T06:15:00Z">
              <w:r w:rsidRPr="006F1B6E">
                <w:rPr>
                  <w:color w:val="000000"/>
                  <w:szCs w:val="26"/>
                </w:rPr>
                <w:t>Mặt quyết định</w:t>
              </w:r>
            </w:ins>
          </w:p>
        </w:tc>
      </w:tr>
      <w:tr w:rsidR="007F45A3" w:rsidRPr="006F1B6E" w14:paraId="1DD733BA" w14:textId="77777777" w:rsidTr="00142ADD">
        <w:trPr>
          <w:trHeight w:val="330"/>
          <w:jc w:val="center"/>
          <w:ins w:id="9370" w:author="The Si Tran" w:date="2012-12-11T06:15:00Z"/>
        </w:trPr>
        <w:tc>
          <w:tcPr>
            <w:tcW w:w="2888" w:type="dxa"/>
            <w:gridSpan w:val="2"/>
            <w:shd w:val="clear" w:color="auto" w:fill="auto"/>
            <w:noWrap/>
            <w:vAlign w:val="bottom"/>
            <w:hideMark/>
          </w:tcPr>
          <w:p w14:paraId="0874269B" w14:textId="77777777" w:rsidR="007F45A3" w:rsidRPr="006F1B6E" w:rsidRDefault="007F45A3" w:rsidP="00142ADD">
            <w:pPr>
              <w:rPr>
                <w:ins w:id="9371" w:author="The Si Tran" w:date="2012-12-11T06:15:00Z"/>
                <w:color w:val="000000"/>
                <w:szCs w:val="26"/>
              </w:rPr>
            </w:pPr>
            <w:ins w:id="9372" w:author="The Si Tran" w:date="2012-12-11T06:15:00Z">
              <w:r w:rsidRPr="006F1B6E">
                <w:rPr>
                  <w:color w:val="000000"/>
                  <w:szCs w:val="26"/>
                </w:rPr>
                <w:t>Delta Rule</w:t>
              </w:r>
            </w:ins>
          </w:p>
        </w:tc>
        <w:tc>
          <w:tcPr>
            <w:tcW w:w="222" w:type="dxa"/>
            <w:shd w:val="clear" w:color="auto" w:fill="auto"/>
            <w:noWrap/>
            <w:vAlign w:val="bottom"/>
            <w:hideMark/>
          </w:tcPr>
          <w:p w14:paraId="6AF9CF7D" w14:textId="77777777" w:rsidR="007F45A3" w:rsidRPr="006F1B6E" w:rsidRDefault="007F45A3" w:rsidP="00142ADD">
            <w:pPr>
              <w:rPr>
                <w:ins w:id="9373" w:author="The Si Tran" w:date="2012-12-11T06:15:00Z"/>
                <w:color w:val="000000"/>
                <w:szCs w:val="26"/>
              </w:rPr>
            </w:pPr>
          </w:p>
        </w:tc>
        <w:tc>
          <w:tcPr>
            <w:tcW w:w="960" w:type="dxa"/>
            <w:shd w:val="clear" w:color="auto" w:fill="auto"/>
            <w:noWrap/>
            <w:vAlign w:val="bottom"/>
            <w:hideMark/>
          </w:tcPr>
          <w:p w14:paraId="0C99DDAF" w14:textId="77777777" w:rsidR="007F45A3" w:rsidRPr="006F1B6E" w:rsidRDefault="007F45A3" w:rsidP="00142ADD">
            <w:pPr>
              <w:rPr>
                <w:ins w:id="9374" w:author="The Si Tran" w:date="2012-12-11T06:15:00Z"/>
                <w:color w:val="000000"/>
                <w:szCs w:val="26"/>
              </w:rPr>
            </w:pPr>
          </w:p>
        </w:tc>
        <w:tc>
          <w:tcPr>
            <w:tcW w:w="3685" w:type="dxa"/>
            <w:shd w:val="clear" w:color="auto" w:fill="auto"/>
            <w:noWrap/>
            <w:vAlign w:val="bottom"/>
            <w:hideMark/>
          </w:tcPr>
          <w:p w14:paraId="05DA2C03" w14:textId="77777777" w:rsidR="007F45A3" w:rsidRPr="006F1B6E" w:rsidRDefault="007F45A3" w:rsidP="00142ADD">
            <w:pPr>
              <w:rPr>
                <w:ins w:id="9375" w:author="The Si Tran" w:date="2012-12-11T06:15:00Z"/>
                <w:color w:val="000000"/>
                <w:szCs w:val="26"/>
              </w:rPr>
            </w:pPr>
            <w:ins w:id="9376" w:author="The Si Tran" w:date="2012-12-11T06:15:00Z">
              <w:r w:rsidRPr="006F1B6E">
                <w:rPr>
                  <w:color w:val="000000"/>
                  <w:szCs w:val="26"/>
                </w:rPr>
                <w:t>Luật delta</w:t>
              </w:r>
            </w:ins>
          </w:p>
        </w:tc>
      </w:tr>
      <w:tr w:rsidR="007F45A3" w:rsidRPr="006F1B6E" w14:paraId="0DF14AD2" w14:textId="77777777" w:rsidTr="00142ADD">
        <w:trPr>
          <w:trHeight w:val="330"/>
          <w:jc w:val="center"/>
          <w:ins w:id="9377" w:author="The Si Tran" w:date="2012-12-11T06:15:00Z"/>
        </w:trPr>
        <w:tc>
          <w:tcPr>
            <w:tcW w:w="2888" w:type="dxa"/>
            <w:gridSpan w:val="2"/>
            <w:shd w:val="clear" w:color="auto" w:fill="auto"/>
            <w:noWrap/>
            <w:vAlign w:val="bottom"/>
            <w:hideMark/>
          </w:tcPr>
          <w:p w14:paraId="63E828BB" w14:textId="77777777" w:rsidR="007F45A3" w:rsidRPr="006F1B6E" w:rsidRDefault="007F45A3" w:rsidP="00142ADD">
            <w:pPr>
              <w:rPr>
                <w:ins w:id="9378" w:author="The Si Tran" w:date="2012-12-11T06:15:00Z"/>
                <w:color w:val="000000"/>
                <w:szCs w:val="26"/>
              </w:rPr>
            </w:pPr>
            <w:ins w:id="9379" w:author="The Si Tran" w:date="2012-12-11T06:15:00Z">
              <w:r w:rsidRPr="006F1B6E">
                <w:rPr>
                  <w:color w:val="000000"/>
                  <w:szCs w:val="26"/>
                  <w:lang w:val="fr-FR"/>
                </w:rPr>
                <w:t>Differencing</w:t>
              </w:r>
            </w:ins>
          </w:p>
        </w:tc>
        <w:tc>
          <w:tcPr>
            <w:tcW w:w="222" w:type="dxa"/>
            <w:shd w:val="clear" w:color="auto" w:fill="auto"/>
            <w:noWrap/>
            <w:vAlign w:val="bottom"/>
            <w:hideMark/>
          </w:tcPr>
          <w:p w14:paraId="5C6F76AF" w14:textId="77777777" w:rsidR="007F45A3" w:rsidRPr="006F1B6E" w:rsidRDefault="007F45A3" w:rsidP="00142ADD">
            <w:pPr>
              <w:rPr>
                <w:ins w:id="9380" w:author="The Si Tran" w:date="2012-12-11T06:15:00Z"/>
                <w:color w:val="000000"/>
                <w:szCs w:val="26"/>
              </w:rPr>
            </w:pPr>
          </w:p>
        </w:tc>
        <w:tc>
          <w:tcPr>
            <w:tcW w:w="960" w:type="dxa"/>
            <w:shd w:val="clear" w:color="auto" w:fill="auto"/>
            <w:noWrap/>
            <w:vAlign w:val="bottom"/>
            <w:hideMark/>
          </w:tcPr>
          <w:p w14:paraId="3B28EEDE" w14:textId="77777777" w:rsidR="007F45A3" w:rsidRPr="006F1B6E" w:rsidRDefault="007F45A3" w:rsidP="00142ADD">
            <w:pPr>
              <w:rPr>
                <w:ins w:id="9381" w:author="The Si Tran" w:date="2012-12-11T06:15:00Z"/>
                <w:color w:val="000000"/>
                <w:szCs w:val="26"/>
              </w:rPr>
            </w:pPr>
          </w:p>
        </w:tc>
        <w:tc>
          <w:tcPr>
            <w:tcW w:w="3685" w:type="dxa"/>
            <w:shd w:val="clear" w:color="auto" w:fill="auto"/>
            <w:noWrap/>
            <w:vAlign w:val="bottom"/>
            <w:hideMark/>
          </w:tcPr>
          <w:p w14:paraId="2C608594" w14:textId="77777777" w:rsidR="007F45A3" w:rsidRPr="006F1B6E" w:rsidRDefault="007F45A3" w:rsidP="00142ADD">
            <w:pPr>
              <w:rPr>
                <w:ins w:id="9382" w:author="The Si Tran" w:date="2012-12-11T06:15:00Z"/>
                <w:color w:val="000000"/>
                <w:szCs w:val="26"/>
              </w:rPr>
            </w:pPr>
            <w:ins w:id="9383" w:author="The Si Tran" w:date="2012-12-11T06:15:00Z">
              <w:r w:rsidRPr="006F1B6E">
                <w:rPr>
                  <w:color w:val="000000"/>
                  <w:szCs w:val="26"/>
                </w:rPr>
                <w:t>Lấy hiệu</w:t>
              </w:r>
            </w:ins>
          </w:p>
        </w:tc>
      </w:tr>
      <w:tr w:rsidR="007F45A3" w:rsidRPr="006F1B6E" w14:paraId="16046965" w14:textId="77777777" w:rsidTr="00142ADD">
        <w:trPr>
          <w:trHeight w:val="330"/>
          <w:jc w:val="center"/>
          <w:ins w:id="9384" w:author="The Si Tran" w:date="2012-12-11T06:15:00Z"/>
        </w:trPr>
        <w:tc>
          <w:tcPr>
            <w:tcW w:w="4070" w:type="dxa"/>
            <w:gridSpan w:val="4"/>
            <w:shd w:val="clear" w:color="auto" w:fill="auto"/>
            <w:noWrap/>
            <w:vAlign w:val="bottom"/>
            <w:hideMark/>
          </w:tcPr>
          <w:p w14:paraId="7CD01BC6" w14:textId="77777777" w:rsidR="007F45A3" w:rsidRPr="006F1B6E" w:rsidRDefault="007F45A3" w:rsidP="00142ADD">
            <w:pPr>
              <w:rPr>
                <w:ins w:id="9385" w:author="The Si Tran" w:date="2012-12-11T06:15:00Z"/>
                <w:color w:val="000000"/>
                <w:szCs w:val="26"/>
              </w:rPr>
            </w:pPr>
            <w:ins w:id="9386" w:author="The Si Tran" w:date="2012-12-11T06:15:00Z">
              <w:r w:rsidRPr="006F1B6E">
                <w:rPr>
                  <w:color w:val="000000"/>
                  <w:szCs w:val="26"/>
                </w:rPr>
                <w:t>Feed-forward neural network</w:t>
              </w:r>
            </w:ins>
          </w:p>
        </w:tc>
        <w:tc>
          <w:tcPr>
            <w:tcW w:w="3685" w:type="dxa"/>
            <w:shd w:val="clear" w:color="auto" w:fill="auto"/>
            <w:noWrap/>
            <w:vAlign w:val="bottom"/>
            <w:hideMark/>
          </w:tcPr>
          <w:p w14:paraId="56C671B1" w14:textId="77777777" w:rsidR="007F45A3" w:rsidRPr="006F1B6E" w:rsidRDefault="007F45A3" w:rsidP="00142ADD">
            <w:pPr>
              <w:rPr>
                <w:ins w:id="9387" w:author="The Si Tran" w:date="2012-12-11T06:15:00Z"/>
                <w:color w:val="000000"/>
                <w:szCs w:val="26"/>
              </w:rPr>
            </w:pPr>
            <w:ins w:id="9388" w:author="The Si Tran" w:date="2012-12-11T06:15:00Z">
              <w:r w:rsidRPr="006F1B6E">
                <w:rPr>
                  <w:color w:val="000000"/>
                  <w:szCs w:val="26"/>
                </w:rPr>
                <w:t>Mạng truyền thẳng</w:t>
              </w:r>
            </w:ins>
          </w:p>
        </w:tc>
      </w:tr>
      <w:tr w:rsidR="007F45A3" w:rsidRPr="006F1B6E" w14:paraId="2E201DC1" w14:textId="77777777" w:rsidTr="00142ADD">
        <w:trPr>
          <w:trHeight w:val="330"/>
          <w:jc w:val="center"/>
          <w:ins w:id="9389" w:author="The Si Tran" w:date="2012-12-11T06:15:00Z"/>
        </w:trPr>
        <w:tc>
          <w:tcPr>
            <w:tcW w:w="2888" w:type="dxa"/>
            <w:gridSpan w:val="2"/>
            <w:shd w:val="clear" w:color="auto" w:fill="auto"/>
            <w:noWrap/>
            <w:vAlign w:val="bottom"/>
            <w:hideMark/>
          </w:tcPr>
          <w:p w14:paraId="424C1637" w14:textId="77777777" w:rsidR="007F45A3" w:rsidRPr="006F1B6E" w:rsidRDefault="007F45A3" w:rsidP="00142ADD">
            <w:pPr>
              <w:rPr>
                <w:ins w:id="9390" w:author="The Si Tran" w:date="2012-12-11T06:15:00Z"/>
                <w:color w:val="000000"/>
                <w:szCs w:val="26"/>
              </w:rPr>
            </w:pPr>
            <w:ins w:id="9391" w:author="The Si Tran" w:date="2012-12-11T06:15:00Z">
              <w:r w:rsidRPr="006F1B6E">
                <w:rPr>
                  <w:color w:val="000000"/>
                  <w:szCs w:val="26"/>
                </w:rPr>
                <w:t>Global Minimum</w:t>
              </w:r>
            </w:ins>
          </w:p>
        </w:tc>
        <w:tc>
          <w:tcPr>
            <w:tcW w:w="222" w:type="dxa"/>
            <w:shd w:val="clear" w:color="auto" w:fill="auto"/>
            <w:noWrap/>
            <w:vAlign w:val="bottom"/>
            <w:hideMark/>
          </w:tcPr>
          <w:p w14:paraId="7BFD239A" w14:textId="77777777" w:rsidR="007F45A3" w:rsidRPr="006F1B6E" w:rsidRDefault="007F45A3" w:rsidP="00142ADD">
            <w:pPr>
              <w:rPr>
                <w:ins w:id="9392" w:author="The Si Tran" w:date="2012-12-11T06:15:00Z"/>
                <w:color w:val="000000"/>
                <w:szCs w:val="26"/>
              </w:rPr>
            </w:pPr>
          </w:p>
        </w:tc>
        <w:tc>
          <w:tcPr>
            <w:tcW w:w="960" w:type="dxa"/>
            <w:shd w:val="clear" w:color="auto" w:fill="auto"/>
            <w:noWrap/>
            <w:vAlign w:val="bottom"/>
            <w:hideMark/>
          </w:tcPr>
          <w:p w14:paraId="394BD32A" w14:textId="77777777" w:rsidR="007F45A3" w:rsidRPr="006F1B6E" w:rsidRDefault="007F45A3" w:rsidP="00142ADD">
            <w:pPr>
              <w:rPr>
                <w:ins w:id="9393" w:author="The Si Tran" w:date="2012-12-11T06:15:00Z"/>
                <w:color w:val="000000"/>
                <w:szCs w:val="26"/>
              </w:rPr>
            </w:pPr>
          </w:p>
        </w:tc>
        <w:tc>
          <w:tcPr>
            <w:tcW w:w="3685" w:type="dxa"/>
            <w:shd w:val="clear" w:color="auto" w:fill="auto"/>
            <w:noWrap/>
            <w:vAlign w:val="bottom"/>
            <w:hideMark/>
          </w:tcPr>
          <w:p w14:paraId="2CF0D4CA" w14:textId="77777777" w:rsidR="007F45A3" w:rsidRPr="006F1B6E" w:rsidRDefault="007F45A3" w:rsidP="00142ADD">
            <w:pPr>
              <w:rPr>
                <w:ins w:id="9394" w:author="The Si Tran" w:date="2012-12-11T06:15:00Z"/>
                <w:color w:val="000000"/>
                <w:szCs w:val="26"/>
              </w:rPr>
            </w:pPr>
            <w:ins w:id="9395" w:author="The Si Tran" w:date="2012-12-11T06:15:00Z">
              <w:r w:rsidRPr="006F1B6E">
                <w:rPr>
                  <w:color w:val="000000"/>
                  <w:szCs w:val="26"/>
                </w:rPr>
                <w:t>cực tiểu toàn cục</w:t>
              </w:r>
            </w:ins>
          </w:p>
        </w:tc>
      </w:tr>
      <w:tr w:rsidR="007F45A3" w:rsidRPr="006F1B6E" w14:paraId="6F8F589A" w14:textId="77777777" w:rsidTr="00142ADD">
        <w:trPr>
          <w:trHeight w:val="330"/>
          <w:jc w:val="center"/>
          <w:ins w:id="9396" w:author="The Si Tran" w:date="2012-12-11T06:15:00Z"/>
        </w:trPr>
        <w:tc>
          <w:tcPr>
            <w:tcW w:w="2888" w:type="dxa"/>
            <w:gridSpan w:val="2"/>
            <w:shd w:val="clear" w:color="auto" w:fill="auto"/>
            <w:noWrap/>
            <w:vAlign w:val="bottom"/>
            <w:hideMark/>
          </w:tcPr>
          <w:p w14:paraId="21223CD2" w14:textId="77777777" w:rsidR="007F45A3" w:rsidRPr="006F1B6E" w:rsidRDefault="007F45A3" w:rsidP="00142ADD">
            <w:pPr>
              <w:rPr>
                <w:ins w:id="9397" w:author="The Si Tran" w:date="2012-12-11T06:15:00Z"/>
                <w:color w:val="000000"/>
                <w:szCs w:val="26"/>
              </w:rPr>
            </w:pPr>
            <w:ins w:id="9398" w:author="The Si Tran" w:date="2012-12-11T06:15:00Z">
              <w:r w:rsidRPr="006F1B6E">
                <w:rPr>
                  <w:color w:val="000000"/>
                  <w:szCs w:val="26"/>
                </w:rPr>
                <w:t>Global Strategy</w:t>
              </w:r>
            </w:ins>
          </w:p>
        </w:tc>
        <w:tc>
          <w:tcPr>
            <w:tcW w:w="222" w:type="dxa"/>
            <w:shd w:val="clear" w:color="auto" w:fill="auto"/>
            <w:noWrap/>
            <w:vAlign w:val="bottom"/>
            <w:hideMark/>
          </w:tcPr>
          <w:p w14:paraId="3984179C" w14:textId="77777777" w:rsidR="007F45A3" w:rsidRPr="006F1B6E" w:rsidRDefault="007F45A3" w:rsidP="00142ADD">
            <w:pPr>
              <w:rPr>
                <w:ins w:id="9399" w:author="The Si Tran" w:date="2012-12-11T06:15:00Z"/>
                <w:color w:val="000000"/>
                <w:szCs w:val="26"/>
              </w:rPr>
            </w:pPr>
          </w:p>
        </w:tc>
        <w:tc>
          <w:tcPr>
            <w:tcW w:w="960" w:type="dxa"/>
            <w:shd w:val="clear" w:color="auto" w:fill="auto"/>
            <w:noWrap/>
            <w:vAlign w:val="bottom"/>
            <w:hideMark/>
          </w:tcPr>
          <w:p w14:paraId="1B8A94EA" w14:textId="77777777" w:rsidR="007F45A3" w:rsidRPr="006F1B6E" w:rsidRDefault="007F45A3" w:rsidP="00142ADD">
            <w:pPr>
              <w:rPr>
                <w:ins w:id="9400" w:author="The Si Tran" w:date="2012-12-11T06:15:00Z"/>
                <w:color w:val="000000"/>
                <w:szCs w:val="26"/>
              </w:rPr>
            </w:pPr>
          </w:p>
        </w:tc>
        <w:tc>
          <w:tcPr>
            <w:tcW w:w="3685" w:type="dxa"/>
            <w:shd w:val="clear" w:color="auto" w:fill="auto"/>
            <w:noWrap/>
            <w:vAlign w:val="bottom"/>
            <w:hideMark/>
          </w:tcPr>
          <w:p w14:paraId="2E7F954C" w14:textId="77777777" w:rsidR="007F45A3" w:rsidRPr="006F1B6E" w:rsidRDefault="007F45A3" w:rsidP="00142ADD">
            <w:pPr>
              <w:rPr>
                <w:ins w:id="9401" w:author="The Si Tran" w:date="2012-12-11T06:15:00Z"/>
                <w:color w:val="000000"/>
                <w:szCs w:val="26"/>
              </w:rPr>
            </w:pPr>
            <w:ins w:id="9402" w:author="The Si Tran" w:date="2012-12-11T06:15:00Z">
              <w:r w:rsidRPr="006F1B6E">
                <w:rPr>
                  <w:color w:val="000000"/>
                  <w:szCs w:val="26"/>
                </w:rPr>
                <w:t>chiến lược toàn cục</w:t>
              </w:r>
            </w:ins>
          </w:p>
        </w:tc>
      </w:tr>
      <w:tr w:rsidR="007F45A3" w:rsidRPr="006F1B6E" w14:paraId="447476C4" w14:textId="77777777" w:rsidTr="00142ADD">
        <w:trPr>
          <w:trHeight w:val="330"/>
          <w:jc w:val="center"/>
          <w:ins w:id="9403" w:author="The Si Tran" w:date="2012-12-11T06:15:00Z"/>
        </w:trPr>
        <w:tc>
          <w:tcPr>
            <w:tcW w:w="2888" w:type="dxa"/>
            <w:gridSpan w:val="2"/>
            <w:shd w:val="clear" w:color="auto" w:fill="auto"/>
            <w:noWrap/>
            <w:vAlign w:val="bottom"/>
            <w:hideMark/>
          </w:tcPr>
          <w:p w14:paraId="6946FD89" w14:textId="77777777" w:rsidR="007F45A3" w:rsidRPr="006F1B6E" w:rsidRDefault="007F45A3" w:rsidP="00142ADD">
            <w:pPr>
              <w:rPr>
                <w:ins w:id="9404" w:author="The Si Tran" w:date="2012-12-11T06:15:00Z"/>
                <w:color w:val="000000"/>
                <w:szCs w:val="26"/>
              </w:rPr>
            </w:pPr>
            <w:ins w:id="9405" w:author="The Si Tran" w:date="2012-12-11T06:15:00Z">
              <w:r w:rsidRPr="006F1B6E">
                <w:rPr>
                  <w:color w:val="000000"/>
                  <w:szCs w:val="26"/>
                </w:rPr>
                <w:t>Gradient</w:t>
              </w:r>
            </w:ins>
          </w:p>
        </w:tc>
        <w:tc>
          <w:tcPr>
            <w:tcW w:w="222" w:type="dxa"/>
            <w:shd w:val="clear" w:color="auto" w:fill="auto"/>
            <w:noWrap/>
            <w:vAlign w:val="bottom"/>
            <w:hideMark/>
          </w:tcPr>
          <w:p w14:paraId="637958B1" w14:textId="77777777" w:rsidR="007F45A3" w:rsidRPr="006F1B6E" w:rsidRDefault="007F45A3" w:rsidP="00142ADD">
            <w:pPr>
              <w:rPr>
                <w:ins w:id="9406" w:author="The Si Tran" w:date="2012-12-11T06:15:00Z"/>
                <w:color w:val="000000"/>
                <w:szCs w:val="26"/>
              </w:rPr>
            </w:pPr>
          </w:p>
        </w:tc>
        <w:tc>
          <w:tcPr>
            <w:tcW w:w="960" w:type="dxa"/>
            <w:shd w:val="clear" w:color="auto" w:fill="auto"/>
            <w:noWrap/>
            <w:vAlign w:val="bottom"/>
            <w:hideMark/>
          </w:tcPr>
          <w:p w14:paraId="414C7C08" w14:textId="77777777" w:rsidR="007F45A3" w:rsidRPr="006F1B6E" w:rsidRDefault="007F45A3" w:rsidP="00142ADD">
            <w:pPr>
              <w:rPr>
                <w:ins w:id="9407" w:author="The Si Tran" w:date="2012-12-11T06:15:00Z"/>
                <w:color w:val="000000"/>
                <w:szCs w:val="26"/>
              </w:rPr>
            </w:pPr>
          </w:p>
        </w:tc>
        <w:tc>
          <w:tcPr>
            <w:tcW w:w="3685" w:type="dxa"/>
            <w:shd w:val="clear" w:color="auto" w:fill="auto"/>
            <w:noWrap/>
            <w:vAlign w:val="bottom"/>
            <w:hideMark/>
          </w:tcPr>
          <w:p w14:paraId="2E3F10CE" w14:textId="77777777" w:rsidR="007F45A3" w:rsidRPr="006F1B6E" w:rsidRDefault="007F45A3" w:rsidP="00142ADD">
            <w:pPr>
              <w:rPr>
                <w:ins w:id="9408" w:author="The Si Tran" w:date="2012-12-11T06:15:00Z"/>
                <w:color w:val="000000"/>
                <w:szCs w:val="26"/>
              </w:rPr>
            </w:pPr>
            <w:ins w:id="9409" w:author="The Si Tran" w:date="2012-12-11T06:15:00Z">
              <w:r w:rsidRPr="006F1B6E">
                <w:rPr>
                  <w:color w:val="000000"/>
                  <w:szCs w:val="26"/>
                </w:rPr>
                <w:t>Độ dốc</w:t>
              </w:r>
            </w:ins>
          </w:p>
        </w:tc>
      </w:tr>
      <w:tr w:rsidR="007F45A3" w:rsidRPr="006F1B6E" w14:paraId="0CBB1287" w14:textId="77777777" w:rsidTr="00142ADD">
        <w:trPr>
          <w:trHeight w:val="330"/>
          <w:jc w:val="center"/>
          <w:ins w:id="9410" w:author="The Si Tran" w:date="2012-12-11T06:15:00Z"/>
        </w:trPr>
        <w:tc>
          <w:tcPr>
            <w:tcW w:w="2888" w:type="dxa"/>
            <w:gridSpan w:val="2"/>
            <w:shd w:val="clear" w:color="auto" w:fill="auto"/>
            <w:noWrap/>
            <w:vAlign w:val="bottom"/>
            <w:hideMark/>
          </w:tcPr>
          <w:p w14:paraId="42FD256E" w14:textId="77777777" w:rsidR="007F45A3" w:rsidRPr="006F1B6E" w:rsidRDefault="007F45A3" w:rsidP="00142ADD">
            <w:pPr>
              <w:rPr>
                <w:ins w:id="9411" w:author="The Si Tran" w:date="2012-12-11T06:15:00Z"/>
                <w:color w:val="000000"/>
                <w:szCs w:val="26"/>
              </w:rPr>
            </w:pPr>
            <w:ins w:id="9412" w:author="The Si Tran" w:date="2012-12-11T06:15:00Z">
              <w:r w:rsidRPr="006F1B6E">
                <w:rPr>
                  <w:color w:val="000000"/>
                  <w:szCs w:val="26"/>
                </w:rPr>
                <w:t>Gradient Descent</w:t>
              </w:r>
            </w:ins>
          </w:p>
        </w:tc>
        <w:tc>
          <w:tcPr>
            <w:tcW w:w="222" w:type="dxa"/>
            <w:shd w:val="clear" w:color="auto" w:fill="auto"/>
            <w:noWrap/>
            <w:vAlign w:val="bottom"/>
            <w:hideMark/>
          </w:tcPr>
          <w:p w14:paraId="0491B9D7" w14:textId="77777777" w:rsidR="007F45A3" w:rsidRPr="006F1B6E" w:rsidRDefault="007F45A3" w:rsidP="00142ADD">
            <w:pPr>
              <w:rPr>
                <w:ins w:id="9413" w:author="The Si Tran" w:date="2012-12-11T06:15:00Z"/>
                <w:color w:val="000000"/>
                <w:szCs w:val="26"/>
              </w:rPr>
            </w:pPr>
          </w:p>
        </w:tc>
        <w:tc>
          <w:tcPr>
            <w:tcW w:w="960" w:type="dxa"/>
            <w:shd w:val="clear" w:color="auto" w:fill="auto"/>
            <w:noWrap/>
            <w:vAlign w:val="bottom"/>
            <w:hideMark/>
          </w:tcPr>
          <w:p w14:paraId="65932E84" w14:textId="77777777" w:rsidR="007F45A3" w:rsidRPr="006F1B6E" w:rsidRDefault="007F45A3" w:rsidP="00142ADD">
            <w:pPr>
              <w:rPr>
                <w:ins w:id="9414" w:author="The Si Tran" w:date="2012-12-11T06:15:00Z"/>
                <w:color w:val="000000"/>
                <w:szCs w:val="26"/>
              </w:rPr>
            </w:pPr>
          </w:p>
        </w:tc>
        <w:tc>
          <w:tcPr>
            <w:tcW w:w="3685" w:type="dxa"/>
            <w:shd w:val="clear" w:color="auto" w:fill="auto"/>
            <w:noWrap/>
            <w:vAlign w:val="bottom"/>
            <w:hideMark/>
          </w:tcPr>
          <w:p w14:paraId="5A6C6DBF" w14:textId="77777777" w:rsidR="007F45A3" w:rsidRPr="006F1B6E" w:rsidRDefault="007F45A3" w:rsidP="00142ADD">
            <w:pPr>
              <w:rPr>
                <w:ins w:id="9415" w:author="The Si Tran" w:date="2012-12-11T06:15:00Z"/>
                <w:color w:val="000000"/>
                <w:szCs w:val="26"/>
              </w:rPr>
            </w:pPr>
            <w:ins w:id="9416" w:author="The Si Tran" w:date="2012-12-11T06:15:00Z">
              <w:r w:rsidRPr="006F1B6E">
                <w:rPr>
                  <w:color w:val="000000"/>
                  <w:szCs w:val="26"/>
                </w:rPr>
                <w:t>Giảm độ dốc</w:t>
              </w:r>
            </w:ins>
          </w:p>
        </w:tc>
      </w:tr>
      <w:tr w:rsidR="007F45A3" w:rsidRPr="006F1B6E" w14:paraId="3539E238" w14:textId="77777777" w:rsidTr="00142ADD">
        <w:trPr>
          <w:trHeight w:val="330"/>
          <w:jc w:val="center"/>
          <w:ins w:id="9417" w:author="The Si Tran" w:date="2012-12-11T06:15:00Z"/>
        </w:trPr>
        <w:tc>
          <w:tcPr>
            <w:tcW w:w="2888" w:type="dxa"/>
            <w:gridSpan w:val="2"/>
            <w:shd w:val="clear" w:color="auto" w:fill="auto"/>
            <w:noWrap/>
            <w:vAlign w:val="bottom"/>
            <w:hideMark/>
          </w:tcPr>
          <w:p w14:paraId="7FC28C39" w14:textId="77777777" w:rsidR="007F45A3" w:rsidRPr="006F1B6E" w:rsidRDefault="007F45A3" w:rsidP="00142ADD">
            <w:pPr>
              <w:rPr>
                <w:ins w:id="9418" w:author="The Si Tran" w:date="2012-12-11T06:15:00Z"/>
                <w:color w:val="000000"/>
                <w:szCs w:val="26"/>
              </w:rPr>
            </w:pPr>
            <w:ins w:id="9419" w:author="The Si Tran" w:date="2012-12-11T06:15:00Z">
              <w:r w:rsidRPr="006F1B6E">
                <w:rPr>
                  <w:color w:val="000000"/>
                  <w:szCs w:val="26"/>
                </w:rPr>
                <w:t>Hyperplane</w:t>
              </w:r>
            </w:ins>
          </w:p>
        </w:tc>
        <w:tc>
          <w:tcPr>
            <w:tcW w:w="222" w:type="dxa"/>
            <w:shd w:val="clear" w:color="auto" w:fill="auto"/>
            <w:noWrap/>
            <w:vAlign w:val="bottom"/>
            <w:hideMark/>
          </w:tcPr>
          <w:p w14:paraId="658A55F9" w14:textId="77777777" w:rsidR="007F45A3" w:rsidRPr="006F1B6E" w:rsidRDefault="007F45A3" w:rsidP="00142ADD">
            <w:pPr>
              <w:rPr>
                <w:ins w:id="9420" w:author="The Si Tran" w:date="2012-12-11T06:15:00Z"/>
                <w:color w:val="000000"/>
                <w:szCs w:val="26"/>
              </w:rPr>
            </w:pPr>
          </w:p>
        </w:tc>
        <w:tc>
          <w:tcPr>
            <w:tcW w:w="960" w:type="dxa"/>
            <w:shd w:val="clear" w:color="auto" w:fill="auto"/>
            <w:noWrap/>
            <w:vAlign w:val="bottom"/>
            <w:hideMark/>
          </w:tcPr>
          <w:p w14:paraId="0711279F" w14:textId="77777777" w:rsidR="007F45A3" w:rsidRPr="006F1B6E" w:rsidRDefault="007F45A3" w:rsidP="00142ADD">
            <w:pPr>
              <w:rPr>
                <w:ins w:id="9421" w:author="The Si Tran" w:date="2012-12-11T06:15:00Z"/>
                <w:color w:val="000000"/>
                <w:szCs w:val="26"/>
              </w:rPr>
            </w:pPr>
          </w:p>
        </w:tc>
        <w:tc>
          <w:tcPr>
            <w:tcW w:w="3685" w:type="dxa"/>
            <w:shd w:val="clear" w:color="auto" w:fill="auto"/>
            <w:noWrap/>
            <w:vAlign w:val="bottom"/>
            <w:hideMark/>
          </w:tcPr>
          <w:p w14:paraId="3829C366" w14:textId="77777777" w:rsidR="007F45A3" w:rsidRPr="006F1B6E" w:rsidRDefault="007F45A3" w:rsidP="00142ADD">
            <w:pPr>
              <w:rPr>
                <w:ins w:id="9422" w:author="The Si Tran" w:date="2012-12-11T06:15:00Z"/>
                <w:color w:val="000000"/>
                <w:szCs w:val="26"/>
              </w:rPr>
            </w:pPr>
            <w:ins w:id="9423" w:author="The Si Tran" w:date="2012-12-11T06:15:00Z">
              <w:r w:rsidRPr="006F1B6E">
                <w:rPr>
                  <w:color w:val="000000"/>
                  <w:szCs w:val="26"/>
                </w:rPr>
                <w:t>Siêu phẳng</w:t>
              </w:r>
            </w:ins>
          </w:p>
        </w:tc>
      </w:tr>
      <w:tr w:rsidR="007F45A3" w:rsidRPr="006F1B6E" w14:paraId="4D160500" w14:textId="77777777" w:rsidTr="00142ADD">
        <w:trPr>
          <w:trHeight w:val="330"/>
          <w:jc w:val="center"/>
          <w:ins w:id="9424" w:author="The Si Tran" w:date="2012-12-11T06:15:00Z"/>
        </w:trPr>
        <w:tc>
          <w:tcPr>
            <w:tcW w:w="4070" w:type="dxa"/>
            <w:gridSpan w:val="4"/>
            <w:shd w:val="clear" w:color="auto" w:fill="auto"/>
            <w:noWrap/>
            <w:vAlign w:val="bottom"/>
            <w:hideMark/>
          </w:tcPr>
          <w:p w14:paraId="08A840BC" w14:textId="77777777" w:rsidR="007F45A3" w:rsidRPr="006F1B6E" w:rsidRDefault="007F45A3" w:rsidP="00142ADD">
            <w:pPr>
              <w:rPr>
                <w:ins w:id="9425" w:author="The Si Tran" w:date="2012-12-11T06:15:00Z"/>
                <w:color w:val="000000"/>
                <w:szCs w:val="26"/>
              </w:rPr>
            </w:pPr>
            <w:ins w:id="9426" w:author="The Si Tran" w:date="2012-12-11T06:15:00Z">
              <w:r w:rsidRPr="006F1B6E">
                <w:rPr>
                  <w:color w:val="000000"/>
                  <w:szCs w:val="26"/>
                </w:rPr>
                <w:t>Incremental Gradient Descent</w:t>
              </w:r>
            </w:ins>
          </w:p>
        </w:tc>
        <w:tc>
          <w:tcPr>
            <w:tcW w:w="3685" w:type="dxa"/>
            <w:shd w:val="clear" w:color="auto" w:fill="auto"/>
            <w:noWrap/>
            <w:vAlign w:val="bottom"/>
            <w:hideMark/>
          </w:tcPr>
          <w:p w14:paraId="39C81D3A" w14:textId="77777777" w:rsidR="007F45A3" w:rsidRPr="006F1B6E" w:rsidRDefault="007F45A3" w:rsidP="00142ADD">
            <w:pPr>
              <w:rPr>
                <w:ins w:id="9427" w:author="The Si Tran" w:date="2012-12-11T06:15:00Z"/>
                <w:color w:val="000000"/>
                <w:szCs w:val="26"/>
              </w:rPr>
            </w:pPr>
            <w:ins w:id="9428" w:author="The Si Tran" w:date="2012-12-11T06:15:00Z">
              <w:r w:rsidRPr="006F1B6E">
                <w:rPr>
                  <w:color w:val="000000"/>
                  <w:szCs w:val="26"/>
                </w:rPr>
                <w:t>Giảm độ dốc tăng cường</w:t>
              </w:r>
            </w:ins>
          </w:p>
        </w:tc>
      </w:tr>
      <w:tr w:rsidR="007F45A3" w:rsidRPr="006F1B6E" w14:paraId="5B4B7D54" w14:textId="77777777" w:rsidTr="00142ADD">
        <w:trPr>
          <w:trHeight w:val="330"/>
          <w:jc w:val="center"/>
          <w:ins w:id="9429" w:author="The Si Tran" w:date="2012-12-11T06:15:00Z"/>
        </w:trPr>
        <w:tc>
          <w:tcPr>
            <w:tcW w:w="2888" w:type="dxa"/>
            <w:gridSpan w:val="2"/>
            <w:shd w:val="clear" w:color="auto" w:fill="auto"/>
            <w:noWrap/>
            <w:vAlign w:val="bottom"/>
            <w:hideMark/>
          </w:tcPr>
          <w:p w14:paraId="60CA9D0D" w14:textId="77777777" w:rsidR="007F45A3" w:rsidRPr="006F1B6E" w:rsidRDefault="007F45A3" w:rsidP="00142ADD">
            <w:pPr>
              <w:rPr>
                <w:ins w:id="9430" w:author="The Si Tran" w:date="2012-12-11T06:15:00Z"/>
                <w:color w:val="000000"/>
                <w:szCs w:val="26"/>
              </w:rPr>
            </w:pPr>
            <w:ins w:id="9431" w:author="The Si Tran" w:date="2012-12-11T06:15:00Z">
              <w:r w:rsidRPr="006F1B6E">
                <w:rPr>
                  <w:color w:val="000000"/>
                  <w:szCs w:val="26"/>
                  <w:lang w:val="fr-FR"/>
                </w:rPr>
                <w:t>Irregular</w:t>
              </w:r>
            </w:ins>
          </w:p>
        </w:tc>
        <w:tc>
          <w:tcPr>
            <w:tcW w:w="222" w:type="dxa"/>
            <w:shd w:val="clear" w:color="auto" w:fill="auto"/>
            <w:noWrap/>
            <w:vAlign w:val="bottom"/>
            <w:hideMark/>
          </w:tcPr>
          <w:p w14:paraId="57F7E392" w14:textId="77777777" w:rsidR="007F45A3" w:rsidRPr="006F1B6E" w:rsidRDefault="007F45A3" w:rsidP="00142ADD">
            <w:pPr>
              <w:rPr>
                <w:ins w:id="9432" w:author="The Si Tran" w:date="2012-12-11T06:15:00Z"/>
                <w:color w:val="000000"/>
                <w:szCs w:val="26"/>
              </w:rPr>
            </w:pPr>
          </w:p>
        </w:tc>
        <w:tc>
          <w:tcPr>
            <w:tcW w:w="960" w:type="dxa"/>
            <w:shd w:val="clear" w:color="auto" w:fill="auto"/>
            <w:noWrap/>
            <w:vAlign w:val="bottom"/>
            <w:hideMark/>
          </w:tcPr>
          <w:p w14:paraId="5BE24ECD" w14:textId="77777777" w:rsidR="007F45A3" w:rsidRPr="006F1B6E" w:rsidRDefault="007F45A3" w:rsidP="00142ADD">
            <w:pPr>
              <w:rPr>
                <w:ins w:id="9433" w:author="The Si Tran" w:date="2012-12-11T06:15:00Z"/>
                <w:color w:val="000000"/>
                <w:szCs w:val="26"/>
              </w:rPr>
            </w:pPr>
          </w:p>
        </w:tc>
        <w:tc>
          <w:tcPr>
            <w:tcW w:w="3685" w:type="dxa"/>
            <w:shd w:val="clear" w:color="auto" w:fill="auto"/>
            <w:noWrap/>
            <w:vAlign w:val="bottom"/>
            <w:hideMark/>
          </w:tcPr>
          <w:p w14:paraId="13F5E47E" w14:textId="77777777" w:rsidR="007F45A3" w:rsidRPr="006F1B6E" w:rsidRDefault="007F45A3" w:rsidP="00142ADD">
            <w:pPr>
              <w:rPr>
                <w:ins w:id="9434" w:author="The Si Tran" w:date="2012-12-11T06:15:00Z"/>
                <w:color w:val="000000"/>
                <w:szCs w:val="26"/>
              </w:rPr>
            </w:pPr>
            <w:ins w:id="9435" w:author="The Si Tran" w:date="2012-12-11T06:15:00Z">
              <w:r w:rsidRPr="006F1B6E">
                <w:rPr>
                  <w:color w:val="000000"/>
                  <w:szCs w:val="26"/>
                </w:rPr>
                <w:t>Tính bất quy tắc</w:t>
              </w:r>
            </w:ins>
          </w:p>
        </w:tc>
      </w:tr>
      <w:tr w:rsidR="007F45A3" w:rsidRPr="006F1B6E" w14:paraId="38A252B6" w14:textId="77777777" w:rsidTr="00142ADD">
        <w:trPr>
          <w:trHeight w:val="330"/>
          <w:jc w:val="center"/>
          <w:ins w:id="9436" w:author="The Si Tran" w:date="2012-12-11T06:15:00Z"/>
        </w:trPr>
        <w:tc>
          <w:tcPr>
            <w:tcW w:w="3110" w:type="dxa"/>
            <w:gridSpan w:val="3"/>
            <w:shd w:val="clear" w:color="auto" w:fill="auto"/>
            <w:noWrap/>
            <w:vAlign w:val="bottom"/>
            <w:hideMark/>
          </w:tcPr>
          <w:p w14:paraId="7A13EB42" w14:textId="77777777" w:rsidR="007F45A3" w:rsidRPr="006F1B6E" w:rsidRDefault="007F45A3" w:rsidP="00142ADD">
            <w:pPr>
              <w:rPr>
                <w:ins w:id="9437" w:author="The Si Tran" w:date="2012-12-11T06:15:00Z"/>
                <w:color w:val="000000"/>
                <w:szCs w:val="26"/>
              </w:rPr>
            </w:pPr>
            <w:ins w:id="9438" w:author="The Si Tran" w:date="2012-12-11T06:15:00Z">
              <w:r w:rsidRPr="006F1B6E">
                <w:rPr>
                  <w:color w:val="000000"/>
                  <w:szCs w:val="26"/>
                </w:rPr>
                <w:lastRenderedPageBreak/>
                <w:t>Learning By Epoch</w:t>
              </w:r>
            </w:ins>
          </w:p>
        </w:tc>
        <w:tc>
          <w:tcPr>
            <w:tcW w:w="960" w:type="dxa"/>
            <w:shd w:val="clear" w:color="auto" w:fill="auto"/>
            <w:noWrap/>
            <w:vAlign w:val="bottom"/>
            <w:hideMark/>
          </w:tcPr>
          <w:p w14:paraId="69354AD2" w14:textId="77777777" w:rsidR="007F45A3" w:rsidRPr="006F1B6E" w:rsidRDefault="007F45A3" w:rsidP="00142ADD">
            <w:pPr>
              <w:rPr>
                <w:ins w:id="9439" w:author="The Si Tran" w:date="2012-12-11T06:15:00Z"/>
                <w:color w:val="000000"/>
                <w:szCs w:val="26"/>
              </w:rPr>
            </w:pPr>
          </w:p>
        </w:tc>
        <w:tc>
          <w:tcPr>
            <w:tcW w:w="3685" w:type="dxa"/>
            <w:shd w:val="clear" w:color="auto" w:fill="auto"/>
            <w:noWrap/>
            <w:vAlign w:val="bottom"/>
            <w:hideMark/>
          </w:tcPr>
          <w:p w14:paraId="3C844044" w14:textId="77777777" w:rsidR="007F45A3" w:rsidRPr="006F1B6E" w:rsidRDefault="007F45A3" w:rsidP="00142ADD">
            <w:pPr>
              <w:rPr>
                <w:ins w:id="9440" w:author="The Si Tran" w:date="2012-12-11T06:15:00Z"/>
                <w:color w:val="000000"/>
                <w:szCs w:val="26"/>
              </w:rPr>
            </w:pPr>
            <w:ins w:id="9441" w:author="The Si Tran" w:date="2012-12-11T06:15:00Z">
              <w:r w:rsidRPr="006F1B6E">
                <w:rPr>
                  <w:color w:val="000000"/>
                  <w:szCs w:val="26"/>
                </w:rPr>
                <w:t>Học theo epoch</w:t>
              </w:r>
            </w:ins>
          </w:p>
        </w:tc>
      </w:tr>
      <w:tr w:rsidR="007F45A3" w:rsidRPr="006F1B6E" w14:paraId="1A2CCA67" w14:textId="77777777" w:rsidTr="00142ADD">
        <w:trPr>
          <w:trHeight w:val="330"/>
          <w:jc w:val="center"/>
          <w:ins w:id="9442" w:author="The Si Tran" w:date="2012-12-11T06:15:00Z"/>
        </w:trPr>
        <w:tc>
          <w:tcPr>
            <w:tcW w:w="3110" w:type="dxa"/>
            <w:gridSpan w:val="3"/>
            <w:shd w:val="clear" w:color="auto" w:fill="auto"/>
            <w:noWrap/>
            <w:vAlign w:val="bottom"/>
            <w:hideMark/>
          </w:tcPr>
          <w:p w14:paraId="464BDA12" w14:textId="77777777" w:rsidR="007F45A3" w:rsidRPr="006F1B6E" w:rsidRDefault="007F45A3" w:rsidP="00142ADD">
            <w:pPr>
              <w:rPr>
                <w:ins w:id="9443" w:author="The Si Tran" w:date="2012-12-11T06:15:00Z"/>
                <w:color w:val="000000"/>
                <w:szCs w:val="26"/>
              </w:rPr>
            </w:pPr>
            <w:ins w:id="9444" w:author="The Si Tran" w:date="2012-12-11T06:15:00Z">
              <w:r w:rsidRPr="006F1B6E">
                <w:rPr>
                  <w:color w:val="000000"/>
                  <w:szCs w:val="26"/>
                </w:rPr>
                <w:t>Learning By Pattern</w:t>
              </w:r>
            </w:ins>
          </w:p>
        </w:tc>
        <w:tc>
          <w:tcPr>
            <w:tcW w:w="960" w:type="dxa"/>
            <w:shd w:val="clear" w:color="auto" w:fill="auto"/>
            <w:noWrap/>
            <w:vAlign w:val="bottom"/>
            <w:hideMark/>
          </w:tcPr>
          <w:p w14:paraId="66F9C917" w14:textId="77777777" w:rsidR="007F45A3" w:rsidRPr="006F1B6E" w:rsidRDefault="007F45A3" w:rsidP="00142ADD">
            <w:pPr>
              <w:rPr>
                <w:ins w:id="9445" w:author="The Si Tran" w:date="2012-12-11T06:15:00Z"/>
                <w:color w:val="000000"/>
                <w:szCs w:val="26"/>
              </w:rPr>
            </w:pPr>
          </w:p>
        </w:tc>
        <w:tc>
          <w:tcPr>
            <w:tcW w:w="3685" w:type="dxa"/>
            <w:shd w:val="clear" w:color="auto" w:fill="auto"/>
            <w:noWrap/>
            <w:vAlign w:val="bottom"/>
            <w:hideMark/>
          </w:tcPr>
          <w:p w14:paraId="17A46E6B" w14:textId="77777777" w:rsidR="007F45A3" w:rsidRPr="006F1B6E" w:rsidRDefault="007F45A3" w:rsidP="00142ADD">
            <w:pPr>
              <w:rPr>
                <w:ins w:id="9446" w:author="The Si Tran" w:date="2012-12-11T06:15:00Z"/>
                <w:color w:val="000000"/>
                <w:szCs w:val="26"/>
              </w:rPr>
            </w:pPr>
            <w:ins w:id="9447" w:author="The Si Tran" w:date="2012-12-11T06:15:00Z">
              <w:r w:rsidRPr="006F1B6E">
                <w:rPr>
                  <w:color w:val="000000"/>
                  <w:szCs w:val="26"/>
                </w:rPr>
                <w:t>Học theo mẫu</w:t>
              </w:r>
            </w:ins>
          </w:p>
        </w:tc>
      </w:tr>
      <w:tr w:rsidR="007F45A3" w:rsidRPr="006F1B6E" w14:paraId="0571323E" w14:textId="77777777" w:rsidTr="00142ADD">
        <w:trPr>
          <w:trHeight w:val="330"/>
          <w:jc w:val="center"/>
          <w:ins w:id="9448" w:author="The Si Tran" w:date="2012-12-11T06:15:00Z"/>
        </w:trPr>
        <w:tc>
          <w:tcPr>
            <w:tcW w:w="2888" w:type="dxa"/>
            <w:gridSpan w:val="2"/>
            <w:shd w:val="clear" w:color="auto" w:fill="auto"/>
            <w:noWrap/>
            <w:vAlign w:val="bottom"/>
            <w:hideMark/>
          </w:tcPr>
          <w:p w14:paraId="435D887E" w14:textId="77777777" w:rsidR="007F45A3" w:rsidRPr="006F1B6E" w:rsidRDefault="007F45A3" w:rsidP="00142ADD">
            <w:pPr>
              <w:rPr>
                <w:ins w:id="9449" w:author="The Si Tran" w:date="2012-12-11T06:15:00Z"/>
                <w:color w:val="000000"/>
                <w:szCs w:val="26"/>
              </w:rPr>
            </w:pPr>
            <w:ins w:id="9450" w:author="The Si Tran" w:date="2012-12-11T06:15:00Z">
              <w:r w:rsidRPr="006F1B6E">
                <w:rPr>
                  <w:color w:val="000000"/>
                  <w:szCs w:val="26"/>
                </w:rPr>
                <w:t>Learning Rate</w:t>
              </w:r>
            </w:ins>
          </w:p>
        </w:tc>
        <w:tc>
          <w:tcPr>
            <w:tcW w:w="222" w:type="dxa"/>
            <w:shd w:val="clear" w:color="auto" w:fill="auto"/>
            <w:noWrap/>
            <w:vAlign w:val="bottom"/>
            <w:hideMark/>
          </w:tcPr>
          <w:p w14:paraId="764A10A7" w14:textId="77777777" w:rsidR="007F45A3" w:rsidRPr="006F1B6E" w:rsidRDefault="007F45A3" w:rsidP="00142ADD">
            <w:pPr>
              <w:rPr>
                <w:ins w:id="9451" w:author="The Si Tran" w:date="2012-12-11T06:15:00Z"/>
                <w:color w:val="000000"/>
                <w:szCs w:val="26"/>
              </w:rPr>
            </w:pPr>
          </w:p>
        </w:tc>
        <w:tc>
          <w:tcPr>
            <w:tcW w:w="960" w:type="dxa"/>
            <w:shd w:val="clear" w:color="auto" w:fill="auto"/>
            <w:noWrap/>
            <w:vAlign w:val="bottom"/>
            <w:hideMark/>
          </w:tcPr>
          <w:p w14:paraId="126DD06E" w14:textId="77777777" w:rsidR="007F45A3" w:rsidRPr="006F1B6E" w:rsidRDefault="007F45A3" w:rsidP="00142ADD">
            <w:pPr>
              <w:rPr>
                <w:ins w:id="9452" w:author="The Si Tran" w:date="2012-12-11T06:15:00Z"/>
                <w:color w:val="000000"/>
                <w:szCs w:val="26"/>
              </w:rPr>
            </w:pPr>
          </w:p>
        </w:tc>
        <w:tc>
          <w:tcPr>
            <w:tcW w:w="3685" w:type="dxa"/>
            <w:shd w:val="clear" w:color="auto" w:fill="auto"/>
            <w:noWrap/>
            <w:vAlign w:val="bottom"/>
            <w:hideMark/>
          </w:tcPr>
          <w:p w14:paraId="19E1C5E2" w14:textId="77777777" w:rsidR="007F45A3" w:rsidRPr="006F1B6E" w:rsidRDefault="007F45A3" w:rsidP="00142ADD">
            <w:pPr>
              <w:rPr>
                <w:ins w:id="9453" w:author="The Si Tran" w:date="2012-12-11T06:15:00Z"/>
                <w:color w:val="000000"/>
                <w:szCs w:val="26"/>
              </w:rPr>
            </w:pPr>
            <w:ins w:id="9454" w:author="The Si Tran" w:date="2012-12-11T06:15:00Z">
              <w:r w:rsidRPr="006F1B6E">
                <w:rPr>
                  <w:color w:val="000000"/>
                  <w:szCs w:val="26"/>
                </w:rPr>
                <w:t>Hệ số học</w:t>
              </w:r>
            </w:ins>
          </w:p>
        </w:tc>
      </w:tr>
      <w:tr w:rsidR="007F45A3" w:rsidRPr="006F1B6E" w14:paraId="7C6AE9A5" w14:textId="77777777" w:rsidTr="00142ADD">
        <w:trPr>
          <w:trHeight w:val="330"/>
          <w:jc w:val="center"/>
          <w:ins w:id="9455" w:author="The Si Tran" w:date="2012-12-11T06:15:00Z"/>
        </w:trPr>
        <w:tc>
          <w:tcPr>
            <w:tcW w:w="3110" w:type="dxa"/>
            <w:gridSpan w:val="3"/>
            <w:shd w:val="clear" w:color="auto" w:fill="auto"/>
            <w:noWrap/>
            <w:vAlign w:val="bottom"/>
            <w:hideMark/>
          </w:tcPr>
          <w:p w14:paraId="62A11E68" w14:textId="77777777" w:rsidR="007F45A3" w:rsidRPr="006F1B6E" w:rsidRDefault="007F45A3" w:rsidP="00142ADD">
            <w:pPr>
              <w:rPr>
                <w:ins w:id="9456" w:author="The Si Tran" w:date="2012-12-11T06:15:00Z"/>
                <w:color w:val="000000"/>
                <w:szCs w:val="26"/>
              </w:rPr>
            </w:pPr>
            <w:ins w:id="9457" w:author="The Si Tran" w:date="2012-12-11T06:15:00Z">
              <w:r w:rsidRPr="006F1B6E">
                <w:rPr>
                  <w:color w:val="000000"/>
                  <w:szCs w:val="26"/>
                </w:rPr>
                <w:t>Least Absolute Deviation</w:t>
              </w:r>
            </w:ins>
          </w:p>
        </w:tc>
        <w:tc>
          <w:tcPr>
            <w:tcW w:w="960" w:type="dxa"/>
            <w:shd w:val="clear" w:color="auto" w:fill="auto"/>
            <w:noWrap/>
            <w:vAlign w:val="bottom"/>
            <w:hideMark/>
          </w:tcPr>
          <w:p w14:paraId="5A186A39" w14:textId="77777777" w:rsidR="007F45A3" w:rsidRPr="006F1B6E" w:rsidRDefault="007F45A3" w:rsidP="00142ADD">
            <w:pPr>
              <w:rPr>
                <w:ins w:id="9458" w:author="The Si Tran" w:date="2012-12-11T06:15:00Z"/>
                <w:color w:val="000000"/>
                <w:szCs w:val="26"/>
              </w:rPr>
            </w:pPr>
          </w:p>
        </w:tc>
        <w:tc>
          <w:tcPr>
            <w:tcW w:w="3685" w:type="dxa"/>
            <w:shd w:val="clear" w:color="auto" w:fill="auto"/>
            <w:noWrap/>
            <w:vAlign w:val="bottom"/>
            <w:hideMark/>
          </w:tcPr>
          <w:p w14:paraId="75B002DE" w14:textId="77777777" w:rsidR="007F45A3" w:rsidRPr="006F1B6E" w:rsidRDefault="007F45A3" w:rsidP="00142ADD">
            <w:pPr>
              <w:rPr>
                <w:ins w:id="9459" w:author="The Si Tran" w:date="2012-12-11T06:15:00Z"/>
                <w:color w:val="000000"/>
                <w:szCs w:val="26"/>
              </w:rPr>
            </w:pPr>
            <w:ins w:id="9460" w:author="The Si Tran" w:date="2012-12-11T06:15:00Z">
              <w:r w:rsidRPr="006F1B6E">
                <w:rPr>
                  <w:color w:val="000000"/>
                  <w:szCs w:val="26"/>
                </w:rPr>
                <w:t>Độ lệch tuyệt đối nhỏ nhất</w:t>
              </w:r>
            </w:ins>
          </w:p>
        </w:tc>
      </w:tr>
      <w:tr w:rsidR="007F45A3" w:rsidRPr="006F1B6E" w14:paraId="2BFE6D82" w14:textId="77777777" w:rsidTr="00142ADD">
        <w:trPr>
          <w:trHeight w:val="330"/>
          <w:jc w:val="center"/>
          <w:ins w:id="9461" w:author="The Si Tran" w:date="2012-12-11T06:15:00Z"/>
        </w:trPr>
        <w:tc>
          <w:tcPr>
            <w:tcW w:w="2888" w:type="dxa"/>
            <w:gridSpan w:val="2"/>
            <w:shd w:val="clear" w:color="auto" w:fill="auto"/>
            <w:noWrap/>
            <w:vAlign w:val="bottom"/>
            <w:hideMark/>
          </w:tcPr>
          <w:p w14:paraId="2C924778" w14:textId="77777777" w:rsidR="007F45A3" w:rsidRPr="006F1B6E" w:rsidRDefault="007F45A3" w:rsidP="00142ADD">
            <w:pPr>
              <w:rPr>
                <w:ins w:id="9462" w:author="The Si Tran" w:date="2012-12-11T06:15:00Z"/>
                <w:color w:val="000000"/>
                <w:szCs w:val="26"/>
              </w:rPr>
            </w:pPr>
            <w:ins w:id="9463" w:author="The Si Tran" w:date="2012-12-11T06:15:00Z">
              <w:r w:rsidRPr="006F1B6E">
                <w:rPr>
                  <w:color w:val="000000"/>
                  <w:szCs w:val="26"/>
                </w:rPr>
                <w:t>Linear Unit</w:t>
              </w:r>
            </w:ins>
          </w:p>
        </w:tc>
        <w:tc>
          <w:tcPr>
            <w:tcW w:w="222" w:type="dxa"/>
            <w:shd w:val="clear" w:color="auto" w:fill="auto"/>
            <w:noWrap/>
            <w:vAlign w:val="bottom"/>
            <w:hideMark/>
          </w:tcPr>
          <w:p w14:paraId="02CC890F" w14:textId="77777777" w:rsidR="007F45A3" w:rsidRPr="006F1B6E" w:rsidRDefault="007F45A3" w:rsidP="00142ADD">
            <w:pPr>
              <w:rPr>
                <w:ins w:id="9464" w:author="The Si Tran" w:date="2012-12-11T06:15:00Z"/>
                <w:color w:val="000000"/>
                <w:szCs w:val="26"/>
              </w:rPr>
            </w:pPr>
          </w:p>
        </w:tc>
        <w:tc>
          <w:tcPr>
            <w:tcW w:w="960" w:type="dxa"/>
            <w:shd w:val="clear" w:color="auto" w:fill="auto"/>
            <w:noWrap/>
            <w:vAlign w:val="bottom"/>
            <w:hideMark/>
          </w:tcPr>
          <w:p w14:paraId="7BB2BC58" w14:textId="77777777" w:rsidR="007F45A3" w:rsidRPr="006F1B6E" w:rsidRDefault="007F45A3" w:rsidP="00142ADD">
            <w:pPr>
              <w:rPr>
                <w:ins w:id="9465" w:author="The Si Tran" w:date="2012-12-11T06:15:00Z"/>
                <w:color w:val="000000"/>
                <w:szCs w:val="26"/>
              </w:rPr>
            </w:pPr>
          </w:p>
        </w:tc>
        <w:tc>
          <w:tcPr>
            <w:tcW w:w="3685" w:type="dxa"/>
            <w:shd w:val="clear" w:color="auto" w:fill="auto"/>
            <w:noWrap/>
            <w:vAlign w:val="bottom"/>
            <w:hideMark/>
          </w:tcPr>
          <w:p w14:paraId="12F06925" w14:textId="77777777" w:rsidR="007F45A3" w:rsidRPr="006F1B6E" w:rsidRDefault="007F45A3" w:rsidP="00142ADD">
            <w:pPr>
              <w:rPr>
                <w:ins w:id="9466" w:author="The Si Tran" w:date="2012-12-11T06:15:00Z"/>
                <w:color w:val="000000"/>
                <w:szCs w:val="26"/>
              </w:rPr>
            </w:pPr>
            <w:ins w:id="9467" w:author="The Si Tran" w:date="2012-12-11T06:15:00Z">
              <w:r w:rsidRPr="006F1B6E">
                <w:rPr>
                  <w:color w:val="000000"/>
                  <w:szCs w:val="26"/>
                </w:rPr>
                <w:t>Đơn vị tuyến tính</w:t>
              </w:r>
            </w:ins>
          </w:p>
        </w:tc>
      </w:tr>
      <w:tr w:rsidR="007F45A3" w:rsidRPr="006F1B6E" w14:paraId="30831DC9" w14:textId="77777777" w:rsidTr="00142ADD">
        <w:trPr>
          <w:trHeight w:val="330"/>
          <w:jc w:val="center"/>
          <w:ins w:id="9468" w:author="The Si Tran" w:date="2012-12-11T06:15:00Z"/>
        </w:trPr>
        <w:tc>
          <w:tcPr>
            <w:tcW w:w="3110" w:type="dxa"/>
            <w:gridSpan w:val="3"/>
            <w:shd w:val="clear" w:color="auto" w:fill="auto"/>
            <w:noWrap/>
            <w:vAlign w:val="bottom"/>
            <w:hideMark/>
          </w:tcPr>
          <w:p w14:paraId="5ABBEF7D" w14:textId="77777777" w:rsidR="007F45A3" w:rsidRPr="006F1B6E" w:rsidRDefault="007F45A3" w:rsidP="00142ADD">
            <w:pPr>
              <w:rPr>
                <w:ins w:id="9469" w:author="The Si Tran" w:date="2012-12-11T06:15:00Z"/>
                <w:color w:val="000000"/>
                <w:szCs w:val="26"/>
              </w:rPr>
            </w:pPr>
            <w:ins w:id="9470" w:author="The Si Tran" w:date="2012-12-11T06:15:00Z">
              <w:r w:rsidRPr="006F1B6E">
                <w:rPr>
                  <w:color w:val="000000"/>
                  <w:szCs w:val="26"/>
                </w:rPr>
                <w:t>Linearly Separable</w:t>
              </w:r>
            </w:ins>
          </w:p>
        </w:tc>
        <w:tc>
          <w:tcPr>
            <w:tcW w:w="960" w:type="dxa"/>
            <w:shd w:val="clear" w:color="auto" w:fill="auto"/>
            <w:noWrap/>
            <w:vAlign w:val="bottom"/>
            <w:hideMark/>
          </w:tcPr>
          <w:p w14:paraId="76DF7163" w14:textId="77777777" w:rsidR="007F45A3" w:rsidRPr="006F1B6E" w:rsidRDefault="007F45A3" w:rsidP="00142ADD">
            <w:pPr>
              <w:rPr>
                <w:ins w:id="9471" w:author="The Si Tran" w:date="2012-12-11T06:15:00Z"/>
                <w:color w:val="000000"/>
                <w:szCs w:val="26"/>
              </w:rPr>
            </w:pPr>
          </w:p>
        </w:tc>
        <w:tc>
          <w:tcPr>
            <w:tcW w:w="3685" w:type="dxa"/>
            <w:shd w:val="clear" w:color="auto" w:fill="auto"/>
            <w:noWrap/>
            <w:vAlign w:val="bottom"/>
            <w:hideMark/>
          </w:tcPr>
          <w:p w14:paraId="750DE124" w14:textId="77777777" w:rsidR="007F45A3" w:rsidRPr="006F1B6E" w:rsidRDefault="007F45A3" w:rsidP="00142ADD">
            <w:pPr>
              <w:rPr>
                <w:ins w:id="9472" w:author="The Si Tran" w:date="2012-12-11T06:15:00Z"/>
                <w:color w:val="000000"/>
                <w:szCs w:val="26"/>
              </w:rPr>
            </w:pPr>
            <w:ins w:id="9473" w:author="The Si Tran" w:date="2012-12-11T06:15:00Z">
              <w:r w:rsidRPr="006F1B6E">
                <w:rPr>
                  <w:color w:val="000000"/>
                  <w:szCs w:val="26"/>
                </w:rPr>
                <w:t>Khả phân tuyến tính</w:t>
              </w:r>
            </w:ins>
          </w:p>
        </w:tc>
      </w:tr>
      <w:tr w:rsidR="007F45A3" w:rsidRPr="006F1B6E" w14:paraId="3788BAA5" w14:textId="77777777" w:rsidTr="00142ADD">
        <w:trPr>
          <w:trHeight w:val="330"/>
          <w:jc w:val="center"/>
          <w:ins w:id="9474" w:author="The Si Tran" w:date="2012-12-11T06:15:00Z"/>
        </w:trPr>
        <w:tc>
          <w:tcPr>
            <w:tcW w:w="2888" w:type="dxa"/>
            <w:gridSpan w:val="2"/>
            <w:shd w:val="clear" w:color="auto" w:fill="auto"/>
            <w:noWrap/>
            <w:vAlign w:val="bottom"/>
            <w:hideMark/>
          </w:tcPr>
          <w:p w14:paraId="311A7DAA" w14:textId="77777777" w:rsidR="007F45A3" w:rsidRPr="006F1B6E" w:rsidRDefault="007F45A3" w:rsidP="00142ADD">
            <w:pPr>
              <w:rPr>
                <w:ins w:id="9475" w:author="The Si Tran" w:date="2012-12-11T06:15:00Z"/>
                <w:color w:val="000000"/>
                <w:szCs w:val="26"/>
              </w:rPr>
            </w:pPr>
            <w:ins w:id="9476" w:author="The Si Tran" w:date="2012-12-11T06:15:00Z">
              <w:r w:rsidRPr="006F1B6E">
                <w:rPr>
                  <w:color w:val="000000"/>
                  <w:szCs w:val="26"/>
                </w:rPr>
                <w:t>Local Minimum</w:t>
              </w:r>
            </w:ins>
          </w:p>
        </w:tc>
        <w:tc>
          <w:tcPr>
            <w:tcW w:w="222" w:type="dxa"/>
            <w:shd w:val="clear" w:color="auto" w:fill="auto"/>
            <w:noWrap/>
            <w:vAlign w:val="bottom"/>
            <w:hideMark/>
          </w:tcPr>
          <w:p w14:paraId="6053ADD6" w14:textId="77777777" w:rsidR="007F45A3" w:rsidRPr="006F1B6E" w:rsidRDefault="007F45A3" w:rsidP="00142ADD">
            <w:pPr>
              <w:rPr>
                <w:ins w:id="9477" w:author="The Si Tran" w:date="2012-12-11T06:15:00Z"/>
                <w:color w:val="000000"/>
                <w:szCs w:val="26"/>
              </w:rPr>
            </w:pPr>
          </w:p>
        </w:tc>
        <w:tc>
          <w:tcPr>
            <w:tcW w:w="960" w:type="dxa"/>
            <w:shd w:val="clear" w:color="auto" w:fill="auto"/>
            <w:noWrap/>
            <w:vAlign w:val="bottom"/>
            <w:hideMark/>
          </w:tcPr>
          <w:p w14:paraId="0540C4BC" w14:textId="77777777" w:rsidR="007F45A3" w:rsidRPr="006F1B6E" w:rsidRDefault="007F45A3" w:rsidP="00142ADD">
            <w:pPr>
              <w:rPr>
                <w:ins w:id="9478" w:author="The Si Tran" w:date="2012-12-11T06:15:00Z"/>
                <w:color w:val="000000"/>
                <w:szCs w:val="26"/>
              </w:rPr>
            </w:pPr>
          </w:p>
        </w:tc>
        <w:tc>
          <w:tcPr>
            <w:tcW w:w="3685" w:type="dxa"/>
            <w:shd w:val="clear" w:color="auto" w:fill="auto"/>
            <w:noWrap/>
            <w:vAlign w:val="bottom"/>
            <w:hideMark/>
          </w:tcPr>
          <w:p w14:paraId="20C8198B" w14:textId="77777777" w:rsidR="007F45A3" w:rsidRPr="006F1B6E" w:rsidRDefault="007F45A3" w:rsidP="00142ADD">
            <w:pPr>
              <w:rPr>
                <w:ins w:id="9479" w:author="The Si Tran" w:date="2012-12-11T06:15:00Z"/>
                <w:color w:val="000000"/>
                <w:szCs w:val="26"/>
              </w:rPr>
            </w:pPr>
            <w:ins w:id="9480" w:author="The Si Tran" w:date="2012-12-11T06:15:00Z">
              <w:r w:rsidRPr="006F1B6E">
                <w:rPr>
                  <w:color w:val="000000"/>
                  <w:szCs w:val="26"/>
                </w:rPr>
                <w:t>Tối ưu cục bộ</w:t>
              </w:r>
            </w:ins>
          </w:p>
        </w:tc>
      </w:tr>
      <w:tr w:rsidR="007F45A3" w:rsidRPr="006F1B6E" w14:paraId="0289A27B" w14:textId="77777777" w:rsidTr="00142ADD">
        <w:trPr>
          <w:trHeight w:val="330"/>
          <w:jc w:val="center"/>
          <w:ins w:id="9481" w:author="The Si Tran" w:date="2012-12-11T06:15:00Z"/>
        </w:trPr>
        <w:tc>
          <w:tcPr>
            <w:tcW w:w="2888" w:type="dxa"/>
            <w:gridSpan w:val="2"/>
            <w:shd w:val="clear" w:color="auto" w:fill="auto"/>
            <w:noWrap/>
            <w:vAlign w:val="bottom"/>
            <w:hideMark/>
          </w:tcPr>
          <w:p w14:paraId="136D1AEB" w14:textId="77777777" w:rsidR="007F45A3" w:rsidRPr="006F1B6E" w:rsidRDefault="007F45A3" w:rsidP="00142ADD">
            <w:pPr>
              <w:rPr>
                <w:ins w:id="9482" w:author="The Si Tran" w:date="2012-12-11T06:15:00Z"/>
                <w:color w:val="000000"/>
                <w:szCs w:val="26"/>
              </w:rPr>
            </w:pPr>
            <w:ins w:id="9483" w:author="The Si Tran" w:date="2012-12-11T06:15:00Z">
              <w:r w:rsidRPr="006F1B6E">
                <w:rPr>
                  <w:color w:val="000000"/>
                  <w:szCs w:val="26"/>
                </w:rPr>
                <w:t>Local Strategy</w:t>
              </w:r>
            </w:ins>
          </w:p>
        </w:tc>
        <w:tc>
          <w:tcPr>
            <w:tcW w:w="222" w:type="dxa"/>
            <w:shd w:val="clear" w:color="auto" w:fill="auto"/>
            <w:noWrap/>
            <w:vAlign w:val="bottom"/>
            <w:hideMark/>
          </w:tcPr>
          <w:p w14:paraId="5BAE6E14" w14:textId="77777777" w:rsidR="007F45A3" w:rsidRPr="006F1B6E" w:rsidRDefault="007F45A3" w:rsidP="00142ADD">
            <w:pPr>
              <w:rPr>
                <w:ins w:id="9484" w:author="The Si Tran" w:date="2012-12-11T06:15:00Z"/>
                <w:color w:val="000000"/>
                <w:szCs w:val="26"/>
              </w:rPr>
            </w:pPr>
          </w:p>
        </w:tc>
        <w:tc>
          <w:tcPr>
            <w:tcW w:w="960" w:type="dxa"/>
            <w:shd w:val="clear" w:color="auto" w:fill="auto"/>
            <w:noWrap/>
            <w:vAlign w:val="bottom"/>
            <w:hideMark/>
          </w:tcPr>
          <w:p w14:paraId="4DC1E4C2" w14:textId="77777777" w:rsidR="007F45A3" w:rsidRPr="006F1B6E" w:rsidRDefault="007F45A3" w:rsidP="00142ADD">
            <w:pPr>
              <w:rPr>
                <w:ins w:id="9485" w:author="The Si Tran" w:date="2012-12-11T06:15:00Z"/>
                <w:color w:val="000000"/>
                <w:szCs w:val="26"/>
              </w:rPr>
            </w:pPr>
          </w:p>
        </w:tc>
        <w:tc>
          <w:tcPr>
            <w:tcW w:w="3685" w:type="dxa"/>
            <w:shd w:val="clear" w:color="auto" w:fill="auto"/>
            <w:noWrap/>
            <w:vAlign w:val="bottom"/>
            <w:hideMark/>
          </w:tcPr>
          <w:p w14:paraId="2271CB1B" w14:textId="77777777" w:rsidR="007F45A3" w:rsidRPr="006F1B6E" w:rsidRDefault="007F45A3" w:rsidP="00142ADD">
            <w:pPr>
              <w:rPr>
                <w:ins w:id="9486" w:author="The Si Tran" w:date="2012-12-11T06:15:00Z"/>
                <w:color w:val="000000"/>
                <w:szCs w:val="26"/>
              </w:rPr>
            </w:pPr>
            <w:ins w:id="9487" w:author="The Si Tran" w:date="2012-12-11T06:15:00Z">
              <w:r w:rsidRPr="006F1B6E">
                <w:rPr>
                  <w:color w:val="000000"/>
                  <w:szCs w:val="26"/>
                </w:rPr>
                <w:t>Chiến lược cục bộ</w:t>
              </w:r>
            </w:ins>
          </w:p>
        </w:tc>
      </w:tr>
      <w:tr w:rsidR="007F45A3" w:rsidRPr="006F1B6E" w14:paraId="4EEF76B0" w14:textId="77777777" w:rsidTr="00142ADD">
        <w:trPr>
          <w:trHeight w:val="330"/>
          <w:jc w:val="center"/>
          <w:ins w:id="9488" w:author="The Si Tran" w:date="2012-12-11T06:15:00Z"/>
        </w:trPr>
        <w:tc>
          <w:tcPr>
            <w:tcW w:w="3110" w:type="dxa"/>
            <w:gridSpan w:val="3"/>
            <w:shd w:val="clear" w:color="auto" w:fill="auto"/>
            <w:noWrap/>
            <w:vAlign w:val="bottom"/>
            <w:hideMark/>
          </w:tcPr>
          <w:p w14:paraId="752AE9B9" w14:textId="77777777" w:rsidR="007F45A3" w:rsidRPr="006F1B6E" w:rsidRDefault="007F45A3" w:rsidP="00142ADD">
            <w:pPr>
              <w:rPr>
                <w:ins w:id="9489" w:author="The Si Tran" w:date="2012-12-11T06:15:00Z"/>
                <w:color w:val="000000"/>
                <w:szCs w:val="26"/>
              </w:rPr>
            </w:pPr>
            <w:ins w:id="9490" w:author="The Si Tran" w:date="2012-12-11T06:15:00Z">
              <w:r w:rsidRPr="006F1B6E">
                <w:rPr>
                  <w:color w:val="000000"/>
                  <w:szCs w:val="26"/>
                </w:rPr>
                <w:t>Mean Absolute Errors</w:t>
              </w:r>
            </w:ins>
          </w:p>
        </w:tc>
        <w:tc>
          <w:tcPr>
            <w:tcW w:w="960" w:type="dxa"/>
            <w:shd w:val="clear" w:color="auto" w:fill="auto"/>
            <w:noWrap/>
            <w:vAlign w:val="bottom"/>
            <w:hideMark/>
          </w:tcPr>
          <w:p w14:paraId="0A556263" w14:textId="77777777" w:rsidR="007F45A3" w:rsidRPr="006F1B6E" w:rsidRDefault="007F45A3" w:rsidP="00142ADD">
            <w:pPr>
              <w:rPr>
                <w:ins w:id="9491" w:author="The Si Tran" w:date="2012-12-11T06:15:00Z"/>
                <w:color w:val="000000"/>
                <w:szCs w:val="26"/>
              </w:rPr>
            </w:pPr>
          </w:p>
        </w:tc>
        <w:tc>
          <w:tcPr>
            <w:tcW w:w="3685" w:type="dxa"/>
            <w:shd w:val="clear" w:color="auto" w:fill="auto"/>
            <w:noWrap/>
            <w:vAlign w:val="bottom"/>
            <w:hideMark/>
          </w:tcPr>
          <w:p w14:paraId="08AC240B" w14:textId="77777777" w:rsidR="007F45A3" w:rsidRPr="006F1B6E" w:rsidRDefault="007F45A3" w:rsidP="00142ADD">
            <w:pPr>
              <w:rPr>
                <w:ins w:id="9492" w:author="The Si Tran" w:date="2012-12-11T06:15:00Z"/>
                <w:color w:val="000000"/>
                <w:szCs w:val="26"/>
              </w:rPr>
            </w:pPr>
            <w:ins w:id="9493" w:author="The Si Tran" w:date="2012-12-11T06:15:00Z">
              <w:r w:rsidRPr="006F1B6E">
                <w:rPr>
                  <w:color w:val="000000"/>
                  <w:szCs w:val="26"/>
                </w:rPr>
                <w:t>Trung bình tuyệt đối lỗi</w:t>
              </w:r>
            </w:ins>
          </w:p>
        </w:tc>
      </w:tr>
      <w:tr w:rsidR="007F45A3" w:rsidRPr="006F1B6E" w14:paraId="59BFD7DE" w14:textId="77777777" w:rsidTr="00142ADD">
        <w:trPr>
          <w:trHeight w:val="330"/>
          <w:jc w:val="center"/>
          <w:ins w:id="9494" w:author="The Si Tran" w:date="2012-12-11T06:15:00Z"/>
        </w:trPr>
        <w:tc>
          <w:tcPr>
            <w:tcW w:w="3110" w:type="dxa"/>
            <w:gridSpan w:val="3"/>
            <w:shd w:val="clear" w:color="auto" w:fill="auto"/>
            <w:noWrap/>
            <w:vAlign w:val="bottom"/>
            <w:hideMark/>
          </w:tcPr>
          <w:p w14:paraId="53A91CB9" w14:textId="77777777" w:rsidR="007F45A3" w:rsidRPr="006F1B6E" w:rsidRDefault="007F45A3" w:rsidP="00142ADD">
            <w:pPr>
              <w:rPr>
                <w:ins w:id="9495" w:author="The Si Tran" w:date="2012-12-11T06:15:00Z"/>
                <w:color w:val="000000"/>
                <w:szCs w:val="26"/>
              </w:rPr>
            </w:pPr>
            <w:ins w:id="9496" w:author="The Si Tran" w:date="2012-12-11T06:15:00Z">
              <w:r w:rsidRPr="006F1B6E">
                <w:rPr>
                  <w:color w:val="000000"/>
                  <w:szCs w:val="26"/>
                </w:rPr>
                <w:t>Mean Squared Errors</w:t>
              </w:r>
            </w:ins>
          </w:p>
        </w:tc>
        <w:tc>
          <w:tcPr>
            <w:tcW w:w="960" w:type="dxa"/>
            <w:shd w:val="clear" w:color="auto" w:fill="auto"/>
            <w:noWrap/>
            <w:vAlign w:val="bottom"/>
            <w:hideMark/>
          </w:tcPr>
          <w:p w14:paraId="19BFB66F" w14:textId="77777777" w:rsidR="007F45A3" w:rsidRPr="006F1B6E" w:rsidRDefault="007F45A3" w:rsidP="00142ADD">
            <w:pPr>
              <w:rPr>
                <w:ins w:id="9497" w:author="The Si Tran" w:date="2012-12-11T06:15:00Z"/>
                <w:color w:val="000000"/>
                <w:szCs w:val="26"/>
              </w:rPr>
            </w:pPr>
          </w:p>
        </w:tc>
        <w:tc>
          <w:tcPr>
            <w:tcW w:w="3685" w:type="dxa"/>
            <w:shd w:val="clear" w:color="auto" w:fill="auto"/>
            <w:noWrap/>
            <w:vAlign w:val="bottom"/>
            <w:hideMark/>
          </w:tcPr>
          <w:p w14:paraId="6AC66FE7" w14:textId="77777777" w:rsidR="007F45A3" w:rsidRPr="006F1B6E" w:rsidRDefault="007F45A3" w:rsidP="00142ADD">
            <w:pPr>
              <w:rPr>
                <w:ins w:id="9498" w:author="The Si Tran" w:date="2012-12-11T06:15:00Z"/>
                <w:color w:val="000000"/>
                <w:szCs w:val="26"/>
              </w:rPr>
            </w:pPr>
            <w:ins w:id="9499" w:author="The Si Tran" w:date="2012-12-11T06:15:00Z">
              <w:r w:rsidRPr="006F1B6E">
                <w:rPr>
                  <w:color w:val="000000"/>
                  <w:szCs w:val="26"/>
                </w:rPr>
                <w:t>Trung bình bình phương lỗi</w:t>
              </w:r>
            </w:ins>
          </w:p>
        </w:tc>
      </w:tr>
      <w:tr w:rsidR="007F45A3" w:rsidRPr="006F1B6E" w14:paraId="0848BF10" w14:textId="77777777" w:rsidTr="00142ADD">
        <w:trPr>
          <w:trHeight w:val="330"/>
          <w:jc w:val="center"/>
          <w:ins w:id="9500" w:author="The Si Tran" w:date="2012-12-11T06:15:00Z"/>
        </w:trPr>
        <w:tc>
          <w:tcPr>
            <w:tcW w:w="3110" w:type="dxa"/>
            <w:gridSpan w:val="3"/>
            <w:shd w:val="clear" w:color="auto" w:fill="auto"/>
            <w:noWrap/>
            <w:vAlign w:val="bottom"/>
            <w:hideMark/>
          </w:tcPr>
          <w:p w14:paraId="2FC94FAB" w14:textId="77777777" w:rsidR="007F45A3" w:rsidRPr="006F1B6E" w:rsidRDefault="007F45A3" w:rsidP="00142ADD">
            <w:pPr>
              <w:rPr>
                <w:ins w:id="9501" w:author="The Si Tran" w:date="2012-12-11T06:15:00Z"/>
                <w:color w:val="000000"/>
                <w:szCs w:val="26"/>
              </w:rPr>
            </w:pPr>
            <w:ins w:id="9502" w:author="The Si Tran" w:date="2012-12-11T06:15:00Z">
              <w:r w:rsidRPr="006F1B6E">
                <w:rPr>
                  <w:color w:val="000000"/>
                  <w:szCs w:val="26"/>
                </w:rPr>
                <w:t>Measurable Function</w:t>
              </w:r>
            </w:ins>
          </w:p>
        </w:tc>
        <w:tc>
          <w:tcPr>
            <w:tcW w:w="960" w:type="dxa"/>
            <w:shd w:val="clear" w:color="auto" w:fill="auto"/>
            <w:noWrap/>
            <w:vAlign w:val="bottom"/>
            <w:hideMark/>
          </w:tcPr>
          <w:p w14:paraId="59021BCD" w14:textId="77777777" w:rsidR="007F45A3" w:rsidRPr="006F1B6E" w:rsidRDefault="007F45A3" w:rsidP="00142ADD">
            <w:pPr>
              <w:rPr>
                <w:ins w:id="9503" w:author="The Si Tran" w:date="2012-12-11T06:15:00Z"/>
                <w:color w:val="000000"/>
                <w:szCs w:val="26"/>
              </w:rPr>
            </w:pPr>
          </w:p>
        </w:tc>
        <w:tc>
          <w:tcPr>
            <w:tcW w:w="3685" w:type="dxa"/>
            <w:shd w:val="clear" w:color="auto" w:fill="auto"/>
            <w:noWrap/>
            <w:vAlign w:val="bottom"/>
            <w:hideMark/>
          </w:tcPr>
          <w:p w14:paraId="40F168A8" w14:textId="77777777" w:rsidR="007F45A3" w:rsidRPr="006F1B6E" w:rsidRDefault="007F45A3" w:rsidP="00142ADD">
            <w:pPr>
              <w:rPr>
                <w:ins w:id="9504" w:author="The Si Tran" w:date="2012-12-11T06:15:00Z"/>
                <w:color w:val="000000"/>
                <w:szCs w:val="26"/>
              </w:rPr>
            </w:pPr>
            <w:ins w:id="9505" w:author="The Si Tran" w:date="2012-12-11T06:15:00Z">
              <w:r w:rsidRPr="006F1B6E">
                <w:rPr>
                  <w:color w:val="000000"/>
                  <w:szCs w:val="26"/>
                </w:rPr>
                <w:t>Hàm khả đánh giá</w:t>
              </w:r>
            </w:ins>
          </w:p>
        </w:tc>
      </w:tr>
      <w:tr w:rsidR="007F45A3" w:rsidRPr="006F1B6E" w14:paraId="0EF81833" w14:textId="77777777" w:rsidTr="00142ADD">
        <w:trPr>
          <w:trHeight w:val="330"/>
          <w:jc w:val="center"/>
          <w:ins w:id="9506" w:author="The Si Tran" w:date="2012-12-11T06:15:00Z"/>
        </w:trPr>
        <w:tc>
          <w:tcPr>
            <w:tcW w:w="2888" w:type="dxa"/>
            <w:gridSpan w:val="2"/>
            <w:shd w:val="clear" w:color="auto" w:fill="auto"/>
            <w:noWrap/>
            <w:vAlign w:val="bottom"/>
            <w:hideMark/>
          </w:tcPr>
          <w:p w14:paraId="69D68DF8" w14:textId="77777777" w:rsidR="007F45A3" w:rsidRPr="006F1B6E" w:rsidRDefault="007F45A3" w:rsidP="00142ADD">
            <w:pPr>
              <w:rPr>
                <w:ins w:id="9507" w:author="The Si Tran" w:date="2012-12-11T06:15:00Z"/>
                <w:color w:val="000000"/>
                <w:szCs w:val="26"/>
              </w:rPr>
            </w:pPr>
            <w:ins w:id="9508" w:author="The Si Tran" w:date="2012-12-11T06:15:00Z">
              <w:r w:rsidRPr="006F1B6E">
                <w:rPr>
                  <w:color w:val="000000"/>
                  <w:szCs w:val="26"/>
                </w:rPr>
                <w:t>Momentum Term</w:t>
              </w:r>
            </w:ins>
          </w:p>
        </w:tc>
        <w:tc>
          <w:tcPr>
            <w:tcW w:w="222" w:type="dxa"/>
            <w:shd w:val="clear" w:color="auto" w:fill="auto"/>
            <w:noWrap/>
            <w:vAlign w:val="bottom"/>
            <w:hideMark/>
          </w:tcPr>
          <w:p w14:paraId="67115608" w14:textId="77777777" w:rsidR="007F45A3" w:rsidRPr="006F1B6E" w:rsidRDefault="007F45A3" w:rsidP="00142ADD">
            <w:pPr>
              <w:rPr>
                <w:ins w:id="9509" w:author="The Si Tran" w:date="2012-12-11T06:15:00Z"/>
                <w:color w:val="000000"/>
                <w:szCs w:val="26"/>
              </w:rPr>
            </w:pPr>
          </w:p>
        </w:tc>
        <w:tc>
          <w:tcPr>
            <w:tcW w:w="960" w:type="dxa"/>
            <w:shd w:val="clear" w:color="auto" w:fill="auto"/>
            <w:noWrap/>
            <w:vAlign w:val="bottom"/>
            <w:hideMark/>
          </w:tcPr>
          <w:p w14:paraId="1F1E632D" w14:textId="77777777" w:rsidR="007F45A3" w:rsidRPr="006F1B6E" w:rsidRDefault="007F45A3" w:rsidP="00142ADD">
            <w:pPr>
              <w:rPr>
                <w:ins w:id="9510" w:author="The Si Tran" w:date="2012-12-11T06:15:00Z"/>
                <w:color w:val="000000"/>
                <w:szCs w:val="26"/>
              </w:rPr>
            </w:pPr>
          </w:p>
        </w:tc>
        <w:tc>
          <w:tcPr>
            <w:tcW w:w="3685" w:type="dxa"/>
            <w:shd w:val="clear" w:color="auto" w:fill="auto"/>
            <w:noWrap/>
            <w:vAlign w:val="bottom"/>
            <w:hideMark/>
          </w:tcPr>
          <w:p w14:paraId="6BCF68E5" w14:textId="77777777" w:rsidR="007F45A3" w:rsidRPr="006F1B6E" w:rsidRDefault="007F45A3" w:rsidP="00142ADD">
            <w:pPr>
              <w:rPr>
                <w:ins w:id="9511" w:author="The Si Tran" w:date="2012-12-11T06:15:00Z"/>
                <w:color w:val="000000"/>
                <w:szCs w:val="26"/>
              </w:rPr>
            </w:pPr>
            <w:ins w:id="9512" w:author="The Si Tran" w:date="2012-12-11T06:15:00Z">
              <w:r w:rsidRPr="006F1B6E">
                <w:rPr>
                  <w:color w:val="000000"/>
                  <w:szCs w:val="26"/>
                </w:rPr>
                <w:t>Hệ số quán tính</w:t>
              </w:r>
            </w:ins>
          </w:p>
        </w:tc>
      </w:tr>
      <w:tr w:rsidR="007F45A3" w:rsidRPr="006F1B6E" w14:paraId="53944C60" w14:textId="77777777" w:rsidTr="00142ADD">
        <w:trPr>
          <w:trHeight w:val="330"/>
          <w:jc w:val="center"/>
          <w:ins w:id="9513" w:author="The Si Tran" w:date="2012-12-11T06:15:00Z"/>
        </w:trPr>
        <w:tc>
          <w:tcPr>
            <w:tcW w:w="2888" w:type="dxa"/>
            <w:gridSpan w:val="2"/>
            <w:shd w:val="clear" w:color="auto" w:fill="auto"/>
            <w:noWrap/>
            <w:vAlign w:val="bottom"/>
            <w:hideMark/>
          </w:tcPr>
          <w:p w14:paraId="5EC50B81" w14:textId="77777777" w:rsidR="007F45A3" w:rsidRPr="006F1B6E" w:rsidRDefault="007F45A3" w:rsidP="00142ADD">
            <w:pPr>
              <w:rPr>
                <w:ins w:id="9514" w:author="The Si Tran" w:date="2012-12-11T06:15:00Z"/>
                <w:color w:val="000000"/>
                <w:szCs w:val="26"/>
              </w:rPr>
            </w:pPr>
            <w:ins w:id="9515" w:author="The Si Tran" w:date="2012-12-11T06:15:00Z">
              <w:r w:rsidRPr="006F1B6E">
                <w:rPr>
                  <w:color w:val="000000"/>
                  <w:szCs w:val="26"/>
                </w:rPr>
                <w:t>Online Learning</w:t>
              </w:r>
            </w:ins>
          </w:p>
        </w:tc>
        <w:tc>
          <w:tcPr>
            <w:tcW w:w="222" w:type="dxa"/>
            <w:shd w:val="clear" w:color="auto" w:fill="auto"/>
            <w:noWrap/>
            <w:vAlign w:val="bottom"/>
            <w:hideMark/>
          </w:tcPr>
          <w:p w14:paraId="48574FCB" w14:textId="77777777" w:rsidR="007F45A3" w:rsidRPr="006F1B6E" w:rsidRDefault="007F45A3" w:rsidP="00142ADD">
            <w:pPr>
              <w:rPr>
                <w:ins w:id="9516" w:author="The Si Tran" w:date="2012-12-11T06:15:00Z"/>
                <w:color w:val="000000"/>
                <w:szCs w:val="26"/>
              </w:rPr>
            </w:pPr>
          </w:p>
        </w:tc>
        <w:tc>
          <w:tcPr>
            <w:tcW w:w="960" w:type="dxa"/>
            <w:shd w:val="clear" w:color="auto" w:fill="auto"/>
            <w:noWrap/>
            <w:vAlign w:val="bottom"/>
            <w:hideMark/>
          </w:tcPr>
          <w:p w14:paraId="589D0938" w14:textId="77777777" w:rsidR="007F45A3" w:rsidRPr="006F1B6E" w:rsidRDefault="007F45A3" w:rsidP="00142ADD">
            <w:pPr>
              <w:rPr>
                <w:ins w:id="9517" w:author="The Si Tran" w:date="2012-12-11T06:15:00Z"/>
                <w:color w:val="000000"/>
                <w:szCs w:val="26"/>
              </w:rPr>
            </w:pPr>
          </w:p>
        </w:tc>
        <w:tc>
          <w:tcPr>
            <w:tcW w:w="3685" w:type="dxa"/>
            <w:shd w:val="clear" w:color="auto" w:fill="auto"/>
            <w:noWrap/>
            <w:vAlign w:val="bottom"/>
            <w:hideMark/>
          </w:tcPr>
          <w:p w14:paraId="1B778775" w14:textId="77777777" w:rsidR="007F45A3" w:rsidRPr="006F1B6E" w:rsidRDefault="007F45A3" w:rsidP="00142ADD">
            <w:pPr>
              <w:rPr>
                <w:ins w:id="9518" w:author="The Si Tran" w:date="2012-12-11T06:15:00Z"/>
                <w:color w:val="000000"/>
                <w:szCs w:val="26"/>
              </w:rPr>
            </w:pPr>
            <w:ins w:id="9519" w:author="The Si Tran" w:date="2012-12-11T06:15:00Z">
              <w:r w:rsidRPr="006F1B6E">
                <w:rPr>
                  <w:color w:val="000000"/>
                  <w:szCs w:val="26"/>
                </w:rPr>
                <w:t>Học trực tuyến</w:t>
              </w:r>
            </w:ins>
          </w:p>
        </w:tc>
      </w:tr>
      <w:tr w:rsidR="007F45A3" w:rsidRPr="006F1B6E" w14:paraId="66653A88" w14:textId="77777777" w:rsidTr="00142ADD">
        <w:trPr>
          <w:trHeight w:val="330"/>
          <w:jc w:val="center"/>
          <w:ins w:id="9520" w:author="The Si Tran" w:date="2012-12-11T06:15:00Z"/>
        </w:trPr>
        <w:tc>
          <w:tcPr>
            <w:tcW w:w="2888" w:type="dxa"/>
            <w:gridSpan w:val="2"/>
            <w:shd w:val="clear" w:color="auto" w:fill="auto"/>
            <w:noWrap/>
            <w:vAlign w:val="bottom"/>
            <w:hideMark/>
          </w:tcPr>
          <w:p w14:paraId="7B42D38A" w14:textId="77777777" w:rsidR="007F45A3" w:rsidRPr="006F1B6E" w:rsidRDefault="007F45A3" w:rsidP="00142ADD">
            <w:pPr>
              <w:rPr>
                <w:ins w:id="9521" w:author="The Si Tran" w:date="2012-12-11T06:15:00Z"/>
                <w:color w:val="000000"/>
                <w:szCs w:val="26"/>
              </w:rPr>
            </w:pPr>
            <w:ins w:id="9522" w:author="The Si Tran" w:date="2012-12-11T06:15:00Z">
              <w:r w:rsidRPr="006F1B6E">
                <w:rPr>
                  <w:color w:val="000000"/>
                  <w:szCs w:val="26"/>
                </w:rPr>
                <w:t>Oscillation</w:t>
              </w:r>
            </w:ins>
          </w:p>
        </w:tc>
        <w:tc>
          <w:tcPr>
            <w:tcW w:w="222" w:type="dxa"/>
            <w:shd w:val="clear" w:color="auto" w:fill="auto"/>
            <w:noWrap/>
            <w:vAlign w:val="bottom"/>
            <w:hideMark/>
          </w:tcPr>
          <w:p w14:paraId="4DBA5F13" w14:textId="77777777" w:rsidR="007F45A3" w:rsidRPr="006F1B6E" w:rsidRDefault="007F45A3" w:rsidP="00142ADD">
            <w:pPr>
              <w:rPr>
                <w:ins w:id="9523" w:author="The Si Tran" w:date="2012-12-11T06:15:00Z"/>
                <w:color w:val="000000"/>
                <w:szCs w:val="26"/>
              </w:rPr>
            </w:pPr>
          </w:p>
        </w:tc>
        <w:tc>
          <w:tcPr>
            <w:tcW w:w="960" w:type="dxa"/>
            <w:shd w:val="clear" w:color="auto" w:fill="auto"/>
            <w:noWrap/>
            <w:vAlign w:val="bottom"/>
            <w:hideMark/>
          </w:tcPr>
          <w:p w14:paraId="01DE452E" w14:textId="77777777" w:rsidR="007F45A3" w:rsidRPr="006F1B6E" w:rsidRDefault="007F45A3" w:rsidP="00142ADD">
            <w:pPr>
              <w:rPr>
                <w:ins w:id="9524" w:author="The Si Tran" w:date="2012-12-11T06:15:00Z"/>
                <w:color w:val="000000"/>
                <w:szCs w:val="26"/>
              </w:rPr>
            </w:pPr>
          </w:p>
        </w:tc>
        <w:tc>
          <w:tcPr>
            <w:tcW w:w="3685" w:type="dxa"/>
            <w:shd w:val="clear" w:color="auto" w:fill="auto"/>
            <w:noWrap/>
            <w:vAlign w:val="bottom"/>
            <w:hideMark/>
          </w:tcPr>
          <w:p w14:paraId="4710B10E" w14:textId="77777777" w:rsidR="007F45A3" w:rsidRPr="006F1B6E" w:rsidRDefault="007F45A3" w:rsidP="00142ADD">
            <w:pPr>
              <w:rPr>
                <w:ins w:id="9525" w:author="The Si Tran" w:date="2012-12-11T06:15:00Z"/>
                <w:color w:val="000000"/>
                <w:szCs w:val="26"/>
              </w:rPr>
            </w:pPr>
            <w:ins w:id="9526" w:author="The Si Tran" w:date="2012-12-11T06:15:00Z">
              <w:r w:rsidRPr="006F1B6E">
                <w:rPr>
                  <w:color w:val="000000"/>
                  <w:szCs w:val="26"/>
                </w:rPr>
                <w:t>Giao động</w:t>
              </w:r>
            </w:ins>
          </w:p>
        </w:tc>
      </w:tr>
      <w:tr w:rsidR="007F45A3" w:rsidRPr="006F1B6E" w14:paraId="3A3FA46F" w14:textId="77777777" w:rsidTr="00142ADD">
        <w:trPr>
          <w:trHeight w:val="330"/>
          <w:jc w:val="center"/>
          <w:ins w:id="9527" w:author="The Si Tran" w:date="2012-12-11T06:15:00Z"/>
        </w:trPr>
        <w:tc>
          <w:tcPr>
            <w:tcW w:w="2888" w:type="dxa"/>
            <w:gridSpan w:val="2"/>
            <w:shd w:val="clear" w:color="auto" w:fill="auto"/>
            <w:noWrap/>
            <w:vAlign w:val="bottom"/>
            <w:hideMark/>
          </w:tcPr>
          <w:p w14:paraId="54835915" w14:textId="77777777" w:rsidR="007F45A3" w:rsidRPr="006F1B6E" w:rsidRDefault="007F45A3" w:rsidP="00142ADD">
            <w:pPr>
              <w:rPr>
                <w:ins w:id="9528" w:author="The Si Tran" w:date="2012-12-11T06:15:00Z"/>
                <w:color w:val="000000"/>
                <w:szCs w:val="26"/>
              </w:rPr>
            </w:pPr>
            <w:ins w:id="9529" w:author="The Si Tran" w:date="2012-12-11T06:15:00Z">
              <w:r w:rsidRPr="006F1B6E">
                <w:rPr>
                  <w:color w:val="000000"/>
                  <w:szCs w:val="26"/>
                </w:rPr>
                <w:t>Overall Error</w:t>
              </w:r>
            </w:ins>
          </w:p>
        </w:tc>
        <w:tc>
          <w:tcPr>
            <w:tcW w:w="222" w:type="dxa"/>
            <w:shd w:val="clear" w:color="auto" w:fill="auto"/>
            <w:noWrap/>
            <w:vAlign w:val="bottom"/>
            <w:hideMark/>
          </w:tcPr>
          <w:p w14:paraId="4DFD6720" w14:textId="77777777" w:rsidR="007F45A3" w:rsidRPr="006F1B6E" w:rsidRDefault="007F45A3" w:rsidP="00142ADD">
            <w:pPr>
              <w:rPr>
                <w:ins w:id="9530" w:author="The Si Tran" w:date="2012-12-11T06:15:00Z"/>
                <w:color w:val="000000"/>
                <w:szCs w:val="26"/>
              </w:rPr>
            </w:pPr>
          </w:p>
        </w:tc>
        <w:tc>
          <w:tcPr>
            <w:tcW w:w="960" w:type="dxa"/>
            <w:shd w:val="clear" w:color="auto" w:fill="auto"/>
            <w:noWrap/>
            <w:vAlign w:val="bottom"/>
            <w:hideMark/>
          </w:tcPr>
          <w:p w14:paraId="0D6A1111" w14:textId="77777777" w:rsidR="007F45A3" w:rsidRPr="006F1B6E" w:rsidRDefault="007F45A3" w:rsidP="00142ADD">
            <w:pPr>
              <w:rPr>
                <w:ins w:id="9531" w:author="The Si Tran" w:date="2012-12-11T06:15:00Z"/>
                <w:color w:val="000000"/>
                <w:szCs w:val="26"/>
              </w:rPr>
            </w:pPr>
          </w:p>
        </w:tc>
        <w:tc>
          <w:tcPr>
            <w:tcW w:w="3685" w:type="dxa"/>
            <w:shd w:val="clear" w:color="auto" w:fill="auto"/>
            <w:noWrap/>
            <w:vAlign w:val="bottom"/>
            <w:hideMark/>
          </w:tcPr>
          <w:p w14:paraId="391D75DE" w14:textId="77777777" w:rsidR="007F45A3" w:rsidRPr="006F1B6E" w:rsidRDefault="007F45A3" w:rsidP="00142ADD">
            <w:pPr>
              <w:rPr>
                <w:ins w:id="9532" w:author="The Si Tran" w:date="2012-12-11T06:15:00Z"/>
                <w:color w:val="000000"/>
                <w:szCs w:val="26"/>
              </w:rPr>
            </w:pPr>
            <w:ins w:id="9533" w:author="The Si Tran" w:date="2012-12-11T06:15:00Z">
              <w:r w:rsidRPr="006F1B6E">
                <w:rPr>
                  <w:color w:val="000000"/>
                  <w:szCs w:val="26"/>
                </w:rPr>
                <w:t>Lỗi tổng thể</w:t>
              </w:r>
            </w:ins>
          </w:p>
        </w:tc>
      </w:tr>
      <w:tr w:rsidR="007F45A3" w:rsidRPr="006F1B6E" w14:paraId="51B5A78D" w14:textId="77777777" w:rsidTr="00142ADD">
        <w:trPr>
          <w:trHeight w:val="330"/>
          <w:jc w:val="center"/>
          <w:ins w:id="9534" w:author="The Si Tran" w:date="2012-12-11T06:15:00Z"/>
        </w:trPr>
        <w:tc>
          <w:tcPr>
            <w:tcW w:w="2888" w:type="dxa"/>
            <w:gridSpan w:val="2"/>
            <w:shd w:val="clear" w:color="auto" w:fill="auto"/>
            <w:noWrap/>
            <w:vAlign w:val="bottom"/>
            <w:hideMark/>
          </w:tcPr>
          <w:p w14:paraId="3694078C" w14:textId="77777777" w:rsidR="007F45A3" w:rsidRPr="006F1B6E" w:rsidRDefault="007F45A3" w:rsidP="00142ADD">
            <w:pPr>
              <w:rPr>
                <w:ins w:id="9535" w:author="The Si Tran" w:date="2012-12-11T06:15:00Z"/>
                <w:color w:val="000000"/>
                <w:szCs w:val="26"/>
              </w:rPr>
            </w:pPr>
            <w:ins w:id="9536" w:author="The Si Tran" w:date="2012-12-11T06:15:00Z">
              <w:r w:rsidRPr="006F1B6E">
                <w:rPr>
                  <w:color w:val="000000"/>
                  <w:szCs w:val="26"/>
                </w:rPr>
                <w:t>Overfitting</w:t>
              </w:r>
            </w:ins>
          </w:p>
        </w:tc>
        <w:tc>
          <w:tcPr>
            <w:tcW w:w="222" w:type="dxa"/>
            <w:shd w:val="clear" w:color="auto" w:fill="auto"/>
            <w:noWrap/>
            <w:vAlign w:val="bottom"/>
            <w:hideMark/>
          </w:tcPr>
          <w:p w14:paraId="67F25BCD" w14:textId="77777777" w:rsidR="007F45A3" w:rsidRPr="006F1B6E" w:rsidRDefault="007F45A3" w:rsidP="00142ADD">
            <w:pPr>
              <w:rPr>
                <w:ins w:id="9537" w:author="The Si Tran" w:date="2012-12-11T06:15:00Z"/>
                <w:color w:val="000000"/>
                <w:szCs w:val="26"/>
              </w:rPr>
            </w:pPr>
          </w:p>
        </w:tc>
        <w:tc>
          <w:tcPr>
            <w:tcW w:w="960" w:type="dxa"/>
            <w:shd w:val="clear" w:color="auto" w:fill="auto"/>
            <w:noWrap/>
            <w:vAlign w:val="bottom"/>
            <w:hideMark/>
          </w:tcPr>
          <w:p w14:paraId="57B8AE6C" w14:textId="77777777" w:rsidR="007F45A3" w:rsidRPr="006F1B6E" w:rsidRDefault="007F45A3" w:rsidP="00142ADD">
            <w:pPr>
              <w:rPr>
                <w:ins w:id="9538" w:author="The Si Tran" w:date="2012-12-11T06:15:00Z"/>
                <w:color w:val="000000"/>
                <w:szCs w:val="26"/>
              </w:rPr>
            </w:pPr>
          </w:p>
        </w:tc>
        <w:tc>
          <w:tcPr>
            <w:tcW w:w="3685" w:type="dxa"/>
            <w:shd w:val="clear" w:color="auto" w:fill="auto"/>
            <w:noWrap/>
            <w:vAlign w:val="bottom"/>
            <w:hideMark/>
          </w:tcPr>
          <w:p w14:paraId="6308551A" w14:textId="77777777" w:rsidR="007F45A3" w:rsidRPr="006F1B6E" w:rsidRDefault="007F45A3" w:rsidP="00142ADD">
            <w:pPr>
              <w:rPr>
                <w:ins w:id="9539" w:author="The Si Tran" w:date="2012-12-11T06:15:00Z"/>
                <w:color w:val="000000"/>
                <w:szCs w:val="26"/>
              </w:rPr>
            </w:pPr>
            <w:ins w:id="9540" w:author="The Si Tran" w:date="2012-12-11T06:15:00Z">
              <w:r w:rsidRPr="006F1B6E">
                <w:rPr>
                  <w:color w:val="000000"/>
                  <w:szCs w:val="26"/>
                </w:rPr>
                <w:t>Quá khớp</w:t>
              </w:r>
            </w:ins>
          </w:p>
        </w:tc>
      </w:tr>
      <w:tr w:rsidR="007F45A3" w:rsidRPr="006F1B6E" w14:paraId="4D944E83" w14:textId="77777777" w:rsidTr="00142ADD">
        <w:trPr>
          <w:trHeight w:val="330"/>
          <w:jc w:val="center"/>
          <w:ins w:id="9541" w:author="The Si Tran" w:date="2012-12-11T06:15:00Z"/>
        </w:trPr>
        <w:tc>
          <w:tcPr>
            <w:tcW w:w="2888" w:type="dxa"/>
            <w:gridSpan w:val="2"/>
            <w:shd w:val="clear" w:color="auto" w:fill="auto"/>
            <w:noWrap/>
            <w:vAlign w:val="bottom"/>
            <w:hideMark/>
          </w:tcPr>
          <w:p w14:paraId="40E9B5A6" w14:textId="77777777" w:rsidR="007F45A3" w:rsidRPr="006F1B6E" w:rsidRDefault="007F45A3" w:rsidP="00142ADD">
            <w:pPr>
              <w:rPr>
                <w:ins w:id="9542" w:author="The Si Tran" w:date="2012-12-11T06:15:00Z"/>
                <w:color w:val="000000"/>
                <w:szCs w:val="26"/>
              </w:rPr>
            </w:pPr>
            <w:ins w:id="9543" w:author="The Si Tran" w:date="2012-12-11T06:15:00Z">
              <w:r w:rsidRPr="006F1B6E">
                <w:rPr>
                  <w:color w:val="000000"/>
                  <w:szCs w:val="26"/>
                </w:rPr>
                <w:t>Pattern Set</w:t>
              </w:r>
            </w:ins>
          </w:p>
        </w:tc>
        <w:tc>
          <w:tcPr>
            <w:tcW w:w="222" w:type="dxa"/>
            <w:shd w:val="clear" w:color="auto" w:fill="auto"/>
            <w:noWrap/>
            <w:vAlign w:val="bottom"/>
            <w:hideMark/>
          </w:tcPr>
          <w:p w14:paraId="60EA6A95" w14:textId="77777777" w:rsidR="007F45A3" w:rsidRPr="006F1B6E" w:rsidRDefault="007F45A3" w:rsidP="00142ADD">
            <w:pPr>
              <w:rPr>
                <w:ins w:id="9544" w:author="The Si Tran" w:date="2012-12-11T06:15:00Z"/>
                <w:color w:val="000000"/>
                <w:szCs w:val="26"/>
              </w:rPr>
            </w:pPr>
          </w:p>
        </w:tc>
        <w:tc>
          <w:tcPr>
            <w:tcW w:w="960" w:type="dxa"/>
            <w:shd w:val="clear" w:color="auto" w:fill="auto"/>
            <w:noWrap/>
            <w:vAlign w:val="bottom"/>
            <w:hideMark/>
          </w:tcPr>
          <w:p w14:paraId="1C07C8B2" w14:textId="77777777" w:rsidR="007F45A3" w:rsidRPr="006F1B6E" w:rsidRDefault="007F45A3" w:rsidP="00142ADD">
            <w:pPr>
              <w:rPr>
                <w:ins w:id="9545" w:author="The Si Tran" w:date="2012-12-11T06:15:00Z"/>
                <w:color w:val="000000"/>
                <w:szCs w:val="26"/>
              </w:rPr>
            </w:pPr>
          </w:p>
        </w:tc>
        <w:tc>
          <w:tcPr>
            <w:tcW w:w="3685" w:type="dxa"/>
            <w:shd w:val="clear" w:color="auto" w:fill="auto"/>
            <w:noWrap/>
            <w:vAlign w:val="bottom"/>
            <w:hideMark/>
          </w:tcPr>
          <w:p w14:paraId="71AB2416" w14:textId="77777777" w:rsidR="007F45A3" w:rsidRPr="006F1B6E" w:rsidRDefault="007F45A3" w:rsidP="00142ADD">
            <w:pPr>
              <w:rPr>
                <w:ins w:id="9546" w:author="The Si Tran" w:date="2012-12-11T06:15:00Z"/>
                <w:color w:val="000000"/>
                <w:szCs w:val="26"/>
              </w:rPr>
            </w:pPr>
            <w:ins w:id="9547" w:author="The Si Tran" w:date="2012-12-11T06:15:00Z">
              <w:r w:rsidRPr="006F1B6E">
                <w:rPr>
                  <w:color w:val="000000"/>
                  <w:szCs w:val="26"/>
                </w:rPr>
                <w:t>Tập mẫu</w:t>
              </w:r>
            </w:ins>
          </w:p>
        </w:tc>
      </w:tr>
      <w:tr w:rsidR="007F45A3" w:rsidRPr="006F1B6E" w14:paraId="5F70BAA3" w14:textId="77777777" w:rsidTr="00142ADD">
        <w:trPr>
          <w:trHeight w:val="330"/>
          <w:jc w:val="center"/>
          <w:ins w:id="9548" w:author="The Si Tran" w:date="2012-12-11T06:15:00Z"/>
        </w:trPr>
        <w:tc>
          <w:tcPr>
            <w:tcW w:w="3110" w:type="dxa"/>
            <w:gridSpan w:val="3"/>
            <w:shd w:val="clear" w:color="auto" w:fill="auto"/>
            <w:noWrap/>
            <w:vAlign w:val="bottom"/>
            <w:hideMark/>
          </w:tcPr>
          <w:p w14:paraId="4D94CE6E" w14:textId="77777777" w:rsidR="007F45A3" w:rsidRPr="006F1B6E" w:rsidRDefault="007F45A3" w:rsidP="00142ADD">
            <w:pPr>
              <w:rPr>
                <w:ins w:id="9549" w:author="The Si Tran" w:date="2012-12-11T06:15:00Z"/>
                <w:color w:val="000000"/>
                <w:szCs w:val="26"/>
              </w:rPr>
            </w:pPr>
            <w:ins w:id="9550" w:author="The Si Tran" w:date="2012-12-11T06:15:00Z">
              <w:r w:rsidRPr="006F1B6E">
                <w:rPr>
                  <w:color w:val="000000"/>
                  <w:szCs w:val="26"/>
                </w:rPr>
                <w:t>Percentage Differences</w:t>
              </w:r>
            </w:ins>
          </w:p>
        </w:tc>
        <w:tc>
          <w:tcPr>
            <w:tcW w:w="960" w:type="dxa"/>
            <w:shd w:val="clear" w:color="auto" w:fill="auto"/>
            <w:noWrap/>
            <w:vAlign w:val="bottom"/>
            <w:hideMark/>
          </w:tcPr>
          <w:p w14:paraId="60C03FCE" w14:textId="77777777" w:rsidR="007F45A3" w:rsidRPr="006F1B6E" w:rsidRDefault="007F45A3" w:rsidP="00142ADD">
            <w:pPr>
              <w:rPr>
                <w:ins w:id="9551" w:author="The Si Tran" w:date="2012-12-11T06:15:00Z"/>
                <w:color w:val="000000"/>
                <w:szCs w:val="26"/>
              </w:rPr>
            </w:pPr>
          </w:p>
        </w:tc>
        <w:tc>
          <w:tcPr>
            <w:tcW w:w="3685" w:type="dxa"/>
            <w:shd w:val="clear" w:color="auto" w:fill="auto"/>
            <w:noWrap/>
            <w:vAlign w:val="bottom"/>
            <w:hideMark/>
          </w:tcPr>
          <w:p w14:paraId="4A5CA69D" w14:textId="77777777" w:rsidR="007F45A3" w:rsidRPr="006F1B6E" w:rsidRDefault="007F45A3" w:rsidP="00142ADD">
            <w:pPr>
              <w:rPr>
                <w:ins w:id="9552" w:author="The Si Tran" w:date="2012-12-11T06:15:00Z"/>
                <w:color w:val="000000"/>
                <w:szCs w:val="26"/>
              </w:rPr>
            </w:pPr>
            <w:ins w:id="9553" w:author="The Si Tran" w:date="2012-12-11T06:15:00Z">
              <w:r w:rsidRPr="006F1B6E">
                <w:rPr>
                  <w:color w:val="000000"/>
                  <w:szCs w:val="26"/>
                </w:rPr>
                <w:t>Hiệu phần trăm</w:t>
              </w:r>
            </w:ins>
          </w:p>
        </w:tc>
      </w:tr>
      <w:tr w:rsidR="007F45A3" w:rsidRPr="006F1B6E" w14:paraId="3E535F82" w14:textId="77777777" w:rsidTr="00142ADD">
        <w:trPr>
          <w:trHeight w:val="330"/>
          <w:jc w:val="center"/>
          <w:ins w:id="9554" w:author="The Si Tran" w:date="2012-12-11T06:15:00Z"/>
        </w:trPr>
        <w:tc>
          <w:tcPr>
            <w:tcW w:w="3110" w:type="dxa"/>
            <w:gridSpan w:val="3"/>
            <w:shd w:val="clear" w:color="auto" w:fill="auto"/>
            <w:noWrap/>
            <w:vAlign w:val="bottom"/>
            <w:hideMark/>
          </w:tcPr>
          <w:p w14:paraId="02B4E4BF" w14:textId="77777777" w:rsidR="007F45A3" w:rsidRPr="006F1B6E" w:rsidRDefault="007F45A3" w:rsidP="00142ADD">
            <w:pPr>
              <w:rPr>
                <w:ins w:id="9555" w:author="The Si Tran" w:date="2012-12-11T06:15:00Z"/>
                <w:color w:val="000000"/>
                <w:szCs w:val="26"/>
              </w:rPr>
            </w:pPr>
            <w:ins w:id="9556" w:author="The Si Tran" w:date="2012-12-11T06:15:00Z">
              <w:r w:rsidRPr="006F1B6E">
                <w:rPr>
                  <w:color w:val="000000"/>
                  <w:szCs w:val="26"/>
                </w:rPr>
                <w:t>Perceptron Training Rule</w:t>
              </w:r>
            </w:ins>
          </w:p>
        </w:tc>
        <w:tc>
          <w:tcPr>
            <w:tcW w:w="960" w:type="dxa"/>
            <w:shd w:val="clear" w:color="auto" w:fill="auto"/>
            <w:noWrap/>
            <w:vAlign w:val="bottom"/>
            <w:hideMark/>
          </w:tcPr>
          <w:p w14:paraId="70B82B95" w14:textId="77777777" w:rsidR="007F45A3" w:rsidRPr="006F1B6E" w:rsidRDefault="007F45A3" w:rsidP="00142ADD">
            <w:pPr>
              <w:rPr>
                <w:ins w:id="9557" w:author="The Si Tran" w:date="2012-12-11T06:15:00Z"/>
                <w:color w:val="000000"/>
                <w:szCs w:val="26"/>
              </w:rPr>
            </w:pPr>
          </w:p>
        </w:tc>
        <w:tc>
          <w:tcPr>
            <w:tcW w:w="3685" w:type="dxa"/>
            <w:shd w:val="clear" w:color="auto" w:fill="auto"/>
            <w:noWrap/>
            <w:vAlign w:val="bottom"/>
            <w:hideMark/>
          </w:tcPr>
          <w:p w14:paraId="646CD5CF" w14:textId="77777777" w:rsidR="007F45A3" w:rsidRPr="006F1B6E" w:rsidRDefault="007F45A3" w:rsidP="00142ADD">
            <w:pPr>
              <w:rPr>
                <w:ins w:id="9558" w:author="The Si Tran" w:date="2012-12-11T06:15:00Z"/>
                <w:color w:val="000000"/>
                <w:szCs w:val="26"/>
              </w:rPr>
            </w:pPr>
            <w:ins w:id="9559" w:author="The Si Tran" w:date="2012-12-11T06:15:00Z">
              <w:r w:rsidRPr="006F1B6E">
                <w:rPr>
                  <w:color w:val="000000"/>
                  <w:szCs w:val="26"/>
                </w:rPr>
                <w:t>Luật huấn luyện perceptron</w:t>
              </w:r>
            </w:ins>
          </w:p>
        </w:tc>
      </w:tr>
      <w:tr w:rsidR="007F45A3" w:rsidRPr="006F1B6E" w14:paraId="5730F3D7" w14:textId="77777777" w:rsidTr="00142ADD">
        <w:trPr>
          <w:trHeight w:val="330"/>
          <w:jc w:val="center"/>
          <w:ins w:id="9560" w:author="The Si Tran" w:date="2012-12-11T06:15:00Z"/>
        </w:trPr>
        <w:tc>
          <w:tcPr>
            <w:tcW w:w="3110" w:type="dxa"/>
            <w:gridSpan w:val="3"/>
            <w:shd w:val="clear" w:color="auto" w:fill="auto"/>
            <w:noWrap/>
            <w:vAlign w:val="bottom"/>
            <w:hideMark/>
          </w:tcPr>
          <w:p w14:paraId="1F83DAFD" w14:textId="77777777" w:rsidR="007F45A3" w:rsidRPr="006F1B6E" w:rsidRDefault="007F45A3" w:rsidP="00142ADD">
            <w:pPr>
              <w:rPr>
                <w:ins w:id="9561" w:author="The Si Tran" w:date="2012-12-11T06:15:00Z"/>
                <w:color w:val="000000"/>
                <w:szCs w:val="26"/>
              </w:rPr>
            </w:pPr>
            <w:ins w:id="9562" w:author="The Si Tran" w:date="2012-12-11T06:15:00Z">
              <w:r w:rsidRPr="006F1B6E">
                <w:rPr>
                  <w:color w:val="000000"/>
                  <w:szCs w:val="26"/>
                </w:rPr>
                <w:t>Probability Distribution</w:t>
              </w:r>
            </w:ins>
          </w:p>
        </w:tc>
        <w:tc>
          <w:tcPr>
            <w:tcW w:w="960" w:type="dxa"/>
            <w:shd w:val="clear" w:color="auto" w:fill="auto"/>
            <w:noWrap/>
            <w:vAlign w:val="bottom"/>
            <w:hideMark/>
          </w:tcPr>
          <w:p w14:paraId="2074F0CE" w14:textId="77777777" w:rsidR="007F45A3" w:rsidRPr="006F1B6E" w:rsidRDefault="007F45A3" w:rsidP="00142ADD">
            <w:pPr>
              <w:rPr>
                <w:ins w:id="9563" w:author="The Si Tran" w:date="2012-12-11T06:15:00Z"/>
                <w:color w:val="000000"/>
                <w:szCs w:val="26"/>
              </w:rPr>
            </w:pPr>
          </w:p>
        </w:tc>
        <w:tc>
          <w:tcPr>
            <w:tcW w:w="3685" w:type="dxa"/>
            <w:shd w:val="clear" w:color="auto" w:fill="auto"/>
            <w:noWrap/>
            <w:vAlign w:val="bottom"/>
            <w:hideMark/>
          </w:tcPr>
          <w:p w14:paraId="4146E0F5" w14:textId="77777777" w:rsidR="007F45A3" w:rsidRPr="006F1B6E" w:rsidRDefault="007F45A3" w:rsidP="00142ADD">
            <w:pPr>
              <w:rPr>
                <w:ins w:id="9564" w:author="The Si Tran" w:date="2012-12-11T06:15:00Z"/>
                <w:color w:val="000000"/>
                <w:szCs w:val="26"/>
              </w:rPr>
            </w:pPr>
            <w:ins w:id="9565" w:author="The Si Tran" w:date="2012-12-11T06:15:00Z">
              <w:r w:rsidRPr="006F1B6E">
                <w:rPr>
                  <w:color w:val="000000"/>
                  <w:szCs w:val="26"/>
                </w:rPr>
                <w:t>Phân bố xác suất</w:t>
              </w:r>
            </w:ins>
          </w:p>
        </w:tc>
      </w:tr>
      <w:tr w:rsidR="007F45A3" w:rsidRPr="006F1B6E" w14:paraId="6154014E" w14:textId="77777777" w:rsidTr="00142ADD">
        <w:trPr>
          <w:trHeight w:val="330"/>
          <w:jc w:val="center"/>
          <w:ins w:id="9566" w:author="The Si Tran" w:date="2012-12-11T06:15:00Z"/>
        </w:trPr>
        <w:tc>
          <w:tcPr>
            <w:tcW w:w="2888" w:type="dxa"/>
            <w:gridSpan w:val="2"/>
            <w:shd w:val="clear" w:color="auto" w:fill="auto"/>
            <w:noWrap/>
            <w:vAlign w:val="bottom"/>
            <w:hideMark/>
          </w:tcPr>
          <w:p w14:paraId="0C075AF9" w14:textId="77777777" w:rsidR="007F45A3" w:rsidRPr="006F1B6E" w:rsidRDefault="007F45A3" w:rsidP="00142ADD">
            <w:pPr>
              <w:rPr>
                <w:ins w:id="9567" w:author="The Si Tran" w:date="2012-12-11T06:15:00Z"/>
                <w:color w:val="000000"/>
                <w:szCs w:val="26"/>
              </w:rPr>
            </w:pPr>
            <w:ins w:id="9568" w:author="The Si Tran" w:date="2012-12-11T06:15:00Z">
              <w:r w:rsidRPr="006F1B6E">
                <w:rPr>
                  <w:color w:val="000000"/>
                  <w:szCs w:val="26"/>
                </w:rPr>
                <w:t>Random Variable</w:t>
              </w:r>
            </w:ins>
          </w:p>
        </w:tc>
        <w:tc>
          <w:tcPr>
            <w:tcW w:w="222" w:type="dxa"/>
            <w:shd w:val="clear" w:color="auto" w:fill="auto"/>
            <w:noWrap/>
            <w:vAlign w:val="bottom"/>
            <w:hideMark/>
          </w:tcPr>
          <w:p w14:paraId="1139AA19" w14:textId="77777777" w:rsidR="007F45A3" w:rsidRPr="006F1B6E" w:rsidRDefault="007F45A3" w:rsidP="00142ADD">
            <w:pPr>
              <w:rPr>
                <w:ins w:id="9569" w:author="The Si Tran" w:date="2012-12-11T06:15:00Z"/>
                <w:color w:val="000000"/>
                <w:szCs w:val="26"/>
              </w:rPr>
            </w:pPr>
          </w:p>
        </w:tc>
        <w:tc>
          <w:tcPr>
            <w:tcW w:w="960" w:type="dxa"/>
            <w:shd w:val="clear" w:color="auto" w:fill="auto"/>
            <w:noWrap/>
            <w:vAlign w:val="bottom"/>
            <w:hideMark/>
          </w:tcPr>
          <w:p w14:paraId="6C3F37ED" w14:textId="77777777" w:rsidR="007F45A3" w:rsidRPr="006F1B6E" w:rsidRDefault="007F45A3" w:rsidP="00142ADD">
            <w:pPr>
              <w:rPr>
                <w:ins w:id="9570" w:author="The Si Tran" w:date="2012-12-11T06:15:00Z"/>
                <w:color w:val="000000"/>
                <w:szCs w:val="26"/>
              </w:rPr>
            </w:pPr>
          </w:p>
        </w:tc>
        <w:tc>
          <w:tcPr>
            <w:tcW w:w="3685" w:type="dxa"/>
            <w:shd w:val="clear" w:color="auto" w:fill="auto"/>
            <w:noWrap/>
            <w:vAlign w:val="bottom"/>
            <w:hideMark/>
          </w:tcPr>
          <w:p w14:paraId="50517DCD" w14:textId="77777777" w:rsidR="007F45A3" w:rsidRPr="006F1B6E" w:rsidRDefault="007F45A3" w:rsidP="00142ADD">
            <w:pPr>
              <w:rPr>
                <w:ins w:id="9571" w:author="The Si Tran" w:date="2012-12-11T06:15:00Z"/>
                <w:color w:val="000000"/>
                <w:szCs w:val="26"/>
              </w:rPr>
            </w:pPr>
            <w:ins w:id="9572" w:author="The Si Tran" w:date="2012-12-11T06:15:00Z">
              <w:r w:rsidRPr="006F1B6E">
                <w:rPr>
                  <w:color w:val="000000"/>
                  <w:szCs w:val="26"/>
                </w:rPr>
                <w:t>Biến ngẫu nhiên</w:t>
              </w:r>
            </w:ins>
          </w:p>
        </w:tc>
      </w:tr>
      <w:tr w:rsidR="007F45A3" w:rsidRPr="006F1B6E" w14:paraId="0447D868" w14:textId="77777777" w:rsidTr="00142ADD">
        <w:trPr>
          <w:trHeight w:val="330"/>
          <w:jc w:val="center"/>
          <w:ins w:id="9573" w:author="The Si Tran" w:date="2012-12-11T06:15:00Z"/>
        </w:trPr>
        <w:tc>
          <w:tcPr>
            <w:tcW w:w="3110" w:type="dxa"/>
            <w:gridSpan w:val="3"/>
            <w:shd w:val="clear" w:color="auto" w:fill="auto"/>
            <w:noWrap/>
            <w:vAlign w:val="bottom"/>
            <w:hideMark/>
          </w:tcPr>
          <w:p w14:paraId="6EC2F363" w14:textId="77777777" w:rsidR="007F45A3" w:rsidRPr="006F1B6E" w:rsidRDefault="007F45A3" w:rsidP="00142ADD">
            <w:pPr>
              <w:rPr>
                <w:ins w:id="9574" w:author="The Si Tran" w:date="2012-12-11T06:15:00Z"/>
                <w:color w:val="000000"/>
                <w:szCs w:val="26"/>
              </w:rPr>
            </w:pPr>
            <w:ins w:id="9575" w:author="The Si Tran" w:date="2012-12-11T06:15:00Z">
              <w:r w:rsidRPr="006F1B6E">
                <w:rPr>
                  <w:color w:val="000000"/>
                  <w:szCs w:val="26"/>
                </w:rPr>
                <w:t>Recurrent Neural Network</w:t>
              </w:r>
            </w:ins>
          </w:p>
        </w:tc>
        <w:tc>
          <w:tcPr>
            <w:tcW w:w="960" w:type="dxa"/>
            <w:shd w:val="clear" w:color="auto" w:fill="auto"/>
            <w:noWrap/>
            <w:vAlign w:val="bottom"/>
            <w:hideMark/>
          </w:tcPr>
          <w:p w14:paraId="480005F0" w14:textId="77777777" w:rsidR="007F45A3" w:rsidRPr="006F1B6E" w:rsidRDefault="007F45A3" w:rsidP="00142ADD">
            <w:pPr>
              <w:rPr>
                <w:ins w:id="9576" w:author="The Si Tran" w:date="2012-12-11T06:15:00Z"/>
                <w:color w:val="000000"/>
                <w:szCs w:val="26"/>
              </w:rPr>
            </w:pPr>
          </w:p>
        </w:tc>
        <w:tc>
          <w:tcPr>
            <w:tcW w:w="3685" w:type="dxa"/>
            <w:shd w:val="clear" w:color="auto" w:fill="auto"/>
            <w:noWrap/>
            <w:vAlign w:val="bottom"/>
            <w:hideMark/>
          </w:tcPr>
          <w:p w14:paraId="43F0B475" w14:textId="77777777" w:rsidR="007F45A3" w:rsidRPr="006F1B6E" w:rsidRDefault="007F45A3" w:rsidP="00142ADD">
            <w:pPr>
              <w:rPr>
                <w:ins w:id="9577" w:author="The Si Tran" w:date="2012-12-11T06:15:00Z"/>
                <w:color w:val="000000"/>
                <w:szCs w:val="26"/>
              </w:rPr>
            </w:pPr>
            <w:ins w:id="9578" w:author="The Si Tran" w:date="2012-12-11T06:15:00Z">
              <w:r w:rsidRPr="006F1B6E">
                <w:rPr>
                  <w:color w:val="000000"/>
                  <w:szCs w:val="26"/>
                </w:rPr>
                <w:t>Mạng hồi quy</w:t>
              </w:r>
            </w:ins>
          </w:p>
        </w:tc>
      </w:tr>
      <w:tr w:rsidR="007F45A3" w:rsidRPr="006F1B6E" w14:paraId="598C30ED" w14:textId="77777777" w:rsidTr="00142ADD">
        <w:trPr>
          <w:trHeight w:val="330"/>
          <w:jc w:val="center"/>
          <w:ins w:id="9579" w:author="The Si Tran" w:date="2012-12-11T06:15:00Z"/>
        </w:trPr>
        <w:tc>
          <w:tcPr>
            <w:tcW w:w="2888" w:type="dxa"/>
            <w:gridSpan w:val="2"/>
            <w:shd w:val="clear" w:color="auto" w:fill="auto"/>
            <w:noWrap/>
            <w:vAlign w:val="bottom"/>
            <w:hideMark/>
          </w:tcPr>
          <w:p w14:paraId="5345B079" w14:textId="77777777" w:rsidR="007F45A3" w:rsidRPr="006F1B6E" w:rsidRDefault="007F45A3" w:rsidP="00142ADD">
            <w:pPr>
              <w:rPr>
                <w:ins w:id="9580" w:author="The Si Tran" w:date="2012-12-11T06:15:00Z"/>
                <w:color w:val="000000"/>
                <w:szCs w:val="26"/>
              </w:rPr>
            </w:pPr>
            <w:ins w:id="9581" w:author="The Si Tran" w:date="2012-12-11T06:15:00Z">
              <w:r w:rsidRPr="006F1B6E">
                <w:rPr>
                  <w:color w:val="000000"/>
                  <w:szCs w:val="26"/>
                  <w:lang w:val="fr-FR"/>
                </w:rPr>
                <w:lastRenderedPageBreak/>
                <w:t>Seasonal</w:t>
              </w:r>
            </w:ins>
          </w:p>
        </w:tc>
        <w:tc>
          <w:tcPr>
            <w:tcW w:w="222" w:type="dxa"/>
            <w:shd w:val="clear" w:color="auto" w:fill="auto"/>
            <w:noWrap/>
            <w:vAlign w:val="bottom"/>
            <w:hideMark/>
          </w:tcPr>
          <w:p w14:paraId="338FEF9E" w14:textId="77777777" w:rsidR="007F45A3" w:rsidRPr="006F1B6E" w:rsidRDefault="007F45A3" w:rsidP="00142ADD">
            <w:pPr>
              <w:rPr>
                <w:ins w:id="9582" w:author="The Si Tran" w:date="2012-12-11T06:15:00Z"/>
                <w:color w:val="000000"/>
                <w:szCs w:val="26"/>
              </w:rPr>
            </w:pPr>
          </w:p>
        </w:tc>
        <w:tc>
          <w:tcPr>
            <w:tcW w:w="960" w:type="dxa"/>
            <w:shd w:val="clear" w:color="auto" w:fill="auto"/>
            <w:noWrap/>
            <w:vAlign w:val="bottom"/>
            <w:hideMark/>
          </w:tcPr>
          <w:p w14:paraId="33E85C30" w14:textId="77777777" w:rsidR="007F45A3" w:rsidRPr="006F1B6E" w:rsidRDefault="007F45A3" w:rsidP="00142ADD">
            <w:pPr>
              <w:rPr>
                <w:ins w:id="9583" w:author="The Si Tran" w:date="2012-12-11T06:15:00Z"/>
                <w:color w:val="000000"/>
                <w:szCs w:val="26"/>
              </w:rPr>
            </w:pPr>
          </w:p>
        </w:tc>
        <w:tc>
          <w:tcPr>
            <w:tcW w:w="3685" w:type="dxa"/>
            <w:shd w:val="clear" w:color="auto" w:fill="auto"/>
            <w:noWrap/>
            <w:vAlign w:val="bottom"/>
            <w:hideMark/>
          </w:tcPr>
          <w:p w14:paraId="74256477" w14:textId="77777777" w:rsidR="007F45A3" w:rsidRPr="006F1B6E" w:rsidRDefault="007F45A3" w:rsidP="00142ADD">
            <w:pPr>
              <w:rPr>
                <w:ins w:id="9584" w:author="The Si Tran" w:date="2012-12-11T06:15:00Z"/>
                <w:color w:val="000000"/>
                <w:szCs w:val="26"/>
              </w:rPr>
            </w:pPr>
            <w:ins w:id="9585" w:author="The Si Tran" w:date="2012-12-11T06:15:00Z">
              <w:r w:rsidRPr="006F1B6E">
                <w:rPr>
                  <w:color w:val="000000"/>
                  <w:szCs w:val="26"/>
                </w:rPr>
                <w:t>Tính mùa</w:t>
              </w:r>
            </w:ins>
          </w:p>
        </w:tc>
      </w:tr>
      <w:tr w:rsidR="007F45A3" w:rsidRPr="006F1B6E" w14:paraId="361DA290" w14:textId="77777777" w:rsidTr="00142ADD">
        <w:trPr>
          <w:trHeight w:val="330"/>
          <w:jc w:val="center"/>
          <w:ins w:id="9586" w:author="The Si Tran" w:date="2012-12-11T06:15:00Z"/>
        </w:trPr>
        <w:tc>
          <w:tcPr>
            <w:tcW w:w="2888" w:type="dxa"/>
            <w:gridSpan w:val="2"/>
            <w:shd w:val="clear" w:color="auto" w:fill="auto"/>
            <w:noWrap/>
            <w:vAlign w:val="bottom"/>
            <w:hideMark/>
          </w:tcPr>
          <w:p w14:paraId="723DCC23" w14:textId="77777777" w:rsidR="007F45A3" w:rsidRPr="006F1B6E" w:rsidRDefault="007F45A3" w:rsidP="00142ADD">
            <w:pPr>
              <w:rPr>
                <w:ins w:id="9587" w:author="The Si Tran" w:date="2012-12-11T06:15:00Z"/>
                <w:color w:val="000000"/>
                <w:szCs w:val="26"/>
              </w:rPr>
            </w:pPr>
            <w:ins w:id="9588" w:author="The Si Tran" w:date="2012-12-11T06:15:00Z">
              <w:r w:rsidRPr="006F1B6E">
                <w:rPr>
                  <w:color w:val="000000"/>
                  <w:szCs w:val="26"/>
                </w:rPr>
                <w:t>Sigmoid Unit</w:t>
              </w:r>
            </w:ins>
          </w:p>
        </w:tc>
        <w:tc>
          <w:tcPr>
            <w:tcW w:w="222" w:type="dxa"/>
            <w:shd w:val="clear" w:color="auto" w:fill="auto"/>
            <w:noWrap/>
            <w:vAlign w:val="bottom"/>
            <w:hideMark/>
          </w:tcPr>
          <w:p w14:paraId="47CD44F7" w14:textId="77777777" w:rsidR="007F45A3" w:rsidRPr="006F1B6E" w:rsidRDefault="007F45A3" w:rsidP="00142ADD">
            <w:pPr>
              <w:rPr>
                <w:ins w:id="9589" w:author="The Si Tran" w:date="2012-12-11T06:15:00Z"/>
                <w:color w:val="000000"/>
                <w:szCs w:val="26"/>
              </w:rPr>
            </w:pPr>
          </w:p>
        </w:tc>
        <w:tc>
          <w:tcPr>
            <w:tcW w:w="960" w:type="dxa"/>
            <w:shd w:val="clear" w:color="auto" w:fill="auto"/>
            <w:noWrap/>
            <w:vAlign w:val="bottom"/>
            <w:hideMark/>
          </w:tcPr>
          <w:p w14:paraId="28DB8116" w14:textId="77777777" w:rsidR="007F45A3" w:rsidRPr="006F1B6E" w:rsidRDefault="007F45A3" w:rsidP="00142ADD">
            <w:pPr>
              <w:rPr>
                <w:ins w:id="9590" w:author="The Si Tran" w:date="2012-12-11T06:15:00Z"/>
                <w:color w:val="000000"/>
                <w:szCs w:val="26"/>
              </w:rPr>
            </w:pPr>
          </w:p>
        </w:tc>
        <w:tc>
          <w:tcPr>
            <w:tcW w:w="3685" w:type="dxa"/>
            <w:shd w:val="clear" w:color="auto" w:fill="auto"/>
            <w:noWrap/>
            <w:vAlign w:val="bottom"/>
            <w:hideMark/>
          </w:tcPr>
          <w:p w14:paraId="07F3FC2B" w14:textId="77777777" w:rsidR="007F45A3" w:rsidRPr="006F1B6E" w:rsidRDefault="007F45A3" w:rsidP="00142ADD">
            <w:pPr>
              <w:rPr>
                <w:ins w:id="9591" w:author="The Si Tran" w:date="2012-12-11T06:15:00Z"/>
                <w:color w:val="000000"/>
                <w:szCs w:val="26"/>
              </w:rPr>
            </w:pPr>
            <w:ins w:id="9592" w:author="The Si Tran" w:date="2012-12-11T06:15:00Z">
              <w:r w:rsidRPr="006F1B6E">
                <w:rPr>
                  <w:color w:val="000000"/>
                  <w:szCs w:val="26"/>
                </w:rPr>
                <w:t>Đơn vị sigmoid</w:t>
              </w:r>
            </w:ins>
          </w:p>
        </w:tc>
      </w:tr>
      <w:tr w:rsidR="007F45A3" w:rsidRPr="006F1B6E" w14:paraId="428FBD86" w14:textId="77777777" w:rsidTr="00142ADD">
        <w:trPr>
          <w:trHeight w:val="330"/>
          <w:jc w:val="center"/>
          <w:ins w:id="9593" w:author="The Si Tran" w:date="2012-12-11T06:15:00Z"/>
        </w:trPr>
        <w:tc>
          <w:tcPr>
            <w:tcW w:w="3110" w:type="dxa"/>
            <w:gridSpan w:val="3"/>
            <w:shd w:val="clear" w:color="auto" w:fill="auto"/>
            <w:noWrap/>
            <w:vAlign w:val="bottom"/>
            <w:hideMark/>
          </w:tcPr>
          <w:p w14:paraId="29F236D8" w14:textId="77777777" w:rsidR="007F45A3" w:rsidRPr="006F1B6E" w:rsidRDefault="007F45A3" w:rsidP="00142ADD">
            <w:pPr>
              <w:rPr>
                <w:ins w:id="9594" w:author="The Si Tran" w:date="2012-12-11T06:15:00Z"/>
                <w:color w:val="000000"/>
                <w:szCs w:val="26"/>
              </w:rPr>
            </w:pPr>
            <w:ins w:id="9595" w:author="The Si Tran" w:date="2012-12-11T06:15:00Z">
              <w:r w:rsidRPr="006F1B6E">
                <w:rPr>
                  <w:color w:val="000000"/>
                  <w:szCs w:val="26"/>
                </w:rPr>
                <w:t>Sum Of Squared Errors</w:t>
              </w:r>
            </w:ins>
          </w:p>
        </w:tc>
        <w:tc>
          <w:tcPr>
            <w:tcW w:w="960" w:type="dxa"/>
            <w:shd w:val="clear" w:color="auto" w:fill="auto"/>
            <w:noWrap/>
            <w:vAlign w:val="bottom"/>
            <w:hideMark/>
          </w:tcPr>
          <w:p w14:paraId="4C2ECFB7" w14:textId="77777777" w:rsidR="007F45A3" w:rsidRPr="006F1B6E" w:rsidRDefault="007F45A3" w:rsidP="00142ADD">
            <w:pPr>
              <w:rPr>
                <w:ins w:id="9596" w:author="The Si Tran" w:date="2012-12-11T06:15:00Z"/>
                <w:color w:val="000000"/>
                <w:szCs w:val="26"/>
              </w:rPr>
            </w:pPr>
          </w:p>
        </w:tc>
        <w:tc>
          <w:tcPr>
            <w:tcW w:w="3685" w:type="dxa"/>
            <w:shd w:val="clear" w:color="auto" w:fill="auto"/>
            <w:noWrap/>
            <w:vAlign w:val="bottom"/>
            <w:hideMark/>
          </w:tcPr>
          <w:p w14:paraId="3AE371C1" w14:textId="77777777" w:rsidR="007F45A3" w:rsidRPr="006F1B6E" w:rsidRDefault="007F45A3" w:rsidP="00142ADD">
            <w:pPr>
              <w:rPr>
                <w:ins w:id="9597" w:author="The Si Tran" w:date="2012-12-11T06:15:00Z"/>
                <w:color w:val="000000"/>
                <w:szCs w:val="26"/>
              </w:rPr>
            </w:pPr>
            <w:ins w:id="9598" w:author="The Si Tran" w:date="2012-12-11T06:15:00Z">
              <w:r w:rsidRPr="006F1B6E">
                <w:rPr>
                  <w:color w:val="000000"/>
                  <w:szCs w:val="26"/>
                </w:rPr>
                <w:t>Tổng bình phương lỗi</w:t>
              </w:r>
            </w:ins>
          </w:p>
        </w:tc>
      </w:tr>
      <w:tr w:rsidR="007F45A3" w:rsidRPr="006F1B6E" w14:paraId="266F185F" w14:textId="77777777" w:rsidTr="00142ADD">
        <w:trPr>
          <w:trHeight w:val="330"/>
          <w:jc w:val="center"/>
          <w:ins w:id="9599" w:author="The Si Tran" w:date="2012-12-11T06:15:00Z"/>
        </w:trPr>
        <w:tc>
          <w:tcPr>
            <w:tcW w:w="3110" w:type="dxa"/>
            <w:gridSpan w:val="3"/>
            <w:shd w:val="clear" w:color="auto" w:fill="auto"/>
            <w:noWrap/>
            <w:vAlign w:val="bottom"/>
            <w:hideMark/>
          </w:tcPr>
          <w:p w14:paraId="1F66914D" w14:textId="77777777" w:rsidR="007F45A3" w:rsidRPr="006F1B6E" w:rsidRDefault="007F45A3" w:rsidP="00142ADD">
            <w:pPr>
              <w:rPr>
                <w:ins w:id="9600" w:author="The Si Tran" w:date="2012-12-11T06:15:00Z"/>
                <w:color w:val="000000"/>
                <w:szCs w:val="26"/>
              </w:rPr>
            </w:pPr>
            <w:ins w:id="9601" w:author="The Si Tran" w:date="2012-12-11T06:15:00Z">
              <w:r w:rsidRPr="006F1B6E">
                <w:rPr>
                  <w:color w:val="000000"/>
                  <w:szCs w:val="26"/>
                </w:rPr>
                <w:t>Supervised Learning</w:t>
              </w:r>
            </w:ins>
          </w:p>
        </w:tc>
        <w:tc>
          <w:tcPr>
            <w:tcW w:w="960" w:type="dxa"/>
            <w:shd w:val="clear" w:color="auto" w:fill="auto"/>
            <w:noWrap/>
            <w:vAlign w:val="bottom"/>
            <w:hideMark/>
          </w:tcPr>
          <w:p w14:paraId="3CE105B9" w14:textId="77777777" w:rsidR="007F45A3" w:rsidRPr="006F1B6E" w:rsidRDefault="007F45A3" w:rsidP="00142ADD">
            <w:pPr>
              <w:rPr>
                <w:ins w:id="9602" w:author="The Si Tran" w:date="2012-12-11T06:15:00Z"/>
                <w:color w:val="000000"/>
                <w:szCs w:val="26"/>
              </w:rPr>
            </w:pPr>
          </w:p>
        </w:tc>
        <w:tc>
          <w:tcPr>
            <w:tcW w:w="3685" w:type="dxa"/>
            <w:shd w:val="clear" w:color="auto" w:fill="auto"/>
            <w:noWrap/>
            <w:vAlign w:val="bottom"/>
            <w:hideMark/>
          </w:tcPr>
          <w:p w14:paraId="1FA56060" w14:textId="77777777" w:rsidR="007F45A3" w:rsidRPr="006F1B6E" w:rsidRDefault="007F45A3" w:rsidP="00142ADD">
            <w:pPr>
              <w:rPr>
                <w:ins w:id="9603" w:author="The Si Tran" w:date="2012-12-11T06:15:00Z"/>
                <w:color w:val="000000"/>
                <w:szCs w:val="26"/>
              </w:rPr>
            </w:pPr>
            <w:ins w:id="9604" w:author="The Si Tran" w:date="2012-12-11T06:15:00Z">
              <w:r w:rsidRPr="006F1B6E">
                <w:rPr>
                  <w:color w:val="000000"/>
                  <w:szCs w:val="26"/>
                </w:rPr>
                <w:t>Học có giám sát</w:t>
              </w:r>
            </w:ins>
          </w:p>
        </w:tc>
      </w:tr>
      <w:tr w:rsidR="007F45A3" w:rsidRPr="006F1B6E" w14:paraId="1060FD29" w14:textId="77777777" w:rsidTr="00142ADD">
        <w:trPr>
          <w:trHeight w:val="330"/>
          <w:jc w:val="center"/>
          <w:ins w:id="9605" w:author="The Si Tran" w:date="2012-12-11T06:15:00Z"/>
        </w:trPr>
        <w:tc>
          <w:tcPr>
            <w:tcW w:w="2666" w:type="dxa"/>
            <w:shd w:val="clear" w:color="auto" w:fill="auto"/>
            <w:noWrap/>
            <w:vAlign w:val="bottom"/>
            <w:hideMark/>
          </w:tcPr>
          <w:p w14:paraId="0F06B1A8" w14:textId="77777777" w:rsidR="007F45A3" w:rsidRPr="006F1B6E" w:rsidRDefault="007F45A3" w:rsidP="00142ADD">
            <w:pPr>
              <w:rPr>
                <w:ins w:id="9606" w:author="The Si Tran" w:date="2012-12-11T06:15:00Z"/>
                <w:color w:val="000000"/>
                <w:szCs w:val="26"/>
              </w:rPr>
            </w:pPr>
            <w:ins w:id="9607" w:author="The Si Tran" w:date="2012-12-11T06:15:00Z">
              <w:r w:rsidRPr="006F1B6E">
                <w:rPr>
                  <w:color w:val="000000"/>
                  <w:szCs w:val="26"/>
                </w:rPr>
                <w:t>Synapse</w:t>
              </w:r>
            </w:ins>
          </w:p>
        </w:tc>
        <w:tc>
          <w:tcPr>
            <w:tcW w:w="222" w:type="dxa"/>
            <w:shd w:val="clear" w:color="auto" w:fill="auto"/>
            <w:noWrap/>
            <w:vAlign w:val="bottom"/>
            <w:hideMark/>
          </w:tcPr>
          <w:p w14:paraId="0EDA35E7" w14:textId="77777777" w:rsidR="007F45A3" w:rsidRPr="006F1B6E" w:rsidRDefault="007F45A3" w:rsidP="00142ADD">
            <w:pPr>
              <w:rPr>
                <w:ins w:id="9608" w:author="The Si Tran" w:date="2012-12-11T06:15:00Z"/>
                <w:color w:val="000000"/>
                <w:szCs w:val="26"/>
              </w:rPr>
            </w:pPr>
          </w:p>
        </w:tc>
        <w:tc>
          <w:tcPr>
            <w:tcW w:w="222" w:type="dxa"/>
            <w:shd w:val="clear" w:color="auto" w:fill="auto"/>
            <w:noWrap/>
            <w:vAlign w:val="bottom"/>
            <w:hideMark/>
          </w:tcPr>
          <w:p w14:paraId="64529769" w14:textId="77777777" w:rsidR="007F45A3" w:rsidRPr="006F1B6E" w:rsidRDefault="007F45A3" w:rsidP="00142ADD">
            <w:pPr>
              <w:rPr>
                <w:ins w:id="9609" w:author="The Si Tran" w:date="2012-12-11T06:15:00Z"/>
                <w:color w:val="000000"/>
                <w:szCs w:val="26"/>
              </w:rPr>
            </w:pPr>
          </w:p>
        </w:tc>
        <w:tc>
          <w:tcPr>
            <w:tcW w:w="960" w:type="dxa"/>
            <w:shd w:val="clear" w:color="auto" w:fill="auto"/>
            <w:noWrap/>
            <w:vAlign w:val="bottom"/>
            <w:hideMark/>
          </w:tcPr>
          <w:p w14:paraId="4F8795B3" w14:textId="77777777" w:rsidR="007F45A3" w:rsidRPr="006F1B6E" w:rsidRDefault="007F45A3" w:rsidP="00142ADD">
            <w:pPr>
              <w:rPr>
                <w:ins w:id="9610" w:author="The Si Tran" w:date="2012-12-11T06:15:00Z"/>
                <w:color w:val="000000"/>
                <w:szCs w:val="26"/>
              </w:rPr>
            </w:pPr>
          </w:p>
        </w:tc>
        <w:tc>
          <w:tcPr>
            <w:tcW w:w="3685" w:type="dxa"/>
            <w:shd w:val="clear" w:color="auto" w:fill="auto"/>
            <w:noWrap/>
            <w:vAlign w:val="bottom"/>
            <w:hideMark/>
          </w:tcPr>
          <w:p w14:paraId="1F86C5DA" w14:textId="77777777" w:rsidR="007F45A3" w:rsidRPr="006F1B6E" w:rsidRDefault="007F45A3" w:rsidP="00142ADD">
            <w:pPr>
              <w:rPr>
                <w:ins w:id="9611" w:author="The Si Tran" w:date="2012-12-11T06:15:00Z"/>
                <w:color w:val="000000"/>
                <w:szCs w:val="26"/>
              </w:rPr>
            </w:pPr>
            <w:ins w:id="9612" w:author="The Si Tran" w:date="2012-12-11T06:15:00Z">
              <w:r w:rsidRPr="006F1B6E">
                <w:rPr>
                  <w:color w:val="000000"/>
                  <w:szCs w:val="26"/>
                </w:rPr>
                <w:t>Khớp thần kinh</w:t>
              </w:r>
            </w:ins>
          </w:p>
        </w:tc>
      </w:tr>
      <w:tr w:rsidR="007F45A3" w:rsidRPr="006F1B6E" w14:paraId="20347C29" w14:textId="77777777" w:rsidTr="00142ADD">
        <w:trPr>
          <w:trHeight w:val="330"/>
          <w:jc w:val="center"/>
          <w:ins w:id="9613" w:author="The Si Tran" w:date="2012-12-11T06:15:00Z"/>
        </w:trPr>
        <w:tc>
          <w:tcPr>
            <w:tcW w:w="2888" w:type="dxa"/>
            <w:gridSpan w:val="2"/>
            <w:shd w:val="clear" w:color="auto" w:fill="auto"/>
            <w:noWrap/>
            <w:vAlign w:val="bottom"/>
            <w:hideMark/>
          </w:tcPr>
          <w:p w14:paraId="73DCD3E0" w14:textId="77777777" w:rsidR="007F45A3" w:rsidRPr="006F1B6E" w:rsidRDefault="007F45A3" w:rsidP="00142ADD">
            <w:pPr>
              <w:rPr>
                <w:ins w:id="9614" w:author="The Si Tran" w:date="2012-12-11T06:15:00Z"/>
                <w:color w:val="000000"/>
                <w:szCs w:val="26"/>
              </w:rPr>
            </w:pPr>
            <w:ins w:id="9615" w:author="The Si Tran" w:date="2012-12-11T06:15:00Z">
              <w:r w:rsidRPr="006F1B6E">
                <w:rPr>
                  <w:color w:val="000000"/>
                  <w:szCs w:val="26"/>
                </w:rPr>
                <w:t>Thresholds</w:t>
              </w:r>
            </w:ins>
          </w:p>
        </w:tc>
        <w:tc>
          <w:tcPr>
            <w:tcW w:w="222" w:type="dxa"/>
            <w:shd w:val="clear" w:color="auto" w:fill="auto"/>
            <w:noWrap/>
            <w:vAlign w:val="bottom"/>
            <w:hideMark/>
          </w:tcPr>
          <w:p w14:paraId="79B92B3D" w14:textId="77777777" w:rsidR="007F45A3" w:rsidRPr="006F1B6E" w:rsidRDefault="007F45A3" w:rsidP="00142ADD">
            <w:pPr>
              <w:rPr>
                <w:ins w:id="9616" w:author="The Si Tran" w:date="2012-12-11T06:15:00Z"/>
                <w:color w:val="000000"/>
                <w:szCs w:val="26"/>
              </w:rPr>
            </w:pPr>
          </w:p>
        </w:tc>
        <w:tc>
          <w:tcPr>
            <w:tcW w:w="960" w:type="dxa"/>
            <w:shd w:val="clear" w:color="auto" w:fill="auto"/>
            <w:noWrap/>
            <w:vAlign w:val="bottom"/>
            <w:hideMark/>
          </w:tcPr>
          <w:p w14:paraId="4FBCAE88" w14:textId="77777777" w:rsidR="007F45A3" w:rsidRPr="006F1B6E" w:rsidRDefault="007F45A3" w:rsidP="00142ADD">
            <w:pPr>
              <w:rPr>
                <w:ins w:id="9617" w:author="The Si Tran" w:date="2012-12-11T06:15:00Z"/>
                <w:color w:val="000000"/>
                <w:szCs w:val="26"/>
              </w:rPr>
            </w:pPr>
          </w:p>
        </w:tc>
        <w:tc>
          <w:tcPr>
            <w:tcW w:w="3685" w:type="dxa"/>
            <w:shd w:val="clear" w:color="auto" w:fill="auto"/>
            <w:noWrap/>
            <w:vAlign w:val="bottom"/>
            <w:hideMark/>
          </w:tcPr>
          <w:p w14:paraId="14807C7D" w14:textId="77777777" w:rsidR="007F45A3" w:rsidRPr="006F1B6E" w:rsidRDefault="007F45A3" w:rsidP="00142ADD">
            <w:pPr>
              <w:rPr>
                <w:ins w:id="9618" w:author="The Si Tran" w:date="2012-12-11T06:15:00Z"/>
                <w:color w:val="000000"/>
                <w:szCs w:val="26"/>
              </w:rPr>
            </w:pPr>
            <w:ins w:id="9619" w:author="The Si Tran" w:date="2012-12-11T06:15:00Z">
              <w:r w:rsidRPr="006F1B6E">
                <w:rPr>
                  <w:color w:val="000000"/>
                  <w:szCs w:val="26"/>
                </w:rPr>
                <w:t>Phân ngưỡng</w:t>
              </w:r>
            </w:ins>
          </w:p>
        </w:tc>
      </w:tr>
      <w:tr w:rsidR="007F45A3" w:rsidRPr="006F1B6E" w14:paraId="3044DE91" w14:textId="77777777" w:rsidTr="00142ADD">
        <w:trPr>
          <w:trHeight w:val="330"/>
          <w:jc w:val="center"/>
          <w:ins w:id="9620" w:author="The Si Tran" w:date="2012-12-11T06:15:00Z"/>
        </w:trPr>
        <w:tc>
          <w:tcPr>
            <w:tcW w:w="2888" w:type="dxa"/>
            <w:gridSpan w:val="2"/>
            <w:shd w:val="clear" w:color="auto" w:fill="auto"/>
            <w:noWrap/>
            <w:vAlign w:val="bottom"/>
            <w:hideMark/>
          </w:tcPr>
          <w:p w14:paraId="188C05F1" w14:textId="77777777" w:rsidR="007F45A3" w:rsidRPr="006F1B6E" w:rsidRDefault="007F45A3" w:rsidP="00142ADD">
            <w:pPr>
              <w:rPr>
                <w:ins w:id="9621" w:author="The Si Tran" w:date="2012-12-11T06:15:00Z"/>
                <w:color w:val="000000"/>
                <w:szCs w:val="26"/>
              </w:rPr>
            </w:pPr>
            <w:ins w:id="9622" w:author="The Si Tran" w:date="2012-12-11T06:15:00Z">
              <w:r w:rsidRPr="006F1B6E">
                <w:rPr>
                  <w:color w:val="000000"/>
                  <w:szCs w:val="26"/>
                </w:rPr>
                <w:t>Time Series</w:t>
              </w:r>
            </w:ins>
          </w:p>
        </w:tc>
        <w:tc>
          <w:tcPr>
            <w:tcW w:w="222" w:type="dxa"/>
            <w:shd w:val="clear" w:color="auto" w:fill="auto"/>
            <w:noWrap/>
            <w:vAlign w:val="bottom"/>
            <w:hideMark/>
          </w:tcPr>
          <w:p w14:paraId="4ECCA83F" w14:textId="77777777" w:rsidR="007F45A3" w:rsidRPr="006F1B6E" w:rsidRDefault="007F45A3" w:rsidP="00142ADD">
            <w:pPr>
              <w:rPr>
                <w:ins w:id="9623" w:author="The Si Tran" w:date="2012-12-11T06:15:00Z"/>
                <w:color w:val="000000"/>
                <w:szCs w:val="26"/>
              </w:rPr>
            </w:pPr>
          </w:p>
        </w:tc>
        <w:tc>
          <w:tcPr>
            <w:tcW w:w="960" w:type="dxa"/>
            <w:shd w:val="clear" w:color="auto" w:fill="auto"/>
            <w:noWrap/>
            <w:vAlign w:val="bottom"/>
            <w:hideMark/>
          </w:tcPr>
          <w:p w14:paraId="1C5F4D7C" w14:textId="77777777" w:rsidR="007F45A3" w:rsidRPr="006F1B6E" w:rsidRDefault="007F45A3" w:rsidP="00142ADD">
            <w:pPr>
              <w:rPr>
                <w:ins w:id="9624" w:author="The Si Tran" w:date="2012-12-11T06:15:00Z"/>
                <w:color w:val="000000"/>
                <w:szCs w:val="26"/>
              </w:rPr>
            </w:pPr>
          </w:p>
        </w:tc>
        <w:tc>
          <w:tcPr>
            <w:tcW w:w="3685" w:type="dxa"/>
            <w:shd w:val="clear" w:color="auto" w:fill="auto"/>
            <w:noWrap/>
            <w:vAlign w:val="bottom"/>
            <w:hideMark/>
          </w:tcPr>
          <w:p w14:paraId="0F2C444C" w14:textId="77777777" w:rsidR="007F45A3" w:rsidRPr="006F1B6E" w:rsidRDefault="007F45A3" w:rsidP="00142ADD">
            <w:pPr>
              <w:rPr>
                <w:ins w:id="9625" w:author="The Si Tran" w:date="2012-12-11T06:15:00Z"/>
                <w:color w:val="000000"/>
                <w:szCs w:val="26"/>
              </w:rPr>
            </w:pPr>
            <w:ins w:id="9626" w:author="The Si Tran" w:date="2012-12-11T06:15:00Z">
              <w:r w:rsidRPr="006F1B6E">
                <w:rPr>
                  <w:color w:val="000000"/>
                  <w:szCs w:val="26"/>
                </w:rPr>
                <w:t>Chuỗi thời gian</w:t>
              </w:r>
            </w:ins>
          </w:p>
        </w:tc>
      </w:tr>
      <w:tr w:rsidR="007F45A3" w:rsidRPr="006F1B6E" w14:paraId="6F4EB198" w14:textId="77777777" w:rsidTr="00142ADD">
        <w:trPr>
          <w:trHeight w:val="330"/>
          <w:jc w:val="center"/>
          <w:ins w:id="9627" w:author="The Si Tran" w:date="2012-12-11T06:15:00Z"/>
        </w:trPr>
        <w:tc>
          <w:tcPr>
            <w:tcW w:w="3110" w:type="dxa"/>
            <w:gridSpan w:val="3"/>
            <w:shd w:val="clear" w:color="auto" w:fill="auto"/>
            <w:noWrap/>
            <w:vAlign w:val="bottom"/>
            <w:hideMark/>
          </w:tcPr>
          <w:p w14:paraId="5D1B3B0A" w14:textId="77777777" w:rsidR="007F45A3" w:rsidRPr="006F1B6E" w:rsidRDefault="007F45A3" w:rsidP="00142ADD">
            <w:pPr>
              <w:rPr>
                <w:ins w:id="9628" w:author="The Si Tran" w:date="2012-12-11T06:15:00Z"/>
                <w:color w:val="000000"/>
                <w:szCs w:val="26"/>
              </w:rPr>
            </w:pPr>
            <w:ins w:id="9629" w:author="The Si Tran" w:date="2012-12-11T06:15:00Z">
              <w:r w:rsidRPr="006F1B6E">
                <w:rPr>
                  <w:color w:val="000000"/>
                  <w:szCs w:val="26"/>
                </w:rPr>
                <w:t>Training Algorithm</w:t>
              </w:r>
            </w:ins>
          </w:p>
        </w:tc>
        <w:tc>
          <w:tcPr>
            <w:tcW w:w="960" w:type="dxa"/>
            <w:shd w:val="clear" w:color="auto" w:fill="auto"/>
            <w:noWrap/>
            <w:vAlign w:val="bottom"/>
            <w:hideMark/>
          </w:tcPr>
          <w:p w14:paraId="78B4CAB7" w14:textId="77777777" w:rsidR="007F45A3" w:rsidRPr="006F1B6E" w:rsidRDefault="007F45A3" w:rsidP="00142ADD">
            <w:pPr>
              <w:rPr>
                <w:ins w:id="9630" w:author="The Si Tran" w:date="2012-12-11T06:15:00Z"/>
                <w:color w:val="000000"/>
                <w:szCs w:val="26"/>
              </w:rPr>
            </w:pPr>
          </w:p>
        </w:tc>
        <w:tc>
          <w:tcPr>
            <w:tcW w:w="3685" w:type="dxa"/>
            <w:shd w:val="clear" w:color="auto" w:fill="auto"/>
            <w:noWrap/>
            <w:vAlign w:val="bottom"/>
            <w:hideMark/>
          </w:tcPr>
          <w:p w14:paraId="4AD1D7C0" w14:textId="77777777" w:rsidR="007F45A3" w:rsidRPr="006F1B6E" w:rsidRDefault="007F45A3" w:rsidP="00142ADD">
            <w:pPr>
              <w:rPr>
                <w:ins w:id="9631" w:author="The Si Tran" w:date="2012-12-11T06:15:00Z"/>
                <w:color w:val="000000"/>
                <w:szCs w:val="26"/>
              </w:rPr>
            </w:pPr>
            <w:ins w:id="9632" w:author="The Si Tran" w:date="2012-12-11T06:15:00Z">
              <w:r w:rsidRPr="006F1B6E">
                <w:rPr>
                  <w:color w:val="000000"/>
                  <w:szCs w:val="26"/>
                </w:rPr>
                <w:t>Giải thuật huấn luyện</w:t>
              </w:r>
            </w:ins>
          </w:p>
        </w:tc>
      </w:tr>
      <w:tr w:rsidR="007F45A3" w:rsidRPr="006F1B6E" w14:paraId="3435447A" w14:textId="77777777" w:rsidTr="00142ADD">
        <w:trPr>
          <w:trHeight w:val="330"/>
          <w:jc w:val="center"/>
          <w:ins w:id="9633" w:author="The Si Tran" w:date="2012-12-11T06:15:00Z"/>
        </w:trPr>
        <w:tc>
          <w:tcPr>
            <w:tcW w:w="3110" w:type="dxa"/>
            <w:gridSpan w:val="3"/>
            <w:shd w:val="clear" w:color="auto" w:fill="auto"/>
            <w:noWrap/>
            <w:vAlign w:val="bottom"/>
            <w:hideMark/>
          </w:tcPr>
          <w:p w14:paraId="3900140C" w14:textId="77777777" w:rsidR="007F45A3" w:rsidRPr="006F1B6E" w:rsidRDefault="007F45A3" w:rsidP="00142ADD">
            <w:pPr>
              <w:rPr>
                <w:ins w:id="9634" w:author="The Si Tran" w:date="2012-12-11T06:15:00Z"/>
                <w:color w:val="000000"/>
                <w:szCs w:val="26"/>
              </w:rPr>
            </w:pPr>
            <w:ins w:id="9635" w:author="The Si Tran" w:date="2012-12-11T06:15:00Z">
              <w:r w:rsidRPr="006F1B6E">
                <w:rPr>
                  <w:color w:val="000000"/>
                  <w:szCs w:val="26"/>
                </w:rPr>
                <w:t>Training Error Function</w:t>
              </w:r>
            </w:ins>
          </w:p>
        </w:tc>
        <w:tc>
          <w:tcPr>
            <w:tcW w:w="960" w:type="dxa"/>
            <w:shd w:val="clear" w:color="auto" w:fill="auto"/>
            <w:noWrap/>
            <w:vAlign w:val="bottom"/>
            <w:hideMark/>
          </w:tcPr>
          <w:p w14:paraId="530DE5B4" w14:textId="77777777" w:rsidR="007F45A3" w:rsidRPr="006F1B6E" w:rsidRDefault="007F45A3" w:rsidP="00142ADD">
            <w:pPr>
              <w:rPr>
                <w:ins w:id="9636" w:author="The Si Tran" w:date="2012-12-11T06:15:00Z"/>
                <w:color w:val="000000"/>
                <w:szCs w:val="26"/>
              </w:rPr>
            </w:pPr>
          </w:p>
        </w:tc>
        <w:tc>
          <w:tcPr>
            <w:tcW w:w="3685" w:type="dxa"/>
            <w:shd w:val="clear" w:color="auto" w:fill="auto"/>
            <w:noWrap/>
            <w:vAlign w:val="bottom"/>
            <w:hideMark/>
          </w:tcPr>
          <w:p w14:paraId="5731FFF5" w14:textId="77777777" w:rsidR="007F45A3" w:rsidRPr="006F1B6E" w:rsidRDefault="007F45A3" w:rsidP="00142ADD">
            <w:pPr>
              <w:rPr>
                <w:ins w:id="9637" w:author="The Si Tran" w:date="2012-12-11T06:15:00Z"/>
                <w:color w:val="000000"/>
                <w:szCs w:val="26"/>
              </w:rPr>
            </w:pPr>
            <w:ins w:id="9638" w:author="The Si Tran" w:date="2012-12-11T06:15:00Z">
              <w:r w:rsidRPr="006F1B6E">
                <w:rPr>
                  <w:color w:val="000000"/>
                  <w:szCs w:val="26"/>
                </w:rPr>
                <w:t>Hàm lỗi</w:t>
              </w:r>
            </w:ins>
          </w:p>
        </w:tc>
      </w:tr>
      <w:tr w:rsidR="007F45A3" w:rsidRPr="006F1B6E" w14:paraId="4DA78AD5" w14:textId="77777777" w:rsidTr="00142ADD">
        <w:trPr>
          <w:trHeight w:val="330"/>
          <w:jc w:val="center"/>
          <w:ins w:id="9639" w:author="The Si Tran" w:date="2012-12-11T06:15:00Z"/>
        </w:trPr>
        <w:tc>
          <w:tcPr>
            <w:tcW w:w="2666" w:type="dxa"/>
            <w:shd w:val="clear" w:color="auto" w:fill="auto"/>
            <w:noWrap/>
            <w:vAlign w:val="bottom"/>
            <w:hideMark/>
          </w:tcPr>
          <w:p w14:paraId="7A90DA6D" w14:textId="77777777" w:rsidR="007F45A3" w:rsidRPr="006F1B6E" w:rsidRDefault="007F45A3" w:rsidP="00142ADD">
            <w:pPr>
              <w:rPr>
                <w:ins w:id="9640" w:author="The Si Tran" w:date="2012-12-11T06:15:00Z"/>
                <w:color w:val="000000"/>
                <w:szCs w:val="26"/>
              </w:rPr>
            </w:pPr>
            <w:ins w:id="9641" w:author="The Si Tran" w:date="2012-12-11T06:15:00Z">
              <w:r w:rsidRPr="006F1B6E">
                <w:rPr>
                  <w:color w:val="000000"/>
                  <w:szCs w:val="26"/>
                  <w:lang w:val="fr-FR"/>
                </w:rPr>
                <w:t>Trend</w:t>
              </w:r>
            </w:ins>
          </w:p>
        </w:tc>
        <w:tc>
          <w:tcPr>
            <w:tcW w:w="222" w:type="dxa"/>
            <w:shd w:val="clear" w:color="auto" w:fill="auto"/>
            <w:noWrap/>
            <w:vAlign w:val="bottom"/>
            <w:hideMark/>
          </w:tcPr>
          <w:p w14:paraId="22188D32" w14:textId="77777777" w:rsidR="007F45A3" w:rsidRPr="006F1B6E" w:rsidRDefault="007F45A3" w:rsidP="00142ADD">
            <w:pPr>
              <w:rPr>
                <w:ins w:id="9642" w:author="The Si Tran" w:date="2012-12-11T06:15:00Z"/>
                <w:color w:val="000000"/>
                <w:szCs w:val="26"/>
              </w:rPr>
            </w:pPr>
          </w:p>
        </w:tc>
        <w:tc>
          <w:tcPr>
            <w:tcW w:w="222" w:type="dxa"/>
            <w:shd w:val="clear" w:color="auto" w:fill="auto"/>
            <w:noWrap/>
            <w:vAlign w:val="bottom"/>
            <w:hideMark/>
          </w:tcPr>
          <w:p w14:paraId="22ED8BE9" w14:textId="77777777" w:rsidR="007F45A3" w:rsidRPr="006F1B6E" w:rsidRDefault="007F45A3" w:rsidP="00142ADD">
            <w:pPr>
              <w:rPr>
                <w:ins w:id="9643" w:author="The Si Tran" w:date="2012-12-11T06:15:00Z"/>
                <w:color w:val="000000"/>
                <w:szCs w:val="26"/>
              </w:rPr>
            </w:pPr>
          </w:p>
        </w:tc>
        <w:tc>
          <w:tcPr>
            <w:tcW w:w="960" w:type="dxa"/>
            <w:shd w:val="clear" w:color="auto" w:fill="auto"/>
            <w:noWrap/>
            <w:vAlign w:val="bottom"/>
            <w:hideMark/>
          </w:tcPr>
          <w:p w14:paraId="0E1D2DD5" w14:textId="77777777" w:rsidR="007F45A3" w:rsidRPr="006F1B6E" w:rsidRDefault="007F45A3" w:rsidP="00142ADD">
            <w:pPr>
              <w:rPr>
                <w:ins w:id="9644" w:author="The Si Tran" w:date="2012-12-11T06:15:00Z"/>
                <w:color w:val="000000"/>
                <w:szCs w:val="26"/>
              </w:rPr>
            </w:pPr>
          </w:p>
        </w:tc>
        <w:tc>
          <w:tcPr>
            <w:tcW w:w="3685" w:type="dxa"/>
            <w:shd w:val="clear" w:color="auto" w:fill="auto"/>
            <w:noWrap/>
            <w:vAlign w:val="bottom"/>
            <w:hideMark/>
          </w:tcPr>
          <w:p w14:paraId="10740319" w14:textId="77777777" w:rsidR="007F45A3" w:rsidRPr="006F1B6E" w:rsidRDefault="007F45A3" w:rsidP="00142ADD">
            <w:pPr>
              <w:rPr>
                <w:ins w:id="9645" w:author="The Si Tran" w:date="2012-12-11T06:15:00Z"/>
                <w:color w:val="000000"/>
                <w:szCs w:val="26"/>
              </w:rPr>
            </w:pPr>
            <w:ins w:id="9646" w:author="The Si Tran" w:date="2012-12-11T06:15:00Z">
              <w:r w:rsidRPr="006F1B6E">
                <w:rPr>
                  <w:color w:val="000000"/>
                  <w:szCs w:val="26"/>
                </w:rPr>
                <w:t>Tính xu hướng</w:t>
              </w:r>
            </w:ins>
          </w:p>
        </w:tc>
      </w:tr>
      <w:tr w:rsidR="007F45A3" w:rsidRPr="006F1B6E" w14:paraId="408272B8" w14:textId="77777777" w:rsidTr="00142ADD">
        <w:trPr>
          <w:trHeight w:val="330"/>
          <w:jc w:val="center"/>
          <w:ins w:id="9647" w:author="The Si Tran" w:date="2012-12-11T06:15:00Z"/>
        </w:trPr>
        <w:tc>
          <w:tcPr>
            <w:tcW w:w="3110" w:type="dxa"/>
            <w:gridSpan w:val="3"/>
            <w:shd w:val="clear" w:color="auto" w:fill="auto"/>
            <w:noWrap/>
            <w:vAlign w:val="bottom"/>
            <w:hideMark/>
          </w:tcPr>
          <w:p w14:paraId="2F85E26D" w14:textId="77777777" w:rsidR="007F45A3" w:rsidRPr="006F1B6E" w:rsidRDefault="007F45A3" w:rsidP="00142ADD">
            <w:pPr>
              <w:rPr>
                <w:ins w:id="9648" w:author="The Si Tran" w:date="2012-12-11T06:15:00Z"/>
                <w:color w:val="000000"/>
                <w:szCs w:val="26"/>
              </w:rPr>
            </w:pPr>
            <w:ins w:id="9649" w:author="The Si Tran" w:date="2012-12-11T06:15:00Z">
              <w:r w:rsidRPr="006F1B6E">
                <w:rPr>
                  <w:color w:val="000000"/>
                  <w:szCs w:val="26"/>
                </w:rPr>
                <w:t>Unsupervised Learning</w:t>
              </w:r>
            </w:ins>
          </w:p>
        </w:tc>
        <w:tc>
          <w:tcPr>
            <w:tcW w:w="960" w:type="dxa"/>
            <w:shd w:val="clear" w:color="auto" w:fill="auto"/>
            <w:noWrap/>
            <w:vAlign w:val="bottom"/>
            <w:hideMark/>
          </w:tcPr>
          <w:p w14:paraId="3E4C294B" w14:textId="77777777" w:rsidR="007F45A3" w:rsidRPr="006F1B6E" w:rsidRDefault="007F45A3" w:rsidP="00142ADD">
            <w:pPr>
              <w:rPr>
                <w:ins w:id="9650" w:author="The Si Tran" w:date="2012-12-11T06:15:00Z"/>
                <w:color w:val="000000"/>
                <w:szCs w:val="26"/>
              </w:rPr>
            </w:pPr>
          </w:p>
        </w:tc>
        <w:tc>
          <w:tcPr>
            <w:tcW w:w="3685" w:type="dxa"/>
            <w:shd w:val="clear" w:color="auto" w:fill="auto"/>
            <w:noWrap/>
            <w:vAlign w:val="bottom"/>
            <w:hideMark/>
          </w:tcPr>
          <w:p w14:paraId="0AD8F6D8" w14:textId="77777777" w:rsidR="007F45A3" w:rsidRPr="006F1B6E" w:rsidRDefault="007F45A3" w:rsidP="00142ADD">
            <w:pPr>
              <w:rPr>
                <w:ins w:id="9651" w:author="The Si Tran" w:date="2012-12-11T06:15:00Z"/>
                <w:color w:val="000000"/>
                <w:szCs w:val="26"/>
              </w:rPr>
            </w:pPr>
            <w:ins w:id="9652" w:author="The Si Tran" w:date="2012-12-11T06:15:00Z">
              <w:r w:rsidRPr="006F1B6E">
                <w:rPr>
                  <w:color w:val="000000"/>
                  <w:szCs w:val="26"/>
                </w:rPr>
                <w:t>Học không có giám sát</w:t>
              </w:r>
            </w:ins>
          </w:p>
        </w:tc>
      </w:tr>
      <w:tr w:rsidR="007F45A3" w:rsidRPr="006F1B6E" w14:paraId="625B31FE" w14:textId="77777777" w:rsidTr="00142ADD">
        <w:trPr>
          <w:trHeight w:val="330"/>
          <w:jc w:val="center"/>
          <w:ins w:id="9653" w:author="The Si Tran" w:date="2012-12-11T06:15:00Z"/>
        </w:trPr>
        <w:tc>
          <w:tcPr>
            <w:tcW w:w="3110" w:type="dxa"/>
            <w:gridSpan w:val="3"/>
            <w:shd w:val="clear" w:color="auto" w:fill="auto"/>
            <w:noWrap/>
            <w:vAlign w:val="bottom"/>
            <w:hideMark/>
          </w:tcPr>
          <w:p w14:paraId="6777C3CC" w14:textId="77777777" w:rsidR="007F45A3" w:rsidRPr="006F1B6E" w:rsidRDefault="007F45A3" w:rsidP="00142ADD">
            <w:pPr>
              <w:rPr>
                <w:ins w:id="9654" w:author="The Si Tran" w:date="2012-12-11T06:15:00Z"/>
                <w:color w:val="000000"/>
                <w:szCs w:val="26"/>
              </w:rPr>
            </w:pPr>
            <w:ins w:id="9655" w:author="The Si Tran" w:date="2012-12-11T06:15:00Z">
              <w:r w:rsidRPr="006F1B6E">
                <w:rPr>
                  <w:color w:val="000000"/>
                  <w:szCs w:val="26"/>
                </w:rPr>
                <w:t>Unthresholded Perceptron</w:t>
              </w:r>
            </w:ins>
          </w:p>
        </w:tc>
        <w:tc>
          <w:tcPr>
            <w:tcW w:w="960" w:type="dxa"/>
            <w:shd w:val="clear" w:color="auto" w:fill="auto"/>
            <w:noWrap/>
            <w:vAlign w:val="bottom"/>
            <w:hideMark/>
          </w:tcPr>
          <w:p w14:paraId="789F69D5" w14:textId="77777777" w:rsidR="007F45A3" w:rsidRPr="006F1B6E" w:rsidRDefault="007F45A3" w:rsidP="00142ADD">
            <w:pPr>
              <w:rPr>
                <w:ins w:id="9656" w:author="The Si Tran" w:date="2012-12-11T06:15:00Z"/>
                <w:color w:val="000000"/>
                <w:szCs w:val="26"/>
              </w:rPr>
            </w:pPr>
          </w:p>
        </w:tc>
        <w:tc>
          <w:tcPr>
            <w:tcW w:w="3685" w:type="dxa"/>
            <w:shd w:val="clear" w:color="auto" w:fill="auto"/>
            <w:noWrap/>
            <w:vAlign w:val="bottom"/>
            <w:hideMark/>
          </w:tcPr>
          <w:p w14:paraId="16AC12D5" w14:textId="77777777" w:rsidR="007F45A3" w:rsidRPr="006F1B6E" w:rsidRDefault="007F45A3" w:rsidP="00142ADD">
            <w:pPr>
              <w:ind w:right="-217"/>
              <w:rPr>
                <w:ins w:id="9657" w:author="The Si Tran" w:date="2012-12-11T06:15:00Z"/>
                <w:color w:val="000000"/>
                <w:szCs w:val="26"/>
              </w:rPr>
            </w:pPr>
            <w:ins w:id="9658" w:author="The Si Tran" w:date="2012-12-11T06:15:00Z">
              <w:r w:rsidRPr="006F1B6E">
                <w:rPr>
                  <w:color w:val="000000"/>
                  <w:szCs w:val="26"/>
                </w:rPr>
                <w:t>Perceptron không phân ngưỡng</w:t>
              </w:r>
            </w:ins>
          </w:p>
        </w:tc>
      </w:tr>
    </w:tbl>
    <w:p w14:paraId="5F99DB73" w14:textId="77777777" w:rsidR="008C1D28" w:rsidRDefault="008C1D28">
      <w:pPr>
        <w:spacing w:before="0" w:after="200" w:line="276" w:lineRule="auto"/>
        <w:jc w:val="left"/>
        <w:rPr>
          <w:ins w:id="9659" w:author="The Si Tran" w:date="2012-12-12T00:03:00Z"/>
          <w:rFonts w:cs="Arial"/>
          <w:b/>
          <w:bCs/>
          <w:kern w:val="32"/>
          <w:sz w:val="32"/>
          <w:szCs w:val="32"/>
        </w:rPr>
      </w:pPr>
      <w:ins w:id="9660" w:author="The Si Tran" w:date="2012-12-12T00:03:00Z">
        <w:r>
          <w:br w:type="page"/>
        </w:r>
      </w:ins>
    </w:p>
    <w:p w14:paraId="47BDBF3B" w14:textId="77777777" w:rsidR="00585340" w:rsidRDefault="00585340">
      <w:pPr>
        <w:pStyle w:val="Heading1"/>
        <w:numPr>
          <w:ilvl w:val="0"/>
          <w:numId w:val="0"/>
        </w:numPr>
        <w:ind w:left="360"/>
        <w:rPr>
          <w:ins w:id="9661" w:author="The Si Tran" w:date="2012-12-14T06:51:00Z"/>
        </w:rPr>
        <w:sectPr w:rsidR="00585340" w:rsidSect="00071995">
          <w:footerReference w:type="default" r:id="rId378"/>
          <w:pgSz w:w="12240" w:h="15840"/>
          <w:pgMar w:top="1440" w:right="1440" w:bottom="1440" w:left="1260" w:header="720" w:footer="720" w:gutter="0"/>
          <w:pgNumType w:start="1"/>
          <w:cols w:space="720"/>
          <w:docGrid w:linePitch="360"/>
        </w:sectPr>
      </w:pPr>
      <w:bookmarkStart w:id="9668" w:name="_Toc343220877"/>
    </w:p>
    <w:p w14:paraId="2C84C67C" w14:textId="4C147448" w:rsidR="004B145B" w:rsidRDefault="00C64004">
      <w:pPr>
        <w:pStyle w:val="Heading1"/>
        <w:numPr>
          <w:ilvl w:val="0"/>
          <w:numId w:val="0"/>
        </w:numPr>
        <w:ind w:left="360"/>
        <w:rPr>
          <w:ins w:id="9669" w:author="The Si Tran" w:date="2012-12-11T06:25:00Z"/>
        </w:rPr>
        <w:pPrChange w:id="9670" w:author="The Si Tran" w:date="2012-12-11T06:25:00Z">
          <w:pPr/>
        </w:pPrChange>
      </w:pPr>
      <w:ins w:id="9671" w:author="The Si Tran" w:date="2012-12-11T06:18:00Z">
        <w:r>
          <w:lastRenderedPageBreak/>
          <w:t>PHỤ LỤC B</w:t>
        </w:r>
      </w:ins>
      <w:bookmarkEnd w:id="9668"/>
    </w:p>
    <w:p w14:paraId="7CBF589D" w14:textId="77777777" w:rsidR="00C64004" w:rsidRPr="004B145B" w:rsidRDefault="00C64004">
      <w:pPr>
        <w:pStyle w:val="Heading1"/>
        <w:numPr>
          <w:ilvl w:val="0"/>
          <w:numId w:val="0"/>
        </w:numPr>
        <w:ind w:left="360"/>
        <w:rPr>
          <w:ins w:id="9672" w:author="The Si Tran" w:date="2012-12-11T06:20:00Z"/>
          <w:b w:val="0"/>
          <w:rPrChange w:id="9673" w:author="The Si Tran" w:date="2012-12-11T06:25:00Z">
            <w:rPr>
              <w:ins w:id="9674" w:author="The Si Tran" w:date="2012-12-11T06:20:00Z"/>
              <w:b/>
              <w:szCs w:val="26"/>
            </w:rPr>
          </w:rPrChange>
        </w:rPr>
        <w:pPrChange w:id="9675" w:author="The Si Tran" w:date="2012-12-11T06:25:00Z">
          <w:pPr/>
        </w:pPrChange>
      </w:pPr>
      <w:bookmarkStart w:id="9676" w:name="_Toc343220878"/>
      <w:ins w:id="9677" w:author="The Si Tran" w:date="2012-12-11T06:18:00Z">
        <w:r>
          <w:rPr>
            <w:szCs w:val="26"/>
          </w:rPr>
          <w:t>H</w:t>
        </w:r>
      </w:ins>
      <w:ins w:id="9678" w:author="The Si Tran" w:date="2012-12-11T06:19:00Z">
        <w:r>
          <w:rPr>
            <w:szCs w:val="26"/>
          </w:rPr>
          <w:t>ướng dẫn sử dụng chương trình</w:t>
        </w:r>
      </w:ins>
      <w:bookmarkEnd w:id="9676"/>
    </w:p>
    <w:p w14:paraId="53B76982" w14:textId="77777777" w:rsidR="00A33636" w:rsidRPr="00A33636" w:rsidRDefault="00A33636">
      <w:pPr>
        <w:pStyle w:val="Heading2"/>
        <w:numPr>
          <w:ilvl w:val="0"/>
          <w:numId w:val="42"/>
        </w:numPr>
        <w:ind w:left="720"/>
        <w:rPr>
          <w:ins w:id="9679" w:author="The Si Tran" w:date="2012-12-11T06:26:00Z"/>
          <w:rPrChange w:id="9680" w:author="The Si Tran" w:date="2012-12-11T06:26:00Z">
            <w:rPr>
              <w:ins w:id="9681" w:author="The Si Tran" w:date="2012-12-11T06:26:00Z"/>
              <w:rFonts w:ascii="Times New Roman" w:hAnsi="Times New Roman"/>
            </w:rPr>
          </w:rPrChange>
        </w:rPr>
        <w:pPrChange w:id="9682" w:author="The Si Tran" w:date="2012-12-11T07:03:00Z">
          <w:pPr>
            <w:pStyle w:val="ListParagraph"/>
            <w:numPr>
              <w:numId w:val="40"/>
            </w:numPr>
            <w:spacing w:after="160" w:line="259" w:lineRule="auto"/>
            <w:ind w:hanging="360"/>
          </w:pPr>
        </w:pPrChange>
      </w:pPr>
      <w:bookmarkStart w:id="9683" w:name="_Toc343220879"/>
      <w:ins w:id="9684" w:author="The Si Tran" w:date="2012-12-11T06:26:00Z">
        <w:r w:rsidRPr="00835F6C">
          <w:t>Xây d</w:t>
        </w:r>
        <w:r w:rsidRPr="008E61D1">
          <w:t>ự</w:t>
        </w:r>
        <w:r w:rsidRPr="00A33636">
          <w:rPr>
            <w:rPrChange w:id="9685" w:author="The Si Tran" w:date="2012-12-11T06:26:00Z">
              <w:rPr/>
            </w:rPrChange>
          </w:rPr>
          <w:t>ng mô hình SARIMA</w:t>
        </w:r>
        <w:bookmarkEnd w:id="9683"/>
      </w:ins>
    </w:p>
    <w:p w14:paraId="3E577E69" w14:textId="77777777" w:rsidR="00A33636" w:rsidRPr="001B545C" w:rsidRDefault="00A33636">
      <w:pPr>
        <w:pStyle w:val="Caption"/>
        <w:rPr>
          <w:ins w:id="9686" w:author="The Si Tran" w:date="2012-12-11T06:20:00Z"/>
          <w:rPrChange w:id="9687" w:author="The Si Tran" w:date="2012-12-11T06:24:00Z">
            <w:rPr>
              <w:ins w:id="9688" w:author="The Si Tran" w:date="2012-12-11T06:20:00Z"/>
            </w:rPr>
          </w:rPrChange>
        </w:rPr>
        <w:pPrChange w:id="9689" w:author="The Si Tran" w:date="2012-12-11T06:26:00Z">
          <w:pPr>
            <w:pStyle w:val="ListParagraph"/>
            <w:numPr>
              <w:numId w:val="34"/>
            </w:numPr>
            <w:spacing w:after="160" w:line="259" w:lineRule="auto"/>
            <w:ind w:hanging="360"/>
          </w:pPr>
        </w:pPrChange>
      </w:pPr>
    </w:p>
    <w:p w14:paraId="3D996859" w14:textId="77777777" w:rsidR="00667F2E" w:rsidRDefault="00667F2E">
      <w:pPr>
        <w:pStyle w:val="ListParagraph"/>
        <w:ind w:left="0"/>
        <w:jc w:val="center"/>
        <w:rPr>
          <w:ins w:id="9690" w:author="The Si Tran" w:date="2012-12-11T06:28:00Z"/>
          <w:rFonts w:ascii="Times New Roman" w:hAnsi="Times New Roman"/>
        </w:rPr>
        <w:pPrChange w:id="9691" w:author="The Si Tran" w:date="2012-12-11T06:29:00Z">
          <w:pPr>
            <w:pStyle w:val="ListParagraph"/>
          </w:pPr>
        </w:pPrChange>
      </w:pPr>
      <w:ins w:id="9692" w:author="The Si Tran" w:date="2012-12-11T06:20:00Z">
        <w:r w:rsidRPr="001B545C">
          <w:rPr>
            <w:rFonts w:ascii="Times New Roman" w:hAnsi="Times New Roman"/>
            <w:noProof/>
            <w:rPrChange w:id="9693" w:author="Unknown">
              <w:rPr>
                <w:noProof/>
              </w:rPr>
            </w:rPrChange>
          </w:rPr>
          <w:drawing>
            <wp:inline distT="0" distB="0" distL="0" distR="0" wp14:anchorId="066BD0F2" wp14:editId="33918D20">
              <wp:extent cx="5943600" cy="3350895"/>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5943600" cy="3350895"/>
                      </a:xfrm>
                      <a:prstGeom prst="rect">
                        <a:avLst/>
                      </a:prstGeom>
                    </pic:spPr>
                  </pic:pic>
                </a:graphicData>
              </a:graphic>
            </wp:inline>
          </w:drawing>
        </w:r>
      </w:ins>
    </w:p>
    <w:p w14:paraId="4144EEE1" w14:textId="77777777" w:rsidR="00B20D96" w:rsidRPr="00E64586" w:rsidRDefault="00B20D96">
      <w:pPr>
        <w:pStyle w:val="ListParagraph"/>
        <w:jc w:val="center"/>
        <w:rPr>
          <w:ins w:id="9694" w:author="The Si Tran" w:date="2012-12-11T06:27:00Z"/>
          <w:rFonts w:ascii="Times New Roman" w:hAnsi="Times New Roman"/>
          <w:sz w:val="26"/>
          <w:szCs w:val="26"/>
          <w:rPrChange w:id="9695" w:author="The Si Tran" w:date="2012-12-11T06:31:00Z">
            <w:rPr>
              <w:ins w:id="9696" w:author="The Si Tran" w:date="2012-12-11T06:27:00Z"/>
              <w:rFonts w:ascii="Times New Roman" w:hAnsi="Times New Roman"/>
            </w:rPr>
          </w:rPrChange>
        </w:rPr>
        <w:pPrChange w:id="9697" w:author="The Si Tran" w:date="2012-12-11T06:28:00Z">
          <w:pPr>
            <w:pStyle w:val="ListParagraph"/>
          </w:pPr>
        </w:pPrChange>
      </w:pPr>
      <w:ins w:id="9698" w:author="The Si Tran" w:date="2012-12-11T06:30:00Z">
        <w:r w:rsidRPr="00E64586">
          <w:rPr>
            <w:rFonts w:ascii="Times New Roman" w:hAnsi="Times New Roman"/>
            <w:sz w:val="26"/>
            <w:szCs w:val="26"/>
            <w:rPrChange w:id="9699" w:author="The Si Tran" w:date="2012-12-11T06:31:00Z">
              <w:rPr>
                <w:rFonts w:ascii="Times New Roman" w:hAnsi="Times New Roman"/>
              </w:rPr>
            </w:rPrChange>
          </w:rPr>
          <w:t>Giao diện chính của mô hình SARIMA</w:t>
        </w:r>
      </w:ins>
    </w:p>
    <w:p w14:paraId="0C8D11B2" w14:textId="77777777" w:rsidR="00A33636" w:rsidRDefault="00A33636">
      <w:pPr>
        <w:pStyle w:val="Caption"/>
        <w:numPr>
          <w:ilvl w:val="0"/>
          <w:numId w:val="41"/>
        </w:numPr>
        <w:rPr>
          <w:ins w:id="9700" w:author="The Si Tran" w:date="2012-12-11T06:31:00Z"/>
          <w:sz w:val="26"/>
          <w:szCs w:val="26"/>
        </w:rPr>
        <w:pPrChange w:id="9701" w:author="The Si Tran" w:date="2012-12-11T06:27:00Z">
          <w:pPr>
            <w:pStyle w:val="ListParagraph"/>
          </w:pPr>
        </w:pPrChange>
      </w:pPr>
      <w:bookmarkStart w:id="9702" w:name="_Toc343029971"/>
      <w:ins w:id="9703" w:author="The Si Tran" w:date="2012-12-11T06:27:00Z">
        <w:r w:rsidRPr="00A33636">
          <w:rPr>
            <w:b w:val="0"/>
            <w:sz w:val="26"/>
            <w:szCs w:val="26"/>
            <w:rPrChange w:id="9704" w:author="The Si Tran" w:date="2012-12-11T06:27:00Z">
              <w:rPr/>
            </w:rPrChange>
          </w:rPr>
          <w:t>Chọn tập dữ liệu</w:t>
        </w:r>
      </w:ins>
      <w:bookmarkEnd w:id="9702"/>
    </w:p>
    <w:p w14:paraId="1AEC98FB" w14:textId="77777777" w:rsidR="00142ADD" w:rsidRPr="008E61D1" w:rsidRDefault="00911202">
      <w:pPr>
        <w:rPr>
          <w:ins w:id="9705" w:author="The Si Tran" w:date="2012-12-11T06:20:00Z"/>
        </w:rPr>
        <w:pPrChange w:id="9706" w:author="The Si Tran" w:date="2012-12-11T06:31:00Z">
          <w:pPr>
            <w:pStyle w:val="ListParagraph"/>
          </w:pPr>
        </w:pPrChange>
      </w:pPr>
      <w:ins w:id="9707" w:author="The Si Tran" w:date="2012-12-11T06:34:00Z">
        <w:r w:rsidRPr="008E61D1">
          <w:rPr>
            <w:noProof/>
            <w:rPrChange w:id="9708" w:author="Unknown">
              <w:rPr>
                <w:noProof/>
              </w:rPr>
            </w:rPrChange>
          </w:rPr>
          <w:lastRenderedPageBreak/>
          <mc:AlternateContent>
            <mc:Choice Requires="wps">
              <w:drawing>
                <wp:anchor distT="0" distB="0" distL="114300" distR="114300" simplePos="0" relativeHeight="251658752" behindDoc="0" locked="0" layoutInCell="1" allowOverlap="1" wp14:anchorId="1192725A" wp14:editId="71DFDEFC">
                  <wp:simplePos x="0" y="0"/>
                  <wp:positionH relativeFrom="column">
                    <wp:posOffset>2152651</wp:posOffset>
                  </wp:positionH>
                  <wp:positionV relativeFrom="paragraph">
                    <wp:posOffset>1647825</wp:posOffset>
                  </wp:positionV>
                  <wp:extent cx="1066800" cy="295275"/>
                  <wp:effectExtent l="19050" t="19050" r="19050" b="28575"/>
                  <wp:wrapNone/>
                  <wp:docPr id="162" name="Text Box 162"/>
                  <wp:cNvGraphicFramePr/>
                  <a:graphic xmlns:a="http://schemas.openxmlformats.org/drawingml/2006/main">
                    <a:graphicData uri="http://schemas.microsoft.com/office/word/2010/wordprocessingShape">
                      <wps:wsp>
                        <wps:cNvSpPr txBox="1"/>
                        <wps:spPr>
                          <a:xfrm>
                            <a:off x="0" y="0"/>
                            <a:ext cx="1066800"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716734A" w14:textId="77777777" w:rsidR="0056499D" w:rsidRDefault="0056499D">
                              <w:pPr>
                                <w:spacing w:before="0" w:line="240" w:lineRule="auto"/>
                                <w:pPrChange w:id="9709" w:author="The Si Tran" w:date="2012-12-11T06:33:00Z">
                                  <w:pPr/>
                                </w:pPrChange>
                              </w:pPr>
                              <w:ins w:id="9710" w:author="The Si Tran" w:date="2012-12-11T06:34:00Z">
                                <w:r>
                                  <w:t>Chọn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92725A" id="Text Box 162" o:spid="_x0000_s1121" type="#_x0000_t202" style="position:absolute;left:0;text-align:left;margin-left:169.5pt;margin-top:129.75pt;width:84pt;height:23.2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" fillcolor="white [3201]" strokecolor="red" strokeweight="2.25pt">
                  <v:textbox>
                    <w:txbxContent>
                      <w:p w14:paraId="3716734A" w14:textId="77777777" w:rsidR="0056499D" w:rsidRDefault="0056499D">
                        <w:pPr>
                          <w:spacing w:before="0" w:line="240" w:lineRule="auto"/>
                          <w:pPrChange w:id="9711" w:author="The Si Tran" w:date="2012-12-11T06:33:00Z">
                            <w:pPr/>
                          </w:pPrChange>
                        </w:pPr>
                        <w:ins w:id="9712" w:author="The Si Tran" w:date="2012-12-11T06:34:00Z">
                          <w:r>
                            <w:t>Chọn dữ liệu</w:t>
                          </w:r>
                        </w:ins>
                      </w:p>
                    </w:txbxContent>
                  </v:textbox>
                </v:shape>
              </w:pict>
            </mc:Fallback>
          </mc:AlternateContent>
        </w:r>
        <w:r>
          <w:rPr>
            <w:noProof/>
            <w:rPrChange w:id="9713" w:author="Unknown">
              <w:rPr>
                <w:noProof/>
              </w:rPr>
            </w:rPrChange>
          </w:rPr>
          <mc:AlternateContent>
            <mc:Choice Requires="wps">
              <w:drawing>
                <wp:anchor distT="0" distB="0" distL="114300" distR="114300" simplePos="0" relativeHeight="251654656" behindDoc="0" locked="0" layoutInCell="1" allowOverlap="1" wp14:anchorId="4F21588D" wp14:editId="347A6C00">
                  <wp:simplePos x="0" y="0"/>
                  <wp:positionH relativeFrom="column">
                    <wp:posOffset>2724150</wp:posOffset>
                  </wp:positionH>
                  <wp:positionV relativeFrom="paragraph">
                    <wp:posOffset>1181100</wp:posOffset>
                  </wp:positionV>
                  <wp:extent cx="1514475" cy="295275"/>
                  <wp:effectExtent l="19050" t="19050" r="28575" b="28575"/>
                  <wp:wrapNone/>
                  <wp:docPr id="161" name="Text Box 161"/>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FE2A9D1" w14:textId="77777777" w:rsidR="0056499D" w:rsidRDefault="0056499D">
                              <w:pPr>
                                <w:spacing w:before="0" w:line="240" w:lineRule="auto"/>
                                <w:pPrChange w:id="9714" w:author="The Si Tran" w:date="2012-12-11T06:33:00Z">
                                  <w:pPr/>
                                </w:pPrChange>
                              </w:pPr>
                              <w:ins w:id="9715" w:author="The Si Tran" w:date="2012-12-11T06:35:00Z">
                                <w:r>
                                  <w:t>Thông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21588D" id="Text Box 161" o:spid="_x0000_s1122" type="#_x0000_t202" style="position:absolute;left:0;text-align:left;margin-left:214.5pt;margin-top:93pt;width:119.25pt;height:23.25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" fillcolor="white [3201]" strokecolor="red" strokeweight="2.25pt">
                  <v:textbox>
                    <w:txbxContent>
                      <w:p w14:paraId="1FE2A9D1" w14:textId="77777777" w:rsidR="0056499D" w:rsidRDefault="0056499D">
                        <w:pPr>
                          <w:spacing w:before="0" w:line="240" w:lineRule="auto"/>
                          <w:pPrChange w:id="9716" w:author="The Si Tran" w:date="2012-12-11T06:33:00Z">
                            <w:pPr/>
                          </w:pPrChange>
                        </w:pPr>
                        <w:ins w:id="9717" w:author="The Si Tran" w:date="2012-12-11T06:35:00Z">
                          <w:r>
                            <w:t>Thông tin dữ liệu</w:t>
                          </w:r>
                        </w:ins>
                      </w:p>
                    </w:txbxContent>
                  </v:textbox>
                </v:shape>
              </w:pict>
            </mc:Fallback>
          </mc:AlternateContent>
        </w:r>
      </w:ins>
      <w:ins w:id="9718" w:author="The Si Tran" w:date="2012-12-11T06:33:00Z">
        <w:r w:rsidR="00B737B9">
          <w:rPr>
            <w:noProof/>
            <w:rPrChange w:id="9719" w:author="Unknown">
              <w:rPr>
                <w:noProof/>
              </w:rPr>
            </w:rPrChange>
          </w:rPr>
          <mc:AlternateContent>
            <mc:Choice Requires="wps">
              <w:drawing>
                <wp:anchor distT="0" distB="0" distL="114300" distR="114300" simplePos="0" relativeHeight="251650560" behindDoc="0" locked="0" layoutInCell="1" allowOverlap="1" wp14:anchorId="6B2B2353" wp14:editId="578DF89E">
                  <wp:simplePos x="0" y="0"/>
                  <wp:positionH relativeFrom="column">
                    <wp:posOffset>2686050</wp:posOffset>
                  </wp:positionH>
                  <wp:positionV relativeFrom="paragraph">
                    <wp:posOffset>685800</wp:posOffset>
                  </wp:positionV>
                  <wp:extent cx="1514475" cy="295275"/>
                  <wp:effectExtent l="19050" t="19050" r="28575" b="28575"/>
                  <wp:wrapNone/>
                  <wp:docPr id="159" name="Text Box 159"/>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C6DE23D" w14:textId="77777777" w:rsidR="0056499D" w:rsidRDefault="0056499D">
                              <w:pPr>
                                <w:spacing w:before="0" w:line="240" w:lineRule="auto"/>
                                <w:pPrChange w:id="9720" w:author="The Si Tran" w:date="2012-12-11T06:33:00Z">
                                  <w:pPr/>
                                </w:pPrChange>
                              </w:pPr>
                              <w:ins w:id="9721" w:author="The Si Tran" w:date="2012-12-11T06:33:00Z">
                                <w:r>
                                  <w:t>Chọn tập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2B2353" id="Text Box 159" o:spid="_x0000_s1123" type="#_x0000_t202" style="position:absolute;left:0;text-align:left;margin-left:211.5pt;margin-top:54pt;width:119.25pt;height:23.25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" fillcolor="white [3201]" strokecolor="red" strokeweight="2.25pt">
                  <v:textbox>
                    <w:txbxContent>
                      <w:p w14:paraId="7C6DE23D" w14:textId="77777777" w:rsidR="0056499D" w:rsidRDefault="0056499D">
                        <w:pPr>
                          <w:spacing w:before="0" w:line="240" w:lineRule="auto"/>
                          <w:pPrChange w:id="9722" w:author="The Si Tran" w:date="2012-12-11T06:33:00Z">
                            <w:pPr/>
                          </w:pPrChange>
                        </w:pPr>
                        <w:ins w:id="9723" w:author="The Si Tran" w:date="2012-12-11T06:33:00Z">
                          <w:r>
                            <w:t>Chọn tập tin dữ liệu</w:t>
                          </w:r>
                        </w:ins>
                      </w:p>
                    </w:txbxContent>
                  </v:textbox>
                </v:shape>
              </w:pict>
            </mc:Fallback>
          </mc:AlternateContent>
        </w:r>
      </w:ins>
      <w:ins w:id="9724" w:author="The Si Tran" w:date="2012-12-11T06:32:00Z">
        <w:r w:rsidR="00B737B9">
          <w:rPr>
            <w:noProof/>
            <w:rPrChange w:id="9725" w:author="Unknown">
              <w:rPr>
                <w:noProof/>
              </w:rPr>
            </w:rPrChange>
          </w:rPr>
          <mc:AlternateContent>
            <mc:Choice Requires="wps">
              <w:drawing>
                <wp:anchor distT="0" distB="0" distL="114300" distR="114300" simplePos="0" relativeHeight="251645440" behindDoc="0" locked="0" layoutInCell="1" allowOverlap="1" wp14:anchorId="51664591" wp14:editId="7C879D36">
                  <wp:simplePos x="0" y="0"/>
                  <wp:positionH relativeFrom="column">
                    <wp:posOffset>1181100</wp:posOffset>
                  </wp:positionH>
                  <wp:positionV relativeFrom="paragraph">
                    <wp:posOffset>1362075</wp:posOffset>
                  </wp:positionV>
                  <wp:extent cx="1504950" cy="114300"/>
                  <wp:effectExtent l="19050" t="19050" r="19050" b="19050"/>
                  <wp:wrapNone/>
                  <wp:docPr id="158" name="Straight Connector 158"/>
                  <wp:cNvGraphicFramePr/>
                  <a:graphic xmlns:a="http://schemas.openxmlformats.org/drawingml/2006/main">
                    <a:graphicData uri="http://schemas.microsoft.com/office/word/2010/wordprocessingShape">
                      <wps:wsp>
                        <wps:cNvCnPr/>
                        <wps:spPr>
                          <a:xfrm flipV="1">
                            <a:off x="0" y="0"/>
                            <a:ext cx="1504950" cy="1143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34A97C" id="Straight Connector 158" o:spid="_x0000_s1026" style="position:absolute;flip: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07.25pt" to="211.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" strokecolor="red" strokeweight="2.25pt"/>
              </w:pict>
            </mc:Fallback>
          </mc:AlternateContent>
        </w:r>
        <w:r w:rsidR="00B737B9">
          <w:rPr>
            <w:noProof/>
            <w:rPrChange w:id="9726" w:author="Unknown">
              <w:rPr>
                <w:noProof/>
              </w:rPr>
            </w:rPrChange>
          </w:rPr>
          <mc:AlternateContent>
            <mc:Choice Requires="wps">
              <w:drawing>
                <wp:anchor distT="0" distB="0" distL="114300" distR="114300" simplePos="0" relativeHeight="251636224" behindDoc="0" locked="0" layoutInCell="1" allowOverlap="1" wp14:anchorId="00FEE6EF" wp14:editId="79A71C52">
                  <wp:simplePos x="0" y="0"/>
                  <wp:positionH relativeFrom="column">
                    <wp:posOffset>1162050</wp:posOffset>
                  </wp:positionH>
                  <wp:positionV relativeFrom="paragraph">
                    <wp:posOffset>1190625</wp:posOffset>
                  </wp:positionV>
                  <wp:extent cx="1543050" cy="161925"/>
                  <wp:effectExtent l="19050" t="19050" r="19050" b="28575"/>
                  <wp:wrapNone/>
                  <wp:docPr id="157" name="Straight Connector 157"/>
                  <wp:cNvGraphicFramePr/>
                  <a:graphic xmlns:a="http://schemas.openxmlformats.org/drawingml/2006/main">
                    <a:graphicData uri="http://schemas.microsoft.com/office/word/2010/wordprocessingShape">
                      <wps:wsp>
                        <wps:cNvCnPr/>
                        <wps:spPr>
                          <a:xfrm>
                            <a:off x="0" y="0"/>
                            <a:ext cx="1543050" cy="1619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C02B74" id="Straight Connector 157"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93.75pt" to="213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" strokecolor="red" strokeweight="2.25pt"/>
              </w:pict>
            </mc:Fallback>
          </mc:AlternateContent>
        </w:r>
        <w:r w:rsidR="00B737B9">
          <w:rPr>
            <w:noProof/>
            <w:rPrChange w:id="9727" w:author="Unknown">
              <w:rPr>
                <w:noProof/>
              </w:rPr>
            </w:rPrChange>
          </w:rPr>
          <mc:AlternateContent>
            <mc:Choice Requires="wps">
              <w:drawing>
                <wp:anchor distT="0" distB="0" distL="114300" distR="114300" simplePos="0" relativeHeight="251625984" behindDoc="0" locked="0" layoutInCell="1" allowOverlap="1" wp14:anchorId="43350F25" wp14:editId="1AF671CC">
                  <wp:simplePos x="0" y="0"/>
                  <wp:positionH relativeFrom="column">
                    <wp:posOffset>2038350</wp:posOffset>
                  </wp:positionH>
                  <wp:positionV relativeFrom="paragraph">
                    <wp:posOffset>1152525</wp:posOffset>
                  </wp:positionV>
                  <wp:extent cx="676275" cy="171450"/>
                  <wp:effectExtent l="19050" t="19050" r="28575" b="19050"/>
                  <wp:wrapNone/>
                  <wp:docPr id="156" name="Straight Connector 156"/>
                  <wp:cNvGraphicFramePr/>
                  <a:graphic xmlns:a="http://schemas.openxmlformats.org/drawingml/2006/main">
                    <a:graphicData uri="http://schemas.microsoft.com/office/word/2010/wordprocessingShape">
                      <wps:wsp>
                        <wps:cNvCnPr/>
                        <wps:spPr>
                          <a:xfrm>
                            <a:off x="0" y="0"/>
                            <a:ext cx="676275" cy="171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9405D4" id="Straight Connector 156"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90.75pt" to="213.7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" strokecolor="red" strokeweight="2.25pt"/>
              </w:pict>
            </mc:Fallback>
          </mc:AlternateContent>
        </w:r>
      </w:ins>
      <w:ins w:id="9728" w:author="The Si Tran" w:date="2012-12-11T06:31:00Z">
        <w:r w:rsidR="00B737B9">
          <w:rPr>
            <w:noProof/>
            <w:rPrChange w:id="9729" w:author="Unknown">
              <w:rPr>
                <w:noProof/>
              </w:rPr>
            </w:rPrChange>
          </w:rPr>
          <mc:AlternateContent>
            <mc:Choice Requires="wps">
              <w:drawing>
                <wp:anchor distT="0" distB="0" distL="114300" distR="114300" simplePos="0" relativeHeight="251618816" behindDoc="0" locked="0" layoutInCell="1" allowOverlap="1" wp14:anchorId="4B2D0E99" wp14:editId="7B786A42">
                  <wp:simplePos x="0" y="0"/>
                  <wp:positionH relativeFrom="column">
                    <wp:posOffset>1876426</wp:posOffset>
                  </wp:positionH>
                  <wp:positionV relativeFrom="paragraph">
                    <wp:posOffset>657225</wp:posOffset>
                  </wp:positionV>
                  <wp:extent cx="666750" cy="123825"/>
                  <wp:effectExtent l="19050" t="19050" r="19050" b="28575"/>
                  <wp:wrapNone/>
                  <wp:docPr id="153" name="Straight Connector 153"/>
                  <wp:cNvGraphicFramePr/>
                  <a:graphic xmlns:a="http://schemas.openxmlformats.org/drawingml/2006/main">
                    <a:graphicData uri="http://schemas.microsoft.com/office/word/2010/wordprocessingShape">
                      <wps:wsp>
                        <wps:cNvCnPr/>
                        <wps:spPr>
                          <a:xfrm>
                            <a:off x="0" y="0"/>
                            <a:ext cx="666750" cy="1238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77213A" id="Straight Connector 153"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51.75pt" to="200.2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" strokecolor="red" strokeweight="2.25pt"/>
              </w:pict>
            </mc:Fallback>
          </mc:AlternateContent>
        </w:r>
        <w:r w:rsidR="00B737B9">
          <w:rPr>
            <w:noProof/>
            <w:rPrChange w:id="9730" w:author="Unknown">
              <w:rPr>
                <w:noProof/>
              </w:rPr>
            </w:rPrChange>
          </w:rPr>
          <mc:AlternateContent>
            <mc:Choice Requires="wps">
              <w:drawing>
                <wp:anchor distT="0" distB="0" distL="114300" distR="114300" simplePos="0" relativeHeight="251624960" behindDoc="0" locked="0" layoutInCell="1" allowOverlap="1" wp14:anchorId="03A6DB0A" wp14:editId="55916D4C">
                  <wp:simplePos x="0" y="0"/>
                  <wp:positionH relativeFrom="column">
                    <wp:posOffset>1457324</wp:posOffset>
                  </wp:positionH>
                  <wp:positionV relativeFrom="paragraph">
                    <wp:posOffset>1838325</wp:posOffset>
                  </wp:positionV>
                  <wp:extent cx="657225" cy="9525"/>
                  <wp:effectExtent l="19050" t="19050" r="28575" b="28575"/>
                  <wp:wrapNone/>
                  <wp:docPr id="154" name="Straight Connector 154"/>
                  <wp:cNvGraphicFramePr/>
                  <a:graphic xmlns:a="http://schemas.openxmlformats.org/drawingml/2006/main">
                    <a:graphicData uri="http://schemas.microsoft.com/office/word/2010/wordprocessingShape">
                      <wps:wsp>
                        <wps:cNvCnPr/>
                        <wps:spPr>
                          <a:xfrm>
                            <a:off x="0" y="0"/>
                            <a:ext cx="657225" cy="95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9388FF" id="Straight Connector 154"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44.75pt" to="16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" strokecolor="red" strokeweight="2.25pt"/>
              </w:pict>
            </mc:Fallback>
          </mc:AlternateContent>
        </w:r>
        <w:r w:rsidR="00142ADD" w:rsidRPr="00835F6C">
          <w:rPr>
            <w:noProof/>
            <w:rPrChange w:id="9731" w:author="Unknown">
              <w:rPr>
                <w:noProof/>
              </w:rPr>
            </w:rPrChange>
          </w:rPr>
          <w:drawing>
            <wp:inline distT="0" distB="0" distL="0" distR="0" wp14:anchorId="7B62F606" wp14:editId="471AD83F">
              <wp:extent cx="5943600" cy="3350895"/>
              <wp:effectExtent l="19050" t="19050" r="19050" b="209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5943600" cy="3350895"/>
                      </a:xfrm>
                      <a:prstGeom prst="rect">
                        <a:avLst/>
                      </a:prstGeom>
                      <a:ln w="6350">
                        <a:solidFill>
                          <a:schemeClr val="bg1">
                            <a:lumMod val="75000"/>
                          </a:schemeClr>
                        </a:solidFill>
                      </a:ln>
                    </pic:spPr>
                  </pic:pic>
                </a:graphicData>
              </a:graphic>
            </wp:inline>
          </w:drawing>
        </w:r>
      </w:ins>
    </w:p>
    <w:p w14:paraId="01B59B52" w14:textId="77777777" w:rsidR="00667F2E" w:rsidRDefault="00667F2E" w:rsidP="00667F2E">
      <w:pPr>
        <w:pStyle w:val="ListParagraph"/>
        <w:numPr>
          <w:ilvl w:val="0"/>
          <w:numId w:val="36"/>
        </w:numPr>
        <w:spacing w:after="160" w:line="259" w:lineRule="auto"/>
        <w:rPr>
          <w:ins w:id="9732" w:author="The Si Tran" w:date="2012-12-11T06:29:00Z"/>
          <w:rFonts w:ascii="Times New Roman" w:hAnsi="Times New Roman"/>
          <w:sz w:val="26"/>
          <w:szCs w:val="26"/>
        </w:rPr>
      </w:pPr>
      <w:ins w:id="9733" w:author="The Si Tran" w:date="2012-12-11T06:20:00Z">
        <w:r w:rsidRPr="00B20D96">
          <w:rPr>
            <w:rFonts w:ascii="Times New Roman" w:hAnsi="Times New Roman"/>
            <w:sz w:val="26"/>
            <w:szCs w:val="26"/>
            <w:rPrChange w:id="9734" w:author="The Si Tran" w:date="2012-12-11T06:28:00Z">
              <w:rPr/>
            </w:rPrChange>
          </w:rPr>
          <w:t xml:space="preserve">Ta nhấp vào </w:t>
        </w:r>
      </w:ins>
      <w:ins w:id="9735" w:author="The Si Tran" w:date="2012-12-11T06:27:00Z">
        <w:r w:rsidR="00A33636" w:rsidRPr="00B20D96">
          <w:rPr>
            <w:rFonts w:ascii="Times New Roman" w:hAnsi="Times New Roman"/>
            <w:sz w:val="26"/>
            <w:szCs w:val="26"/>
            <w:rPrChange w:id="9736" w:author="The Si Tran" w:date="2012-12-11T06:28:00Z">
              <w:rPr>
                <w:rFonts w:ascii="Times New Roman" w:hAnsi="Times New Roman"/>
              </w:rPr>
            </w:rPrChange>
          </w:rPr>
          <w:t>nút</w:t>
        </w:r>
      </w:ins>
      <w:ins w:id="9737" w:author="The Si Tran" w:date="2012-12-11T06:20:00Z">
        <w:r w:rsidRPr="00B20D96">
          <w:rPr>
            <w:rFonts w:ascii="Times New Roman" w:hAnsi="Times New Roman"/>
            <w:sz w:val="26"/>
            <w:szCs w:val="26"/>
            <w:rPrChange w:id="9738" w:author="The Si Tran" w:date="2012-12-11T06:28:00Z">
              <w:rPr/>
            </w:rPrChange>
          </w:rPr>
          <w:t xml:space="preserve"> [Browse] để chọn tập dữ liệu cho quá trình huấn luyện và dự báo. Một hộp thoại để chọn tập tin. Tập tin hợp lệ sẽ có định dạng csv, mỗi cột trong tập tin là một chuỗi giá trị của một biến số theo thời gian.</w:t>
        </w:r>
      </w:ins>
    </w:p>
    <w:p w14:paraId="2F144CDE" w14:textId="77777777" w:rsidR="00B20D96" w:rsidRPr="00B20D96" w:rsidRDefault="00B20D96">
      <w:pPr>
        <w:pStyle w:val="ListParagraph"/>
        <w:spacing w:after="160" w:line="259" w:lineRule="auto"/>
        <w:ind w:left="0"/>
        <w:jc w:val="center"/>
        <w:rPr>
          <w:ins w:id="9739" w:author="The Si Tran" w:date="2012-12-11T06:20:00Z"/>
          <w:rFonts w:ascii="Times New Roman" w:hAnsi="Times New Roman"/>
          <w:sz w:val="26"/>
          <w:szCs w:val="26"/>
          <w:rPrChange w:id="9740" w:author="The Si Tran" w:date="2012-12-11T06:28:00Z">
            <w:rPr>
              <w:ins w:id="9741" w:author="The Si Tran" w:date="2012-12-11T06:20:00Z"/>
            </w:rPr>
          </w:rPrChange>
        </w:rPr>
        <w:pPrChange w:id="9742" w:author="The Si Tran" w:date="2012-12-11T06:29:00Z">
          <w:pPr>
            <w:pStyle w:val="ListParagraph"/>
            <w:numPr>
              <w:numId w:val="36"/>
            </w:numPr>
            <w:spacing w:after="160" w:line="259" w:lineRule="auto"/>
            <w:ind w:left="1440" w:hanging="360"/>
          </w:pPr>
        </w:pPrChange>
      </w:pPr>
    </w:p>
    <w:p w14:paraId="38D59D58" w14:textId="77777777" w:rsidR="00667F2E" w:rsidRDefault="00667F2E" w:rsidP="00336BF1">
      <w:pPr>
        <w:pStyle w:val="ListParagraph"/>
        <w:ind w:left="1440"/>
        <w:rPr>
          <w:ins w:id="9743" w:author="The Si Tran" w:date="2012-12-11T06:36:00Z"/>
          <w:rFonts w:ascii="Times New Roman" w:hAnsi="Times New Roman"/>
        </w:rPr>
      </w:pPr>
      <w:ins w:id="9744" w:author="The Si Tran" w:date="2012-12-11T06:20:00Z">
        <w:r w:rsidRPr="001B545C">
          <w:rPr>
            <w:rFonts w:ascii="Times New Roman" w:hAnsi="Times New Roman"/>
            <w:noProof/>
            <w:rPrChange w:id="9745" w:author="Unknown">
              <w:rPr>
                <w:noProof/>
              </w:rPr>
            </w:rPrChange>
          </w:rPr>
          <w:drawing>
            <wp:inline distT="0" distB="0" distL="0" distR="0" wp14:anchorId="7A0D5060" wp14:editId="6BE6C858">
              <wp:extent cx="4286250" cy="3251780"/>
              <wp:effectExtent l="19050" t="19050" r="19050" b="254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stretch>
                        <a:fillRect/>
                      </a:stretch>
                    </pic:blipFill>
                    <pic:spPr>
                      <a:xfrm>
                        <a:off x="0" y="0"/>
                        <a:ext cx="4288458" cy="3253455"/>
                      </a:xfrm>
                      <a:prstGeom prst="rect">
                        <a:avLst/>
                      </a:prstGeom>
                      <a:ln w="3175">
                        <a:solidFill>
                          <a:schemeClr val="bg1">
                            <a:lumMod val="75000"/>
                          </a:schemeClr>
                        </a:solidFill>
                      </a:ln>
                    </pic:spPr>
                  </pic:pic>
                </a:graphicData>
              </a:graphic>
            </wp:inline>
          </w:drawing>
        </w:r>
      </w:ins>
    </w:p>
    <w:p w14:paraId="76020864" w14:textId="77777777" w:rsidR="000952DD" w:rsidRPr="001B545C" w:rsidRDefault="000952DD" w:rsidP="00667F2E">
      <w:pPr>
        <w:pStyle w:val="ListParagraph"/>
        <w:ind w:left="1080"/>
        <w:rPr>
          <w:ins w:id="9746" w:author="The Si Tran" w:date="2012-12-11T06:20:00Z"/>
          <w:rFonts w:ascii="Times New Roman" w:hAnsi="Times New Roman"/>
          <w:rPrChange w:id="9747" w:author="The Si Tran" w:date="2012-12-11T06:24:00Z">
            <w:rPr>
              <w:ins w:id="9748" w:author="The Si Tran" w:date="2012-12-11T06:20:00Z"/>
            </w:rPr>
          </w:rPrChange>
        </w:rPr>
      </w:pPr>
    </w:p>
    <w:p w14:paraId="4708D2D9" w14:textId="77777777" w:rsidR="00667F2E" w:rsidRPr="001B545C" w:rsidRDefault="00667F2E" w:rsidP="00667F2E">
      <w:pPr>
        <w:pStyle w:val="ListParagraph"/>
        <w:numPr>
          <w:ilvl w:val="0"/>
          <w:numId w:val="36"/>
        </w:numPr>
        <w:spacing w:after="160" w:line="259" w:lineRule="auto"/>
        <w:rPr>
          <w:ins w:id="9749" w:author="The Si Tran" w:date="2012-12-11T06:20:00Z"/>
          <w:rFonts w:ascii="Times New Roman" w:hAnsi="Times New Roman"/>
          <w:rPrChange w:id="9750" w:author="The Si Tran" w:date="2012-12-11T06:24:00Z">
            <w:rPr>
              <w:ins w:id="9751" w:author="The Si Tran" w:date="2012-12-11T06:20:00Z"/>
            </w:rPr>
          </w:rPrChange>
        </w:rPr>
      </w:pPr>
      <w:ins w:id="9752" w:author="The Si Tran" w:date="2012-12-11T06:20:00Z">
        <w:r w:rsidRPr="001B545C">
          <w:rPr>
            <w:rFonts w:ascii="Times New Roman" w:hAnsi="Times New Roman"/>
            <w:rPrChange w:id="9753" w:author="The Si Tran" w:date="2012-12-11T06:24:00Z">
              <w:rPr/>
            </w:rPrChange>
          </w:rPr>
          <w:t>Sau khi chọn tập tin, ta chọn loại dữ liệu trong trường hợp tập tin có nhiều loại dữ liệu thông qua hộp kí tự [Column] và lượng dữ liệu thông qua hộp kí tự [Row].</w:t>
        </w:r>
      </w:ins>
    </w:p>
    <w:p w14:paraId="388DA5AD" w14:textId="77777777" w:rsidR="00554AC4" w:rsidRPr="00554AC4" w:rsidRDefault="00554AC4">
      <w:pPr>
        <w:pStyle w:val="Caption"/>
        <w:numPr>
          <w:ilvl w:val="0"/>
          <w:numId w:val="41"/>
        </w:numPr>
        <w:rPr>
          <w:ins w:id="9754" w:author="The Si Tran" w:date="2012-12-11T06:37:00Z"/>
          <w:sz w:val="26"/>
          <w:szCs w:val="26"/>
          <w:rPrChange w:id="9755" w:author="The Si Tran" w:date="2012-12-11T06:38:00Z">
            <w:rPr>
              <w:ins w:id="9756" w:author="The Si Tran" w:date="2012-12-11T06:37:00Z"/>
            </w:rPr>
          </w:rPrChange>
        </w:rPr>
        <w:pPrChange w:id="9757" w:author="The Si Tran" w:date="2012-12-11T06:38:00Z">
          <w:pPr>
            <w:pStyle w:val="ListParagraph"/>
            <w:numPr>
              <w:numId w:val="35"/>
            </w:numPr>
            <w:spacing w:after="160" w:line="259" w:lineRule="auto"/>
            <w:ind w:left="1080" w:hanging="360"/>
          </w:pPr>
        </w:pPrChange>
      </w:pPr>
      <w:bookmarkStart w:id="9758" w:name="_Toc343029972"/>
      <w:ins w:id="9759" w:author="The Si Tran" w:date="2012-12-11T06:38:00Z">
        <w:r w:rsidRPr="00554AC4">
          <w:rPr>
            <w:b w:val="0"/>
            <w:sz w:val="26"/>
            <w:szCs w:val="26"/>
            <w:rPrChange w:id="9760" w:author="The Si Tran" w:date="2012-12-11T06:38:00Z">
              <w:rPr/>
            </w:rPrChange>
          </w:rPr>
          <w:lastRenderedPageBreak/>
          <w:t>Phân tích tập dữ liệu qua đồ thị</w:t>
        </w:r>
      </w:ins>
      <w:bookmarkEnd w:id="9758"/>
    </w:p>
    <w:p w14:paraId="2D19A555" w14:textId="77777777" w:rsidR="00667F2E" w:rsidRPr="003E01A2" w:rsidRDefault="00667F2E" w:rsidP="00667F2E">
      <w:pPr>
        <w:pStyle w:val="ListParagraph"/>
        <w:numPr>
          <w:ilvl w:val="0"/>
          <w:numId w:val="36"/>
        </w:numPr>
        <w:spacing w:after="160" w:line="259" w:lineRule="auto"/>
        <w:rPr>
          <w:ins w:id="9761" w:author="The Si Tran" w:date="2012-12-11T06:20:00Z"/>
          <w:rFonts w:ascii="Times New Roman" w:hAnsi="Times New Roman"/>
          <w:sz w:val="26"/>
          <w:szCs w:val="26"/>
          <w:rPrChange w:id="9762" w:author="The Si Tran" w:date="2012-12-11T06:41:00Z">
            <w:rPr>
              <w:ins w:id="9763" w:author="The Si Tran" w:date="2012-12-11T06:20:00Z"/>
            </w:rPr>
          </w:rPrChange>
        </w:rPr>
      </w:pPr>
      <w:ins w:id="9764" w:author="The Si Tran" w:date="2012-12-11T06:20:00Z">
        <w:r w:rsidRPr="003E01A2">
          <w:rPr>
            <w:rFonts w:ascii="Times New Roman" w:hAnsi="Times New Roman"/>
            <w:sz w:val="26"/>
            <w:szCs w:val="26"/>
            <w:rPrChange w:id="9765" w:author="The Si Tran" w:date="2012-12-11T06:41:00Z">
              <w:rPr/>
            </w:rPrChange>
          </w:rPr>
          <w:t xml:space="preserve">Xem đồ thị chuỗi dữ liệu bằng cách chọn </w:t>
        </w:r>
      </w:ins>
      <w:ins w:id="9766" w:author="The Si Tran" w:date="2012-12-11T06:39:00Z">
        <w:r w:rsidR="00554AC4" w:rsidRPr="003E01A2">
          <w:rPr>
            <w:rFonts w:ascii="Times New Roman" w:hAnsi="Times New Roman"/>
            <w:sz w:val="26"/>
            <w:szCs w:val="26"/>
            <w:rPrChange w:id="9767" w:author="The Si Tran" w:date="2012-12-11T06:41:00Z">
              <w:rPr>
                <w:rFonts w:ascii="Times New Roman" w:hAnsi="Times New Roman"/>
              </w:rPr>
            </w:rPrChange>
          </w:rPr>
          <w:t>nút</w:t>
        </w:r>
      </w:ins>
      <w:ins w:id="9768" w:author="The Si Tran" w:date="2012-12-11T06:20:00Z">
        <w:r w:rsidRPr="003E01A2">
          <w:rPr>
            <w:rFonts w:ascii="Times New Roman" w:hAnsi="Times New Roman"/>
            <w:sz w:val="26"/>
            <w:szCs w:val="26"/>
            <w:rPrChange w:id="9769" w:author="The Si Tran" w:date="2012-12-11T06:41:00Z">
              <w:rPr/>
            </w:rPrChange>
          </w:rPr>
          <w:t xml:space="preserve"> [Plot]</w:t>
        </w:r>
      </w:ins>
    </w:p>
    <w:p w14:paraId="4BE86C4B" w14:textId="77777777" w:rsidR="00667F2E" w:rsidRPr="001B545C" w:rsidRDefault="00667F2E" w:rsidP="00667F2E">
      <w:pPr>
        <w:pStyle w:val="ListParagraph"/>
        <w:ind w:left="1440"/>
        <w:rPr>
          <w:ins w:id="9770" w:author="The Si Tran" w:date="2012-12-11T06:20:00Z"/>
          <w:rFonts w:ascii="Times New Roman" w:hAnsi="Times New Roman"/>
          <w:rPrChange w:id="9771" w:author="The Si Tran" w:date="2012-12-11T06:24:00Z">
            <w:rPr>
              <w:ins w:id="9772" w:author="The Si Tran" w:date="2012-12-11T06:20:00Z"/>
            </w:rPr>
          </w:rPrChange>
        </w:rPr>
      </w:pPr>
      <w:ins w:id="9773" w:author="The Si Tran" w:date="2012-12-11T06:20:00Z">
        <w:r w:rsidRPr="001B545C">
          <w:rPr>
            <w:rFonts w:ascii="Times New Roman" w:hAnsi="Times New Roman"/>
            <w:noProof/>
            <w:rPrChange w:id="9774" w:author="Unknown">
              <w:rPr>
                <w:noProof/>
              </w:rPr>
            </w:rPrChange>
          </w:rPr>
          <w:drawing>
            <wp:inline distT="0" distB="0" distL="0" distR="0" wp14:anchorId="5E272D5A" wp14:editId="0FA0C18C">
              <wp:extent cx="4955422" cy="3031490"/>
              <wp:effectExtent l="19050" t="19050" r="17145"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stretch>
                        <a:fillRect/>
                      </a:stretch>
                    </pic:blipFill>
                    <pic:spPr>
                      <a:xfrm>
                        <a:off x="0" y="0"/>
                        <a:ext cx="4979130" cy="3045994"/>
                      </a:xfrm>
                      <a:prstGeom prst="rect">
                        <a:avLst/>
                      </a:prstGeom>
                      <a:ln w="3175">
                        <a:solidFill>
                          <a:schemeClr val="bg1">
                            <a:lumMod val="75000"/>
                          </a:schemeClr>
                        </a:solidFill>
                      </a:ln>
                    </pic:spPr>
                  </pic:pic>
                </a:graphicData>
              </a:graphic>
            </wp:inline>
          </w:drawing>
        </w:r>
      </w:ins>
    </w:p>
    <w:p w14:paraId="2E8F5EDA" w14:textId="77777777" w:rsidR="00667F2E" w:rsidRPr="003E01A2" w:rsidRDefault="0072356A">
      <w:pPr>
        <w:pStyle w:val="ListParagraph"/>
        <w:ind w:left="1440"/>
        <w:jc w:val="center"/>
        <w:rPr>
          <w:ins w:id="9775" w:author="The Si Tran" w:date="2012-12-11T06:20:00Z"/>
          <w:rFonts w:ascii="Times New Roman" w:hAnsi="Times New Roman"/>
          <w:sz w:val="26"/>
          <w:szCs w:val="26"/>
          <w:rPrChange w:id="9776" w:author="The Si Tran" w:date="2012-12-11T06:41:00Z">
            <w:rPr>
              <w:ins w:id="9777" w:author="The Si Tran" w:date="2012-12-11T06:20:00Z"/>
            </w:rPr>
          </w:rPrChange>
        </w:rPr>
        <w:pPrChange w:id="9778" w:author="The Si Tran" w:date="2012-12-11T06:40:00Z">
          <w:pPr>
            <w:pStyle w:val="ListParagraph"/>
            <w:ind w:left="1440"/>
          </w:pPr>
        </w:pPrChange>
      </w:pPr>
      <w:ins w:id="9779" w:author="The Si Tran" w:date="2012-12-11T06:40:00Z">
        <w:r w:rsidRPr="003E01A2">
          <w:rPr>
            <w:rFonts w:ascii="Times New Roman" w:hAnsi="Times New Roman"/>
            <w:sz w:val="26"/>
            <w:szCs w:val="26"/>
            <w:rPrChange w:id="9780" w:author="The Si Tran" w:date="2012-12-11T06:41:00Z">
              <w:rPr>
                <w:rFonts w:ascii="Times New Roman" w:hAnsi="Times New Roman"/>
              </w:rPr>
            </w:rPrChange>
          </w:rPr>
          <w:t>Đồ thị chuỗi dữ liệu theo thời gian</w:t>
        </w:r>
      </w:ins>
    </w:p>
    <w:p w14:paraId="4D36905C" w14:textId="77777777" w:rsidR="00667F2E" w:rsidRPr="003E01A2" w:rsidRDefault="00667F2E" w:rsidP="00667F2E">
      <w:pPr>
        <w:pStyle w:val="ListParagraph"/>
        <w:numPr>
          <w:ilvl w:val="0"/>
          <w:numId w:val="36"/>
        </w:numPr>
        <w:spacing w:after="160" w:line="259" w:lineRule="auto"/>
        <w:rPr>
          <w:ins w:id="9781" w:author="The Si Tran" w:date="2012-12-11T06:39:00Z"/>
          <w:rFonts w:ascii="Times New Roman" w:hAnsi="Times New Roman"/>
          <w:sz w:val="26"/>
          <w:szCs w:val="26"/>
          <w:rPrChange w:id="9782" w:author="The Si Tran" w:date="2012-12-11T06:41:00Z">
            <w:rPr>
              <w:ins w:id="9783" w:author="The Si Tran" w:date="2012-12-11T06:39:00Z"/>
              <w:rFonts w:ascii="Times New Roman" w:hAnsi="Times New Roman"/>
            </w:rPr>
          </w:rPrChange>
        </w:rPr>
      </w:pPr>
      <w:ins w:id="9784" w:author="The Si Tran" w:date="2012-12-11T06:20:00Z">
        <w:r w:rsidRPr="003E01A2">
          <w:rPr>
            <w:rFonts w:ascii="Times New Roman" w:hAnsi="Times New Roman"/>
            <w:sz w:val="26"/>
            <w:szCs w:val="26"/>
            <w:rPrChange w:id="9785" w:author="The Si Tran" w:date="2012-12-11T06:41:00Z">
              <w:rPr/>
            </w:rPrChange>
          </w:rPr>
          <w:t>Xem hàm tự tương quan của chuỗi dữ liệu [Correlogram]</w:t>
        </w:r>
      </w:ins>
    </w:p>
    <w:p w14:paraId="414CF7FB" w14:textId="77777777" w:rsidR="00DA68B1" w:rsidRDefault="00DA68B1">
      <w:pPr>
        <w:pStyle w:val="ListParagraph"/>
        <w:spacing w:after="160" w:line="259" w:lineRule="auto"/>
        <w:ind w:left="1440"/>
        <w:rPr>
          <w:ins w:id="9786" w:author="The Si Tran" w:date="2012-12-11T06:41:00Z"/>
          <w:rFonts w:ascii="Times New Roman" w:hAnsi="Times New Roman"/>
          <w:sz w:val="26"/>
          <w:szCs w:val="26"/>
        </w:rPr>
        <w:pPrChange w:id="9787" w:author="The Si Tran" w:date="2012-12-11T06:39:00Z">
          <w:pPr>
            <w:pStyle w:val="ListParagraph"/>
            <w:numPr>
              <w:numId w:val="36"/>
            </w:numPr>
            <w:spacing w:after="160" w:line="259" w:lineRule="auto"/>
            <w:ind w:left="1440" w:hanging="360"/>
          </w:pPr>
        </w:pPrChange>
      </w:pPr>
      <w:ins w:id="9788" w:author="The Si Tran" w:date="2012-12-11T06:39:00Z">
        <w:r w:rsidRPr="003E01A2">
          <w:rPr>
            <w:rFonts w:ascii="Times New Roman" w:hAnsi="Times New Roman"/>
            <w:sz w:val="26"/>
            <w:szCs w:val="26"/>
            <w:rPrChange w:id="9789" w:author="The Si Tran" w:date="2012-12-11T06:41:00Z">
              <w:rPr>
                <w:rFonts w:ascii="Times New Roman" w:hAnsi="Times New Roman"/>
              </w:rPr>
            </w:rPrChange>
          </w:rPr>
          <w:t>Thông qua đồ thị này, ta có thể ước lượng được tính xu hướng và tính m</w:t>
        </w:r>
      </w:ins>
      <w:ins w:id="9790" w:author="The Si Tran" w:date="2012-12-11T06:40:00Z">
        <w:r w:rsidRPr="003E01A2">
          <w:rPr>
            <w:rFonts w:ascii="Times New Roman" w:hAnsi="Times New Roman"/>
            <w:sz w:val="26"/>
            <w:szCs w:val="26"/>
            <w:rPrChange w:id="9791" w:author="The Si Tran" w:date="2012-12-11T06:41:00Z">
              <w:rPr>
                <w:rFonts w:ascii="Times New Roman" w:hAnsi="Times New Roman"/>
              </w:rPr>
            </w:rPrChange>
          </w:rPr>
          <w:t>ùa trong chuỗi dữ liệu</w:t>
        </w:r>
      </w:ins>
      <w:ins w:id="9792" w:author="The Si Tran" w:date="2012-12-11T06:41:00Z">
        <w:r w:rsidR="003E01A2">
          <w:rPr>
            <w:rFonts w:ascii="Times New Roman" w:hAnsi="Times New Roman"/>
            <w:sz w:val="26"/>
            <w:szCs w:val="26"/>
          </w:rPr>
          <w:t>.</w:t>
        </w:r>
      </w:ins>
    </w:p>
    <w:p w14:paraId="40D23ADD" w14:textId="77777777" w:rsidR="00EA266F" w:rsidRPr="003E01A2" w:rsidRDefault="00EA266F">
      <w:pPr>
        <w:pStyle w:val="ListParagraph"/>
        <w:spacing w:after="160" w:line="259" w:lineRule="auto"/>
        <w:ind w:left="1440"/>
        <w:rPr>
          <w:ins w:id="9793" w:author="The Si Tran" w:date="2012-12-11T06:20:00Z"/>
          <w:rFonts w:ascii="Times New Roman" w:hAnsi="Times New Roman"/>
          <w:sz w:val="26"/>
          <w:szCs w:val="26"/>
          <w:rPrChange w:id="9794" w:author="The Si Tran" w:date="2012-12-11T06:41:00Z">
            <w:rPr>
              <w:ins w:id="9795" w:author="The Si Tran" w:date="2012-12-11T06:20:00Z"/>
            </w:rPr>
          </w:rPrChange>
        </w:rPr>
        <w:pPrChange w:id="9796" w:author="The Si Tran" w:date="2012-12-11T06:39:00Z">
          <w:pPr>
            <w:pStyle w:val="ListParagraph"/>
            <w:numPr>
              <w:numId w:val="36"/>
            </w:numPr>
            <w:spacing w:after="160" w:line="259" w:lineRule="auto"/>
            <w:ind w:left="1440" w:hanging="360"/>
          </w:pPr>
        </w:pPrChange>
      </w:pPr>
    </w:p>
    <w:p w14:paraId="5C291297" w14:textId="77777777" w:rsidR="00667F2E" w:rsidRPr="001B545C" w:rsidRDefault="00667F2E" w:rsidP="00667F2E">
      <w:pPr>
        <w:pStyle w:val="ListParagraph"/>
        <w:ind w:left="1440"/>
        <w:rPr>
          <w:ins w:id="9797" w:author="The Si Tran" w:date="2012-12-11T06:20:00Z"/>
          <w:rFonts w:ascii="Times New Roman" w:hAnsi="Times New Roman"/>
          <w:rPrChange w:id="9798" w:author="The Si Tran" w:date="2012-12-11T06:24:00Z">
            <w:rPr>
              <w:ins w:id="9799" w:author="The Si Tran" w:date="2012-12-11T06:20:00Z"/>
            </w:rPr>
          </w:rPrChange>
        </w:rPr>
      </w:pPr>
      <w:ins w:id="9800" w:author="The Si Tran" w:date="2012-12-11T06:20:00Z">
        <w:r w:rsidRPr="001B545C">
          <w:rPr>
            <w:rFonts w:ascii="Times New Roman" w:hAnsi="Times New Roman"/>
            <w:noProof/>
            <w:rPrChange w:id="9801" w:author="Unknown">
              <w:rPr>
                <w:noProof/>
              </w:rPr>
            </w:rPrChange>
          </w:rPr>
          <w:drawing>
            <wp:inline distT="0" distB="0" distL="0" distR="0" wp14:anchorId="4AF5CF79" wp14:editId="252DC8CA">
              <wp:extent cx="4972050" cy="3025726"/>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stretch>
                        <a:fillRect/>
                      </a:stretch>
                    </pic:blipFill>
                    <pic:spPr>
                      <a:xfrm>
                        <a:off x="0" y="0"/>
                        <a:ext cx="5001439" cy="3043610"/>
                      </a:xfrm>
                      <a:prstGeom prst="rect">
                        <a:avLst/>
                      </a:prstGeom>
                      <a:ln w="3175">
                        <a:solidFill>
                          <a:schemeClr val="bg1">
                            <a:lumMod val="75000"/>
                          </a:schemeClr>
                        </a:solidFill>
                      </a:ln>
                    </pic:spPr>
                  </pic:pic>
                </a:graphicData>
              </a:graphic>
            </wp:inline>
          </w:drawing>
        </w:r>
      </w:ins>
    </w:p>
    <w:p w14:paraId="2EBB10AF" w14:textId="77777777" w:rsidR="00EA266F" w:rsidRPr="00D348B4" w:rsidRDefault="00EA266F" w:rsidP="00EA266F">
      <w:pPr>
        <w:pStyle w:val="ListParagraph"/>
        <w:ind w:left="1440"/>
        <w:jc w:val="center"/>
        <w:rPr>
          <w:ins w:id="9802" w:author="The Si Tran" w:date="2012-12-11T06:41:00Z"/>
          <w:rFonts w:ascii="Times New Roman" w:hAnsi="Times New Roman"/>
          <w:sz w:val="26"/>
          <w:szCs w:val="26"/>
        </w:rPr>
      </w:pPr>
      <w:ins w:id="9803" w:author="The Si Tran" w:date="2012-12-11T06:41:00Z">
        <w:r w:rsidRPr="00D348B4">
          <w:rPr>
            <w:rFonts w:ascii="Times New Roman" w:hAnsi="Times New Roman"/>
            <w:sz w:val="26"/>
            <w:szCs w:val="26"/>
          </w:rPr>
          <w:t xml:space="preserve">Đồ thị </w:t>
        </w:r>
        <w:r>
          <w:rPr>
            <w:rFonts w:ascii="Times New Roman" w:hAnsi="Times New Roman"/>
            <w:sz w:val="26"/>
            <w:szCs w:val="26"/>
          </w:rPr>
          <w:t>hệ số tự tương q</w:t>
        </w:r>
      </w:ins>
      <w:ins w:id="9804" w:author="The Si Tran" w:date="2012-12-11T06:42:00Z">
        <w:r>
          <w:rPr>
            <w:rFonts w:ascii="Times New Roman" w:hAnsi="Times New Roman"/>
            <w:sz w:val="26"/>
            <w:szCs w:val="26"/>
          </w:rPr>
          <w:t>uan theo độ trễ</w:t>
        </w:r>
      </w:ins>
    </w:p>
    <w:p w14:paraId="597BDDA4" w14:textId="77777777" w:rsidR="00667F2E" w:rsidRPr="001B545C" w:rsidRDefault="00667F2E" w:rsidP="00667F2E">
      <w:pPr>
        <w:pStyle w:val="ListParagraph"/>
        <w:ind w:left="1440"/>
        <w:rPr>
          <w:ins w:id="9805" w:author="The Si Tran" w:date="2012-12-11T06:20:00Z"/>
          <w:rFonts w:ascii="Times New Roman" w:hAnsi="Times New Roman"/>
          <w:rPrChange w:id="9806" w:author="The Si Tran" w:date="2012-12-11T06:24:00Z">
            <w:rPr>
              <w:ins w:id="9807" w:author="The Si Tran" w:date="2012-12-11T06:20:00Z"/>
            </w:rPr>
          </w:rPrChange>
        </w:rPr>
      </w:pPr>
    </w:p>
    <w:p w14:paraId="7FF2D522" w14:textId="77777777" w:rsidR="00667F2E" w:rsidRDefault="00667F2E" w:rsidP="00667F2E">
      <w:pPr>
        <w:pStyle w:val="ListParagraph"/>
        <w:numPr>
          <w:ilvl w:val="0"/>
          <w:numId w:val="36"/>
        </w:numPr>
        <w:spacing w:after="160" w:line="259" w:lineRule="auto"/>
        <w:rPr>
          <w:ins w:id="9808" w:author="The Si Tran" w:date="2012-12-11T06:43:00Z"/>
          <w:rFonts w:ascii="Times New Roman" w:hAnsi="Times New Roman"/>
          <w:sz w:val="26"/>
          <w:szCs w:val="26"/>
        </w:rPr>
      </w:pPr>
      <w:ins w:id="9809" w:author="The Si Tran" w:date="2012-12-11T06:20:00Z">
        <w:r w:rsidRPr="0097191E">
          <w:rPr>
            <w:rFonts w:ascii="Times New Roman" w:hAnsi="Times New Roman"/>
            <w:sz w:val="26"/>
            <w:szCs w:val="26"/>
            <w:rPrChange w:id="9810" w:author="The Si Tran" w:date="2012-12-11T06:42:00Z">
              <w:rPr/>
            </w:rPrChange>
          </w:rPr>
          <w:t>Xem hàm tự tương quan riêng phần của chuỗi dữ liệu [Partial Correlogram]</w:t>
        </w:r>
      </w:ins>
    </w:p>
    <w:p w14:paraId="21E78386" w14:textId="77777777" w:rsidR="00997389" w:rsidRDefault="00997389">
      <w:pPr>
        <w:pStyle w:val="ListParagraph"/>
        <w:spacing w:after="160" w:line="259" w:lineRule="auto"/>
        <w:ind w:left="1440"/>
        <w:rPr>
          <w:ins w:id="9811" w:author="The Si Tran" w:date="2012-12-11T06:43:00Z"/>
          <w:rFonts w:ascii="Times New Roman" w:hAnsi="Times New Roman"/>
          <w:sz w:val="26"/>
          <w:szCs w:val="26"/>
        </w:rPr>
        <w:pPrChange w:id="9812" w:author="The Si Tran" w:date="2012-12-11T06:43:00Z">
          <w:pPr>
            <w:pStyle w:val="ListParagraph"/>
            <w:numPr>
              <w:numId w:val="36"/>
            </w:numPr>
            <w:spacing w:after="160" w:line="259" w:lineRule="auto"/>
            <w:ind w:left="1440" w:hanging="360"/>
          </w:pPr>
        </w:pPrChange>
      </w:pPr>
      <w:ins w:id="9813" w:author="The Si Tran" w:date="2012-12-11T06:43:00Z">
        <w:r>
          <w:rPr>
            <w:rFonts w:ascii="Times New Roman" w:hAnsi="Times New Roman"/>
            <w:sz w:val="26"/>
            <w:szCs w:val="26"/>
          </w:rPr>
          <w:lastRenderedPageBreak/>
          <w:t>Thông qua đồ thị này và đồ thị hệ số tự tương quan</w:t>
        </w:r>
      </w:ins>
      <w:ins w:id="9814" w:author="The Si Tran" w:date="2012-12-11T06:44:00Z">
        <w:r>
          <w:rPr>
            <w:rFonts w:ascii="Times New Roman" w:hAnsi="Times New Roman"/>
            <w:sz w:val="26"/>
            <w:szCs w:val="26"/>
          </w:rPr>
          <w:t>, ta có thể ước lượng được các hệ số của mô hình.</w:t>
        </w:r>
      </w:ins>
    </w:p>
    <w:p w14:paraId="49AD5D0F" w14:textId="77777777" w:rsidR="00997389" w:rsidRPr="0097191E" w:rsidRDefault="00997389">
      <w:pPr>
        <w:pStyle w:val="ListParagraph"/>
        <w:spacing w:after="160" w:line="259" w:lineRule="auto"/>
        <w:ind w:left="1440"/>
        <w:rPr>
          <w:ins w:id="9815" w:author="The Si Tran" w:date="2012-12-11T06:20:00Z"/>
          <w:rFonts w:ascii="Times New Roman" w:hAnsi="Times New Roman"/>
          <w:sz w:val="26"/>
          <w:szCs w:val="26"/>
          <w:rPrChange w:id="9816" w:author="The Si Tran" w:date="2012-12-11T06:42:00Z">
            <w:rPr>
              <w:ins w:id="9817" w:author="The Si Tran" w:date="2012-12-11T06:20:00Z"/>
            </w:rPr>
          </w:rPrChange>
        </w:rPr>
        <w:pPrChange w:id="9818" w:author="The Si Tran" w:date="2012-12-11T06:43:00Z">
          <w:pPr>
            <w:pStyle w:val="ListParagraph"/>
            <w:numPr>
              <w:numId w:val="36"/>
            </w:numPr>
            <w:spacing w:after="160" w:line="259" w:lineRule="auto"/>
            <w:ind w:left="1440" w:hanging="360"/>
          </w:pPr>
        </w:pPrChange>
      </w:pPr>
    </w:p>
    <w:p w14:paraId="1AD7D6D4" w14:textId="77777777" w:rsidR="00667F2E" w:rsidRDefault="00667F2E" w:rsidP="00667F2E">
      <w:pPr>
        <w:pStyle w:val="ListParagraph"/>
        <w:ind w:left="1440"/>
        <w:rPr>
          <w:ins w:id="9819" w:author="The Si Tran" w:date="2012-12-11T06:44:00Z"/>
          <w:rFonts w:ascii="Times New Roman" w:hAnsi="Times New Roman"/>
        </w:rPr>
      </w:pPr>
      <w:ins w:id="9820" w:author="The Si Tran" w:date="2012-12-11T06:20:00Z">
        <w:r w:rsidRPr="001B545C">
          <w:rPr>
            <w:rFonts w:ascii="Times New Roman" w:hAnsi="Times New Roman"/>
            <w:noProof/>
            <w:rPrChange w:id="9821" w:author="Unknown">
              <w:rPr>
                <w:noProof/>
              </w:rPr>
            </w:rPrChange>
          </w:rPr>
          <w:drawing>
            <wp:inline distT="0" distB="0" distL="0" distR="0" wp14:anchorId="5413DEB2" wp14:editId="687CB84F">
              <wp:extent cx="4952798" cy="3029886"/>
              <wp:effectExtent l="19050" t="19050" r="19685" b="184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4976764" cy="3044547"/>
                      </a:xfrm>
                      <a:prstGeom prst="rect">
                        <a:avLst/>
                      </a:prstGeom>
                      <a:ln w="3175">
                        <a:solidFill>
                          <a:schemeClr val="bg1">
                            <a:lumMod val="75000"/>
                          </a:schemeClr>
                        </a:solidFill>
                      </a:ln>
                    </pic:spPr>
                  </pic:pic>
                </a:graphicData>
              </a:graphic>
            </wp:inline>
          </w:drawing>
        </w:r>
      </w:ins>
    </w:p>
    <w:p w14:paraId="65593657" w14:textId="77777777" w:rsidR="006225F4" w:rsidRPr="00D348B4" w:rsidRDefault="006225F4" w:rsidP="006225F4">
      <w:pPr>
        <w:pStyle w:val="ListParagraph"/>
        <w:ind w:left="1440"/>
        <w:jc w:val="center"/>
        <w:rPr>
          <w:ins w:id="9822" w:author="The Si Tran" w:date="2012-12-11T06:44:00Z"/>
          <w:rFonts w:ascii="Times New Roman" w:hAnsi="Times New Roman"/>
          <w:sz w:val="26"/>
          <w:szCs w:val="26"/>
        </w:rPr>
      </w:pPr>
      <w:ins w:id="9823" w:author="The Si Tran" w:date="2012-12-11T06:44:00Z">
        <w:r w:rsidRPr="00D348B4">
          <w:rPr>
            <w:rFonts w:ascii="Times New Roman" w:hAnsi="Times New Roman"/>
            <w:sz w:val="26"/>
            <w:szCs w:val="26"/>
          </w:rPr>
          <w:t xml:space="preserve">Đồ thị </w:t>
        </w:r>
        <w:r>
          <w:rPr>
            <w:rFonts w:ascii="Times New Roman" w:hAnsi="Times New Roman"/>
            <w:sz w:val="26"/>
            <w:szCs w:val="26"/>
          </w:rPr>
          <w:t>hệ số tự tương quan riêng phần theo độ trễ</w:t>
        </w:r>
      </w:ins>
    </w:p>
    <w:p w14:paraId="2A8691B5" w14:textId="77777777" w:rsidR="006225F4" w:rsidRPr="001B545C" w:rsidRDefault="006225F4" w:rsidP="00667F2E">
      <w:pPr>
        <w:pStyle w:val="ListParagraph"/>
        <w:ind w:left="1440"/>
        <w:rPr>
          <w:ins w:id="9824" w:author="The Si Tran" w:date="2012-12-11T06:20:00Z"/>
          <w:rFonts w:ascii="Times New Roman" w:hAnsi="Times New Roman"/>
          <w:rPrChange w:id="9825" w:author="The Si Tran" w:date="2012-12-11T06:24:00Z">
            <w:rPr>
              <w:ins w:id="9826" w:author="The Si Tran" w:date="2012-12-11T06:20:00Z"/>
            </w:rPr>
          </w:rPrChange>
        </w:rPr>
      </w:pPr>
    </w:p>
    <w:p w14:paraId="07908807" w14:textId="77777777" w:rsidR="00667F2E" w:rsidRPr="001B545C" w:rsidRDefault="00667F2E" w:rsidP="00667F2E">
      <w:pPr>
        <w:pStyle w:val="ListParagraph"/>
        <w:ind w:left="1440"/>
        <w:rPr>
          <w:ins w:id="9827" w:author="The Si Tran" w:date="2012-12-11T06:20:00Z"/>
          <w:rFonts w:ascii="Times New Roman" w:hAnsi="Times New Roman"/>
          <w:rPrChange w:id="9828" w:author="The Si Tran" w:date="2012-12-11T06:24:00Z">
            <w:rPr>
              <w:ins w:id="9829" w:author="The Si Tran" w:date="2012-12-11T06:20:00Z"/>
            </w:rPr>
          </w:rPrChange>
        </w:rPr>
      </w:pPr>
    </w:p>
    <w:p w14:paraId="4EBF1BA8" w14:textId="77777777" w:rsidR="00667F2E" w:rsidRDefault="00667F2E" w:rsidP="00667F2E">
      <w:pPr>
        <w:pStyle w:val="ListParagraph"/>
        <w:numPr>
          <w:ilvl w:val="0"/>
          <w:numId w:val="36"/>
        </w:numPr>
        <w:spacing w:after="160" w:line="259" w:lineRule="auto"/>
        <w:rPr>
          <w:ins w:id="9830" w:author="The Si Tran" w:date="2012-12-11T06:45:00Z"/>
          <w:rFonts w:ascii="Times New Roman" w:hAnsi="Times New Roman"/>
          <w:sz w:val="26"/>
          <w:szCs w:val="26"/>
        </w:rPr>
      </w:pPr>
      <w:ins w:id="9831" w:author="The Si Tran" w:date="2012-12-11T06:20:00Z">
        <w:r w:rsidRPr="00C14E00">
          <w:rPr>
            <w:rFonts w:ascii="Times New Roman" w:hAnsi="Times New Roman"/>
            <w:sz w:val="26"/>
            <w:szCs w:val="26"/>
            <w:rPrChange w:id="9832" w:author="The Si Tran" w:date="2012-12-11T06:45:00Z">
              <w:rPr/>
            </w:rPrChange>
          </w:rPr>
          <w:t>Xem đồ thị lỗi của mô hình SARIMA</w:t>
        </w:r>
      </w:ins>
    </w:p>
    <w:p w14:paraId="1494CED4" w14:textId="77777777" w:rsidR="004211A5" w:rsidRPr="00C14E00" w:rsidRDefault="004211A5">
      <w:pPr>
        <w:pStyle w:val="ListParagraph"/>
        <w:spacing w:after="160" w:line="259" w:lineRule="auto"/>
        <w:ind w:left="1440"/>
        <w:rPr>
          <w:ins w:id="9833" w:author="The Si Tran" w:date="2012-12-11T06:20:00Z"/>
          <w:rFonts w:ascii="Times New Roman" w:hAnsi="Times New Roman"/>
          <w:sz w:val="26"/>
          <w:szCs w:val="26"/>
          <w:rPrChange w:id="9834" w:author="The Si Tran" w:date="2012-12-11T06:45:00Z">
            <w:rPr>
              <w:ins w:id="9835" w:author="The Si Tran" w:date="2012-12-11T06:20:00Z"/>
            </w:rPr>
          </w:rPrChange>
        </w:rPr>
        <w:pPrChange w:id="9836" w:author="The Si Tran" w:date="2012-12-11T06:45:00Z">
          <w:pPr>
            <w:pStyle w:val="ListParagraph"/>
            <w:numPr>
              <w:numId w:val="36"/>
            </w:numPr>
            <w:spacing w:after="160" w:line="259" w:lineRule="auto"/>
            <w:ind w:left="1440" w:hanging="360"/>
          </w:pPr>
        </w:pPrChange>
      </w:pPr>
      <w:ins w:id="9837" w:author="The Si Tran" w:date="2012-12-11T06:45:00Z">
        <w:r>
          <w:rPr>
            <w:rFonts w:ascii="Times New Roman" w:hAnsi="Times New Roman"/>
            <w:sz w:val="26"/>
            <w:szCs w:val="26"/>
          </w:rPr>
          <w:t>Thông qua đồ thị này, ta có thể đánh giá được độ chính xác của</w:t>
        </w:r>
      </w:ins>
      <w:ins w:id="9838" w:author="The Si Tran" w:date="2012-12-11T06:46:00Z">
        <w:r>
          <w:rPr>
            <w:rFonts w:ascii="Times New Roman" w:hAnsi="Times New Roman"/>
            <w:sz w:val="26"/>
            <w:szCs w:val="26"/>
          </w:rPr>
          <w:t xml:space="preserve"> mô hình SARIMA.</w:t>
        </w:r>
      </w:ins>
    </w:p>
    <w:p w14:paraId="2BCF69D7" w14:textId="77777777" w:rsidR="00667F2E" w:rsidRDefault="00667F2E" w:rsidP="00667F2E">
      <w:pPr>
        <w:pStyle w:val="ListParagraph"/>
        <w:ind w:left="1440"/>
        <w:rPr>
          <w:ins w:id="9839" w:author="The Si Tran" w:date="2012-12-11T06:49:00Z"/>
          <w:rFonts w:ascii="Times New Roman" w:hAnsi="Times New Roman"/>
        </w:rPr>
      </w:pPr>
      <w:ins w:id="9840" w:author="The Si Tran" w:date="2012-12-11T06:20:00Z">
        <w:r w:rsidRPr="001B545C">
          <w:rPr>
            <w:rFonts w:ascii="Times New Roman" w:hAnsi="Times New Roman"/>
            <w:noProof/>
            <w:rPrChange w:id="9841" w:author="Unknown">
              <w:rPr>
                <w:noProof/>
              </w:rPr>
            </w:rPrChange>
          </w:rPr>
          <w:drawing>
            <wp:inline distT="0" distB="0" distL="0" distR="0" wp14:anchorId="27469DE2" wp14:editId="13B7A11E">
              <wp:extent cx="4981522" cy="3031490"/>
              <wp:effectExtent l="19050" t="19050" r="1016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5004786" cy="3045647"/>
                      </a:xfrm>
                      <a:prstGeom prst="rect">
                        <a:avLst/>
                      </a:prstGeom>
                      <a:ln w="3175">
                        <a:solidFill>
                          <a:schemeClr val="bg1">
                            <a:lumMod val="75000"/>
                          </a:schemeClr>
                        </a:solidFill>
                      </a:ln>
                    </pic:spPr>
                  </pic:pic>
                </a:graphicData>
              </a:graphic>
            </wp:inline>
          </w:drawing>
        </w:r>
      </w:ins>
    </w:p>
    <w:p w14:paraId="4F1C3A3E" w14:textId="77777777" w:rsidR="00EF72DD" w:rsidRPr="00D348B4" w:rsidRDefault="00EF72DD" w:rsidP="00EF72DD">
      <w:pPr>
        <w:pStyle w:val="ListParagraph"/>
        <w:ind w:left="1440"/>
        <w:jc w:val="center"/>
        <w:rPr>
          <w:ins w:id="9842" w:author="The Si Tran" w:date="2012-12-11T06:49:00Z"/>
          <w:rFonts w:ascii="Times New Roman" w:hAnsi="Times New Roman"/>
          <w:sz w:val="26"/>
          <w:szCs w:val="26"/>
        </w:rPr>
      </w:pPr>
      <w:ins w:id="9843" w:author="The Si Tran" w:date="2012-12-11T06:49:00Z">
        <w:r w:rsidRPr="00D348B4">
          <w:rPr>
            <w:rFonts w:ascii="Times New Roman" w:hAnsi="Times New Roman"/>
            <w:sz w:val="26"/>
            <w:szCs w:val="26"/>
          </w:rPr>
          <w:t xml:space="preserve">Đồ thị </w:t>
        </w:r>
        <w:r>
          <w:rPr>
            <w:rFonts w:ascii="Times New Roman" w:hAnsi="Times New Roman"/>
            <w:sz w:val="26"/>
            <w:szCs w:val="26"/>
          </w:rPr>
          <w:t>lỗi của SARIMA theo thời gian</w:t>
        </w:r>
      </w:ins>
    </w:p>
    <w:p w14:paraId="08F32DE6" w14:textId="77777777" w:rsidR="00EF72DD" w:rsidRPr="00835F6C" w:rsidRDefault="00662619">
      <w:pPr>
        <w:pStyle w:val="Caption"/>
        <w:numPr>
          <w:ilvl w:val="0"/>
          <w:numId w:val="41"/>
        </w:numPr>
        <w:rPr>
          <w:ins w:id="9844" w:author="The Si Tran" w:date="2012-12-11T06:20:00Z"/>
        </w:rPr>
        <w:pPrChange w:id="9845" w:author="The Si Tran" w:date="2012-12-11T06:50:00Z">
          <w:pPr>
            <w:pStyle w:val="ListParagraph"/>
            <w:ind w:left="1440"/>
          </w:pPr>
        </w:pPrChange>
      </w:pPr>
      <w:bookmarkStart w:id="9846" w:name="_Toc343029973"/>
      <w:ins w:id="9847" w:author="The Si Tran" w:date="2012-12-11T06:50:00Z">
        <w:r>
          <w:rPr>
            <w:b w:val="0"/>
            <w:sz w:val="26"/>
            <w:szCs w:val="26"/>
          </w:rPr>
          <w:lastRenderedPageBreak/>
          <w:t>Ước lượng tham số cho mô hình SARIMA</w:t>
        </w:r>
        <w:bookmarkEnd w:id="9846"/>
        <w:r>
          <w:rPr>
            <w:b w:val="0"/>
            <w:sz w:val="26"/>
            <w:szCs w:val="26"/>
          </w:rPr>
          <w:t xml:space="preserve"> </w:t>
        </w:r>
      </w:ins>
    </w:p>
    <w:p w14:paraId="74348E11" w14:textId="77777777" w:rsidR="00667F2E" w:rsidRPr="00FF6A63" w:rsidRDefault="00667F2E" w:rsidP="00667F2E">
      <w:pPr>
        <w:pStyle w:val="ListParagraph"/>
        <w:numPr>
          <w:ilvl w:val="0"/>
          <w:numId w:val="36"/>
        </w:numPr>
        <w:spacing w:after="160" w:line="259" w:lineRule="auto"/>
        <w:rPr>
          <w:ins w:id="9848" w:author="The Si Tran" w:date="2012-12-11T06:20:00Z"/>
          <w:rFonts w:ascii="Times New Roman" w:hAnsi="Times New Roman"/>
          <w:sz w:val="26"/>
          <w:szCs w:val="26"/>
          <w:rPrChange w:id="9849" w:author="The Si Tran" w:date="2012-12-11T06:51:00Z">
            <w:rPr>
              <w:ins w:id="9850" w:author="The Si Tran" w:date="2012-12-11T06:20:00Z"/>
            </w:rPr>
          </w:rPrChange>
        </w:rPr>
      </w:pPr>
      <w:ins w:id="9851" w:author="The Si Tran" w:date="2012-12-11T06:20:00Z">
        <w:r w:rsidRPr="00FF6A63">
          <w:rPr>
            <w:rFonts w:ascii="Times New Roman" w:hAnsi="Times New Roman"/>
            <w:sz w:val="26"/>
            <w:szCs w:val="26"/>
            <w:rPrChange w:id="9852" w:author="The Si Tran" w:date="2012-12-11T06:51:00Z">
              <w:rPr/>
            </w:rPrChange>
          </w:rPr>
          <w:t>Ước lượng tự động</w:t>
        </w:r>
      </w:ins>
    </w:p>
    <w:p w14:paraId="1F3B2740" w14:textId="77777777" w:rsidR="00667F2E" w:rsidRPr="00FF6A63" w:rsidRDefault="00667F2E" w:rsidP="00667F2E">
      <w:pPr>
        <w:pStyle w:val="ListParagraph"/>
        <w:ind w:left="1440"/>
        <w:rPr>
          <w:ins w:id="9853" w:author="The Si Tran" w:date="2012-12-11T06:20:00Z"/>
          <w:rFonts w:ascii="Times New Roman" w:hAnsi="Times New Roman"/>
          <w:sz w:val="26"/>
          <w:szCs w:val="26"/>
          <w:rPrChange w:id="9854" w:author="The Si Tran" w:date="2012-12-11T06:51:00Z">
            <w:rPr>
              <w:ins w:id="9855" w:author="The Si Tran" w:date="2012-12-11T06:20:00Z"/>
            </w:rPr>
          </w:rPrChange>
        </w:rPr>
      </w:pPr>
      <w:ins w:id="9856" w:author="The Si Tran" w:date="2012-12-11T06:20:00Z">
        <w:r w:rsidRPr="00FF6A63">
          <w:rPr>
            <w:rFonts w:ascii="Times New Roman" w:hAnsi="Times New Roman"/>
            <w:sz w:val="26"/>
            <w:szCs w:val="26"/>
            <w:rPrChange w:id="9857" w:author="The Si Tran" w:date="2012-12-11T06:51:00Z">
              <w:rPr/>
            </w:rPrChange>
          </w:rPr>
          <w:t>Chế độ này sẽ hoàn toàn tự động ước lượng tính xu hướng, tính mùa trong chuỗi dữ liệu, tự động xác định các hệ số và xây dựng mô hình.</w:t>
        </w:r>
      </w:ins>
    </w:p>
    <w:p w14:paraId="3B5D8C81" w14:textId="77777777" w:rsidR="00667F2E" w:rsidRPr="00FF6A63" w:rsidRDefault="00667F2E" w:rsidP="00667F2E">
      <w:pPr>
        <w:pStyle w:val="ListParagraph"/>
        <w:ind w:left="1440"/>
        <w:rPr>
          <w:ins w:id="9858" w:author="The Si Tran" w:date="2012-12-11T06:20:00Z"/>
          <w:rFonts w:ascii="Times New Roman" w:hAnsi="Times New Roman"/>
          <w:sz w:val="26"/>
          <w:szCs w:val="26"/>
          <w:rPrChange w:id="9859" w:author="The Si Tran" w:date="2012-12-11T06:51:00Z">
            <w:rPr>
              <w:ins w:id="9860" w:author="The Si Tran" w:date="2012-12-11T06:20:00Z"/>
            </w:rPr>
          </w:rPrChange>
        </w:rPr>
      </w:pPr>
      <w:ins w:id="9861" w:author="The Si Tran" w:date="2012-12-11T06:20:00Z">
        <w:r w:rsidRPr="00FF6A63">
          <w:rPr>
            <w:rFonts w:ascii="Times New Roman" w:hAnsi="Times New Roman"/>
            <w:sz w:val="26"/>
            <w:szCs w:val="26"/>
            <w:rPrChange w:id="9862" w:author="The Si Tran" w:date="2012-12-11T06:51:00Z">
              <w:rPr/>
            </w:rPrChange>
          </w:rPr>
          <w:t>Để chọn chế độ này, ta dùng nút [Auto Traning]</w:t>
        </w:r>
      </w:ins>
    </w:p>
    <w:p w14:paraId="0EE40AEE" w14:textId="77777777" w:rsidR="00667F2E" w:rsidRPr="001B545C" w:rsidRDefault="00667F2E" w:rsidP="00667F2E">
      <w:pPr>
        <w:pStyle w:val="ListParagraph"/>
        <w:ind w:left="1440"/>
        <w:rPr>
          <w:ins w:id="9863" w:author="The Si Tran" w:date="2012-12-11T06:20:00Z"/>
          <w:rFonts w:ascii="Times New Roman" w:hAnsi="Times New Roman"/>
          <w:rPrChange w:id="9864" w:author="The Si Tran" w:date="2012-12-11T06:24:00Z">
            <w:rPr>
              <w:ins w:id="9865" w:author="The Si Tran" w:date="2012-12-11T06:20:00Z"/>
            </w:rPr>
          </w:rPrChange>
        </w:rPr>
      </w:pPr>
    </w:p>
    <w:p w14:paraId="5D840CAC" w14:textId="77777777" w:rsidR="00667F2E" w:rsidRPr="001B545C" w:rsidRDefault="00667F2E" w:rsidP="00667F2E">
      <w:pPr>
        <w:pStyle w:val="ListParagraph"/>
        <w:ind w:left="1440"/>
        <w:rPr>
          <w:ins w:id="9866" w:author="The Si Tran" w:date="2012-12-11T06:20:00Z"/>
          <w:rFonts w:ascii="Times New Roman" w:hAnsi="Times New Roman"/>
          <w:rPrChange w:id="9867" w:author="The Si Tran" w:date="2012-12-11T06:24:00Z">
            <w:rPr>
              <w:ins w:id="9868" w:author="The Si Tran" w:date="2012-12-11T06:20:00Z"/>
            </w:rPr>
          </w:rPrChange>
        </w:rPr>
      </w:pPr>
    </w:p>
    <w:p w14:paraId="2DE715E0" w14:textId="77777777" w:rsidR="00667F2E" w:rsidRPr="001B545C" w:rsidRDefault="00667F2E" w:rsidP="00667F2E">
      <w:pPr>
        <w:pStyle w:val="ListParagraph"/>
        <w:ind w:left="1440"/>
        <w:rPr>
          <w:ins w:id="9869" w:author="The Si Tran" w:date="2012-12-11T06:20:00Z"/>
          <w:rFonts w:ascii="Times New Roman" w:hAnsi="Times New Roman"/>
          <w:rPrChange w:id="9870" w:author="The Si Tran" w:date="2012-12-11T06:24:00Z">
            <w:rPr>
              <w:ins w:id="9871" w:author="The Si Tran" w:date="2012-12-11T06:20:00Z"/>
            </w:rPr>
          </w:rPrChange>
        </w:rPr>
      </w:pPr>
    </w:p>
    <w:p w14:paraId="153F01BA" w14:textId="77777777" w:rsidR="00667F2E" w:rsidRPr="001B545C" w:rsidRDefault="007E692E">
      <w:pPr>
        <w:pStyle w:val="ListParagraph"/>
        <w:ind w:left="0"/>
        <w:jc w:val="center"/>
        <w:rPr>
          <w:ins w:id="9872" w:author="The Si Tran" w:date="2012-12-11T06:20:00Z"/>
          <w:rFonts w:ascii="Times New Roman" w:hAnsi="Times New Roman"/>
          <w:rPrChange w:id="9873" w:author="The Si Tran" w:date="2012-12-11T06:24:00Z">
            <w:rPr>
              <w:ins w:id="9874" w:author="The Si Tran" w:date="2012-12-11T06:20:00Z"/>
            </w:rPr>
          </w:rPrChange>
        </w:rPr>
        <w:pPrChange w:id="9875" w:author="The Si Tran" w:date="2012-12-11T06:47:00Z">
          <w:pPr>
            <w:pStyle w:val="ListParagraph"/>
            <w:ind w:left="0"/>
          </w:pPr>
        </w:pPrChange>
      </w:pPr>
      <w:ins w:id="9876" w:author="The Si Tran" w:date="2012-12-11T06:20:00Z">
        <w:r w:rsidRPr="001B545C">
          <w:rPr>
            <w:rFonts w:ascii="Times New Roman" w:hAnsi="Times New Roman"/>
            <w:noProof/>
            <w:rPrChange w:id="9877" w:author="Unknown">
              <w:rPr>
                <w:noProof/>
              </w:rPr>
            </w:rPrChange>
          </w:rPr>
          <mc:AlternateContent>
            <mc:Choice Requires="wps">
              <w:drawing>
                <wp:anchor distT="0" distB="0" distL="114300" distR="114300" simplePos="0" relativeHeight="251604480" behindDoc="0" locked="0" layoutInCell="1" allowOverlap="1" wp14:anchorId="00A0296C" wp14:editId="06ACBD64">
                  <wp:simplePos x="0" y="0"/>
                  <wp:positionH relativeFrom="margin">
                    <wp:align>right</wp:align>
                  </wp:positionH>
                  <wp:positionV relativeFrom="paragraph">
                    <wp:posOffset>2266950</wp:posOffset>
                  </wp:positionV>
                  <wp:extent cx="3552825" cy="1085850"/>
                  <wp:effectExtent l="1371600" t="0" r="28575" b="171450"/>
                  <wp:wrapNone/>
                  <wp:docPr id="90" name="Line Callout 1 90"/>
                  <wp:cNvGraphicFramePr/>
                  <a:graphic xmlns:a="http://schemas.openxmlformats.org/drawingml/2006/main">
                    <a:graphicData uri="http://schemas.microsoft.com/office/word/2010/wordprocessingShape">
                      <wps:wsp>
                        <wps:cNvSpPr/>
                        <wps:spPr>
                          <a:xfrm>
                            <a:off x="0" y="0"/>
                            <a:ext cx="3552825" cy="1085850"/>
                          </a:xfrm>
                          <a:prstGeom prst="borderCallout1">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95B31" w14:textId="77777777" w:rsidR="0056499D" w:rsidRDefault="0056499D"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0A0296C"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90" o:spid="_x0000_s1124" type="#_x0000_t47" style="position:absolute;left:0;text-align:left;margin-left:228.55pt;margin-top:178.5pt;width:279.75pt;height:85.5pt;z-index:25160448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" filled="f" strokecolor="red" strokeweight="2pt">
                  <v:textbox>
                    <w:txbxContent>
                      <w:p w14:paraId="29E95B31" w14:textId="77777777" w:rsidR="0056499D" w:rsidRDefault="0056499D" w:rsidP="00667F2E">
                        <w:pPr>
                          <w:jc w:val="center"/>
                        </w:pPr>
                      </w:p>
                    </w:txbxContent>
                  </v:textbox>
                  <o:callout v:ext="edit" minusy="t"/>
                  <w10:wrap anchorx="margin"/>
                </v:shape>
              </w:pict>
            </mc:Fallback>
          </mc:AlternateContent>
        </w:r>
      </w:ins>
      <w:ins w:id="9878" w:author="The Si Tran" w:date="2012-12-11T06:53:00Z">
        <w:r w:rsidRPr="00FF6A63">
          <w:rPr>
            <w:rFonts w:ascii="Times New Roman" w:hAnsi="Times New Roman"/>
            <w:noProof/>
            <w:rPrChange w:id="9879" w:author="Unknown">
              <w:rPr>
                <w:noProof/>
              </w:rPr>
            </w:rPrChange>
          </w:rPr>
          <mc:AlternateContent>
            <mc:Choice Requires="wps">
              <w:drawing>
                <wp:anchor distT="0" distB="0" distL="114300" distR="114300" simplePos="0" relativeHeight="251680256" behindDoc="0" locked="0" layoutInCell="1" allowOverlap="1" wp14:anchorId="131A4D11" wp14:editId="2BEA4F5D">
                  <wp:simplePos x="0" y="0"/>
                  <wp:positionH relativeFrom="column">
                    <wp:posOffset>285750</wp:posOffset>
                  </wp:positionH>
                  <wp:positionV relativeFrom="paragraph">
                    <wp:posOffset>1644015</wp:posOffset>
                  </wp:positionV>
                  <wp:extent cx="1514475" cy="504825"/>
                  <wp:effectExtent l="19050" t="19050" r="28575" b="28575"/>
                  <wp:wrapNone/>
                  <wp:docPr id="168" name="Text Box 168"/>
                  <wp:cNvGraphicFramePr/>
                  <a:graphic xmlns:a="http://schemas.openxmlformats.org/drawingml/2006/main">
                    <a:graphicData uri="http://schemas.microsoft.com/office/word/2010/wordprocessingShape">
                      <wps:wsp>
                        <wps:cNvSpPr txBox="1"/>
                        <wps:spPr>
                          <a:xfrm>
                            <a:off x="0" y="0"/>
                            <a:ext cx="1514475" cy="5048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345E67E" w14:textId="77777777" w:rsidR="0056499D" w:rsidRDefault="0056499D">
                              <w:pPr>
                                <w:spacing w:before="0" w:line="240" w:lineRule="auto"/>
                                <w:jc w:val="center"/>
                                <w:pPrChange w:id="9880" w:author="The Si Tran" w:date="2012-12-11T06:53:00Z">
                                  <w:pPr/>
                                </w:pPrChange>
                              </w:pPr>
                              <w:ins w:id="9881" w:author="The Si Tran" w:date="2012-12-11T06:53:00Z">
                                <w:r>
                                  <w:t>Tham số cho</w:t>
                                </w:r>
                              </w:ins>
                              <w:ins w:id="9882" w:author="The Si Tran" w:date="2012-12-11T06:51:00Z">
                                <w:r>
                                  <w:t xml:space="preserve"> </w:t>
                                </w:r>
                              </w:ins>
                              <w:ins w:id="9883" w:author="The Si Tran" w:date="2012-12-11T06:53:00Z">
                                <w:r>
                                  <w:t>ước</w:t>
                                </w:r>
                              </w:ins>
                              <w:ins w:id="9884" w:author="The Si Tran" w:date="2012-12-11T06:51:00Z">
                                <w:r>
                                  <w:t xml:space="preserve">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A4D11" id="Text Box 168" o:spid="_x0000_s1125" type="#_x0000_t202" style="position:absolute;left:0;text-align:left;margin-left:22.5pt;margin-top:129.45pt;width:119.25pt;height:39.7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" fillcolor="white [3201]" strokecolor="red" strokeweight="2.25pt">
                  <v:textbox>
                    <w:txbxContent>
                      <w:p w14:paraId="0345E67E" w14:textId="77777777" w:rsidR="0056499D" w:rsidRDefault="0056499D">
                        <w:pPr>
                          <w:spacing w:before="0" w:line="240" w:lineRule="auto"/>
                          <w:jc w:val="center"/>
                          <w:pPrChange w:id="9885" w:author="The Si Tran" w:date="2012-12-11T06:53:00Z">
                            <w:pPr/>
                          </w:pPrChange>
                        </w:pPr>
                        <w:ins w:id="9886" w:author="The Si Tran" w:date="2012-12-11T06:53:00Z">
                          <w:r>
                            <w:t>Tham số cho</w:t>
                          </w:r>
                        </w:ins>
                        <w:ins w:id="9887" w:author="The Si Tran" w:date="2012-12-11T06:51:00Z">
                          <w:r>
                            <w:t xml:space="preserve"> </w:t>
                          </w:r>
                        </w:ins>
                        <w:ins w:id="9888" w:author="The Si Tran" w:date="2012-12-11T06:53:00Z">
                          <w:r>
                            <w:t>ước</w:t>
                          </w:r>
                        </w:ins>
                        <w:ins w:id="9889" w:author="The Si Tran" w:date="2012-12-11T06:51:00Z">
                          <w:r>
                            <w:t xml:space="preserve"> lượng tự chọn</w:t>
                          </w:r>
                        </w:ins>
                      </w:p>
                    </w:txbxContent>
                  </v:textbox>
                </v:shape>
              </w:pict>
            </mc:Fallback>
          </mc:AlternateContent>
        </w:r>
      </w:ins>
      <w:ins w:id="9890" w:author="The Si Tran" w:date="2012-12-11T06:52:00Z">
        <w:r w:rsidRPr="001B545C">
          <w:rPr>
            <w:rFonts w:ascii="Times New Roman" w:hAnsi="Times New Roman"/>
            <w:noProof/>
            <w:rPrChange w:id="9891" w:author="Unknown">
              <w:rPr>
                <w:noProof/>
              </w:rPr>
            </w:rPrChange>
          </w:rPr>
          <mc:AlternateContent>
            <mc:Choice Requires="wps">
              <w:drawing>
                <wp:anchor distT="0" distB="0" distL="114300" distR="114300" simplePos="0" relativeHeight="251679232" behindDoc="0" locked="0" layoutInCell="1" allowOverlap="1" wp14:anchorId="11EC305F" wp14:editId="56F378CD">
                  <wp:simplePos x="0" y="0"/>
                  <wp:positionH relativeFrom="page">
                    <wp:posOffset>3552825</wp:posOffset>
                  </wp:positionH>
                  <wp:positionV relativeFrom="paragraph">
                    <wp:posOffset>634365</wp:posOffset>
                  </wp:positionV>
                  <wp:extent cx="3152775" cy="1266825"/>
                  <wp:effectExtent l="1504950" t="0" r="28575" b="28575"/>
                  <wp:wrapNone/>
                  <wp:docPr id="167" name="Line Callout 1 167"/>
                  <wp:cNvGraphicFramePr/>
                  <a:graphic xmlns:a="http://schemas.openxmlformats.org/drawingml/2006/main">
                    <a:graphicData uri="http://schemas.microsoft.com/office/word/2010/wordprocessingShape">
                      <wps:wsp>
                        <wps:cNvSpPr/>
                        <wps:spPr>
                          <a:xfrm>
                            <a:off x="0" y="0"/>
                            <a:ext cx="3152775" cy="1266825"/>
                          </a:xfrm>
                          <a:prstGeom prst="borderCallout1">
                            <a:avLst>
                              <a:gd name="adj1" fmla="val 18750"/>
                              <a:gd name="adj2" fmla="val -8333"/>
                              <a:gd name="adj3" fmla="val 78665"/>
                              <a:gd name="adj4" fmla="val -47396"/>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FA90" w14:textId="77777777" w:rsidR="0056499D" w:rsidRDefault="0056499D"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C305F" id="Line Callout 1 167" o:spid="_x0000_s1126" type="#_x0000_t47" style="position:absolute;left:0;text-align:left;margin-left:279.75pt;margin-top:49.95pt;width:248.25pt;height:99.75pt;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" adj="-10238,16992" filled="f" strokecolor="red" strokeweight="2pt">
                  <v:textbox>
                    <w:txbxContent>
                      <w:p w14:paraId="6A0CFA90" w14:textId="77777777" w:rsidR="0056499D" w:rsidRDefault="0056499D" w:rsidP="00667F2E">
                        <w:pPr>
                          <w:jc w:val="center"/>
                        </w:pPr>
                      </w:p>
                    </w:txbxContent>
                  </v:textbox>
                  <o:callout v:ext="edit" minusy="t"/>
                  <w10:wrap anchorx="page"/>
                </v:shape>
              </w:pict>
            </mc:Fallback>
          </mc:AlternateContent>
        </w:r>
        <w:r w:rsidR="0004647E" w:rsidRPr="00FF6A63">
          <w:rPr>
            <w:rFonts w:ascii="Times New Roman" w:hAnsi="Times New Roman"/>
            <w:noProof/>
            <w:rPrChange w:id="9892" w:author="Unknown">
              <w:rPr>
                <w:noProof/>
              </w:rPr>
            </w:rPrChange>
          </w:rPr>
          <mc:AlternateContent>
            <mc:Choice Requires="wps">
              <w:drawing>
                <wp:anchor distT="0" distB="0" distL="114300" distR="114300" simplePos="0" relativeHeight="251677184" behindDoc="0" locked="0" layoutInCell="1" allowOverlap="1" wp14:anchorId="369EEFD7" wp14:editId="556E3E64">
                  <wp:simplePos x="0" y="0"/>
                  <wp:positionH relativeFrom="margin">
                    <wp:posOffset>2152650</wp:posOffset>
                  </wp:positionH>
                  <wp:positionV relativeFrom="paragraph">
                    <wp:posOffset>215265</wp:posOffset>
                  </wp:positionV>
                  <wp:extent cx="657225" cy="247650"/>
                  <wp:effectExtent l="19050" t="19050" r="28575" b="19050"/>
                  <wp:wrapNone/>
                  <wp:docPr id="166" name="Straight Connector 166"/>
                  <wp:cNvGraphicFramePr/>
                  <a:graphic xmlns:a="http://schemas.openxmlformats.org/drawingml/2006/main">
                    <a:graphicData uri="http://schemas.microsoft.com/office/word/2010/wordprocessingShape">
                      <wps:wsp>
                        <wps:cNvCnPr/>
                        <wps:spPr>
                          <a:xfrm>
                            <a:off x="0" y="0"/>
                            <a:ext cx="657225" cy="2476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23B10" id="Straight Connector 166" o:spid="_x0000_s1026" style="position:absolute;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5pt,16.95pt" to="221.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" strokecolor="red" strokeweight="2.25pt">
                  <w10:wrap anchorx="margin"/>
                </v:line>
              </w:pict>
            </mc:Fallback>
          </mc:AlternateContent>
        </w:r>
        <w:r w:rsidR="0004647E" w:rsidRPr="00FF6A63">
          <w:rPr>
            <w:rFonts w:ascii="Times New Roman" w:hAnsi="Times New Roman"/>
            <w:noProof/>
            <w:rPrChange w:id="9893" w:author="Unknown">
              <w:rPr>
                <w:noProof/>
              </w:rPr>
            </w:rPrChange>
          </w:rPr>
          <mc:AlternateContent>
            <mc:Choice Requires="wps">
              <w:drawing>
                <wp:anchor distT="0" distB="0" distL="114300" distR="114300" simplePos="0" relativeHeight="251674112" behindDoc="0" locked="0" layoutInCell="1" allowOverlap="1" wp14:anchorId="33D77AA8" wp14:editId="015C6E14">
                  <wp:simplePos x="0" y="0"/>
                  <wp:positionH relativeFrom="column">
                    <wp:posOffset>609600</wp:posOffset>
                  </wp:positionH>
                  <wp:positionV relativeFrom="paragraph">
                    <wp:posOffset>91440</wp:posOffset>
                  </wp:positionV>
                  <wp:extent cx="1514475" cy="295275"/>
                  <wp:effectExtent l="19050" t="19050" r="28575" b="28575"/>
                  <wp:wrapNone/>
                  <wp:docPr id="165" name="Text Box 165"/>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5C9DA60" w14:textId="77777777" w:rsidR="0056499D" w:rsidRDefault="0056499D">
                              <w:pPr>
                                <w:spacing w:before="0" w:line="240" w:lineRule="auto"/>
                                <w:pPrChange w:id="9894" w:author="The Si Tran" w:date="2012-12-11T06:33:00Z">
                                  <w:pPr/>
                                </w:pPrChange>
                              </w:pPr>
                              <w:ins w:id="9895" w:author="The Si Tran" w:date="2012-12-11T06:51:00Z">
                                <w:r>
                                  <w:t>Ước lượng tự động</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D77AA8" id="Text Box 165" o:spid="_x0000_s1127" type="#_x0000_t202" style="position:absolute;left:0;text-align:left;margin-left:48pt;margin-top:7.2pt;width:119.25pt;height:23.25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" fillcolor="white [3201]" strokecolor="red" strokeweight="2.25pt">
                  <v:textbox>
                    <w:txbxContent>
                      <w:p w14:paraId="75C9DA60" w14:textId="77777777" w:rsidR="0056499D" w:rsidRDefault="0056499D">
                        <w:pPr>
                          <w:spacing w:before="0" w:line="240" w:lineRule="auto"/>
                          <w:pPrChange w:id="9896" w:author="The Si Tran" w:date="2012-12-11T06:33:00Z">
                            <w:pPr/>
                          </w:pPrChange>
                        </w:pPr>
                        <w:ins w:id="9897" w:author="The Si Tran" w:date="2012-12-11T06:51:00Z">
                          <w:r>
                            <w:t>Ước lượng tự động</w:t>
                          </w:r>
                        </w:ins>
                      </w:p>
                    </w:txbxContent>
                  </v:textbox>
                </v:shape>
              </w:pict>
            </mc:Fallback>
          </mc:AlternateContent>
        </w:r>
      </w:ins>
      <w:ins w:id="9898" w:author="The Si Tran" w:date="2012-12-11T06:51:00Z">
        <w:r w:rsidR="00FF6A63" w:rsidRPr="00FF6A63">
          <w:rPr>
            <w:rFonts w:ascii="Times New Roman" w:hAnsi="Times New Roman"/>
            <w:noProof/>
            <w:rPrChange w:id="9899" w:author="Unknown">
              <w:rPr>
                <w:noProof/>
              </w:rPr>
            </w:rPrChange>
          </w:rPr>
          <mc:AlternateContent>
            <mc:Choice Requires="wps">
              <w:drawing>
                <wp:anchor distT="0" distB="0" distL="114300" distR="114300" simplePos="0" relativeHeight="251671040" behindDoc="0" locked="0" layoutInCell="1" allowOverlap="1" wp14:anchorId="6D1A698F" wp14:editId="51F7B062">
                  <wp:simplePos x="0" y="0"/>
                  <wp:positionH relativeFrom="column">
                    <wp:posOffset>4286250</wp:posOffset>
                  </wp:positionH>
                  <wp:positionV relativeFrom="paragraph">
                    <wp:posOffset>234315</wp:posOffset>
                  </wp:positionV>
                  <wp:extent cx="1514475" cy="295275"/>
                  <wp:effectExtent l="19050" t="19050" r="28575" b="28575"/>
                  <wp:wrapNone/>
                  <wp:docPr id="164" name="Text Box 164"/>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29A1EEC7" w14:textId="77777777" w:rsidR="0056499D" w:rsidRDefault="0056499D">
                              <w:pPr>
                                <w:spacing w:before="0" w:line="240" w:lineRule="auto"/>
                                <w:pPrChange w:id="9900" w:author="The Si Tran" w:date="2012-12-11T06:33:00Z">
                                  <w:pPr/>
                                </w:pPrChange>
                              </w:pPr>
                              <w:ins w:id="9901" w:author="The Si Tran" w:date="2012-12-11T06:51:00Z">
                                <w:r>
                                  <w:t>Ước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1A698F" id="Text Box 164" o:spid="_x0000_s1128" type="#_x0000_t202" style="position:absolute;left:0;text-align:left;margin-left:337.5pt;margin-top:18.45pt;width:119.25pt;height:23.25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" fillcolor="white [3201]" strokecolor="red" strokeweight="2.25pt">
                  <v:textbox>
                    <w:txbxContent>
                      <w:p w14:paraId="29A1EEC7" w14:textId="77777777" w:rsidR="0056499D" w:rsidRDefault="0056499D">
                        <w:pPr>
                          <w:spacing w:before="0" w:line="240" w:lineRule="auto"/>
                          <w:pPrChange w:id="9902" w:author="The Si Tran" w:date="2012-12-11T06:33:00Z">
                            <w:pPr/>
                          </w:pPrChange>
                        </w:pPr>
                        <w:ins w:id="9903" w:author="The Si Tran" w:date="2012-12-11T06:51:00Z">
                          <w:r>
                            <w:t>Ước lượng tự chọn</w:t>
                          </w:r>
                        </w:ins>
                      </w:p>
                    </w:txbxContent>
                  </v:textbox>
                </v:shape>
              </w:pict>
            </mc:Fallback>
          </mc:AlternateContent>
        </w:r>
        <w:r w:rsidR="00FF6A63" w:rsidRPr="00FF6A63">
          <w:rPr>
            <w:rFonts w:ascii="Times New Roman" w:hAnsi="Times New Roman"/>
            <w:noProof/>
            <w:rPrChange w:id="9904" w:author="Unknown">
              <w:rPr>
                <w:noProof/>
              </w:rPr>
            </w:rPrChange>
          </w:rPr>
          <mc:AlternateContent>
            <mc:Choice Requires="wps">
              <w:drawing>
                <wp:anchor distT="0" distB="0" distL="114300" distR="114300" simplePos="0" relativeHeight="251659776" behindDoc="0" locked="0" layoutInCell="1" allowOverlap="1" wp14:anchorId="11BA2179" wp14:editId="26368582">
                  <wp:simplePos x="0" y="0"/>
                  <wp:positionH relativeFrom="column">
                    <wp:posOffset>3467100</wp:posOffset>
                  </wp:positionH>
                  <wp:positionV relativeFrom="paragraph">
                    <wp:posOffset>329565</wp:posOffset>
                  </wp:positionV>
                  <wp:extent cx="676275" cy="190500"/>
                  <wp:effectExtent l="19050" t="19050" r="28575" b="19050"/>
                  <wp:wrapNone/>
                  <wp:docPr id="163" name="Straight Connector 163"/>
                  <wp:cNvGraphicFramePr/>
                  <a:graphic xmlns:a="http://schemas.openxmlformats.org/drawingml/2006/main">
                    <a:graphicData uri="http://schemas.microsoft.com/office/word/2010/wordprocessingShape">
                      <wps:wsp>
                        <wps:cNvCnPr/>
                        <wps:spPr>
                          <a:xfrm flipV="1">
                            <a:off x="0" y="0"/>
                            <a:ext cx="676275" cy="1905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DB9AB5" id="Straight Connector 163" o:spid="_x0000_s1026" style="position:absolute;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25.95pt" to="326.2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" strokecolor="red" strokeweight="2.25pt"/>
              </w:pict>
            </mc:Fallback>
          </mc:AlternateContent>
        </w:r>
      </w:ins>
      <w:ins w:id="9905" w:author="The Si Tran" w:date="2012-12-11T06:20:00Z">
        <w:r w:rsidR="00667F2E" w:rsidRPr="001B545C">
          <w:rPr>
            <w:rFonts w:ascii="Times New Roman" w:hAnsi="Times New Roman"/>
            <w:noProof/>
            <w:rPrChange w:id="9906" w:author="Unknown">
              <w:rPr>
                <w:noProof/>
              </w:rPr>
            </w:rPrChange>
          </w:rPr>
          <w:drawing>
            <wp:inline distT="0" distB="0" distL="0" distR="0" wp14:anchorId="7CF9E34C" wp14:editId="14AC8C5E">
              <wp:extent cx="5943600" cy="3352800"/>
              <wp:effectExtent l="19050" t="19050" r="19050" b="190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5943600" cy="3352800"/>
                      </a:xfrm>
                      <a:prstGeom prst="rect">
                        <a:avLst/>
                      </a:prstGeom>
                      <a:ln w="3175">
                        <a:solidFill>
                          <a:schemeClr val="bg1">
                            <a:lumMod val="75000"/>
                          </a:schemeClr>
                        </a:solidFill>
                      </a:ln>
                    </pic:spPr>
                  </pic:pic>
                </a:graphicData>
              </a:graphic>
            </wp:inline>
          </w:drawing>
        </w:r>
      </w:ins>
    </w:p>
    <w:p w14:paraId="2D31FDC2" w14:textId="77777777" w:rsidR="00667F2E" w:rsidRPr="001B545C" w:rsidRDefault="00667F2E" w:rsidP="00667F2E">
      <w:pPr>
        <w:pStyle w:val="ListParagraph"/>
        <w:ind w:left="1440"/>
        <w:rPr>
          <w:ins w:id="9907" w:author="The Si Tran" w:date="2012-12-11T06:20:00Z"/>
          <w:rFonts w:ascii="Times New Roman" w:hAnsi="Times New Roman"/>
          <w:rPrChange w:id="9908" w:author="The Si Tran" w:date="2012-12-11T06:24:00Z">
            <w:rPr>
              <w:ins w:id="9909" w:author="The Si Tran" w:date="2012-12-11T06:20:00Z"/>
            </w:rPr>
          </w:rPrChange>
        </w:rPr>
      </w:pPr>
      <w:ins w:id="9910" w:author="The Si Tran" w:date="2012-12-11T06:20:00Z">
        <w:r w:rsidRPr="001B545C">
          <w:rPr>
            <w:rFonts w:ascii="Times New Roman" w:hAnsi="Times New Roman"/>
            <w:noProof/>
            <w:rPrChange w:id="9911" w:author="Unknown">
              <w:rPr>
                <w:noProof/>
              </w:rPr>
            </w:rPrChange>
          </w:rPr>
          <mc:AlternateContent>
            <mc:Choice Requires="wps">
              <w:drawing>
                <wp:anchor distT="0" distB="0" distL="114300" distR="114300" simplePos="0" relativeHeight="251605504" behindDoc="0" locked="0" layoutInCell="1" allowOverlap="1" wp14:anchorId="08063775" wp14:editId="3A91B835">
                  <wp:simplePos x="0" y="0"/>
                  <wp:positionH relativeFrom="column">
                    <wp:posOffset>257175</wp:posOffset>
                  </wp:positionH>
                  <wp:positionV relativeFrom="paragraph">
                    <wp:posOffset>41910</wp:posOffset>
                  </wp:positionV>
                  <wp:extent cx="2228850" cy="428625"/>
                  <wp:effectExtent l="19050" t="19050" r="19050" b="28575"/>
                  <wp:wrapNone/>
                  <wp:docPr id="91" name="Text Box 91"/>
                  <wp:cNvGraphicFramePr/>
                  <a:graphic xmlns:a="http://schemas.openxmlformats.org/drawingml/2006/main">
                    <a:graphicData uri="http://schemas.microsoft.com/office/word/2010/wordprocessingShape">
                      <wps:wsp>
                        <wps:cNvSpPr txBox="1"/>
                        <wps:spPr>
                          <a:xfrm>
                            <a:off x="0" y="0"/>
                            <a:ext cx="2228850" cy="4286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DA0E7C7" w14:textId="77777777" w:rsidR="0056499D" w:rsidRDefault="0056499D" w:rsidP="00667F2E">
                              <w:r>
                                <w:t xml:space="preserve">Mô hình ước lượng SARIMA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063775" id="Text Box 91" o:spid="_x0000_s1129" type="#_x0000_t202" style="position:absolute;left:0;text-align:left;margin-left:20.25pt;margin-top:3.3pt;width:175.5pt;height:33.75pt;z-index:25160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" fillcolor="white [3201]" strokecolor="red" strokeweight="2.25pt">
                  <v:textbox>
                    <w:txbxContent>
                      <w:p w14:paraId="1DA0E7C7" w14:textId="77777777" w:rsidR="0056499D" w:rsidRDefault="0056499D" w:rsidP="00667F2E">
                        <w:r>
                          <w:t xml:space="preserve">Mô hình ước lượng SARIMA </w:t>
                        </w:r>
                      </w:p>
                    </w:txbxContent>
                  </v:textbox>
                </v:shape>
              </w:pict>
            </mc:Fallback>
          </mc:AlternateContent>
        </w:r>
      </w:ins>
    </w:p>
    <w:p w14:paraId="71E0D65D" w14:textId="77777777" w:rsidR="00667F2E" w:rsidRPr="001B545C" w:rsidRDefault="00667F2E" w:rsidP="00667F2E">
      <w:pPr>
        <w:pStyle w:val="ListParagraph"/>
        <w:ind w:left="1440"/>
        <w:rPr>
          <w:ins w:id="9912" w:author="The Si Tran" w:date="2012-12-11T06:20:00Z"/>
          <w:rFonts w:ascii="Times New Roman" w:hAnsi="Times New Roman"/>
          <w:rPrChange w:id="9913" w:author="The Si Tran" w:date="2012-12-11T06:24:00Z">
            <w:rPr>
              <w:ins w:id="9914" w:author="The Si Tran" w:date="2012-12-11T06:20:00Z"/>
            </w:rPr>
          </w:rPrChange>
        </w:rPr>
      </w:pPr>
    </w:p>
    <w:p w14:paraId="598C9449" w14:textId="77777777" w:rsidR="00667F2E" w:rsidRPr="001B545C" w:rsidRDefault="00667F2E" w:rsidP="00667F2E">
      <w:pPr>
        <w:pStyle w:val="ListParagraph"/>
        <w:ind w:left="1440"/>
        <w:rPr>
          <w:ins w:id="9915" w:author="The Si Tran" w:date="2012-12-11T06:20:00Z"/>
          <w:rFonts w:ascii="Times New Roman" w:hAnsi="Times New Roman"/>
          <w:rPrChange w:id="9916" w:author="The Si Tran" w:date="2012-12-11T06:24:00Z">
            <w:rPr>
              <w:ins w:id="9917" w:author="The Si Tran" w:date="2012-12-11T06:20:00Z"/>
            </w:rPr>
          </w:rPrChange>
        </w:rPr>
      </w:pPr>
    </w:p>
    <w:p w14:paraId="0121A0F2" w14:textId="77777777" w:rsidR="00667F2E" w:rsidRPr="007E692E" w:rsidRDefault="00667F2E" w:rsidP="00667F2E">
      <w:pPr>
        <w:pStyle w:val="ListParagraph"/>
        <w:numPr>
          <w:ilvl w:val="0"/>
          <w:numId w:val="36"/>
        </w:numPr>
        <w:spacing w:after="160" w:line="259" w:lineRule="auto"/>
        <w:rPr>
          <w:ins w:id="9918" w:author="The Si Tran" w:date="2012-12-11T06:20:00Z"/>
          <w:rFonts w:ascii="Times New Roman" w:hAnsi="Times New Roman"/>
          <w:sz w:val="26"/>
          <w:szCs w:val="26"/>
          <w:rPrChange w:id="9919" w:author="The Si Tran" w:date="2012-12-11T06:54:00Z">
            <w:rPr>
              <w:ins w:id="9920" w:author="The Si Tran" w:date="2012-12-11T06:20:00Z"/>
            </w:rPr>
          </w:rPrChange>
        </w:rPr>
      </w:pPr>
      <w:ins w:id="9921" w:author="The Si Tran" w:date="2012-12-11T06:20:00Z">
        <w:r w:rsidRPr="007E692E">
          <w:rPr>
            <w:rFonts w:ascii="Times New Roman" w:hAnsi="Times New Roman"/>
            <w:sz w:val="26"/>
            <w:szCs w:val="26"/>
            <w:rPrChange w:id="9922" w:author="The Si Tran" w:date="2012-12-11T06:54:00Z">
              <w:rPr/>
            </w:rPrChange>
          </w:rPr>
          <w:t>Ước lượng tự chọn</w:t>
        </w:r>
      </w:ins>
    </w:p>
    <w:p w14:paraId="02281106" w14:textId="77777777" w:rsidR="00667F2E" w:rsidRPr="007E692E" w:rsidRDefault="00667F2E" w:rsidP="00667F2E">
      <w:pPr>
        <w:pStyle w:val="ListParagraph"/>
        <w:ind w:left="1440"/>
        <w:rPr>
          <w:ins w:id="9923" w:author="The Si Tran" w:date="2012-12-11T06:20:00Z"/>
          <w:rFonts w:ascii="Times New Roman" w:hAnsi="Times New Roman"/>
          <w:sz w:val="26"/>
          <w:szCs w:val="26"/>
          <w:rPrChange w:id="9924" w:author="The Si Tran" w:date="2012-12-11T06:54:00Z">
            <w:rPr>
              <w:ins w:id="9925" w:author="The Si Tran" w:date="2012-12-11T06:20:00Z"/>
            </w:rPr>
          </w:rPrChange>
        </w:rPr>
      </w:pPr>
      <w:ins w:id="9926" w:author="The Si Tran" w:date="2012-12-11T06:20:00Z">
        <w:r w:rsidRPr="007E692E">
          <w:rPr>
            <w:rFonts w:ascii="Times New Roman" w:hAnsi="Times New Roman"/>
            <w:sz w:val="26"/>
            <w:szCs w:val="26"/>
            <w:rPrChange w:id="9927" w:author="The Si Tran" w:date="2012-12-11T06:54:00Z">
              <w:rPr/>
            </w:rPrChange>
          </w:rPr>
          <w:t>Chế độ này cho phép ta nhập vào các hệ số của mô hình p,d,q,P,Q,D,S thông qua các hộp kí tự [Regular differencing], [Season differencing], [Season Partern], [AR Regular], [MA Regular], [AR Season], [MA Season].</w:t>
        </w:r>
      </w:ins>
    </w:p>
    <w:p w14:paraId="5621D3FE" w14:textId="77777777" w:rsidR="00667F2E" w:rsidRPr="007E692E" w:rsidRDefault="00667F2E" w:rsidP="00667F2E">
      <w:pPr>
        <w:pStyle w:val="ListParagraph"/>
        <w:ind w:left="1440"/>
        <w:rPr>
          <w:ins w:id="9928" w:author="The Si Tran" w:date="2012-12-11T06:20:00Z"/>
          <w:rFonts w:ascii="Times New Roman" w:hAnsi="Times New Roman"/>
          <w:sz w:val="26"/>
          <w:szCs w:val="26"/>
          <w:rPrChange w:id="9929" w:author="The Si Tran" w:date="2012-12-11T06:54:00Z">
            <w:rPr>
              <w:ins w:id="9930" w:author="The Si Tran" w:date="2012-12-11T06:20:00Z"/>
            </w:rPr>
          </w:rPrChange>
        </w:rPr>
      </w:pPr>
      <w:ins w:id="9931" w:author="The Si Tran" w:date="2012-12-11T06:20:00Z">
        <w:r w:rsidRPr="007E692E">
          <w:rPr>
            <w:rFonts w:ascii="Times New Roman" w:hAnsi="Times New Roman"/>
            <w:sz w:val="26"/>
            <w:szCs w:val="26"/>
            <w:rPrChange w:id="9932" w:author="The Si Tran" w:date="2012-12-11T06:54:00Z">
              <w:rPr/>
            </w:rPrChange>
          </w:rPr>
          <w:t>Chế độ này cho phép ta ước lượng nhiều lần thông qua các nút [Process]: ước lượng với các hệ số đã cho, [Restore]: khôi phục lại chuỗi dữ liệu như ban đầu.</w:t>
        </w:r>
      </w:ins>
    </w:p>
    <w:p w14:paraId="6ACEA12E" w14:textId="77777777" w:rsidR="00667F2E" w:rsidRPr="00351FEC" w:rsidRDefault="00351FEC">
      <w:pPr>
        <w:pStyle w:val="Caption"/>
        <w:numPr>
          <w:ilvl w:val="0"/>
          <w:numId w:val="41"/>
        </w:numPr>
        <w:rPr>
          <w:ins w:id="9933" w:author="The Si Tran" w:date="2012-12-11T06:20:00Z"/>
          <w:sz w:val="26"/>
          <w:szCs w:val="26"/>
          <w:rPrChange w:id="9934" w:author="The Si Tran" w:date="2012-12-11T06:57:00Z">
            <w:rPr>
              <w:ins w:id="9935" w:author="The Si Tran" w:date="2012-12-11T06:20:00Z"/>
            </w:rPr>
          </w:rPrChange>
        </w:rPr>
        <w:pPrChange w:id="9936" w:author="The Si Tran" w:date="2012-12-11T06:56:00Z">
          <w:pPr>
            <w:pStyle w:val="ListParagraph"/>
            <w:ind w:left="1440"/>
          </w:pPr>
        </w:pPrChange>
      </w:pPr>
      <w:bookmarkStart w:id="9937" w:name="_Toc343029974"/>
      <w:ins w:id="9938" w:author="The Si Tran" w:date="2012-12-11T06:56:00Z">
        <w:r w:rsidRPr="00351FEC">
          <w:rPr>
            <w:b w:val="0"/>
            <w:sz w:val="26"/>
            <w:szCs w:val="26"/>
            <w:rPrChange w:id="9939" w:author="The Si Tran" w:date="2012-12-11T06:57:00Z">
              <w:rPr/>
            </w:rPrChange>
          </w:rPr>
          <w:t>Kiểm tra mô hình SARIMA</w:t>
        </w:r>
      </w:ins>
      <w:bookmarkEnd w:id="9937"/>
    </w:p>
    <w:p w14:paraId="140A5481" w14:textId="77777777" w:rsidR="00667F2E" w:rsidRPr="00522B9B" w:rsidRDefault="00667F2E" w:rsidP="00667F2E">
      <w:pPr>
        <w:pStyle w:val="ListParagraph"/>
        <w:numPr>
          <w:ilvl w:val="0"/>
          <w:numId w:val="36"/>
        </w:numPr>
        <w:spacing w:after="160" w:line="259" w:lineRule="auto"/>
        <w:rPr>
          <w:ins w:id="9940" w:author="The Si Tran" w:date="2012-12-11T06:20:00Z"/>
          <w:rFonts w:ascii="Times New Roman" w:hAnsi="Times New Roman"/>
          <w:sz w:val="26"/>
          <w:szCs w:val="26"/>
          <w:rPrChange w:id="9941" w:author="The Si Tran" w:date="2012-12-11T06:57:00Z">
            <w:rPr>
              <w:ins w:id="9942" w:author="The Si Tran" w:date="2012-12-11T06:20:00Z"/>
            </w:rPr>
          </w:rPrChange>
        </w:rPr>
      </w:pPr>
      <w:ins w:id="9943" w:author="The Si Tran" w:date="2012-12-11T06:20:00Z">
        <w:r w:rsidRPr="00522B9B">
          <w:rPr>
            <w:rFonts w:ascii="Times New Roman" w:hAnsi="Times New Roman"/>
            <w:sz w:val="26"/>
            <w:szCs w:val="26"/>
            <w:rPrChange w:id="9944" w:author="The Si Tran" w:date="2012-12-11T06:57:00Z">
              <w:rPr/>
            </w:rPrChange>
          </w:rPr>
          <w:t>Kiểm tra tính chính xác của mô hình thông qua các hệ số MSE, MAD, MAPE</w:t>
        </w:r>
      </w:ins>
    </w:p>
    <w:p w14:paraId="6B5896D4" w14:textId="77777777" w:rsidR="00667F2E" w:rsidRDefault="00667F2E">
      <w:pPr>
        <w:pStyle w:val="ListParagraph"/>
        <w:ind w:left="0"/>
        <w:jc w:val="center"/>
        <w:rPr>
          <w:ins w:id="9945" w:author="The Si Tran" w:date="2012-12-11T06:58:00Z"/>
          <w:rFonts w:ascii="Times New Roman" w:hAnsi="Times New Roman"/>
        </w:rPr>
        <w:pPrChange w:id="9946" w:author="The Si Tran" w:date="2012-12-11T06:58:00Z">
          <w:pPr>
            <w:pStyle w:val="ListParagraph"/>
            <w:ind w:left="0"/>
          </w:pPr>
        </w:pPrChange>
      </w:pPr>
      <w:ins w:id="9947" w:author="The Si Tran" w:date="2012-12-11T06:20:00Z">
        <w:r w:rsidRPr="001B545C">
          <w:rPr>
            <w:rFonts w:ascii="Times New Roman" w:hAnsi="Times New Roman"/>
            <w:noProof/>
            <w:rPrChange w:id="9948" w:author="Unknown">
              <w:rPr>
                <w:noProof/>
              </w:rPr>
            </w:rPrChange>
          </w:rPr>
          <w:lastRenderedPageBreak/>
          <w:drawing>
            <wp:inline distT="0" distB="0" distL="0" distR="0" wp14:anchorId="60B3929A" wp14:editId="03549CBA">
              <wp:extent cx="5943600" cy="4141470"/>
              <wp:effectExtent l="19050" t="19050" r="19050" b="1143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stretch>
                        <a:fillRect/>
                      </a:stretch>
                    </pic:blipFill>
                    <pic:spPr>
                      <a:xfrm>
                        <a:off x="0" y="0"/>
                        <a:ext cx="5943600" cy="4141470"/>
                      </a:xfrm>
                      <a:prstGeom prst="rect">
                        <a:avLst/>
                      </a:prstGeom>
                      <a:ln w="3175">
                        <a:solidFill>
                          <a:schemeClr val="bg1">
                            <a:lumMod val="75000"/>
                          </a:schemeClr>
                        </a:solidFill>
                      </a:ln>
                    </pic:spPr>
                  </pic:pic>
                </a:graphicData>
              </a:graphic>
            </wp:inline>
          </w:drawing>
        </w:r>
      </w:ins>
    </w:p>
    <w:p w14:paraId="409F252C" w14:textId="77777777" w:rsidR="003C73FD" w:rsidRPr="001B545C" w:rsidRDefault="003C73FD">
      <w:pPr>
        <w:pStyle w:val="ListParagraph"/>
        <w:ind w:left="0"/>
        <w:jc w:val="center"/>
        <w:rPr>
          <w:ins w:id="9949" w:author="The Si Tran" w:date="2012-12-11T06:20:00Z"/>
          <w:rFonts w:ascii="Times New Roman" w:hAnsi="Times New Roman"/>
          <w:rPrChange w:id="9950" w:author="The Si Tran" w:date="2012-12-11T06:24:00Z">
            <w:rPr>
              <w:ins w:id="9951" w:author="The Si Tran" w:date="2012-12-11T06:20:00Z"/>
            </w:rPr>
          </w:rPrChange>
        </w:rPr>
        <w:pPrChange w:id="9952" w:author="The Si Tran" w:date="2012-12-11T06:58:00Z">
          <w:pPr>
            <w:pStyle w:val="ListParagraph"/>
            <w:ind w:left="0"/>
          </w:pPr>
        </w:pPrChange>
      </w:pPr>
    </w:p>
    <w:p w14:paraId="3461E107" w14:textId="77777777" w:rsidR="00667F2E" w:rsidRPr="003C73FD" w:rsidRDefault="00667F2E" w:rsidP="00667F2E">
      <w:pPr>
        <w:pStyle w:val="ListParagraph"/>
        <w:numPr>
          <w:ilvl w:val="0"/>
          <w:numId w:val="36"/>
        </w:numPr>
        <w:spacing w:after="160" w:line="259" w:lineRule="auto"/>
        <w:rPr>
          <w:ins w:id="9953" w:author="The Si Tran" w:date="2012-12-11T06:20:00Z"/>
          <w:rFonts w:ascii="Times New Roman" w:hAnsi="Times New Roman"/>
          <w:sz w:val="26"/>
          <w:szCs w:val="26"/>
          <w:rPrChange w:id="9954" w:author="The Si Tran" w:date="2012-12-11T06:59:00Z">
            <w:rPr>
              <w:ins w:id="9955" w:author="The Si Tran" w:date="2012-12-11T06:20:00Z"/>
            </w:rPr>
          </w:rPrChange>
        </w:rPr>
      </w:pPr>
      <w:ins w:id="9956" w:author="The Si Tran" w:date="2012-12-11T06:20:00Z">
        <w:r w:rsidRPr="003C73FD">
          <w:rPr>
            <w:rFonts w:ascii="Times New Roman" w:hAnsi="Times New Roman"/>
            <w:sz w:val="26"/>
            <w:szCs w:val="26"/>
            <w:rPrChange w:id="9957" w:author="The Si Tran" w:date="2012-12-11T06:59:00Z">
              <w:rPr/>
            </w:rPrChange>
          </w:rPr>
          <w:t>Dự đoán sử dụng mô hình thông qua nút [Forecast]</w:t>
        </w:r>
      </w:ins>
    </w:p>
    <w:p w14:paraId="2A028D6E" w14:textId="77777777" w:rsidR="00667F2E" w:rsidRPr="003C73FD" w:rsidRDefault="00667F2E" w:rsidP="00667F2E">
      <w:pPr>
        <w:pStyle w:val="ListParagraph"/>
        <w:ind w:left="1440"/>
        <w:rPr>
          <w:ins w:id="9958" w:author="The Si Tran" w:date="2012-12-11T06:20:00Z"/>
          <w:rFonts w:ascii="Times New Roman" w:hAnsi="Times New Roman"/>
          <w:sz w:val="26"/>
          <w:szCs w:val="26"/>
          <w:rPrChange w:id="9959" w:author="The Si Tran" w:date="2012-12-11T06:59:00Z">
            <w:rPr>
              <w:ins w:id="9960" w:author="The Si Tran" w:date="2012-12-11T06:20:00Z"/>
            </w:rPr>
          </w:rPrChange>
        </w:rPr>
      </w:pPr>
      <w:ins w:id="9961" w:author="The Si Tran" w:date="2012-12-11T06:20:00Z">
        <w:r w:rsidRPr="003C73FD">
          <w:rPr>
            <w:rFonts w:ascii="Times New Roman" w:hAnsi="Times New Roman"/>
            <w:sz w:val="26"/>
            <w:szCs w:val="26"/>
            <w:rPrChange w:id="9962" w:author="The Si Tran" w:date="2012-12-11T06:59:00Z">
              <w:rPr/>
            </w:rPrChange>
          </w:rPr>
          <w:t>Chọn số thời đoạn cần dự báo</w:t>
        </w:r>
      </w:ins>
    </w:p>
    <w:p w14:paraId="3EF87E2B" w14:textId="77777777" w:rsidR="00667F2E" w:rsidRPr="001B545C" w:rsidRDefault="00667F2E" w:rsidP="00667F2E">
      <w:pPr>
        <w:pStyle w:val="ListParagraph"/>
        <w:ind w:left="1440"/>
        <w:rPr>
          <w:ins w:id="9963" w:author="The Si Tran" w:date="2012-12-11T06:20:00Z"/>
          <w:rFonts w:ascii="Times New Roman" w:hAnsi="Times New Roman"/>
          <w:rPrChange w:id="9964" w:author="The Si Tran" w:date="2012-12-11T06:24:00Z">
            <w:rPr>
              <w:ins w:id="9965" w:author="The Si Tran" w:date="2012-12-11T06:20:00Z"/>
            </w:rPr>
          </w:rPrChange>
        </w:rPr>
      </w:pPr>
      <w:ins w:id="9966" w:author="The Si Tran" w:date="2012-12-11T06:20:00Z">
        <w:r w:rsidRPr="001B545C">
          <w:rPr>
            <w:rFonts w:ascii="Times New Roman" w:hAnsi="Times New Roman"/>
            <w:noProof/>
            <w:rPrChange w:id="9967" w:author="Unknown">
              <w:rPr>
                <w:noProof/>
              </w:rPr>
            </w:rPrChange>
          </w:rPr>
          <w:drawing>
            <wp:inline distT="0" distB="0" distL="0" distR="0" wp14:anchorId="3B3BDF89" wp14:editId="600D4C62">
              <wp:extent cx="4324350" cy="1676400"/>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4324350" cy="1676400"/>
                      </a:xfrm>
                      <a:prstGeom prst="rect">
                        <a:avLst/>
                      </a:prstGeom>
                      <a:ln w="3175">
                        <a:solidFill>
                          <a:schemeClr val="bg1">
                            <a:lumMod val="75000"/>
                          </a:schemeClr>
                        </a:solidFill>
                      </a:ln>
                    </pic:spPr>
                  </pic:pic>
                </a:graphicData>
              </a:graphic>
            </wp:inline>
          </w:drawing>
        </w:r>
      </w:ins>
    </w:p>
    <w:p w14:paraId="5E0CFCDA" w14:textId="77777777" w:rsidR="00667F2E" w:rsidRPr="006716F2" w:rsidRDefault="00667F2E" w:rsidP="00667F2E">
      <w:pPr>
        <w:pStyle w:val="ListParagraph"/>
        <w:ind w:left="1440"/>
        <w:rPr>
          <w:ins w:id="9968" w:author="The Si Tran" w:date="2012-12-11T06:20:00Z"/>
          <w:rFonts w:ascii="Times New Roman" w:hAnsi="Times New Roman"/>
          <w:sz w:val="26"/>
          <w:szCs w:val="26"/>
          <w:rPrChange w:id="9969" w:author="The Si Tran" w:date="2012-12-11T06:59:00Z">
            <w:rPr>
              <w:ins w:id="9970" w:author="The Si Tran" w:date="2012-12-11T06:20:00Z"/>
            </w:rPr>
          </w:rPrChange>
        </w:rPr>
      </w:pPr>
      <w:ins w:id="9971" w:author="The Si Tran" w:date="2012-12-11T06:20:00Z">
        <w:r w:rsidRPr="006716F2">
          <w:rPr>
            <w:rFonts w:ascii="Times New Roman" w:hAnsi="Times New Roman"/>
            <w:sz w:val="26"/>
            <w:szCs w:val="26"/>
            <w:rPrChange w:id="9972" w:author="The Si Tran" w:date="2012-12-11T06:59:00Z">
              <w:rPr/>
            </w:rPrChange>
          </w:rPr>
          <w:t>Kết quả dự báo:</w:t>
        </w:r>
      </w:ins>
    </w:p>
    <w:p w14:paraId="334D311B" w14:textId="77777777" w:rsidR="00667F2E" w:rsidRDefault="00667F2E" w:rsidP="006716F2">
      <w:pPr>
        <w:pStyle w:val="ListParagraph"/>
        <w:ind w:left="0"/>
        <w:rPr>
          <w:ins w:id="9973" w:author="The Si Tran" w:date="2012-12-11T07:00:00Z"/>
          <w:rFonts w:ascii="Times New Roman" w:hAnsi="Times New Roman"/>
        </w:rPr>
      </w:pPr>
      <w:ins w:id="9974" w:author="The Si Tran" w:date="2012-12-11T06:20:00Z">
        <w:r w:rsidRPr="001B545C">
          <w:rPr>
            <w:rFonts w:ascii="Times New Roman" w:hAnsi="Times New Roman"/>
            <w:noProof/>
            <w:rPrChange w:id="9975" w:author="Unknown">
              <w:rPr>
                <w:noProof/>
              </w:rPr>
            </w:rPrChange>
          </w:rPr>
          <w:lastRenderedPageBreak/>
          <w:drawing>
            <wp:inline distT="0" distB="0" distL="0" distR="0" wp14:anchorId="00AE8D97" wp14:editId="79382A03">
              <wp:extent cx="5943600" cy="3634105"/>
              <wp:effectExtent l="0" t="0" r="0" b="444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stretch>
                        <a:fillRect/>
                      </a:stretch>
                    </pic:blipFill>
                    <pic:spPr>
                      <a:xfrm>
                        <a:off x="0" y="0"/>
                        <a:ext cx="5943600" cy="3634105"/>
                      </a:xfrm>
                      <a:prstGeom prst="rect">
                        <a:avLst/>
                      </a:prstGeom>
                    </pic:spPr>
                  </pic:pic>
                </a:graphicData>
              </a:graphic>
            </wp:inline>
          </w:drawing>
        </w:r>
      </w:ins>
    </w:p>
    <w:p w14:paraId="3361A097" w14:textId="77777777" w:rsidR="00582753" w:rsidRPr="00364895" w:rsidRDefault="00582753">
      <w:pPr>
        <w:pStyle w:val="ListParagraph"/>
        <w:ind w:left="0"/>
        <w:jc w:val="center"/>
        <w:rPr>
          <w:ins w:id="9976" w:author="The Si Tran" w:date="2012-12-11T07:00:00Z"/>
          <w:rFonts w:ascii="Times New Roman" w:hAnsi="Times New Roman"/>
          <w:sz w:val="26"/>
          <w:szCs w:val="26"/>
          <w:rPrChange w:id="9977" w:author="The Si Tran" w:date="2012-12-11T07:00:00Z">
            <w:rPr>
              <w:ins w:id="9978" w:author="The Si Tran" w:date="2012-12-11T07:00:00Z"/>
              <w:rFonts w:ascii="Times New Roman" w:hAnsi="Times New Roman"/>
            </w:rPr>
          </w:rPrChange>
        </w:rPr>
        <w:pPrChange w:id="9979" w:author="The Si Tran" w:date="2012-12-11T07:00:00Z">
          <w:pPr>
            <w:pStyle w:val="ListParagraph"/>
            <w:ind w:left="0"/>
          </w:pPr>
        </w:pPrChange>
      </w:pPr>
      <w:ins w:id="9980" w:author="The Si Tran" w:date="2012-12-11T07:00:00Z">
        <w:r w:rsidRPr="00364895">
          <w:rPr>
            <w:rFonts w:ascii="Times New Roman" w:hAnsi="Times New Roman"/>
            <w:sz w:val="26"/>
            <w:szCs w:val="26"/>
            <w:rPrChange w:id="9981" w:author="The Si Tran" w:date="2012-12-11T07:00:00Z">
              <w:rPr>
                <w:rFonts w:ascii="Times New Roman" w:hAnsi="Times New Roman"/>
              </w:rPr>
            </w:rPrChange>
          </w:rPr>
          <w:t>Đồ thị dự báo của mô hình SARIMA</w:t>
        </w:r>
      </w:ins>
    </w:p>
    <w:p w14:paraId="435A9B25" w14:textId="77777777" w:rsidR="006716F2" w:rsidRPr="001B545C" w:rsidRDefault="006716F2" w:rsidP="006716F2">
      <w:pPr>
        <w:pStyle w:val="ListParagraph"/>
        <w:ind w:left="0"/>
        <w:rPr>
          <w:ins w:id="9982" w:author="The Si Tran" w:date="2012-12-11T06:20:00Z"/>
          <w:rFonts w:ascii="Times New Roman" w:hAnsi="Times New Roman"/>
          <w:rPrChange w:id="9983" w:author="The Si Tran" w:date="2012-12-11T06:24:00Z">
            <w:rPr>
              <w:ins w:id="9984" w:author="The Si Tran" w:date="2012-12-11T06:20:00Z"/>
            </w:rPr>
          </w:rPrChange>
        </w:rPr>
      </w:pPr>
    </w:p>
    <w:p w14:paraId="05FEAF90" w14:textId="77777777" w:rsidR="00667F2E" w:rsidRPr="006716F2" w:rsidRDefault="00667F2E" w:rsidP="00667F2E">
      <w:pPr>
        <w:pStyle w:val="ListParagraph"/>
        <w:numPr>
          <w:ilvl w:val="0"/>
          <w:numId w:val="36"/>
        </w:numPr>
        <w:spacing w:after="160" w:line="259" w:lineRule="auto"/>
        <w:rPr>
          <w:ins w:id="9985" w:author="The Si Tran" w:date="2012-12-11T06:20:00Z"/>
          <w:rFonts w:ascii="Times New Roman" w:hAnsi="Times New Roman"/>
          <w:sz w:val="26"/>
          <w:szCs w:val="26"/>
          <w:rPrChange w:id="9986" w:author="The Si Tran" w:date="2012-12-11T07:00:00Z">
            <w:rPr>
              <w:ins w:id="9987" w:author="The Si Tran" w:date="2012-12-11T06:20:00Z"/>
            </w:rPr>
          </w:rPrChange>
        </w:rPr>
      </w:pPr>
      <w:ins w:id="9988" w:author="The Si Tran" w:date="2012-12-11T06:20:00Z">
        <w:r w:rsidRPr="006716F2">
          <w:rPr>
            <w:rFonts w:ascii="Times New Roman" w:hAnsi="Times New Roman"/>
            <w:sz w:val="26"/>
            <w:szCs w:val="26"/>
            <w:rPrChange w:id="9989" w:author="The Si Tran" w:date="2012-12-11T07:00:00Z">
              <w:rPr/>
            </w:rPrChange>
          </w:rPr>
          <w:t>Lưu và sử dụng lại mô hình</w:t>
        </w:r>
      </w:ins>
    </w:p>
    <w:p w14:paraId="16A1E7FA" w14:textId="77777777" w:rsidR="00667F2E" w:rsidRPr="006716F2" w:rsidRDefault="00667F2E" w:rsidP="00667F2E">
      <w:pPr>
        <w:pStyle w:val="ListParagraph"/>
        <w:ind w:left="1440"/>
        <w:rPr>
          <w:ins w:id="9990" w:author="The Si Tran" w:date="2012-12-11T06:20:00Z"/>
          <w:rFonts w:ascii="Times New Roman" w:hAnsi="Times New Roman"/>
          <w:sz w:val="26"/>
          <w:szCs w:val="26"/>
          <w:rPrChange w:id="9991" w:author="The Si Tran" w:date="2012-12-11T07:00:00Z">
            <w:rPr>
              <w:ins w:id="9992" w:author="The Si Tran" w:date="2012-12-11T06:20:00Z"/>
            </w:rPr>
          </w:rPrChange>
        </w:rPr>
      </w:pPr>
      <w:ins w:id="9993" w:author="The Si Tran" w:date="2012-12-11T06:20:00Z">
        <w:r w:rsidRPr="006716F2">
          <w:rPr>
            <w:rFonts w:ascii="Times New Roman" w:hAnsi="Times New Roman"/>
            <w:sz w:val="26"/>
            <w:szCs w:val="26"/>
            <w:rPrChange w:id="9994" w:author="The Si Tran" w:date="2012-12-11T07:00:00Z">
              <w:rPr/>
            </w:rPrChange>
          </w:rPr>
          <w:t>Sau khi ước lượng, ta có thể lưu lại các tham số cho mô hình dưới dạng tập tin xml thông qua nút [Save], và sử dụng lại mô hình thông qua nút [Load].</w:t>
        </w:r>
      </w:ins>
    </w:p>
    <w:p w14:paraId="5C4D324B" w14:textId="77777777" w:rsidR="00B808D3" w:rsidRPr="00B808D3" w:rsidRDefault="00B808D3">
      <w:pPr>
        <w:pStyle w:val="Heading2"/>
        <w:numPr>
          <w:ilvl w:val="0"/>
          <w:numId w:val="40"/>
        </w:numPr>
        <w:rPr>
          <w:ins w:id="9995" w:author="The Si Tran" w:date="2012-12-11T07:02:00Z"/>
          <w:rPrChange w:id="9996" w:author="The Si Tran" w:date="2012-12-11T07:02:00Z">
            <w:rPr>
              <w:ins w:id="9997" w:author="The Si Tran" w:date="2012-12-11T07:02:00Z"/>
              <w:rFonts w:ascii="Times New Roman" w:hAnsi="Times New Roman"/>
            </w:rPr>
          </w:rPrChange>
        </w:rPr>
        <w:pPrChange w:id="9998" w:author="The Si Tran" w:date="2012-12-11T07:02:00Z">
          <w:pPr>
            <w:pStyle w:val="ListParagraph"/>
            <w:numPr>
              <w:numId w:val="40"/>
            </w:numPr>
            <w:spacing w:after="160" w:line="259" w:lineRule="auto"/>
            <w:ind w:hanging="360"/>
          </w:pPr>
        </w:pPrChange>
      </w:pPr>
      <w:bookmarkStart w:id="9999" w:name="_Toc343220880"/>
      <w:ins w:id="10000" w:author="The Si Tran" w:date="2012-12-11T07:02:00Z">
        <w:r w:rsidRPr="008E61D1">
          <w:t>Xây d</w:t>
        </w:r>
        <w:r w:rsidRPr="00B808D3">
          <w:rPr>
            <w:rPrChange w:id="10001" w:author="The Si Tran" w:date="2012-12-11T07:02:00Z">
              <w:rPr/>
            </w:rPrChange>
          </w:rPr>
          <w:t>ựng mô hình mạng nơron</w:t>
        </w:r>
        <w:bookmarkEnd w:id="9999"/>
      </w:ins>
    </w:p>
    <w:p w14:paraId="188F443C" w14:textId="77777777" w:rsidR="008C76D1" w:rsidRDefault="00667F2E">
      <w:pPr>
        <w:pStyle w:val="ListParagraph"/>
        <w:rPr>
          <w:ins w:id="10002" w:author="The Si Tran" w:date="2012-12-11T07:05:00Z"/>
          <w:rFonts w:ascii="Times New Roman" w:hAnsi="Times New Roman"/>
          <w:sz w:val="26"/>
          <w:szCs w:val="26"/>
        </w:rPr>
        <w:pPrChange w:id="10003" w:author="The Si Tran" w:date="2012-12-11T07:05:00Z">
          <w:pPr>
            <w:pStyle w:val="ListParagraph"/>
            <w:numPr>
              <w:numId w:val="37"/>
            </w:numPr>
            <w:spacing w:after="160" w:line="259" w:lineRule="auto"/>
            <w:ind w:left="1080" w:hanging="360"/>
          </w:pPr>
        </w:pPrChange>
      </w:pPr>
      <w:ins w:id="10004" w:author="The Si Tran" w:date="2012-12-11T06:20:00Z">
        <w:r w:rsidRPr="00B808D3">
          <w:rPr>
            <w:rFonts w:ascii="Times New Roman" w:hAnsi="Times New Roman"/>
            <w:sz w:val="26"/>
            <w:szCs w:val="26"/>
            <w:rPrChange w:id="10005" w:author="The Si Tran" w:date="2012-12-11T07:04:00Z">
              <w:rPr/>
            </w:rPrChange>
          </w:rPr>
          <w:t>Sau khi xây dựng được mô hình SARIMA, ta được chuỗi lỗi của chuỗi thời gian được ước lượng bằng mô hình SARIMA này. Để ước lượng chuỗi lỗi này ta sử dụng mô hình mạ</w:t>
        </w:r>
        <w:r w:rsidR="008C76D1">
          <w:rPr>
            <w:rFonts w:ascii="Times New Roman" w:hAnsi="Times New Roman"/>
            <w:sz w:val="26"/>
            <w:szCs w:val="26"/>
          </w:rPr>
          <w:t>ng nơron.</w:t>
        </w:r>
      </w:ins>
    </w:p>
    <w:p w14:paraId="4B39753B" w14:textId="77777777" w:rsidR="00667F2E" w:rsidRDefault="00667F2E">
      <w:pPr>
        <w:pStyle w:val="Caption"/>
        <w:numPr>
          <w:ilvl w:val="0"/>
          <w:numId w:val="41"/>
        </w:numPr>
        <w:rPr>
          <w:ins w:id="10006" w:author="The Si Tran" w:date="2012-12-11T07:05:00Z"/>
          <w:sz w:val="26"/>
          <w:szCs w:val="26"/>
        </w:rPr>
        <w:pPrChange w:id="10007" w:author="The Si Tran" w:date="2012-12-11T07:05:00Z">
          <w:pPr>
            <w:pStyle w:val="ListParagraph"/>
            <w:numPr>
              <w:numId w:val="37"/>
            </w:numPr>
            <w:spacing w:after="160" w:line="259" w:lineRule="auto"/>
            <w:ind w:left="1080" w:hanging="360"/>
          </w:pPr>
        </w:pPrChange>
      </w:pPr>
      <w:bookmarkStart w:id="10008" w:name="_Toc343029975"/>
      <w:ins w:id="10009" w:author="The Si Tran" w:date="2012-12-11T06:20:00Z">
        <w:r w:rsidRPr="008C76D1">
          <w:rPr>
            <w:b w:val="0"/>
            <w:sz w:val="26"/>
            <w:szCs w:val="26"/>
            <w:rPrChange w:id="10010" w:author="The Si Tran" w:date="2012-12-11T07:05:00Z">
              <w:rPr/>
            </w:rPrChange>
          </w:rPr>
          <w:t>Xây dựng cấu hình mạng</w:t>
        </w:r>
      </w:ins>
      <w:bookmarkEnd w:id="10008"/>
    </w:p>
    <w:p w14:paraId="7653448D" w14:textId="77777777" w:rsidR="008C76D1" w:rsidRPr="008E61D1" w:rsidRDefault="008F750D">
      <w:pPr>
        <w:rPr>
          <w:ins w:id="10011" w:author="The Si Tran" w:date="2012-12-11T06:20:00Z"/>
        </w:rPr>
        <w:pPrChange w:id="10012" w:author="The Si Tran" w:date="2012-12-11T07:05:00Z">
          <w:pPr>
            <w:pStyle w:val="ListParagraph"/>
            <w:numPr>
              <w:numId w:val="37"/>
            </w:numPr>
            <w:spacing w:after="160" w:line="259" w:lineRule="auto"/>
            <w:ind w:left="1080" w:hanging="360"/>
          </w:pPr>
        </w:pPrChange>
      </w:pPr>
      <w:ins w:id="10013" w:author="The Si Tran" w:date="2012-12-11T07:06:00Z">
        <w:r w:rsidRPr="008E61D1">
          <w:rPr>
            <w:noProof/>
            <w:rPrChange w:id="10014" w:author="Unknown">
              <w:rPr>
                <w:noProof/>
              </w:rPr>
            </w:rPrChange>
          </w:rPr>
          <w:lastRenderedPageBreak/>
          <mc:AlternateContent>
            <mc:Choice Requires="wps">
              <w:drawing>
                <wp:anchor distT="0" distB="0" distL="114300" distR="114300" simplePos="0" relativeHeight="251640320" behindDoc="0" locked="0" layoutInCell="1" allowOverlap="1" wp14:anchorId="4F929E4A" wp14:editId="7AB0A0D5">
                  <wp:simplePos x="0" y="0"/>
                  <wp:positionH relativeFrom="column">
                    <wp:posOffset>1933575</wp:posOffset>
                  </wp:positionH>
                  <wp:positionV relativeFrom="paragraph">
                    <wp:posOffset>1371600</wp:posOffset>
                  </wp:positionV>
                  <wp:extent cx="1028700" cy="542925"/>
                  <wp:effectExtent l="19050" t="19050" r="19050" b="28575"/>
                  <wp:wrapNone/>
                  <wp:docPr id="172" name="Straight Connector 172"/>
                  <wp:cNvGraphicFramePr/>
                  <a:graphic xmlns:a="http://schemas.openxmlformats.org/drawingml/2006/main">
                    <a:graphicData uri="http://schemas.microsoft.com/office/word/2010/wordprocessingShape">
                      <wps:wsp>
                        <wps:cNvCnPr/>
                        <wps:spPr>
                          <a:xfrm>
                            <a:off x="0" y="0"/>
                            <a:ext cx="1028700" cy="5429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6D406B67" id="Straight Connector 172" o:spid="_x0000_s1026" style="position:absolute;z-index:251640320;visibility:visible;mso-wrap-style:square;mso-wrap-distance-left:9pt;mso-wrap-distance-top:0;mso-wrap-distance-right:9pt;mso-wrap-distance-bottom:0;mso-position-horizontal:absolute;mso-position-horizontal-relative:text;mso-position-vertical:absolute;mso-position-vertical-relative:text" from="152.25pt,108pt" to="233.2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" strokecolor="red" strokeweight="2.25pt"/>
              </w:pict>
            </mc:Fallback>
          </mc:AlternateContent>
        </w:r>
        <w:r w:rsidRPr="00FF6A63">
          <w:rPr>
            <w:noProof/>
            <w:rPrChange w:id="10015" w:author="Unknown">
              <w:rPr>
                <w:noProof/>
              </w:rPr>
            </w:rPrChange>
          </w:rPr>
          <mc:AlternateContent>
            <mc:Choice Requires="wps">
              <w:drawing>
                <wp:anchor distT="0" distB="0" distL="114300" distR="114300" simplePos="0" relativeHeight="251631104" behindDoc="0" locked="0" layoutInCell="1" allowOverlap="1" wp14:anchorId="1B78464B" wp14:editId="6517135F">
                  <wp:simplePos x="0" y="0"/>
                  <wp:positionH relativeFrom="margin">
                    <wp:posOffset>2247900</wp:posOffset>
                  </wp:positionH>
                  <wp:positionV relativeFrom="paragraph">
                    <wp:posOffset>1876425</wp:posOffset>
                  </wp:positionV>
                  <wp:extent cx="1714500" cy="295275"/>
                  <wp:effectExtent l="19050" t="19050" r="19050" b="28575"/>
                  <wp:wrapNone/>
                  <wp:docPr id="170" name="Text Box 170"/>
                  <wp:cNvGraphicFramePr/>
                  <a:graphic xmlns:a="http://schemas.openxmlformats.org/drawingml/2006/main">
                    <a:graphicData uri="http://schemas.microsoft.com/office/word/2010/wordprocessingShape">
                      <wps:wsp>
                        <wps:cNvSpPr txBox="1"/>
                        <wps:spPr>
                          <a:xfrm>
                            <a:off x="0" y="0"/>
                            <a:ext cx="1714500"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0D36063" w14:textId="77777777" w:rsidR="0056499D" w:rsidRDefault="0056499D">
                              <w:pPr>
                                <w:spacing w:before="0" w:line="240" w:lineRule="auto"/>
                                <w:pPrChange w:id="10016" w:author="The Si Tran" w:date="2012-12-11T06:33:00Z">
                                  <w:pPr/>
                                </w:pPrChange>
                              </w:pPr>
                              <w:ins w:id="10017" w:author="The Si Tran" w:date="2012-12-11T07:07:00Z">
                                <w:r>
                                  <w:t>Cấu hình mạng nơron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78464B" id="Text Box 170" o:spid="_x0000_s1130" type="#_x0000_t202" style="position:absolute;left:0;text-align:left;margin-left:177pt;margin-top:147.75pt;width:135pt;height:23.25pt;z-index:251631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" fillcolor="white [3201]" strokecolor="red" strokeweight="2.25pt">
                  <v:textbox>
                    <w:txbxContent>
                      <w:p w14:paraId="30D36063" w14:textId="77777777" w:rsidR="0056499D" w:rsidRDefault="0056499D">
                        <w:pPr>
                          <w:spacing w:before="0" w:line="240" w:lineRule="auto"/>
                          <w:pPrChange w:id="10018" w:author="The Si Tran" w:date="2012-12-11T06:33:00Z">
                            <w:pPr/>
                          </w:pPrChange>
                        </w:pPr>
                        <w:ins w:id="10019" w:author="The Si Tran" w:date="2012-12-11T07:07:00Z">
                          <w:r>
                            <w:t>Cấu hình mạng nơron</w:t>
                          </w:r>
                        </w:ins>
                      </w:p>
                    </w:txbxContent>
                  </v:textbox>
                  <w10:wrap anchorx="margin"/>
                </v:shape>
              </w:pict>
            </mc:Fallback>
          </mc:AlternateContent>
        </w:r>
        <w:r>
          <w:rPr>
            <w:noProof/>
            <w:rPrChange w:id="10020" w:author="Unknown">
              <w:rPr>
                <w:noProof/>
              </w:rPr>
            </w:rPrChange>
          </w:rPr>
          <mc:AlternateContent>
            <mc:Choice Requires="wps">
              <w:drawing>
                <wp:anchor distT="0" distB="0" distL="114300" distR="114300" simplePos="0" relativeHeight="251632128" behindDoc="0" locked="0" layoutInCell="1" allowOverlap="1" wp14:anchorId="1C6BB945" wp14:editId="414F176D">
                  <wp:simplePos x="0" y="0"/>
                  <wp:positionH relativeFrom="column">
                    <wp:posOffset>1171575</wp:posOffset>
                  </wp:positionH>
                  <wp:positionV relativeFrom="paragraph">
                    <wp:posOffset>952500</wp:posOffset>
                  </wp:positionV>
                  <wp:extent cx="1304925" cy="400050"/>
                  <wp:effectExtent l="19050" t="19050" r="28575" b="19050"/>
                  <wp:wrapNone/>
                  <wp:docPr id="171" name="Rectangle 171"/>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D53437" id="Rectangle 171" o:spid="_x0000_s1026" style="position:absolute;margin-left:92.25pt;margin-top:75pt;width:102.75pt;height:31.5pt;z-index:25163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b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J&#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" filled="f" strokecolor="red" strokeweight="2.25pt"/>
              </w:pict>
            </mc:Fallback>
          </mc:AlternateContent>
        </w:r>
      </w:ins>
      <w:ins w:id="10021" w:author="The Si Tran" w:date="2012-12-11T07:44:00Z">
        <w:r w:rsidRPr="008F750D">
          <w:rPr>
            <w:noProof/>
          </w:rPr>
          <w:t xml:space="preserve"> </w:t>
        </w:r>
        <w:r w:rsidRPr="008E61D1">
          <w:rPr>
            <w:noProof/>
            <w:rPrChange w:id="10022" w:author="Unknown">
              <w:rPr>
                <w:noProof/>
              </w:rPr>
            </w:rPrChange>
          </w:rPr>
          <w:drawing>
            <wp:inline distT="0" distB="0" distL="0" distR="0" wp14:anchorId="41BA5467" wp14:editId="12428A5D">
              <wp:extent cx="5943600" cy="3342640"/>
              <wp:effectExtent l="19050" t="19050" r="19050" b="1016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7379D98B" w14:textId="77777777" w:rsidR="00667F2E" w:rsidRPr="00A51C54" w:rsidRDefault="00667F2E" w:rsidP="00667F2E">
      <w:pPr>
        <w:pStyle w:val="ListParagraph"/>
        <w:numPr>
          <w:ilvl w:val="0"/>
          <w:numId w:val="36"/>
        </w:numPr>
        <w:spacing w:after="160" w:line="259" w:lineRule="auto"/>
        <w:rPr>
          <w:ins w:id="10023" w:author="The Si Tran" w:date="2012-12-11T06:20:00Z"/>
          <w:rFonts w:ascii="Times New Roman" w:hAnsi="Times New Roman"/>
          <w:sz w:val="26"/>
          <w:szCs w:val="26"/>
          <w:rPrChange w:id="10024" w:author="The Si Tran" w:date="2012-12-11T07:08:00Z">
            <w:rPr>
              <w:ins w:id="10025" w:author="The Si Tran" w:date="2012-12-11T06:20:00Z"/>
            </w:rPr>
          </w:rPrChange>
        </w:rPr>
      </w:pPr>
      <w:ins w:id="10026" w:author="The Si Tran" w:date="2012-12-11T06:20:00Z">
        <w:r w:rsidRPr="00A51C54">
          <w:rPr>
            <w:rFonts w:ascii="Times New Roman" w:hAnsi="Times New Roman"/>
            <w:sz w:val="26"/>
            <w:szCs w:val="26"/>
            <w:rPrChange w:id="10027" w:author="The Si Tran" w:date="2012-12-11T07:08:00Z">
              <w:rPr/>
            </w:rPrChange>
          </w:rPr>
          <w:t>Chọn số nơron ở tầng vào, tầng ẩn thông qua các hộp [Input-Hidden-Output]</w:t>
        </w:r>
      </w:ins>
    </w:p>
    <w:p w14:paraId="249BA14F" w14:textId="77777777" w:rsidR="00C14272" w:rsidRDefault="00667F2E">
      <w:pPr>
        <w:pStyle w:val="ListParagraph"/>
        <w:numPr>
          <w:ilvl w:val="0"/>
          <w:numId w:val="36"/>
        </w:numPr>
        <w:spacing w:after="160" w:line="259" w:lineRule="auto"/>
        <w:rPr>
          <w:ins w:id="10028" w:author="The Si Tran" w:date="2012-12-11T07:29:00Z"/>
          <w:sz w:val="26"/>
          <w:szCs w:val="26"/>
        </w:rPr>
        <w:pPrChange w:id="10029" w:author="The Si Tran" w:date="2012-12-11T07:29:00Z">
          <w:pPr>
            <w:pStyle w:val="Caption"/>
            <w:numPr>
              <w:numId w:val="36"/>
            </w:numPr>
            <w:ind w:left="1440" w:hanging="360"/>
          </w:pPr>
        </w:pPrChange>
      </w:pPr>
      <w:ins w:id="10030" w:author="The Si Tran" w:date="2012-12-11T06:20:00Z">
        <w:r w:rsidRPr="00A51C54">
          <w:rPr>
            <w:rFonts w:ascii="Times New Roman" w:hAnsi="Times New Roman"/>
            <w:sz w:val="26"/>
            <w:szCs w:val="26"/>
            <w:rPrChange w:id="10031" w:author="The Si Tran" w:date="2012-12-11T07:08:00Z">
              <w:rPr/>
            </w:rPrChange>
          </w:rPr>
          <w:t>Cấu hình mạng có thể được sử dụng lại từ các lần huấn luyện trước thông qua nút [Load].</w:t>
        </w:r>
      </w:ins>
    </w:p>
    <w:p w14:paraId="01881843" w14:textId="77777777" w:rsidR="00C14272" w:rsidRDefault="00C14272">
      <w:pPr>
        <w:pStyle w:val="ListParagraph"/>
        <w:spacing w:after="160" w:line="259" w:lineRule="auto"/>
        <w:ind w:left="1440"/>
        <w:rPr>
          <w:ins w:id="10032" w:author="The Si Tran" w:date="2012-12-11T07:29:00Z"/>
          <w:sz w:val="26"/>
          <w:szCs w:val="26"/>
        </w:rPr>
        <w:pPrChange w:id="10033" w:author="The Si Tran" w:date="2012-12-11T07:29:00Z">
          <w:pPr>
            <w:pStyle w:val="Caption"/>
            <w:numPr>
              <w:numId w:val="36"/>
            </w:numPr>
            <w:ind w:left="1440" w:hanging="360"/>
          </w:pPr>
        </w:pPrChange>
      </w:pPr>
    </w:p>
    <w:p w14:paraId="5D177D88" w14:textId="77777777" w:rsidR="007B3A21" w:rsidRDefault="00C14272">
      <w:pPr>
        <w:pStyle w:val="ListParagraph"/>
        <w:numPr>
          <w:ilvl w:val="0"/>
          <w:numId w:val="41"/>
        </w:numPr>
        <w:spacing w:after="160" w:line="259" w:lineRule="auto"/>
        <w:rPr>
          <w:ins w:id="10034" w:author="The Si Tran" w:date="2012-12-11T07:34:00Z"/>
          <w:sz w:val="26"/>
          <w:szCs w:val="26"/>
        </w:rPr>
        <w:pPrChange w:id="10035" w:author="The Si Tran" w:date="2012-12-11T07:34:00Z">
          <w:pPr>
            <w:pStyle w:val="Caption"/>
            <w:numPr>
              <w:numId w:val="36"/>
            </w:numPr>
            <w:ind w:left="1440" w:hanging="360"/>
          </w:pPr>
        </w:pPrChange>
      </w:pPr>
      <w:ins w:id="10036" w:author="The Si Tran" w:date="2012-12-11T07:29:00Z">
        <w:r>
          <w:rPr>
            <w:rFonts w:ascii="Times New Roman" w:hAnsi="Times New Roman"/>
            <w:sz w:val="26"/>
            <w:szCs w:val="26"/>
          </w:rPr>
          <w:t>Hu</w:t>
        </w:r>
      </w:ins>
      <w:ins w:id="10037" w:author="The Si Tran" w:date="2012-12-11T07:30:00Z">
        <w:r>
          <w:rPr>
            <w:rFonts w:ascii="Times New Roman" w:hAnsi="Times New Roman"/>
            <w:sz w:val="26"/>
            <w:szCs w:val="26"/>
          </w:rPr>
          <w:t>ấn luyện mạng nơron</w:t>
        </w:r>
      </w:ins>
    </w:p>
    <w:p w14:paraId="6937B747" w14:textId="77777777" w:rsidR="007B3A21" w:rsidRPr="007B3A21" w:rsidRDefault="007B3A21">
      <w:pPr>
        <w:pStyle w:val="ListParagraph"/>
        <w:numPr>
          <w:ilvl w:val="0"/>
          <w:numId w:val="43"/>
        </w:numPr>
        <w:spacing w:after="160" w:line="259" w:lineRule="auto"/>
        <w:rPr>
          <w:ins w:id="10038" w:author="The Si Tran" w:date="2012-12-11T07:34:00Z"/>
          <w:rFonts w:ascii="Times New Roman" w:hAnsi="Times New Roman"/>
          <w:sz w:val="26"/>
          <w:szCs w:val="26"/>
          <w:rPrChange w:id="10039" w:author="The Si Tran" w:date="2012-12-11T07:34:00Z">
            <w:rPr>
              <w:ins w:id="10040" w:author="The Si Tran" w:date="2012-12-11T07:34:00Z"/>
              <w:rFonts w:ascii="Times New Roman" w:hAnsi="Times New Roman"/>
            </w:rPr>
          </w:rPrChange>
        </w:rPr>
        <w:pPrChange w:id="10041" w:author="The Si Tran" w:date="2012-12-11T07:34:00Z">
          <w:pPr>
            <w:pStyle w:val="ListParagraph"/>
            <w:numPr>
              <w:numId w:val="41"/>
            </w:numPr>
            <w:spacing w:after="160" w:line="259" w:lineRule="auto"/>
            <w:ind w:left="1440" w:hanging="360"/>
          </w:pPr>
        </w:pPrChange>
      </w:pPr>
      <w:ins w:id="10042" w:author="The Si Tran" w:date="2012-12-11T07:34:00Z">
        <w:r w:rsidRPr="007B3A21">
          <w:rPr>
            <w:rFonts w:ascii="Times New Roman" w:hAnsi="Times New Roman"/>
            <w:sz w:val="26"/>
            <w:szCs w:val="26"/>
            <w:rPrChange w:id="10043" w:author="The Si Tran" w:date="2012-12-11T07:34:00Z">
              <w:rPr>
                <w:rFonts w:ascii="Times New Roman" w:hAnsi="Times New Roman"/>
              </w:rPr>
            </w:rPrChange>
          </w:rPr>
          <w:t>Ta có thể sử dụng giải thuật lan truyền ngược và giải thuật lan truyền đàn hồi để huấn luyện mạng nơron.</w:t>
        </w:r>
      </w:ins>
    </w:p>
    <w:p w14:paraId="197F012D" w14:textId="77777777" w:rsidR="007B3A21" w:rsidRPr="007B3A21" w:rsidRDefault="007B3A21">
      <w:pPr>
        <w:pStyle w:val="ListParagraph"/>
        <w:numPr>
          <w:ilvl w:val="0"/>
          <w:numId w:val="43"/>
        </w:numPr>
        <w:spacing w:after="160" w:line="259" w:lineRule="auto"/>
        <w:rPr>
          <w:ins w:id="10044" w:author="The Si Tran" w:date="2012-12-11T07:34:00Z"/>
          <w:rFonts w:ascii="Times New Roman" w:hAnsi="Times New Roman"/>
          <w:sz w:val="26"/>
          <w:szCs w:val="26"/>
          <w:rPrChange w:id="10045" w:author="The Si Tran" w:date="2012-12-11T07:34:00Z">
            <w:rPr>
              <w:ins w:id="10046" w:author="The Si Tran" w:date="2012-12-11T07:34:00Z"/>
              <w:rFonts w:ascii="Times New Roman" w:hAnsi="Times New Roman"/>
            </w:rPr>
          </w:rPrChange>
        </w:rPr>
        <w:pPrChange w:id="10047" w:author="The Si Tran" w:date="2012-12-11T07:34:00Z">
          <w:pPr>
            <w:pStyle w:val="ListParagraph"/>
            <w:numPr>
              <w:numId w:val="41"/>
            </w:numPr>
            <w:spacing w:after="160" w:line="259" w:lineRule="auto"/>
            <w:ind w:left="1440" w:hanging="360"/>
          </w:pPr>
        </w:pPrChange>
      </w:pPr>
      <w:ins w:id="10048" w:author="The Si Tran" w:date="2012-12-11T07:34:00Z">
        <w:r w:rsidRPr="007B3A21">
          <w:rPr>
            <w:rFonts w:ascii="Times New Roman" w:hAnsi="Times New Roman"/>
            <w:sz w:val="26"/>
            <w:szCs w:val="26"/>
            <w:rPrChange w:id="10049" w:author="The Si Tran" w:date="2012-12-11T07:34:00Z">
              <w:rPr>
                <w:rFonts w:ascii="Times New Roman" w:hAnsi="Times New Roman"/>
              </w:rPr>
            </w:rPrChange>
          </w:rPr>
          <w:t>Cấu hình thông số cho giải thuật lan truyền ngược thông qua hộp chọn [Back Propagation] và nhập vào các thông số [Learning rate],[ Max Number of Epoches],[ Momemtun],[ Residual of Errors].</w:t>
        </w:r>
      </w:ins>
    </w:p>
    <w:p w14:paraId="385CE1C8" w14:textId="77777777" w:rsidR="007B3A21" w:rsidRPr="007B3A21" w:rsidRDefault="007B3A21">
      <w:pPr>
        <w:pStyle w:val="ListParagraph"/>
        <w:spacing w:after="160" w:line="259" w:lineRule="auto"/>
        <w:ind w:left="1440"/>
        <w:rPr>
          <w:ins w:id="10050" w:author="The Si Tran" w:date="2012-12-11T07:29:00Z"/>
          <w:b/>
          <w:sz w:val="26"/>
          <w:szCs w:val="26"/>
          <w:rPrChange w:id="10051" w:author="The Si Tran" w:date="2012-12-11T07:34:00Z">
            <w:rPr>
              <w:ins w:id="10052" w:author="The Si Tran" w:date="2012-12-11T07:29:00Z"/>
              <w:b w:val="0"/>
            </w:rPr>
          </w:rPrChange>
        </w:rPr>
        <w:pPrChange w:id="10053" w:author="The Si Tran" w:date="2012-12-11T07:34:00Z">
          <w:pPr>
            <w:pStyle w:val="Caption"/>
            <w:numPr>
              <w:numId w:val="36"/>
            </w:numPr>
            <w:ind w:left="1440" w:hanging="360"/>
          </w:pPr>
        </w:pPrChange>
      </w:pPr>
    </w:p>
    <w:p w14:paraId="5E4E859A" w14:textId="77777777" w:rsidR="00C14272" w:rsidRDefault="00D62B2C">
      <w:pPr>
        <w:pStyle w:val="ListParagraph"/>
        <w:spacing w:after="160" w:line="259" w:lineRule="auto"/>
        <w:ind w:left="0"/>
        <w:rPr>
          <w:ins w:id="10054" w:author="The Si Tran" w:date="2012-12-11T07:35:00Z"/>
          <w:rFonts w:ascii="Times New Roman" w:hAnsi="Times New Roman"/>
          <w:sz w:val="26"/>
          <w:szCs w:val="26"/>
        </w:rPr>
        <w:pPrChange w:id="10055" w:author="The Si Tran" w:date="2012-12-11T07:29:00Z">
          <w:pPr>
            <w:pStyle w:val="ListParagraph"/>
            <w:numPr>
              <w:numId w:val="36"/>
            </w:numPr>
            <w:spacing w:after="160" w:line="259" w:lineRule="auto"/>
            <w:ind w:left="1440" w:hanging="360"/>
          </w:pPr>
        </w:pPrChange>
      </w:pPr>
      <w:ins w:id="10056" w:author="The Si Tran" w:date="2012-12-11T07:31:00Z">
        <w:r w:rsidRPr="0038242B">
          <w:rPr>
            <w:rFonts w:ascii="Times New Roman" w:hAnsi="Times New Roman"/>
            <w:noProof/>
            <w:sz w:val="26"/>
            <w:szCs w:val="26"/>
            <w:rPrChange w:id="10057" w:author="Unknown">
              <w:rPr>
                <w:noProof/>
              </w:rPr>
            </w:rPrChange>
          </w:rPr>
          <w:lastRenderedPageBreak/>
          <mc:AlternateContent>
            <mc:Choice Requires="wps">
              <w:drawing>
                <wp:anchor distT="0" distB="0" distL="114300" distR="114300" simplePos="0" relativeHeight="251656704" behindDoc="0" locked="0" layoutInCell="1" allowOverlap="1" wp14:anchorId="7F74A3C8" wp14:editId="1DC2DC7E">
                  <wp:simplePos x="0" y="0"/>
                  <wp:positionH relativeFrom="margin">
                    <wp:posOffset>1695450</wp:posOffset>
                  </wp:positionH>
                  <wp:positionV relativeFrom="paragraph">
                    <wp:posOffset>1038225</wp:posOffset>
                  </wp:positionV>
                  <wp:extent cx="1362075" cy="485775"/>
                  <wp:effectExtent l="19050" t="19050" r="28575" b="28575"/>
                  <wp:wrapNone/>
                  <wp:docPr id="175" name="Text Box 175"/>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CF233" w14:textId="77777777" w:rsidR="0056499D" w:rsidRDefault="0056499D">
                              <w:pPr>
                                <w:spacing w:before="0" w:line="240" w:lineRule="auto"/>
                                <w:jc w:val="center"/>
                                <w:pPrChange w:id="10058" w:author="The Si Tran" w:date="2012-12-11T07:35:00Z">
                                  <w:pPr/>
                                </w:pPrChange>
                              </w:pPr>
                              <w:ins w:id="10059" w:author="The Si Tran" w:date="2012-12-11T07:32:00Z">
                                <w:r>
                                  <w:t>Chọn giải thuật</w:t>
                                </w:r>
                              </w:ins>
                              <w:ins w:id="10060" w:author="The Si Tran" w:date="2012-12-11T07:35:00Z">
                                <w:r>
                                  <w:t xml:space="preserve"> 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4A3C8" id="Text Box 175" o:spid="_x0000_s1131" type="#_x0000_t202" style="position:absolute;margin-left:133.5pt;margin-top:81.75pt;width:107.25pt;height:38.2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" fillcolor="white [3201]" strokecolor="red" strokeweight="2.25pt">
                  <v:textbox>
                    <w:txbxContent>
                      <w:p w14:paraId="0FFCF233" w14:textId="77777777" w:rsidR="0056499D" w:rsidRDefault="0056499D">
                        <w:pPr>
                          <w:spacing w:before="0" w:line="240" w:lineRule="auto"/>
                          <w:jc w:val="center"/>
                          <w:pPrChange w:id="10061" w:author="The Si Tran" w:date="2012-12-11T07:35:00Z">
                            <w:pPr/>
                          </w:pPrChange>
                        </w:pPr>
                        <w:ins w:id="10062" w:author="The Si Tran" w:date="2012-12-11T07:32:00Z">
                          <w:r>
                            <w:t>Chọn giải thuật</w:t>
                          </w:r>
                        </w:ins>
                        <w:ins w:id="10063" w:author="The Si Tran" w:date="2012-12-11T07:35:00Z">
                          <w:r>
                            <w:t xml:space="preserve"> lan truyền ngược</w:t>
                          </w:r>
                        </w:ins>
                      </w:p>
                    </w:txbxContent>
                  </v:textbox>
                  <w10:wrap anchorx="margin"/>
                </v:shape>
              </w:pict>
            </mc:Fallback>
          </mc:AlternateContent>
        </w:r>
      </w:ins>
      <w:ins w:id="10064" w:author="The Si Tran" w:date="2012-12-11T07:32:00Z">
        <w:r w:rsidRPr="0038242B">
          <w:rPr>
            <w:rFonts w:ascii="Times New Roman" w:hAnsi="Times New Roman"/>
            <w:noProof/>
            <w:sz w:val="26"/>
            <w:szCs w:val="26"/>
            <w:rPrChange w:id="10065" w:author="Unknown">
              <w:rPr>
                <w:noProof/>
              </w:rPr>
            </w:rPrChange>
          </w:rPr>
          <mc:AlternateContent>
            <mc:Choice Requires="wps">
              <w:drawing>
                <wp:anchor distT="0" distB="0" distL="114300" distR="114300" simplePos="0" relativeHeight="251676160" behindDoc="0" locked="0" layoutInCell="1" allowOverlap="1" wp14:anchorId="26511F00" wp14:editId="579184EB">
                  <wp:simplePos x="0" y="0"/>
                  <wp:positionH relativeFrom="margin">
                    <wp:posOffset>1428750</wp:posOffset>
                  </wp:positionH>
                  <wp:positionV relativeFrom="paragraph">
                    <wp:posOffset>2847975</wp:posOffset>
                  </wp:positionV>
                  <wp:extent cx="1828800" cy="485775"/>
                  <wp:effectExtent l="19050" t="19050" r="19050" b="28575"/>
                  <wp:wrapNone/>
                  <wp:docPr id="178" name="Text Box 178"/>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4F6EE16D" w14:textId="77777777" w:rsidR="0056499D" w:rsidRDefault="0056499D">
                              <w:pPr>
                                <w:spacing w:before="0" w:line="240" w:lineRule="auto"/>
                                <w:jc w:val="center"/>
                                <w:pPrChange w:id="10066" w:author="The Si Tran" w:date="2012-12-11T07:33:00Z">
                                  <w:pPr/>
                                </w:pPrChange>
                              </w:pPr>
                              <w:ins w:id="10067" w:author="The Si Tran" w:date="2012-12-11T07:33:00Z">
                                <w:r>
                                  <w:t xml:space="preserve">Thông số cho </w:t>
                                </w:r>
                              </w:ins>
                              <w:ins w:id="10068" w:author="The Si Tran" w:date="2012-12-11T07:32:00Z">
                                <w:r>
                                  <w:t xml:space="preserve"> giải thuật</w:t>
                                </w:r>
                              </w:ins>
                              <w:ins w:id="10069" w:author="The Si Tran" w:date="2012-12-11T07:34:00Z">
                                <w:r>
                                  <w:t xml:space="preserve"> </w:t>
                                </w:r>
                              </w:ins>
                              <w:ins w:id="10070" w:author="The Si Tran" w:date="2012-12-11T07:35:00Z">
                                <w:r>
                                  <w:t>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11F00" id="Text Box 178" o:spid="_x0000_s1132" type="#_x0000_t202" style="position:absolute;margin-left:112.5pt;margin-top:224.25pt;width:2in;height:38.25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" fillcolor="white [3201]" strokecolor="red" strokeweight="2.25pt">
                  <v:textbox>
                    <w:txbxContent>
                      <w:p w14:paraId="4F6EE16D" w14:textId="77777777" w:rsidR="0056499D" w:rsidRDefault="0056499D">
                        <w:pPr>
                          <w:spacing w:before="0" w:line="240" w:lineRule="auto"/>
                          <w:jc w:val="center"/>
                          <w:pPrChange w:id="10071" w:author="The Si Tran" w:date="2012-12-11T07:33:00Z">
                            <w:pPr/>
                          </w:pPrChange>
                        </w:pPr>
                        <w:ins w:id="10072" w:author="The Si Tran" w:date="2012-12-11T07:33:00Z">
                          <w:r>
                            <w:t xml:space="preserve">Thông số cho </w:t>
                          </w:r>
                        </w:ins>
                        <w:ins w:id="10073" w:author="The Si Tran" w:date="2012-12-11T07:32:00Z">
                          <w:r>
                            <w:t xml:space="preserve"> giải thuật</w:t>
                          </w:r>
                        </w:ins>
                        <w:ins w:id="10074" w:author="The Si Tran" w:date="2012-12-11T07:34:00Z">
                          <w:r>
                            <w:t xml:space="preserve"> </w:t>
                          </w:r>
                        </w:ins>
                        <w:ins w:id="10075" w:author="The Si Tran" w:date="2012-12-11T07:35:00Z">
                          <w:r>
                            <w:t>lan truyền ngược</w:t>
                          </w:r>
                        </w:ins>
                      </w:p>
                    </w:txbxContent>
                  </v:textbox>
                  <w10:wrap anchorx="margin"/>
                </v:shape>
              </w:pict>
            </mc:Fallback>
          </mc:AlternateContent>
        </w:r>
      </w:ins>
      <w:ins w:id="10076" w:author="The Si Tran" w:date="2012-12-11T07:33:00Z">
        <w:r w:rsidRPr="0038242B">
          <w:rPr>
            <w:rFonts w:ascii="Times New Roman" w:hAnsi="Times New Roman"/>
            <w:noProof/>
            <w:sz w:val="26"/>
            <w:szCs w:val="26"/>
            <w:rPrChange w:id="10077" w:author="Unknown">
              <w:rPr>
                <w:noProof/>
              </w:rPr>
            </w:rPrChange>
          </w:rPr>
          <mc:AlternateContent>
            <mc:Choice Requires="wps">
              <w:drawing>
                <wp:anchor distT="0" distB="0" distL="114300" distR="114300" simplePos="0" relativeHeight="251678208" behindDoc="0" locked="0" layoutInCell="1" allowOverlap="1" wp14:anchorId="6C7AD123" wp14:editId="04A51F97">
                  <wp:simplePos x="0" y="0"/>
                  <wp:positionH relativeFrom="column">
                    <wp:posOffset>3267075</wp:posOffset>
                  </wp:positionH>
                  <wp:positionV relativeFrom="paragraph">
                    <wp:posOffset>2438400</wp:posOffset>
                  </wp:positionV>
                  <wp:extent cx="1162050" cy="466725"/>
                  <wp:effectExtent l="19050" t="19050" r="19050" b="28575"/>
                  <wp:wrapNone/>
                  <wp:docPr id="179" name="Straight Connector 179"/>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041A9055" id="Straight Connector 179" o:spid="_x0000_s1026" style="position:absolute;flip: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92pt" to="348.75pt,2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" strokecolor="red" strokeweight="2.25pt"/>
              </w:pict>
            </mc:Fallback>
          </mc:AlternateContent>
        </w:r>
      </w:ins>
      <w:ins w:id="10078" w:author="The Si Tran" w:date="2012-12-11T07:32:00Z">
        <w:r>
          <w:rPr>
            <w:noProof/>
          </w:rPr>
          <mc:AlternateContent>
            <mc:Choice Requires="wps">
              <w:drawing>
                <wp:anchor distT="0" distB="0" distL="114300" distR="114300" simplePos="0" relativeHeight="251675136" behindDoc="0" locked="0" layoutInCell="1" allowOverlap="1" wp14:anchorId="69B1F6E1" wp14:editId="4DB98CC4">
                  <wp:simplePos x="0" y="0"/>
                  <wp:positionH relativeFrom="column">
                    <wp:posOffset>4495800</wp:posOffset>
                  </wp:positionH>
                  <wp:positionV relativeFrom="paragraph">
                    <wp:posOffset>1838960</wp:posOffset>
                  </wp:positionV>
                  <wp:extent cx="819150" cy="1285875"/>
                  <wp:effectExtent l="19050" t="19050" r="19050" b="28575"/>
                  <wp:wrapNone/>
                  <wp:docPr id="177" name="Rectangle 177"/>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010AE" id="Rectangle 177" o:spid="_x0000_s1026" style="position:absolute;margin-left:354pt;margin-top:144.8pt;width:64.5pt;height:101.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" filled="f" strokecolor="red" strokeweight="2.25pt"/>
              </w:pict>
            </mc:Fallback>
          </mc:AlternateContent>
        </w:r>
      </w:ins>
      <w:ins w:id="10079" w:author="The Si Tran" w:date="2012-12-11T07:31:00Z">
        <w:r w:rsidRPr="0038242B">
          <w:rPr>
            <w:rFonts w:ascii="Times New Roman" w:hAnsi="Times New Roman"/>
            <w:noProof/>
            <w:sz w:val="26"/>
            <w:szCs w:val="26"/>
            <w:rPrChange w:id="10080" w:author="Unknown">
              <w:rPr>
                <w:noProof/>
              </w:rPr>
            </w:rPrChange>
          </w:rPr>
          <mc:AlternateContent>
            <mc:Choice Requires="wps">
              <w:drawing>
                <wp:anchor distT="0" distB="0" distL="114300" distR="114300" simplePos="0" relativeHeight="251657728" behindDoc="0" locked="0" layoutInCell="1" allowOverlap="1" wp14:anchorId="4EAC69C6" wp14:editId="625A1BC9">
                  <wp:simplePos x="0" y="0"/>
                  <wp:positionH relativeFrom="column">
                    <wp:posOffset>1676400</wp:posOffset>
                  </wp:positionH>
                  <wp:positionV relativeFrom="paragraph">
                    <wp:posOffset>1553210</wp:posOffset>
                  </wp:positionV>
                  <wp:extent cx="781050" cy="390525"/>
                  <wp:effectExtent l="19050" t="19050" r="19050" b="28575"/>
                  <wp:wrapNone/>
                  <wp:docPr id="176" name="Straight Connector 176"/>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1BBC7236" id="Straight Connector 176" o:spid="_x0000_s1026"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22.3pt" to="193.5pt,1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" strokecolor="red" strokeweight="2.25pt"/>
              </w:pict>
            </mc:Fallback>
          </mc:AlternateContent>
        </w:r>
        <w:r>
          <w:rPr>
            <w:noProof/>
          </w:rPr>
          <mc:AlternateContent>
            <mc:Choice Requires="wps">
              <w:drawing>
                <wp:anchor distT="0" distB="0" distL="114300" distR="114300" simplePos="0" relativeHeight="251655680" behindDoc="0" locked="0" layoutInCell="1" allowOverlap="1" wp14:anchorId="2E0D66F3" wp14:editId="35E8CD08">
                  <wp:simplePos x="0" y="0"/>
                  <wp:positionH relativeFrom="column">
                    <wp:posOffset>628650</wp:posOffset>
                  </wp:positionH>
                  <wp:positionV relativeFrom="paragraph">
                    <wp:posOffset>1991360</wp:posOffset>
                  </wp:positionV>
                  <wp:extent cx="1304925" cy="400050"/>
                  <wp:effectExtent l="19050" t="19050" r="28575" b="19050"/>
                  <wp:wrapNone/>
                  <wp:docPr id="174" name="Rectangle 174"/>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53E50B" id="Rectangle 174" o:spid="_x0000_s1026" style="position:absolute;margin-left:49.5pt;margin-top:156.8pt;width:102.75pt;height:31.5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sx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Z&#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" filled="f" strokecolor="red" strokeweight="2.25pt"/>
              </w:pict>
            </mc:Fallback>
          </mc:AlternateContent>
        </w:r>
      </w:ins>
      <w:ins w:id="10081" w:author="The Si Tran" w:date="2012-12-11T07:45:00Z">
        <w:r w:rsidRPr="00D62B2C">
          <w:rPr>
            <w:noProof/>
          </w:rPr>
          <w:t xml:space="preserve"> </w:t>
        </w:r>
        <w:r>
          <w:rPr>
            <w:noProof/>
          </w:rPr>
          <w:drawing>
            <wp:inline distT="0" distB="0" distL="0" distR="0" wp14:anchorId="6F4A43F4" wp14:editId="3F0E6BAC">
              <wp:extent cx="5943600" cy="3342640"/>
              <wp:effectExtent l="19050" t="19050" r="19050" b="101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5685DE2" w14:textId="77777777" w:rsidR="00D50098" w:rsidRPr="00A51C54" w:rsidRDefault="00D50098">
      <w:pPr>
        <w:pStyle w:val="ListParagraph"/>
        <w:spacing w:after="160" w:line="259" w:lineRule="auto"/>
        <w:ind w:left="0"/>
        <w:jc w:val="center"/>
        <w:rPr>
          <w:ins w:id="10082" w:author="The Si Tran" w:date="2012-12-11T06:20:00Z"/>
          <w:rFonts w:ascii="Times New Roman" w:hAnsi="Times New Roman"/>
          <w:sz w:val="26"/>
          <w:szCs w:val="26"/>
          <w:rPrChange w:id="10083" w:author="The Si Tran" w:date="2012-12-11T07:08:00Z">
            <w:rPr>
              <w:ins w:id="10084" w:author="The Si Tran" w:date="2012-12-11T06:20:00Z"/>
            </w:rPr>
          </w:rPrChange>
        </w:rPr>
        <w:pPrChange w:id="10085" w:author="The Si Tran" w:date="2012-12-11T07:35:00Z">
          <w:pPr>
            <w:pStyle w:val="ListParagraph"/>
            <w:numPr>
              <w:numId w:val="36"/>
            </w:numPr>
            <w:spacing w:after="160" w:line="259" w:lineRule="auto"/>
            <w:ind w:left="1440" w:hanging="360"/>
          </w:pPr>
        </w:pPrChange>
      </w:pPr>
      <w:ins w:id="10086" w:author="The Si Tran" w:date="2012-12-11T07:36:00Z">
        <w:r>
          <w:rPr>
            <w:rFonts w:ascii="Times New Roman" w:hAnsi="Times New Roman"/>
            <w:sz w:val="26"/>
            <w:szCs w:val="26"/>
          </w:rPr>
          <w:t>Cấu hình giải thuật lan truyền ngược</w:t>
        </w:r>
      </w:ins>
    </w:p>
    <w:p w14:paraId="0FE66106" w14:textId="77777777" w:rsidR="00667F2E" w:rsidRPr="001B545C" w:rsidRDefault="00667F2E" w:rsidP="00667F2E">
      <w:pPr>
        <w:pStyle w:val="ListParagraph"/>
        <w:ind w:left="1440"/>
        <w:rPr>
          <w:ins w:id="10087" w:author="The Si Tran" w:date="2012-12-11T06:20:00Z"/>
          <w:rFonts w:ascii="Times New Roman" w:hAnsi="Times New Roman"/>
          <w:rPrChange w:id="10088" w:author="The Si Tran" w:date="2012-12-11T06:24:00Z">
            <w:rPr>
              <w:ins w:id="10089" w:author="The Si Tran" w:date="2012-12-11T06:20:00Z"/>
            </w:rPr>
          </w:rPrChange>
        </w:rPr>
      </w:pPr>
    </w:p>
    <w:p w14:paraId="1424E652" w14:textId="77777777" w:rsidR="00667F2E" w:rsidRPr="0052188A" w:rsidRDefault="00667F2E" w:rsidP="00667F2E">
      <w:pPr>
        <w:pStyle w:val="ListParagraph"/>
        <w:numPr>
          <w:ilvl w:val="0"/>
          <w:numId w:val="36"/>
        </w:numPr>
        <w:spacing w:after="160" w:line="259" w:lineRule="auto"/>
        <w:rPr>
          <w:ins w:id="10090" w:author="The Si Tran" w:date="2012-12-11T06:20:00Z"/>
          <w:rFonts w:ascii="Times New Roman" w:hAnsi="Times New Roman"/>
          <w:sz w:val="26"/>
          <w:szCs w:val="26"/>
          <w:rPrChange w:id="10091" w:author="The Si Tran" w:date="2012-12-11T07:36:00Z">
            <w:rPr>
              <w:ins w:id="10092" w:author="The Si Tran" w:date="2012-12-11T06:20:00Z"/>
            </w:rPr>
          </w:rPrChange>
        </w:rPr>
      </w:pPr>
      <w:ins w:id="10093" w:author="The Si Tran" w:date="2012-12-11T06:20:00Z">
        <w:r w:rsidRPr="0052188A">
          <w:rPr>
            <w:rFonts w:ascii="Times New Roman" w:hAnsi="Times New Roman"/>
            <w:sz w:val="26"/>
            <w:szCs w:val="26"/>
            <w:rPrChange w:id="10094" w:author="The Si Tran" w:date="2012-12-11T07:36:00Z">
              <w:rPr/>
            </w:rPrChange>
          </w:rPr>
          <w:t>Cấu hình thông số cho giải thuật lan truyền đàn hồi thông qua hộp chọn [RPROP] và nhập vào các thông số [Default Update Value],[ Max Number of Epoches],[ Max Update Value],[ Residual of Errors].</w:t>
        </w:r>
      </w:ins>
    </w:p>
    <w:p w14:paraId="66A481AC" w14:textId="77777777" w:rsidR="00667F2E" w:rsidRPr="001B545C" w:rsidRDefault="00667F2E" w:rsidP="00667F2E">
      <w:pPr>
        <w:pStyle w:val="ListParagraph"/>
        <w:ind w:left="1440"/>
        <w:rPr>
          <w:ins w:id="10095" w:author="The Si Tran" w:date="2012-12-11T06:20:00Z"/>
          <w:rFonts w:ascii="Times New Roman" w:hAnsi="Times New Roman"/>
          <w:rPrChange w:id="10096" w:author="The Si Tran" w:date="2012-12-11T06:24:00Z">
            <w:rPr>
              <w:ins w:id="10097" w:author="The Si Tran" w:date="2012-12-11T06:20:00Z"/>
            </w:rPr>
          </w:rPrChange>
        </w:rPr>
      </w:pPr>
    </w:p>
    <w:p w14:paraId="500F91EE" w14:textId="77777777" w:rsidR="00667F2E" w:rsidRDefault="00D4441E" w:rsidP="0052188A">
      <w:pPr>
        <w:pStyle w:val="ListParagraph"/>
        <w:ind w:left="0"/>
        <w:rPr>
          <w:ins w:id="10098" w:author="The Si Tran" w:date="2012-12-11T07:39:00Z"/>
          <w:rFonts w:ascii="Times New Roman" w:hAnsi="Times New Roman"/>
        </w:rPr>
      </w:pPr>
      <w:ins w:id="10099" w:author="The Si Tran" w:date="2012-12-11T07:38:00Z">
        <w:r w:rsidRPr="003C1928">
          <w:rPr>
            <w:rFonts w:ascii="Times New Roman" w:hAnsi="Times New Roman"/>
            <w:noProof/>
            <w:rPrChange w:id="10100" w:author="Unknown">
              <w:rPr>
                <w:noProof/>
              </w:rPr>
            </w:rPrChange>
          </w:rPr>
          <mc:AlternateContent>
            <mc:Choice Requires="wps">
              <w:drawing>
                <wp:anchor distT="0" distB="0" distL="114300" distR="114300" simplePos="0" relativeHeight="251681280" behindDoc="0" locked="0" layoutInCell="1" allowOverlap="1" wp14:anchorId="05AB0561" wp14:editId="27456F11">
                  <wp:simplePos x="0" y="0"/>
                  <wp:positionH relativeFrom="column">
                    <wp:posOffset>628650</wp:posOffset>
                  </wp:positionH>
                  <wp:positionV relativeFrom="paragraph">
                    <wp:posOffset>1952625</wp:posOffset>
                  </wp:positionV>
                  <wp:extent cx="1304925" cy="400050"/>
                  <wp:effectExtent l="19050" t="19050" r="28575" b="19050"/>
                  <wp:wrapNone/>
                  <wp:docPr id="180" name="Rectangle 180"/>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D0F95" id="Rectangle 180" o:spid="_x0000_s1026" style="position:absolute;margin-left:49.5pt;margin-top:153.75pt;width:102.75pt;height:31.5pt;z-index:251681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" filled="f" strokecolor="red" strokeweight="2.25pt"/>
              </w:pict>
            </mc:Fallback>
          </mc:AlternateContent>
        </w:r>
        <w:r w:rsidRPr="003C1928">
          <w:rPr>
            <w:rFonts w:ascii="Times New Roman" w:hAnsi="Times New Roman"/>
            <w:noProof/>
            <w:rPrChange w:id="10101" w:author="Unknown">
              <w:rPr>
                <w:noProof/>
              </w:rPr>
            </w:rPrChange>
          </w:rPr>
          <mc:AlternateContent>
            <mc:Choice Requires="wps">
              <w:drawing>
                <wp:anchor distT="0" distB="0" distL="114300" distR="114300" simplePos="0" relativeHeight="251682304" behindDoc="0" locked="0" layoutInCell="1" allowOverlap="1" wp14:anchorId="7103CA9B" wp14:editId="2DC2A0E4">
                  <wp:simplePos x="0" y="0"/>
                  <wp:positionH relativeFrom="margin">
                    <wp:posOffset>1695450</wp:posOffset>
                  </wp:positionH>
                  <wp:positionV relativeFrom="paragraph">
                    <wp:posOffset>999490</wp:posOffset>
                  </wp:positionV>
                  <wp:extent cx="1362075" cy="485775"/>
                  <wp:effectExtent l="19050" t="19050" r="28575" b="28575"/>
                  <wp:wrapNone/>
                  <wp:docPr id="181" name="Text Box 181"/>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618FE55C" w14:textId="77777777" w:rsidR="0056499D" w:rsidRDefault="0056499D">
                              <w:pPr>
                                <w:spacing w:before="0" w:line="240" w:lineRule="auto"/>
                                <w:jc w:val="center"/>
                                <w:pPrChange w:id="10102" w:author="The Si Tran" w:date="2012-12-11T07:35:00Z">
                                  <w:pPr/>
                                </w:pPrChange>
                              </w:pPr>
                              <w:ins w:id="10103" w:author="The Si Tran" w:date="2012-12-11T07:32:00Z">
                                <w:r>
                                  <w:t>Chọn giải thuật</w:t>
                                </w:r>
                              </w:ins>
                              <w:ins w:id="10104" w:author="The Si Tran" w:date="2012-12-11T07:35:00Z">
                                <w:r>
                                  <w:t xml:space="preserve"> </w:t>
                                </w:r>
                              </w:ins>
                              <w:ins w:id="10105"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3CA9B" id="Text Box 181" o:spid="_x0000_s1133" type="#_x0000_t202" style="position:absolute;margin-left:133.5pt;margin-top:78.7pt;width:107.25pt;height:38.25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" fillcolor="white [3201]" strokecolor="red" strokeweight="2.25pt">
                  <v:textbox>
                    <w:txbxContent>
                      <w:p w14:paraId="618FE55C" w14:textId="77777777" w:rsidR="0056499D" w:rsidRDefault="0056499D">
                        <w:pPr>
                          <w:spacing w:before="0" w:line="240" w:lineRule="auto"/>
                          <w:jc w:val="center"/>
                          <w:pPrChange w:id="10106" w:author="The Si Tran" w:date="2012-12-11T07:35:00Z">
                            <w:pPr/>
                          </w:pPrChange>
                        </w:pPr>
                        <w:ins w:id="10107" w:author="The Si Tran" w:date="2012-12-11T07:32:00Z">
                          <w:r>
                            <w:t>Chọn giải thuật</w:t>
                          </w:r>
                        </w:ins>
                        <w:ins w:id="10108" w:author="The Si Tran" w:date="2012-12-11T07:35:00Z">
                          <w:r>
                            <w:t xml:space="preserve"> </w:t>
                          </w:r>
                        </w:ins>
                        <w:ins w:id="10109" w:author="The Si Tran" w:date="2012-12-11T07:40:00Z">
                          <w:r>
                            <w:t>RPROP</w:t>
                          </w:r>
                        </w:ins>
                      </w:p>
                    </w:txbxContent>
                  </v:textbox>
                  <w10:wrap anchorx="margin"/>
                </v:shape>
              </w:pict>
            </mc:Fallback>
          </mc:AlternateContent>
        </w:r>
        <w:r w:rsidRPr="003C1928">
          <w:rPr>
            <w:rFonts w:ascii="Times New Roman" w:hAnsi="Times New Roman"/>
            <w:noProof/>
            <w:rPrChange w:id="10110" w:author="Unknown">
              <w:rPr>
                <w:noProof/>
              </w:rPr>
            </w:rPrChange>
          </w:rPr>
          <mc:AlternateContent>
            <mc:Choice Requires="wps">
              <w:drawing>
                <wp:anchor distT="0" distB="0" distL="114300" distR="114300" simplePos="0" relativeHeight="251683328" behindDoc="0" locked="0" layoutInCell="1" allowOverlap="1" wp14:anchorId="1385DBFF" wp14:editId="1EA309C5">
                  <wp:simplePos x="0" y="0"/>
                  <wp:positionH relativeFrom="column">
                    <wp:posOffset>1676400</wp:posOffset>
                  </wp:positionH>
                  <wp:positionV relativeFrom="paragraph">
                    <wp:posOffset>1514475</wp:posOffset>
                  </wp:positionV>
                  <wp:extent cx="781050" cy="390525"/>
                  <wp:effectExtent l="19050" t="19050" r="19050" b="28575"/>
                  <wp:wrapNone/>
                  <wp:docPr id="182" name="Straight Connector 182"/>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5CE4A891" id="Straight Connector 182" o:spid="_x0000_s1026" style="position:absolute;flip:y;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9.25pt" to="193.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" strokecolor="red" strokeweight="2.25pt"/>
              </w:pict>
            </mc:Fallback>
          </mc:AlternateContent>
        </w:r>
        <w:r w:rsidRPr="003C1928">
          <w:rPr>
            <w:rFonts w:ascii="Times New Roman" w:hAnsi="Times New Roman"/>
            <w:noProof/>
            <w:rPrChange w:id="10111" w:author="Unknown">
              <w:rPr>
                <w:noProof/>
              </w:rPr>
            </w:rPrChange>
          </w:rPr>
          <mc:AlternateContent>
            <mc:Choice Requires="wps">
              <w:drawing>
                <wp:anchor distT="0" distB="0" distL="114300" distR="114300" simplePos="0" relativeHeight="251684352" behindDoc="0" locked="0" layoutInCell="1" allowOverlap="1" wp14:anchorId="179B3922" wp14:editId="6FBA9438">
                  <wp:simplePos x="0" y="0"/>
                  <wp:positionH relativeFrom="column">
                    <wp:posOffset>4495800</wp:posOffset>
                  </wp:positionH>
                  <wp:positionV relativeFrom="paragraph">
                    <wp:posOffset>1800225</wp:posOffset>
                  </wp:positionV>
                  <wp:extent cx="819150" cy="1285875"/>
                  <wp:effectExtent l="19050" t="19050" r="19050" b="28575"/>
                  <wp:wrapNone/>
                  <wp:docPr id="183" name="Rectangle 183"/>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CA2EF" id="Rectangle 183" o:spid="_x0000_s1026" style="position:absolute;margin-left:354pt;margin-top:141.75pt;width:64.5pt;height:101.2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" filled="f" strokecolor="red" strokeweight="2.25pt"/>
              </w:pict>
            </mc:Fallback>
          </mc:AlternateContent>
        </w:r>
        <w:r w:rsidRPr="003C1928">
          <w:rPr>
            <w:rFonts w:ascii="Times New Roman" w:hAnsi="Times New Roman"/>
            <w:noProof/>
            <w:rPrChange w:id="10112" w:author="Unknown">
              <w:rPr>
                <w:noProof/>
              </w:rPr>
            </w:rPrChange>
          </w:rPr>
          <mc:AlternateContent>
            <mc:Choice Requires="wps">
              <w:drawing>
                <wp:anchor distT="0" distB="0" distL="114300" distR="114300" simplePos="0" relativeHeight="251685376" behindDoc="0" locked="0" layoutInCell="1" allowOverlap="1" wp14:anchorId="3D60FAB2" wp14:editId="63D51763">
                  <wp:simplePos x="0" y="0"/>
                  <wp:positionH relativeFrom="margin">
                    <wp:posOffset>1428750</wp:posOffset>
                  </wp:positionH>
                  <wp:positionV relativeFrom="paragraph">
                    <wp:posOffset>2809240</wp:posOffset>
                  </wp:positionV>
                  <wp:extent cx="1828800" cy="485775"/>
                  <wp:effectExtent l="19050" t="19050" r="19050" b="28575"/>
                  <wp:wrapNone/>
                  <wp:docPr id="184" name="Text Box 184"/>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B9CC203" w14:textId="77777777" w:rsidR="0056499D" w:rsidRDefault="0056499D">
                              <w:pPr>
                                <w:spacing w:before="0" w:line="240" w:lineRule="auto"/>
                                <w:jc w:val="center"/>
                                <w:pPrChange w:id="10113" w:author="The Si Tran" w:date="2012-12-11T07:33:00Z">
                                  <w:pPr/>
                                </w:pPrChange>
                              </w:pPr>
                              <w:ins w:id="10114" w:author="The Si Tran" w:date="2012-12-11T07:33:00Z">
                                <w:r>
                                  <w:t xml:space="preserve">Thông số cho </w:t>
                                </w:r>
                              </w:ins>
                              <w:ins w:id="10115" w:author="The Si Tran" w:date="2012-12-11T07:32:00Z">
                                <w:r>
                                  <w:t xml:space="preserve"> giải thuật</w:t>
                                </w:r>
                              </w:ins>
                              <w:ins w:id="10116" w:author="The Si Tran" w:date="2012-12-11T07:34:00Z">
                                <w:r>
                                  <w:t xml:space="preserve"> </w:t>
                                </w:r>
                              </w:ins>
                              <w:ins w:id="10117"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0FAB2" id="Text Box 184" o:spid="_x0000_s1134" type="#_x0000_t202" style="position:absolute;margin-left:112.5pt;margin-top:221.2pt;width:2in;height:38.25pt;z-index:25168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" fillcolor="white [3201]" strokecolor="red" strokeweight="2.25pt">
                  <v:textbox>
                    <w:txbxContent>
                      <w:p w14:paraId="1B9CC203" w14:textId="77777777" w:rsidR="0056499D" w:rsidRDefault="0056499D">
                        <w:pPr>
                          <w:spacing w:before="0" w:line="240" w:lineRule="auto"/>
                          <w:jc w:val="center"/>
                          <w:pPrChange w:id="10118" w:author="The Si Tran" w:date="2012-12-11T07:33:00Z">
                            <w:pPr/>
                          </w:pPrChange>
                        </w:pPr>
                        <w:ins w:id="10119" w:author="The Si Tran" w:date="2012-12-11T07:33:00Z">
                          <w:r>
                            <w:t xml:space="preserve">Thông số cho </w:t>
                          </w:r>
                        </w:ins>
                        <w:ins w:id="10120" w:author="The Si Tran" w:date="2012-12-11T07:32:00Z">
                          <w:r>
                            <w:t xml:space="preserve"> giải thuật</w:t>
                          </w:r>
                        </w:ins>
                        <w:ins w:id="10121" w:author="The Si Tran" w:date="2012-12-11T07:34:00Z">
                          <w:r>
                            <w:t xml:space="preserve"> </w:t>
                          </w:r>
                        </w:ins>
                        <w:ins w:id="10122" w:author="The Si Tran" w:date="2012-12-11T07:40:00Z">
                          <w:r>
                            <w:t>RPROP</w:t>
                          </w:r>
                        </w:ins>
                      </w:p>
                    </w:txbxContent>
                  </v:textbox>
                  <w10:wrap anchorx="margin"/>
                </v:shape>
              </w:pict>
            </mc:Fallback>
          </mc:AlternateContent>
        </w:r>
        <w:r w:rsidRPr="003C1928">
          <w:rPr>
            <w:rFonts w:ascii="Times New Roman" w:hAnsi="Times New Roman"/>
            <w:noProof/>
            <w:rPrChange w:id="10123" w:author="Unknown">
              <w:rPr>
                <w:noProof/>
              </w:rPr>
            </w:rPrChange>
          </w:rPr>
          <mc:AlternateContent>
            <mc:Choice Requires="wps">
              <w:drawing>
                <wp:anchor distT="0" distB="0" distL="114300" distR="114300" simplePos="0" relativeHeight="251686400" behindDoc="0" locked="0" layoutInCell="1" allowOverlap="1" wp14:anchorId="27EAA975" wp14:editId="00EF124D">
                  <wp:simplePos x="0" y="0"/>
                  <wp:positionH relativeFrom="column">
                    <wp:posOffset>3267075</wp:posOffset>
                  </wp:positionH>
                  <wp:positionV relativeFrom="paragraph">
                    <wp:posOffset>2399665</wp:posOffset>
                  </wp:positionV>
                  <wp:extent cx="1162050" cy="466725"/>
                  <wp:effectExtent l="19050" t="19050" r="19050" b="28575"/>
                  <wp:wrapNone/>
                  <wp:docPr id="185" name="Straight Connector 185"/>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50671932" id="Straight Connector 185" o:spid="_x0000_s1026" style="position:absolute;flip:y;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88.95pt" to="348.75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" strokecolor="red" strokeweight="2.25pt"/>
              </w:pict>
            </mc:Fallback>
          </mc:AlternateContent>
        </w:r>
      </w:ins>
      <w:ins w:id="10124" w:author="The Si Tran" w:date="2012-12-11T07:46:00Z">
        <w:r w:rsidRPr="00D4441E">
          <w:rPr>
            <w:noProof/>
          </w:rPr>
          <w:t xml:space="preserve"> </w:t>
        </w:r>
        <w:r>
          <w:rPr>
            <w:noProof/>
          </w:rPr>
          <w:drawing>
            <wp:inline distT="0" distB="0" distL="0" distR="0" wp14:anchorId="21B3CF2C" wp14:editId="6E9DC593">
              <wp:extent cx="5943600" cy="3342640"/>
              <wp:effectExtent l="19050" t="19050" r="19050" b="1016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05E2744" w14:textId="77777777" w:rsidR="005B6EFB" w:rsidRPr="00D348B4" w:rsidRDefault="005B6EFB" w:rsidP="005B6EFB">
      <w:pPr>
        <w:pStyle w:val="ListParagraph"/>
        <w:spacing w:after="160" w:line="259" w:lineRule="auto"/>
        <w:ind w:left="0"/>
        <w:jc w:val="center"/>
        <w:rPr>
          <w:ins w:id="10125" w:author="The Si Tran" w:date="2012-12-11T07:39:00Z"/>
          <w:rFonts w:ascii="Times New Roman" w:hAnsi="Times New Roman"/>
          <w:sz w:val="26"/>
          <w:szCs w:val="26"/>
        </w:rPr>
      </w:pPr>
      <w:ins w:id="10126" w:author="The Si Tran" w:date="2012-12-11T07:39:00Z">
        <w:r>
          <w:rPr>
            <w:rFonts w:ascii="Times New Roman" w:hAnsi="Times New Roman"/>
            <w:sz w:val="26"/>
            <w:szCs w:val="26"/>
          </w:rPr>
          <w:t>Cấu hình giải thuật RPROP</w:t>
        </w:r>
      </w:ins>
    </w:p>
    <w:p w14:paraId="3714F9FA" w14:textId="77777777" w:rsidR="005B6EFB" w:rsidRPr="001B545C" w:rsidRDefault="005B6EFB" w:rsidP="0052188A">
      <w:pPr>
        <w:pStyle w:val="ListParagraph"/>
        <w:ind w:left="0"/>
        <w:rPr>
          <w:ins w:id="10127" w:author="The Si Tran" w:date="2012-12-11T06:20:00Z"/>
          <w:rFonts w:ascii="Times New Roman" w:hAnsi="Times New Roman"/>
          <w:rPrChange w:id="10128" w:author="The Si Tran" w:date="2012-12-11T06:24:00Z">
            <w:rPr>
              <w:ins w:id="10129" w:author="The Si Tran" w:date="2012-12-11T06:20:00Z"/>
            </w:rPr>
          </w:rPrChange>
        </w:rPr>
      </w:pPr>
    </w:p>
    <w:p w14:paraId="3AC6ADFC" w14:textId="77777777" w:rsidR="00667F2E" w:rsidRPr="001B545C" w:rsidRDefault="00667F2E" w:rsidP="00667F2E">
      <w:pPr>
        <w:pStyle w:val="ListParagraph"/>
        <w:rPr>
          <w:ins w:id="10130" w:author="The Si Tran" w:date="2012-12-11T06:20:00Z"/>
          <w:rFonts w:ascii="Times New Roman" w:hAnsi="Times New Roman"/>
          <w:rPrChange w:id="10131" w:author="The Si Tran" w:date="2012-12-11T06:24:00Z">
            <w:rPr>
              <w:ins w:id="10132" w:author="The Si Tran" w:date="2012-12-11T06:20:00Z"/>
            </w:rPr>
          </w:rPrChange>
        </w:rPr>
      </w:pPr>
    </w:p>
    <w:p w14:paraId="730D6D51" w14:textId="77777777" w:rsidR="00667F2E" w:rsidRDefault="00667F2E">
      <w:pPr>
        <w:pStyle w:val="ListParagraph"/>
        <w:numPr>
          <w:ilvl w:val="0"/>
          <w:numId w:val="36"/>
        </w:numPr>
        <w:rPr>
          <w:ins w:id="10133" w:author="The Si Tran" w:date="2012-12-11T07:40:00Z"/>
          <w:rFonts w:ascii="Times New Roman" w:hAnsi="Times New Roman"/>
          <w:sz w:val="26"/>
          <w:szCs w:val="26"/>
        </w:rPr>
        <w:pPrChange w:id="10134" w:author="The Si Tran" w:date="2012-12-11T07:40:00Z">
          <w:pPr>
            <w:pStyle w:val="ListParagraph"/>
          </w:pPr>
        </w:pPrChange>
      </w:pPr>
      <w:ins w:id="10135" w:author="The Si Tran" w:date="2012-12-11T06:20:00Z">
        <w:r w:rsidRPr="00AD549B">
          <w:rPr>
            <w:rFonts w:ascii="Times New Roman" w:hAnsi="Times New Roman"/>
            <w:sz w:val="26"/>
            <w:szCs w:val="26"/>
            <w:rPrChange w:id="10136" w:author="The Si Tran" w:date="2012-12-11T07:40:00Z">
              <w:rPr/>
            </w:rPrChange>
          </w:rPr>
          <w:t>Kết quả của quá trình huấn luyện</w:t>
        </w:r>
      </w:ins>
    </w:p>
    <w:p w14:paraId="6527B548" w14:textId="77777777" w:rsidR="00AD549B" w:rsidRPr="00AD549B" w:rsidRDefault="00AD549B">
      <w:pPr>
        <w:pStyle w:val="ListParagraph"/>
        <w:ind w:left="1440"/>
        <w:rPr>
          <w:ins w:id="10137" w:author="The Si Tran" w:date="2012-12-11T06:20:00Z"/>
          <w:rFonts w:ascii="Times New Roman" w:hAnsi="Times New Roman"/>
          <w:sz w:val="26"/>
          <w:szCs w:val="26"/>
          <w:rPrChange w:id="10138" w:author="The Si Tran" w:date="2012-12-11T07:40:00Z">
            <w:rPr>
              <w:ins w:id="10139" w:author="The Si Tran" w:date="2012-12-11T06:20:00Z"/>
            </w:rPr>
          </w:rPrChange>
        </w:rPr>
        <w:pPrChange w:id="10140" w:author="The Si Tran" w:date="2012-12-11T07:47:00Z">
          <w:pPr>
            <w:pStyle w:val="ListParagraph"/>
          </w:pPr>
        </w:pPrChange>
      </w:pPr>
    </w:p>
    <w:p w14:paraId="3F628AE9" w14:textId="77777777" w:rsidR="00667F2E" w:rsidRPr="001B545C" w:rsidRDefault="00667F2E" w:rsidP="00AD549B">
      <w:pPr>
        <w:pStyle w:val="ListParagraph"/>
        <w:ind w:left="0"/>
        <w:rPr>
          <w:ins w:id="10141" w:author="The Si Tran" w:date="2012-12-11T06:20:00Z"/>
          <w:rFonts w:ascii="Times New Roman" w:hAnsi="Times New Roman"/>
          <w:rPrChange w:id="10142" w:author="The Si Tran" w:date="2012-12-11T06:24:00Z">
            <w:rPr>
              <w:ins w:id="10143" w:author="The Si Tran" w:date="2012-12-11T06:20:00Z"/>
            </w:rPr>
          </w:rPrChange>
        </w:rPr>
      </w:pPr>
      <w:ins w:id="10144" w:author="The Si Tran" w:date="2012-12-11T06:20:00Z">
        <w:r w:rsidRPr="001B545C">
          <w:rPr>
            <w:rFonts w:ascii="Times New Roman" w:hAnsi="Times New Roman"/>
            <w:noProof/>
            <w:rPrChange w:id="10145" w:author="Unknown">
              <w:rPr>
                <w:noProof/>
              </w:rPr>
            </w:rPrChange>
          </w:rPr>
          <w:drawing>
            <wp:inline distT="0" distB="0" distL="0" distR="0" wp14:anchorId="79201A0C" wp14:editId="35B17BAF">
              <wp:extent cx="5943600" cy="4053840"/>
              <wp:effectExtent l="19050" t="19050" r="19050" b="2286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stretch>
                        <a:fillRect/>
                      </a:stretch>
                    </pic:blipFill>
                    <pic:spPr>
                      <a:xfrm>
                        <a:off x="0" y="0"/>
                        <a:ext cx="5943600" cy="4053840"/>
                      </a:xfrm>
                      <a:prstGeom prst="rect">
                        <a:avLst/>
                      </a:prstGeom>
                      <a:ln w="6350">
                        <a:solidFill>
                          <a:schemeClr val="bg1">
                            <a:lumMod val="75000"/>
                          </a:schemeClr>
                        </a:solidFill>
                      </a:ln>
                    </pic:spPr>
                  </pic:pic>
                </a:graphicData>
              </a:graphic>
            </wp:inline>
          </w:drawing>
        </w:r>
      </w:ins>
    </w:p>
    <w:p w14:paraId="4277DADF" w14:textId="77777777" w:rsidR="00667F2E" w:rsidRPr="001B545C" w:rsidRDefault="00667F2E">
      <w:pPr>
        <w:pStyle w:val="ListParagraph"/>
        <w:jc w:val="center"/>
        <w:rPr>
          <w:ins w:id="10146" w:author="The Si Tran" w:date="2012-12-11T06:20:00Z"/>
          <w:rFonts w:ascii="Times New Roman" w:hAnsi="Times New Roman"/>
          <w:rPrChange w:id="10147" w:author="The Si Tran" w:date="2012-12-11T06:24:00Z">
            <w:rPr>
              <w:ins w:id="10148" w:author="The Si Tran" w:date="2012-12-11T06:20:00Z"/>
            </w:rPr>
          </w:rPrChange>
        </w:rPr>
        <w:pPrChange w:id="10149" w:author="The Si Tran" w:date="2012-12-11T07:41:00Z">
          <w:pPr>
            <w:pStyle w:val="ListParagraph"/>
          </w:pPr>
        </w:pPrChange>
      </w:pPr>
      <w:ins w:id="10150" w:author="The Si Tran" w:date="2012-12-11T06:20:00Z">
        <w:r w:rsidRPr="001B545C">
          <w:rPr>
            <w:rFonts w:ascii="Times New Roman" w:hAnsi="Times New Roman"/>
            <w:rPrChange w:id="10151" w:author="The Si Tran" w:date="2012-12-11T06:24:00Z">
              <w:rPr/>
            </w:rPrChange>
          </w:rPr>
          <w:t>Đồ thị MAE theo số epoch huấn luyện.</w:t>
        </w:r>
      </w:ins>
    </w:p>
    <w:p w14:paraId="0B1468C5" w14:textId="77777777" w:rsidR="00667F2E" w:rsidRPr="00F4420F" w:rsidRDefault="00580A26">
      <w:pPr>
        <w:pStyle w:val="ListParagraph"/>
        <w:numPr>
          <w:ilvl w:val="0"/>
          <w:numId w:val="41"/>
        </w:numPr>
        <w:ind w:left="1080"/>
        <w:rPr>
          <w:ins w:id="10152" w:author="The Si Tran" w:date="2012-12-11T07:48:00Z"/>
          <w:rFonts w:ascii="Times New Roman" w:hAnsi="Times New Roman"/>
          <w:rPrChange w:id="10153" w:author="The Si Tran" w:date="2012-12-11T07:48:00Z">
            <w:rPr>
              <w:ins w:id="10154" w:author="The Si Tran" w:date="2012-12-11T07:48:00Z"/>
              <w:rFonts w:ascii="Times New Roman" w:hAnsi="Times New Roman"/>
              <w:sz w:val="26"/>
              <w:szCs w:val="26"/>
            </w:rPr>
          </w:rPrChange>
        </w:rPr>
        <w:pPrChange w:id="10155" w:author="The Si Tran" w:date="2012-12-11T07:47:00Z">
          <w:pPr>
            <w:pStyle w:val="ListParagraph"/>
          </w:pPr>
        </w:pPrChange>
      </w:pPr>
      <w:ins w:id="10156" w:author="The Si Tran" w:date="2012-12-11T07:47:00Z">
        <w:r>
          <w:rPr>
            <w:rFonts w:ascii="Times New Roman" w:hAnsi="Times New Roman"/>
            <w:sz w:val="26"/>
            <w:szCs w:val="26"/>
          </w:rPr>
          <w:t>Kiểm tra mạng nơron</w:t>
        </w:r>
      </w:ins>
    </w:p>
    <w:p w14:paraId="2903F32F" w14:textId="77777777" w:rsidR="00F4420F" w:rsidRPr="00F4420F" w:rsidRDefault="00F4420F">
      <w:pPr>
        <w:pStyle w:val="ListParagraph"/>
        <w:ind w:left="1080"/>
        <w:rPr>
          <w:ins w:id="10157" w:author="The Si Tran" w:date="2012-12-11T07:48:00Z"/>
          <w:rFonts w:ascii="Times New Roman" w:hAnsi="Times New Roman"/>
          <w:rPrChange w:id="10158" w:author="The Si Tran" w:date="2012-12-11T07:48:00Z">
            <w:rPr>
              <w:ins w:id="10159" w:author="The Si Tran" w:date="2012-12-11T07:48:00Z"/>
              <w:rFonts w:ascii="Times New Roman" w:hAnsi="Times New Roman"/>
              <w:sz w:val="26"/>
              <w:szCs w:val="26"/>
            </w:rPr>
          </w:rPrChange>
        </w:rPr>
        <w:pPrChange w:id="10160" w:author="The Si Tran" w:date="2012-12-11T07:48:00Z">
          <w:pPr>
            <w:pStyle w:val="ListParagraph"/>
          </w:pPr>
        </w:pPrChange>
      </w:pPr>
    </w:p>
    <w:p w14:paraId="17950C99" w14:textId="77777777" w:rsidR="00F4420F" w:rsidRPr="001B545C" w:rsidRDefault="00F4420F">
      <w:pPr>
        <w:pStyle w:val="ListParagraph"/>
        <w:ind w:left="0"/>
        <w:rPr>
          <w:ins w:id="10161" w:author="The Si Tran" w:date="2012-12-11T06:20:00Z"/>
          <w:rFonts w:ascii="Times New Roman" w:hAnsi="Times New Roman"/>
          <w:rPrChange w:id="10162" w:author="The Si Tran" w:date="2012-12-11T06:24:00Z">
            <w:rPr>
              <w:ins w:id="10163" w:author="The Si Tran" w:date="2012-12-11T06:20:00Z"/>
            </w:rPr>
          </w:rPrChange>
        </w:rPr>
        <w:pPrChange w:id="10164" w:author="The Si Tran" w:date="2012-12-11T07:48:00Z">
          <w:pPr>
            <w:pStyle w:val="ListParagraph"/>
          </w:pPr>
        </w:pPrChange>
      </w:pPr>
      <w:ins w:id="10165" w:author="The Si Tran" w:date="2012-12-11T07:50:00Z">
        <w:r w:rsidRPr="00F4420F">
          <w:rPr>
            <w:rFonts w:ascii="Times New Roman" w:hAnsi="Times New Roman"/>
            <w:noProof/>
            <w:rPrChange w:id="10166" w:author="Unknown">
              <w:rPr>
                <w:noProof/>
              </w:rPr>
            </w:rPrChange>
          </w:rPr>
          <w:lastRenderedPageBreak/>
          <mc:AlternateContent>
            <mc:Choice Requires="wps">
              <w:drawing>
                <wp:anchor distT="0" distB="0" distL="114300" distR="114300" simplePos="0" relativeHeight="251708928" behindDoc="0" locked="0" layoutInCell="1" allowOverlap="1" wp14:anchorId="5564A9BB" wp14:editId="74E2C183">
                  <wp:simplePos x="0" y="0"/>
                  <wp:positionH relativeFrom="column">
                    <wp:posOffset>2809874</wp:posOffset>
                  </wp:positionH>
                  <wp:positionV relativeFrom="paragraph">
                    <wp:posOffset>2121534</wp:posOffset>
                  </wp:positionV>
                  <wp:extent cx="342900" cy="391795"/>
                  <wp:effectExtent l="19050" t="19050" r="19050" b="27305"/>
                  <wp:wrapNone/>
                  <wp:docPr id="203" name="Straight Connector 203"/>
                  <wp:cNvGraphicFramePr/>
                  <a:graphic xmlns:a="http://schemas.openxmlformats.org/drawingml/2006/main">
                    <a:graphicData uri="http://schemas.microsoft.com/office/word/2010/wordprocessingShape">
                      <wps:wsp>
                        <wps:cNvCnPr/>
                        <wps:spPr>
                          <a:xfrm flipV="1">
                            <a:off x="0" y="0"/>
                            <a:ext cx="342900" cy="39179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6E4377D1" id="Straight Connector 203" o:spid="_x0000_s1026" style="position:absolute;flip:y;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25pt,167.05pt" to="248.25pt,1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" strokecolor="red" strokeweight="2.25pt"/>
              </w:pict>
            </mc:Fallback>
          </mc:AlternateContent>
        </w:r>
      </w:ins>
      <w:ins w:id="10167" w:author="The Si Tran" w:date="2012-12-11T07:49:00Z">
        <w:r w:rsidRPr="00F4420F">
          <w:rPr>
            <w:rFonts w:ascii="Times New Roman" w:hAnsi="Times New Roman"/>
            <w:noProof/>
            <w:rPrChange w:id="10168" w:author="Unknown">
              <w:rPr>
                <w:noProof/>
              </w:rPr>
            </w:rPrChange>
          </w:rPr>
          <mc:AlternateContent>
            <mc:Choice Requires="wps">
              <w:drawing>
                <wp:anchor distT="0" distB="0" distL="114300" distR="114300" simplePos="0" relativeHeight="251707904" behindDoc="0" locked="0" layoutInCell="1" allowOverlap="1" wp14:anchorId="7F4701F3" wp14:editId="3A26AFBB">
                  <wp:simplePos x="0" y="0"/>
                  <wp:positionH relativeFrom="margin">
                    <wp:posOffset>2609851</wp:posOffset>
                  </wp:positionH>
                  <wp:positionV relativeFrom="paragraph">
                    <wp:posOffset>1654810</wp:posOffset>
                  </wp:positionV>
                  <wp:extent cx="1295400" cy="447675"/>
                  <wp:effectExtent l="19050" t="19050" r="19050" b="28575"/>
                  <wp:wrapNone/>
                  <wp:docPr id="200" name="Text Box 200"/>
                  <wp:cNvGraphicFramePr/>
                  <a:graphic xmlns:a="http://schemas.openxmlformats.org/drawingml/2006/main">
                    <a:graphicData uri="http://schemas.microsoft.com/office/word/2010/wordprocessingShape">
                      <wps:wsp>
                        <wps:cNvSpPr txBox="1"/>
                        <wps:spPr>
                          <a:xfrm>
                            <a:off x="0" y="0"/>
                            <a:ext cx="1295400" cy="4476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A3D67F4" w14:textId="77777777" w:rsidR="0056499D" w:rsidRDefault="0056499D">
                              <w:pPr>
                                <w:spacing w:before="0" w:line="240" w:lineRule="auto"/>
                                <w:jc w:val="center"/>
                                <w:pPrChange w:id="10169" w:author="The Si Tran" w:date="2012-12-11T07:35:00Z">
                                  <w:pPr/>
                                </w:pPrChange>
                              </w:pPr>
                              <w:ins w:id="10170" w:author="The Si Tran" w:date="2012-12-11T07:49:00Z">
                                <w:r>
                                  <w:t>Kiểm tra khả nă</w:t>
                                </w:r>
                              </w:ins>
                              <w:ins w:id="10171" w:author="The Si Tran" w:date="2012-12-11T07:50:00Z">
                                <w:r>
                                  <w:t>ng dự đoán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701F3" id="Text Box 200" o:spid="_x0000_s1135" type="#_x0000_t202" style="position:absolute;margin-left:205.5pt;margin-top:130.3pt;width:102pt;height:35.25pt;z-index:25170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" fillcolor="white [3201]" strokecolor="red" strokeweight="2.25pt">
                  <v:textbox>
                    <w:txbxContent>
                      <w:p w14:paraId="0A3D67F4" w14:textId="77777777" w:rsidR="0056499D" w:rsidRDefault="0056499D">
                        <w:pPr>
                          <w:spacing w:before="0" w:line="240" w:lineRule="auto"/>
                          <w:jc w:val="center"/>
                          <w:pPrChange w:id="10172" w:author="The Si Tran" w:date="2012-12-11T07:35:00Z">
                            <w:pPr/>
                          </w:pPrChange>
                        </w:pPr>
                        <w:ins w:id="10173" w:author="The Si Tran" w:date="2012-12-11T07:49:00Z">
                          <w:r>
                            <w:t>Kiểm tra khả nă</w:t>
                          </w:r>
                        </w:ins>
                        <w:ins w:id="10174" w:author="The Si Tran" w:date="2012-12-11T07:50:00Z">
                          <w:r>
                            <w:t>ng dự đoán</w:t>
                          </w:r>
                        </w:ins>
                      </w:p>
                    </w:txbxContent>
                  </v:textbox>
                  <w10:wrap anchorx="margin"/>
                </v:shape>
              </w:pict>
            </mc:Fallback>
          </mc:AlternateContent>
        </w:r>
        <w:r w:rsidRPr="00F4420F">
          <w:rPr>
            <w:rFonts w:ascii="Times New Roman" w:hAnsi="Times New Roman"/>
            <w:noProof/>
            <w:rPrChange w:id="10175" w:author="Unknown">
              <w:rPr>
                <w:noProof/>
              </w:rPr>
            </w:rPrChange>
          </w:rPr>
          <mc:AlternateContent>
            <mc:Choice Requires="wps">
              <w:drawing>
                <wp:anchor distT="0" distB="0" distL="114300" distR="114300" simplePos="0" relativeHeight="251706880" behindDoc="0" locked="0" layoutInCell="1" allowOverlap="1" wp14:anchorId="6B3D2C26" wp14:editId="79307D8F">
                  <wp:simplePos x="0" y="0"/>
                  <wp:positionH relativeFrom="column">
                    <wp:posOffset>2505075</wp:posOffset>
                  </wp:positionH>
                  <wp:positionV relativeFrom="paragraph">
                    <wp:posOffset>2551430</wp:posOffset>
                  </wp:positionV>
                  <wp:extent cx="714375" cy="323850"/>
                  <wp:effectExtent l="19050" t="19050" r="28575" b="19050"/>
                  <wp:wrapNone/>
                  <wp:docPr id="199" name="Rectangle 199"/>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1F687" id="Rectangle 199" o:spid="_x0000_s1026" style="position:absolute;margin-left:197.25pt;margin-top:200.9pt;width:56.25pt;height:25.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7gngIAAJI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" filled="f" strokecolor="red" strokeweight="2.25pt"/>
              </w:pict>
            </mc:Fallback>
          </mc:AlternateContent>
        </w:r>
        <w:r w:rsidRPr="00F4420F">
          <w:rPr>
            <w:rFonts w:ascii="Times New Roman" w:hAnsi="Times New Roman"/>
            <w:noProof/>
            <w:rPrChange w:id="10176" w:author="Unknown">
              <w:rPr>
                <w:noProof/>
              </w:rPr>
            </w:rPrChange>
          </w:rPr>
          <mc:AlternateContent>
            <mc:Choice Requires="wps">
              <w:drawing>
                <wp:anchor distT="0" distB="0" distL="114300" distR="114300" simplePos="0" relativeHeight="251705856" behindDoc="0" locked="0" layoutInCell="1" allowOverlap="1" wp14:anchorId="67237BEB" wp14:editId="544DD4FA">
                  <wp:simplePos x="0" y="0"/>
                  <wp:positionH relativeFrom="column">
                    <wp:posOffset>1657350</wp:posOffset>
                  </wp:positionH>
                  <wp:positionV relativeFrom="paragraph">
                    <wp:posOffset>2073910</wp:posOffset>
                  </wp:positionV>
                  <wp:extent cx="352425" cy="477520"/>
                  <wp:effectExtent l="19050" t="19050" r="28575" b="17780"/>
                  <wp:wrapNone/>
                  <wp:docPr id="198" name="Straight Connector 198"/>
                  <wp:cNvGraphicFramePr/>
                  <a:graphic xmlns:a="http://schemas.openxmlformats.org/drawingml/2006/main">
                    <a:graphicData uri="http://schemas.microsoft.com/office/word/2010/wordprocessingShape">
                      <wps:wsp>
                        <wps:cNvCnPr/>
                        <wps:spPr>
                          <a:xfrm flipH="1" flipV="1">
                            <a:off x="0" y="0"/>
                            <a:ext cx="352425" cy="477520"/>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16644EC7" id="Straight Connector 198" o:spid="_x0000_s1026" style="position:absolute;flip:x y;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63.3pt" to="158.25pt,2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" strokecolor="red" strokeweight="2.25pt"/>
              </w:pict>
            </mc:Fallback>
          </mc:AlternateContent>
        </w:r>
        <w:r w:rsidRPr="00F4420F">
          <w:rPr>
            <w:rFonts w:ascii="Times New Roman" w:hAnsi="Times New Roman"/>
            <w:noProof/>
            <w:rPrChange w:id="10177" w:author="Unknown">
              <w:rPr>
                <w:noProof/>
              </w:rPr>
            </w:rPrChange>
          </w:rPr>
          <mc:AlternateContent>
            <mc:Choice Requires="wps">
              <w:drawing>
                <wp:anchor distT="0" distB="0" distL="114300" distR="114300" simplePos="0" relativeHeight="251704832" behindDoc="0" locked="0" layoutInCell="1" allowOverlap="1" wp14:anchorId="127629DE" wp14:editId="48F068BD">
                  <wp:simplePos x="0" y="0"/>
                  <wp:positionH relativeFrom="margin">
                    <wp:posOffset>1314450</wp:posOffset>
                  </wp:positionH>
                  <wp:positionV relativeFrom="paragraph">
                    <wp:posOffset>1597660</wp:posOffset>
                  </wp:positionV>
                  <wp:extent cx="745661" cy="447675"/>
                  <wp:effectExtent l="19050" t="19050" r="16510" b="28575"/>
                  <wp:wrapNone/>
                  <wp:docPr id="197" name="Text Box 197"/>
                  <wp:cNvGraphicFramePr/>
                  <a:graphic xmlns:a="http://schemas.openxmlformats.org/drawingml/2006/main">
                    <a:graphicData uri="http://schemas.microsoft.com/office/word/2010/wordprocessingShape">
                      <wps:wsp>
                        <wps:cNvSpPr txBox="1"/>
                        <wps:spPr>
                          <a:xfrm>
                            <a:off x="0" y="0"/>
                            <a:ext cx="745661" cy="4476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63E4D55" w14:textId="77777777" w:rsidR="0056499D" w:rsidRDefault="0056499D">
                              <w:pPr>
                                <w:spacing w:before="0" w:line="240" w:lineRule="auto"/>
                                <w:jc w:val="center"/>
                                <w:pPrChange w:id="10178" w:author="The Si Tran" w:date="2012-12-11T07:35:00Z">
                                  <w:pPr/>
                                </w:pPrChange>
                              </w:pPr>
                              <w:ins w:id="10179" w:author="The Si Tran" w:date="2012-12-11T07:49:00Z">
                                <w:r>
                                  <w:t>Kiểm tra lỗi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629DE" id="Text Box 197" o:spid="_x0000_s1136" type="#_x0000_t202" style="position:absolute;margin-left:103.5pt;margin-top:125.8pt;width:58.7pt;height:35.25pt;z-index:25170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" fillcolor="white [3201]" strokecolor="red" strokeweight="2.25pt">
                  <v:textbox>
                    <w:txbxContent>
                      <w:p w14:paraId="063E4D55" w14:textId="77777777" w:rsidR="0056499D" w:rsidRDefault="0056499D">
                        <w:pPr>
                          <w:spacing w:before="0" w:line="240" w:lineRule="auto"/>
                          <w:jc w:val="center"/>
                          <w:pPrChange w:id="10180" w:author="The Si Tran" w:date="2012-12-11T07:35:00Z">
                            <w:pPr/>
                          </w:pPrChange>
                        </w:pPr>
                        <w:ins w:id="10181" w:author="The Si Tran" w:date="2012-12-11T07:49:00Z">
                          <w:r>
                            <w:t>Kiểm tra lỗi</w:t>
                          </w:r>
                        </w:ins>
                      </w:p>
                    </w:txbxContent>
                  </v:textbox>
                  <w10:wrap anchorx="margin"/>
                </v:shape>
              </w:pict>
            </mc:Fallback>
          </mc:AlternateContent>
        </w:r>
        <w:r w:rsidRPr="00F4420F">
          <w:rPr>
            <w:rFonts w:ascii="Times New Roman" w:hAnsi="Times New Roman"/>
            <w:noProof/>
            <w:rPrChange w:id="10182" w:author="Unknown">
              <w:rPr>
                <w:noProof/>
              </w:rPr>
            </w:rPrChange>
          </w:rPr>
          <mc:AlternateContent>
            <mc:Choice Requires="wps">
              <w:drawing>
                <wp:anchor distT="0" distB="0" distL="114300" distR="114300" simplePos="0" relativeHeight="251703808" behindDoc="0" locked="0" layoutInCell="1" allowOverlap="1" wp14:anchorId="1EF64DEE" wp14:editId="49EF0668">
                  <wp:simplePos x="0" y="0"/>
                  <wp:positionH relativeFrom="column">
                    <wp:posOffset>1752600</wp:posOffset>
                  </wp:positionH>
                  <wp:positionV relativeFrom="paragraph">
                    <wp:posOffset>2550160</wp:posOffset>
                  </wp:positionV>
                  <wp:extent cx="714375" cy="323850"/>
                  <wp:effectExtent l="19050" t="19050" r="28575" b="19050"/>
                  <wp:wrapNone/>
                  <wp:docPr id="196" name="Rectangle 196"/>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880FE" id="Rectangle 196" o:spid="_x0000_s1026" style="position:absolute;margin-left:138pt;margin-top:200.8pt;width:56.25pt;height:25.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Uing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" filled="f" strokecolor="red" strokeweight="2.25pt"/>
              </w:pict>
            </mc:Fallback>
          </mc:AlternateContent>
        </w:r>
      </w:ins>
      <w:ins w:id="10183" w:author="The Si Tran" w:date="2012-12-11T07:48:00Z">
        <w:r>
          <w:rPr>
            <w:noProof/>
          </w:rPr>
          <w:drawing>
            <wp:inline distT="0" distB="0" distL="0" distR="0" wp14:anchorId="44AC1143" wp14:editId="71D5A543">
              <wp:extent cx="5943600" cy="3342640"/>
              <wp:effectExtent l="19050" t="19050" r="19050" b="1016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4C10F7BD" w14:textId="77777777" w:rsidR="00667F2E" w:rsidRPr="0090080B" w:rsidRDefault="00667F2E" w:rsidP="00667F2E">
      <w:pPr>
        <w:pStyle w:val="ListParagraph"/>
        <w:numPr>
          <w:ilvl w:val="0"/>
          <w:numId w:val="36"/>
        </w:numPr>
        <w:spacing w:after="160" w:line="259" w:lineRule="auto"/>
        <w:rPr>
          <w:ins w:id="10184" w:author="The Si Tran" w:date="2012-12-11T06:20:00Z"/>
          <w:rFonts w:ascii="Times New Roman" w:hAnsi="Times New Roman"/>
          <w:sz w:val="26"/>
          <w:szCs w:val="26"/>
          <w:rPrChange w:id="10185" w:author="The Si Tran" w:date="2012-12-11T07:48:00Z">
            <w:rPr>
              <w:ins w:id="10186" w:author="The Si Tran" w:date="2012-12-11T06:20:00Z"/>
            </w:rPr>
          </w:rPrChange>
        </w:rPr>
      </w:pPr>
      <w:ins w:id="10187" w:author="The Si Tran" w:date="2012-12-11T06:20:00Z">
        <w:r w:rsidRPr="0090080B">
          <w:rPr>
            <w:rFonts w:ascii="Times New Roman" w:hAnsi="Times New Roman"/>
            <w:sz w:val="26"/>
            <w:szCs w:val="26"/>
            <w:rPrChange w:id="10188" w:author="The Si Tran" w:date="2012-12-11T07:48:00Z">
              <w:rPr/>
            </w:rPrChange>
          </w:rPr>
          <w:t>Kiểm tra tính chính xác của mô hình thông qua các hệ số MSE, MAD, MAPE</w:t>
        </w:r>
      </w:ins>
    </w:p>
    <w:p w14:paraId="41FCE34E" w14:textId="77777777" w:rsidR="00667F2E" w:rsidRDefault="00667F2E" w:rsidP="00745EDF">
      <w:pPr>
        <w:pStyle w:val="ListParagraph"/>
        <w:ind w:left="0"/>
        <w:rPr>
          <w:ins w:id="10189" w:author="The Si Tran" w:date="2012-12-11T07:51:00Z"/>
          <w:rFonts w:ascii="Times New Roman" w:hAnsi="Times New Roman"/>
        </w:rPr>
      </w:pPr>
      <w:ins w:id="10190" w:author="The Si Tran" w:date="2012-12-11T06:20:00Z">
        <w:r w:rsidRPr="001B545C">
          <w:rPr>
            <w:rFonts w:ascii="Times New Roman" w:hAnsi="Times New Roman"/>
            <w:noProof/>
            <w:rPrChange w:id="10191" w:author="Unknown">
              <w:rPr>
                <w:noProof/>
              </w:rPr>
            </w:rPrChange>
          </w:rPr>
          <w:drawing>
            <wp:inline distT="0" distB="0" distL="0" distR="0" wp14:anchorId="7B2AC025" wp14:editId="2C31E13E">
              <wp:extent cx="5943600" cy="4153535"/>
              <wp:effectExtent l="19050" t="19050" r="19050" b="1841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1"/>
                      <a:stretch>
                        <a:fillRect/>
                      </a:stretch>
                    </pic:blipFill>
                    <pic:spPr>
                      <a:xfrm>
                        <a:off x="0" y="0"/>
                        <a:ext cx="5943600" cy="4153535"/>
                      </a:xfrm>
                      <a:prstGeom prst="rect">
                        <a:avLst/>
                      </a:prstGeom>
                      <a:ln w="6350">
                        <a:solidFill>
                          <a:schemeClr val="bg1">
                            <a:lumMod val="75000"/>
                          </a:schemeClr>
                        </a:solidFill>
                      </a:ln>
                    </pic:spPr>
                  </pic:pic>
                </a:graphicData>
              </a:graphic>
            </wp:inline>
          </w:drawing>
        </w:r>
      </w:ins>
    </w:p>
    <w:p w14:paraId="1DA8F26B" w14:textId="77777777" w:rsidR="00745EDF" w:rsidRPr="00745EDF" w:rsidRDefault="00745EDF" w:rsidP="00745EDF">
      <w:pPr>
        <w:pStyle w:val="ListParagraph"/>
        <w:ind w:left="0"/>
        <w:rPr>
          <w:ins w:id="10192" w:author="The Si Tran" w:date="2012-12-11T06:20:00Z"/>
          <w:rFonts w:ascii="Times New Roman" w:hAnsi="Times New Roman"/>
          <w:sz w:val="26"/>
          <w:szCs w:val="26"/>
          <w:rPrChange w:id="10193" w:author="The Si Tran" w:date="2012-12-11T07:51:00Z">
            <w:rPr>
              <w:ins w:id="10194" w:author="The Si Tran" w:date="2012-12-11T06:20:00Z"/>
            </w:rPr>
          </w:rPrChange>
        </w:rPr>
      </w:pPr>
    </w:p>
    <w:p w14:paraId="7568A67E" w14:textId="77777777" w:rsidR="00667F2E" w:rsidRPr="00745EDF" w:rsidRDefault="00667F2E" w:rsidP="00667F2E">
      <w:pPr>
        <w:pStyle w:val="ListParagraph"/>
        <w:numPr>
          <w:ilvl w:val="0"/>
          <w:numId w:val="36"/>
        </w:numPr>
        <w:spacing w:after="160" w:line="259" w:lineRule="auto"/>
        <w:rPr>
          <w:ins w:id="10195" w:author="The Si Tran" w:date="2012-12-11T06:20:00Z"/>
          <w:rFonts w:ascii="Times New Roman" w:hAnsi="Times New Roman"/>
          <w:sz w:val="26"/>
          <w:szCs w:val="26"/>
          <w:rPrChange w:id="10196" w:author="The Si Tran" w:date="2012-12-11T07:51:00Z">
            <w:rPr>
              <w:ins w:id="10197" w:author="The Si Tran" w:date="2012-12-11T06:20:00Z"/>
            </w:rPr>
          </w:rPrChange>
        </w:rPr>
      </w:pPr>
      <w:ins w:id="10198" w:author="The Si Tran" w:date="2012-12-11T06:20:00Z">
        <w:r w:rsidRPr="00745EDF">
          <w:rPr>
            <w:rFonts w:ascii="Times New Roman" w:hAnsi="Times New Roman"/>
            <w:sz w:val="26"/>
            <w:szCs w:val="26"/>
            <w:rPrChange w:id="10199" w:author="The Si Tran" w:date="2012-12-11T07:51:00Z">
              <w:rPr/>
            </w:rPrChange>
          </w:rPr>
          <w:lastRenderedPageBreak/>
          <w:t>Dự đoán sử dụng mô hình thông qua nút [Forecast]</w:t>
        </w:r>
      </w:ins>
    </w:p>
    <w:p w14:paraId="4AC835BF" w14:textId="77777777" w:rsidR="00667F2E" w:rsidRPr="00745EDF" w:rsidRDefault="00667F2E" w:rsidP="00667F2E">
      <w:pPr>
        <w:pStyle w:val="ListParagraph"/>
        <w:ind w:left="1440"/>
        <w:rPr>
          <w:ins w:id="10200" w:author="The Si Tran" w:date="2012-12-11T06:20:00Z"/>
          <w:rFonts w:ascii="Times New Roman" w:hAnsi="Times New Roman"/>
          <w:sz w:val="26"/>
          <w:szCs w:val="26"/>
          <w:rPrChange w:id="10201" w:author="The Si Tran" w:date="2012-12-11T07:51:00Z">
            <w:rPr>
              <w:ins w:id="10202" w:author="The Si Tran" w:date="2012-12-11T06:20:00Z"/>
            </w:rPr>
          </w:rPrChange>
        </w:rPr>
      </w:pPr>
      <w:ins w:id="10203" w:author="The Si Tran" w:date="2012-12-11T06:20:00Z">
        <w:r w:rsidRPr="00745EDF">
          <w:rPr>
            <w:rFonts w:ascii="Times New Roman" w:hAnsi="Times New Roman"/>
            <w:sz w:val="26"/>
            <w:szCs w:val="26"/>
            <w:rPrChange w:id="10204" w:author="The Si Tran" w:date="2012-12-11T07:51:00Z">
              <w:rPr/>
            </w:rPrChange>
          </w:rPr>
          <w:t>Chọn số thời đoạn cần dự báo</w:t>
        </w:r>
      </w:ins>
    </w:p>
    <w:p w14:paraId="7DC2B188" w14:textId="77777777" w:rsidR="00667F2E" w:rsidRDefault="00667F2E" w:rsidP="00667F2E">
      <w:pPr>
        <w:pStyle w:val="ListParagraph"/>
        <w:ind w:left="1440"/>
        <w:rPr>
          <w:ins w:id="10205" w:author="The Si Tran" w:date="2012-12-11T07:52:00Z"/>
          <w:rFonts w:ascii="Times New Roman" w:hAnsi="Times New Roman"/>
        </w:rPr>
      </w:pPr>
      <w:ins w:id="10206" w:author="The Si Tran" w:date="2012-12-11T06:20:00Z">
        <w:r w:rsidRPr="001B545C">
          <w:rPr>
            <w:rFonts w:ascii="Times New Roman" w:hAnsi="Times New Roman"/>
            <w:noProof/>
            <w:rPrChange w:id="10207" w:author="Unknown">
              <w:rPr>
                <w:noProof/>
              </w:rPr>
            </w:rPrChange>
          </w:rPr>
          <w:drawing>
            <wp:inline distT="0" distB="0" distL="0" distR="0" wp14:anchorId="379256B8" wp14:editId="109AE291">
              <wp:extent cx="4324350" cy="16764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4324350" cy="1676400"/>
                      </a:xfrm>
                      <a:prstGeom prst="rect">
                        <a:avLst/>
                      </a:prstGeom>
                      <a:ln w="6350">
                        <a:solidFill>
                          <a:schemeClr val="bg1">
                            <a:lumMod val="75000"/>
                          </a:schemeClr>
                        </a:solidFill>
                      </a:ln>
                    </pic:spPr>
                  </pic:pic>
                </a:graphicData>
              </a:graphic>
            </wp:inline>
          </w:drawing>
        </w:r>
      </w:ins>
    </w:p>
    <w:p w14:paraId="3121A3BF" w14:textId="77777777" w:rsidR="00422906" w:rsidRPr="001B545C" w:rsidRDefault="00422906" w:rsidP="00667F2E">
      <w:pPr>
        <w:pStyle w:val="ListParagraph"/>
        <w:ind w:left="1440"/>
        <w:rPr>
          <w:ins w:id="10208" w:author="The Si Tran" w:date="2012-12-11T06:20:00Z"/>
          <w:rFonts w:ascii="Times New Roman" w:hAnsi="Times New Roman"/>
          <w:rPrChange w:id="10209" w:author="The Si Tran" w:date="2012-12-11T06:24:00Z">
            <w:rPr>
              <w:ins w:id="10210" w:author="The Si Tran" w:date="2012-12-11T06:20:00Z"/>
            </w:rPr>
          </w:rPrChange>
        </w:rPr>
      </w:pPr>
    </w:p>
    <w:p w14:paraId="72939B3E" w14:textId="77777777" w:rsidR="00667F2E" w:rsidRPr="001B545C" w:rsidRDefault="00667F2E" w:rsidP="00667F2E">
      <w:pPr>
        <w:pStyle w:val="ListParagraph"/>
        <w:ind w:left="1440"/>
        <w:rPr>
          <w:ins w:id="10211" w:author="The Si Tran" w:date="2012-12-11T06:20:00Z"/>
          <w:rFonts w:ascii="Times New Roman" w:hAnsi="Times New Roman"/>
          <w:rPrChange w:id="10212" w:author="The Si Tran" w:date="2012-12-11T06:24:00Z">
            <w:rPr>
              <w:ins w:id="10213" w:author="The Si Tran" w:date="2012-12-11T06:20:00Z"/>
            </w:rPr>
          </w:rPrChange>
        </w:rPr>
      </w:pPr>
      <w:ins w:id="10214" w:author="The Si Tran" w:date="2012-12-11T06:20:00Z">
        <w:r w:rsidRPr="001B545C">
          <w:rPr>
            <w:rFonts w:ascii="Times New Roman" w:hAnsi="Times New Roman"/>
            <w:rPrChange w:id="10215" w:author="The Si Tran" w:date="2012-12-11T06:24:00Z">
              <w:rPr/>
            </w:rPrChange>
          </w:rPr>
          <w:t>Kết quả dự báo:</w:t>
        </w:r>
      </w:ins>
    </w:p>
    <w:p w14:paraId="23B796F5" w14:textId="77777777" w:rsidR="00667F2E" w:rsidRDefault="00667F2E" w:rsidP="00422906">
      <w:pPr>
        <w:pStyle w:val="ListParagraph"/>
        <w:ind w:left="0"/>
        <w:rPr>
          <w:ins w:id="10216" w:author="The Si Tran" w:date="2012-12-11T07:52:00Z"/>
          <w:rFonts w:ascii="Times New Roman" w:hAnsi="Times New Roman"/>
        </w:rPr>
      </w:pPr>
      <w:ins w:id="10217" w:author="The Si Tran" w:date="2012-12-11T06:20:00Z">
        <w:r w:rsidRPr="001B545C">
          <w:rPr>
            <w:rFonts w:ascii="Times New Roman" w:hAnsi="Times New Roman"/>
            <w:noProof/>
            <w:rPrChange w:id="10218" w:author="Unknown">
              <w:rPr>
                <w:noProof/>
              </w:rPr>
            </w:rPrChange>
          </w:rPr>
          <w:drawing>
            <wp:inline distT="0" distB="0" distL="0" distR="0" wp14:anchorId="4C8A0108" wp14:editId="20F27C64">
              <wp:extent cx="5943600" cy="3606800"/>
              <wp:effectExtent l="19050" t="19050" r="1905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2"/>
                      <a:stretch>
                        <a:fillRect/>
                      </a:stretch>
                    </pic:blipFill>
                    <pic:spPr>
                      <a:xfrm>
                        <a:off x="0" y="0"/>
                        <a:ext cx="5943600" cy="3606800"/>
                      </a:xfrm>
                      <a:prstGeom prst="rect">
                        <a:avLst/>
                      </a:prstGeom>
                      <a:ln w="6350">
                        <a:solidFill>
                          <a:schemeClr val="bg1">
                            <a:lumMod val="75000"/>
                          </a:schemeClr>
                        </a:solidFill>
                      </a:ln>
                    </pic:spPr>
                  </pic:pic>
                </a:graphicData>
              </a:graphic>
            </wp:inline>
          </w:drawing>
        </w:r>
      </w:ins>
    </w:p>
    <w:p w14:paraId="5526EB2D" w14:textId="77777777" w:rsidR="00422906" w:rsidRDefault="00422906">
      <w:pPr>
        <w:pStyle w:val="ListParagraph"/>
        <w:ind w:left="0"/>
        <w:jc w:val="center"/>
        <w:rPr>
          <w:ins w:id="10219" w:author="The Si Tran" w:date="2012-12-11T07:53:00Z"/>
          <w:rFonts w:ascii="Times New Roman" w:hAnsi="Times New Roman"/>
          <w:sz w:val="26"/>
          <w:szCs w:val="26"/>
        </w:rPr>
        <w:pPrChange w:id="10220" w:author="The Si Tran" w:date="2012-12-11T07:52:00Z">
          <w:pPr>
            <w:pStyle w:val="ListParagraph"/>
            <w:ind w:left="0"/>
          </w:pPr>
        </w:pPrChange>
      </w:pPr>
      <w:ins w:id="10221" w:author="The Si Tran" w:date="2012-12-11T07:52:00Z">
        <w:r w:rsidRPr="00422906">
          <w:rPr>
            <w:rFonts w:ascii="Times New Roman" w:hAnsi="Times New Roman"/>
            <w:sz w:val="26"/>
            <w:szCs w:val="26"/>
            <w:rPrChange w:id="10222" w:author="The Si Tran" w:date="2012-12-11T07:53:00Z">
              <w:rPr>
                <w:rFonts w:ascii="Times New Roman" w:hAnsi="Times New Roman"/>
              </w:rPr>
            </w:rPrChange>
          </w:rPr>
          <w:t>Đồ thị dự báo sử dụng mô hình mạng nơron</w:t>
        </w:r>
      </w:ins>
    </w:p>
    <w:p w14:paraId="511903B3" w14:textId="77777777" w:rsidR="00422906" w:rsidRPr="00422906" w:rsidRDefault="00422906">
      <w:pPr>
        <w:pStyle w:val="ListParagraph"/>
        <w:ind w:left="0"/>
        <w:jc w:val="center"/>
        <w:rPr>
          <w:ins w:id="10223" w:author="The Si Tran" w:date="2012-12-11T06:20:00Z"/>
          <w:rFonts w:ascii="Times New Roman" w:hAnsi="Times New Roman"/>
          <w:sz w:val="26"/>
          <w:szCs w:val="26"/>
          <w:rPrChange w:id="10224" w:author="The Si Tran" w:date="2012-12-11T07:53:00Z">
            <w:rPr>
              <w:ins w:id="10225" w:author="The Si Tran" w:date="2012-12-11T06:20:00Z"/>
            </w:rPr>
          </w:rPrChange>
        </w:rPr>
        <w:pPrChange w:id="10226" w:author="The Si Tran" w:date="2012-12-11T07:52:00Z">
          <w:pPr>
            <w:pStyle w:val="ListParagraph"/>
            <w:ind w:left="0"/>
          </w:pPr>
        </w:pPrChange>
      </w:pPr>
    </w:p>
    <w:p w14:paraId="47AFC883" w14:textId="77777777" w:rsidR="00667F2E" w:rsidRPr="00422906" w:rsidRDefault="00667F2E" w:rsidP="00667F2E">
      <w:pPr>
        <w:pStyle w:val="ListParagraph"/>
        <w:numPr>
          <w:ilvl w:val="0"/>
          <w:numId w:val="36"/>
        </w:numPr>
        <w:spacing w:after="160" w:line="259" w:lineRule="auto"/>
        <w:rPr>
          <w:ins w:id="10227" w:author="The Si Tran" w:date="2012-12-11T06:20:00Z"/>
          <w:rFonts w:ascii="Times New Roman" w:hAnsi="Times New Roman"/>
          <w:sz w:val="26"/>
          <w:szCs w:val="26"/>
          <w:rPrChange w:id="10228" w:author="The Si Tran" w:date="2012-12-11T07:53:00Z">
            <w:rPr>
              <w:ins w:id="10229" w:author="The Si Tran" w:date="2012-12-11T06:20:00Z"/>
            </w:rPr>
          </w:rPrChange>
        </w:rPr>
      </w:pPr>
      <w:ins w:id="10230" w:author="The Si Tran" w:date="2012-12-11T06:20:00Z">
        <w:r w:rsidRPr="00422906">
          <w:rPr>
            <w:rFonts w:ascii="Times New Roman" w:hAnsi="Times New Roman"/>
            <w:sz w:val="26"/>
            <w:szCs w:val="26"/>
            <w:rPrChange w:id="10231" w:author="The Si Tran" w:date="2012-12-11T07:53:00Z">
              <w:rPr/>
            </w:rPrChange>
          </w:rPr>
          <w:t>Lưu và sử dụng lại mô hình</w:t>
        </w:r>
      </w:ins>
    </w:p>
    <w:p w14:paraId="3DAC254D" w14:textId="77777777" w:rsidR="00667F2E" w:rsidRPr="00422906" w:rsidRDefault="00667F2E" w:rsidP="00667F2E">
      <w:pPr>
        <w:pStyle w:val="ListParagraph"/>
        <w:ind w:left="1440"/>
        <w:rPr>
          <w:ins w:id="10232" w:author="The Si Tran" w:date="2012-12-11T06:20:00Z"/>
          <w:rFonts w:ascii="Times New Roman" w:hAnsi="Times New Roman"/>
          <w:sz w:val="26"/>
          <w:szCs w:val="26"/>
          <w:rPrChange w:id="10233" w:author="The Si Tran" w:date="2012-12-11T07:53:00Z">
            <w:rPr>
              <w:ins w:id="10234" w:author="The Si Tran" w:date="2012-12-11T06:20:00Z"/>
            </w:rPr>
          </w:rPrChange>
        </w:rPr>
      </w:pPr>
      <w:ins w:id="10235" w:author="The Si Tran" w:date="2012-12-11T06:20:00Z">
        <w:r w:rsidRPr="00422906">
          <w:rPr>
            <w:rFonts w:ascii="Times New Roman" w:hAnsi="Times New Roman"/>
            <w:sz w:val="26"/>
            <w:szCs w:val="26"/>
            <w:rPrChange w:id="10236" w:author="The Si Tran" w:date="2012-12-11T07:53:00Z">
              <w:rPr/>
            </w:rPrChange>
          </w:rPr>
          <w:t>Sau khi ước lượng, ta có thể lưu lại các tham số cho mô hình dưới dạng tập tin xml thông qua nút [Save], và sử dụng lại mô hình thông qua nút [Load].</w:t>
        </w:r>
      </w:ins>
    </w:p>
    <w:p w14:paraId="101FE167" w14:textId="77777777" w:rsidR="004833CB" w:rsidRDefault="004833CB">
      <w:pPr>
        <w:pStyle w:val="NoSpacing"/>
        <w:numPr>
          <w:ilvl w:val="0"/>
          <w:numId w:val="40"/>
        </w:numPr>
        <w:rPr>
          <w:ins w:id="10237" w:author="The Si Tran" w:date="2012-12-11T07:54:00Z"/>
        </w:rPr>
        <w:pPrChange w:id="10238" w:author="The Si Tran" w:date="2012-12-11T07:54:00Z">
          <w:pPr>
            <w:pStyle w:val="ListParagraph"/>
          </w:pPr>
        </w:pPrChange>
      </w:pPr>
      <w:ins w:id="10239" w:author="The Si Tran" w:date="2012-12-11T07:53:00Z">
        <w:r>
          <w:t>Dự báo</w:t>
        </w:r>
      </w:ins>
    </w:p>
    <w:p w14:paraId="3216EB82" w14:textId="77777777" w:rsidR="004833CB" w:rsidRPr="004833CB" w:rsidRDefault="004833CB">
      <w:pPr>
        <w:pStyle w:val="NoSpacing"/>
        <w:numPr>
          <w:ilvl w:val="0"/>
          <w:numId w:val="41"/>
        </w:numPr>
        <w:rPr>
          <w:ins w:id="10240" w:author="The Si Tran" w:date="2012-12-11T06:20:00Z"/>
          <w:rPrChange w:id="10241" w:author="The Si Tran" w:date="2012-12-11T07:54:00Z">
            <w:rPr>
              <w:ins w:id="10242" w:author="The Si Tran" w:date="2012-12-11T06:20:00Z"/>
            </w:rPr>
          </w:rPrChange>
        </w:rPr>
        <w:pPrChange w:id="10243" w:author="The Si Tran" w:date="2012-12-11T07:54:00Z">
          <w:pPr>
            <w:pStyle w:val="ListParagraph"/>
          </w:pPr>
        </w:pPrChange>
      </w:pPr>
      <w:ins w:id="10244" w:author="The Si Tran" w:date="2012-12-11T07:54:00Z">
        <w:r>
          <w:t>Kiểm tra mô hình kết hợp</w:t>
        </w:r>
      </w:ins>
    </w:p>
    <w:p w14:paraId="3455B1D2" w14:textId="77777777" w:rsidR="00667F2E" w:rsidRPr="004833CB" w:rsidRDefault="00667F2E" w:rsidP="00667F2E">
      <w:pPr>
        <w:pStyle w:val="ListParagraph"/>
        <w:ind w:left="1080"/>
        <w:rPr>
          <w:ins w:id="10245" w:author="The Si Tran" w:date="2012-12-11T06:20:00Z"/>
          <w:rFonts w:ascii="Times New Roman" w:hAnsi="Times New Roman"/>
          <w:sz w:val="26"/>
          <w:szCs w:val="26"/>
          <w:rPrChange w:id="10246" w:author="The Si Tran" w:date="2012-12-11T07:54:00Z">
            <w:rPr>
              <w:ins w:id="10247" w:author="The Si Tran" w:date="2012-12-11T06:20:00Z"/>
            </w:rPr>
          </w:rPrChange>
        </w:rPr>
      </w:pPr>
      <w:ins w:id="10248" w:author="The Si Tran" w:date="2012-12-11T06:20:00Z">
        <w:r w:rsidRPr="004833CB">
          <w:rPr>
            <w:rFonts w:ascii="Times New Roman" w:hAnsi="Times New Roman"/>
            <w:sz w:val="26"/>
            <w:szCs w:val="26"/>
            <w:rPrChange w:id="10249" w:author="The Si Tran" w:date="2012-12-11T07:54:00Z">
              <w:rPr/>
            </w:rPrChange>
          </w:rPr>
          <w:lastRenderedPageBreak/>
          <w:t>Sau khi xây dựng hai mô hình SARIMA và mô hình mạng nơron, chương trình sẽ kết hợp hai mô hình. Để kiểm tra tính chính xác của mô hình kết hợp này, ta dùng chức năng [Test]</w:t>
        </w:r>
      </w:ins>
    </w:p>
    <w:p w14:paraId="569385BA" w14:textId="77777777" w:rsidR="00667F2E" w:rsidRDefault="00BF62DE" w:rsidP="00BF62DE">
      <w:pPr>
        <w:pStyle w:val="ListParagraph"/>
        <w:ind w:left="0"/>
        <w:rPr>
          <w:ins w:id="10250" w:author="The Si Tran" w:date="2012-12-11T07:59:00Z"/>
          <w:rFonts w:ascii="Times New Roman" w:hAnsi="Times New Roman"/>
        </w:rPr>
      </w:pPr>
      <w:ins w:id="10251" w:author="The Si Tran" w:date="2012-12-11T06:20:00Z">
        <w:r w:rsidRPr="001B545C">
          <w:rPr>
            <w:rFonts w:ascii="Times New Roman" w:hAnsi="Times New Roman"/>
            <w:noProof/>
            <w:rPrChange w:id="10252" w:author="Unknown">
              <w:rPr>
                <w:noProof/>
              </w:rPr>
            </w:rPrChange>
          </w:rPr>
          <mc:AlternateContent>
            <mc:Choice Requires="wps">
              <w:drawing>
                <wp:anchor distT="0" distB="0" distL="114300" distR="114300" simplePos="0" relativeHeight="251602432" behindDoc="0" locked="0" layoutInCell="1" allowOverlap="1" wp14:anchorId="419359FF" wp14:editId="119AC626">
                  <wp:simplePos x="0" y="0"/>
                  <wp:positionH relativeFrom="column">
                    <wp:posOffset>1476375</wp:posOffset>
                  </wp:positionH>
                  <wp:positionV relativeFrom="paragraph">
                    <wp:posOffset>1143000</wp:posOffset>
                  </wp:positionV>
                  <wp:extent cx="1485900" cy="46672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485900" cy="46672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2B9CE" w14:textId="77777777" w:rsidR="0056499D" w:rsidRDefault="0056499D" w:rsidP="00667F2E">
                              <w:r>
                                <w:t>Kiểm tra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359FF" id="Text Box 92" o:spid="_x0000_s1137" type="#_x0000_t202" style="position:absolute;margin-left:116.25pt;margin-top:90pt;width:117pt;height:36.75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" fillcolor="white [3201]" strokecolor="red" strokeweight="2pt">
                  <v:textbox>
                    <w:txbxContent>
                      <w:p w14:paraId="0FF2B9CE" w14:textId="77777777" w:rsidR="0056499D" w:rsidRDefault="0056499D" w:rsidP="00667F2E">
                        <w:r>
                          <w:t>Kiểm tra mô hình</w:t>
                        </w:r>
                      </w:p>
                    </w:txbxContent>
                  </v:textbox>
                </v:shape>
              </w:pict>
            </mc:Fallback>
          </mc:AlternateContent>
        </w:r>
        <w:r w:rsidRPr="001B545C">
          <w:rPr>
            <w:rFonts w:ascii="Times New Roman" w:hAnsi="Times New Roman"/>
            <w:noProof/>
            <w:rPrChange w:id="10253" w:author="Unknown">
              <w:rPr>
                <w:noProof/>
              </w:rPr>
            </w:rPrChange>
          </w:rPr>
          <mc:AlternateContent>
            <mc:Choice Requires="wps">
              <w:drawing>
                <wp:anchor distT="0" distB="0" distL="114300" distR="114300" simplePos="0" relativeHeight="251600384" behindDoc="0" locked="0" layoutInCell="1" allowOverlap="1" wp14:anchorId="3B978055" wp14:editId="79B04DA8">
                  <wp:simplePos x="0" y="0"/>
                  <wp:positionH relativeFrom="column">
                    <wp:posOffset>2762250</wp:posOffset>
                  </wp:positionH>
                  <wp:positionV relativeFrom="paragraph">
                    <wp:posOffset>504825</wp:posOffset>
                  </wp:positionV>
                  <wp:extent cx="762000" cy="257175"/>
                  <wp:effectExtent l="552450" t="0" r="19050" b="390525"/>
                  <wp:wrapNone/>
                  <wp:docPr id="124" name="Line Callout 1 124"/>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EB018" w14:textId="77777777" w:rsidR="0056499D" w:rsidRDefault="0056499D"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978055" id="Line Callout 1 124" o:spid="_x0000_s1138" type="#_x0000_t47" style="position:absolute;margin-left:217.5pt;margin-top:39.75pt;width:60pt;height:20.25pt;z-index:251600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" adj="-15570,50700" filled="f" strokecolor="red" strokeweight="2pt">
                  <v:textbox>
                    <w:txbxContent>
                      <w:p w14:paraId="345EB018" w14:textId="77777777" w:rsidR="0056499D" w:rsidRDefault="0056499D" w:rsidP="00667F2E">
                        <w:pPr>
                          <w:jc w:val="center"/>
                        </w:pPr>
                      </w:p>
                    </w:txbxContent>
                  </v:textbox>
                  <o:callout v:ext="edit" minusy="t"/>
                </v:shape>
              </w:pict>
            </mc:Fallback>
          </mc:AlternateContent>
        </w:r>
        <w:r w:rsidR="00667F2E" w:rsidRPr="001B545C">
          <w:rPr>
            <w:rFonts w:ascii="Times New Roman" w:hAnsi="Times New Roman"/>
            <w:noProof/>
            <w:rPrChange w:id="10254" w:author="Unknown">
              <w:rPr>
                <w:noProof/>
              </w:rPr>
            </w:rPrChange>
          </w:rPr>
          <w:drawing>
            <wp:inline distT="0" distB="0" distL="0" distR="0" wp14:anchorId="6184D586" wp14:editId="7BA02C86">
              <wp:extent cx="5943600" cy="3347085"/>
              <wp:effectExtent l="19050" t="19050" r="19050" b="2476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3"/>
                      <a:stretch>
                        <a:fillRect/>
                      </a:stretch>
                    </pic:blipFill>
                    <pic:spPr>
                      <a:xfrm>
                        <a:off x="0" y="0"/>
                        <a:ext cx="5943600" cy="3347085"/>
                      </a:xfrm>
                      <a:prstGeom prst="rect">
                        <a:avLst/>
                      </a:prstGeom>
                      <a:ln w="6350">
                        <a:solidFill>
                          <a:schemeClr val="bg1">
                            <a:lumMod val="75000"/>
                          </a:schemeClr>
                        </a:solidFill>
                      </a:ln>
                    </pic:spPr>
                  </pic:pic>
                </a:graphicData>
              </a:graphic>
            </wp:inline>
          </w:drawing>
        </w:r>
      </w:ins>
    </w:p>
    <w:p w14:paraId="747E1280" w14:textId="77777777" w:rsidR="00BF62DE" w:rsidRDefault="00BF62DE" w:rsidP="00BF62DE">
      <w:pPr>
        <w:pStyle w:val="ListParagraph"/>
        <w:ind w:left="0"/>
        <w:rPr>
          <w:ins w:id="10255" w:author="The Si Tran" w:date="2012-12-11T07:59:00Z"/>
          <w:rFonts w:ascii="Times New Roman" w:hAnsi="Times New Roman"/>
        </w:rPr>
      </w:pPr>
    </w:p>
    <w:p w14:paraId="2398A1DA" w14:textId="77777777" w:rsidR="00BF62DE" w:rsidRDefault="00BF62DE" w:rsidP="00BF62DE">
      <w:pPr>
        <w:pStyle w:val="ListParagraph"/>
        <w:ind w:left="0"/>
        <w:rPr>
          <w:ins w:id="10256" w:author="The Si Tran" w:date="2012-12-11T07:59:00Z"/>
          <w:rFonts w:ascii="Times New Roman" w:hAnsi="Times New Roman"/>
        </w:rPr>
      </w:pPr>
    </w:p>
    <w:p w14:paraId="3185EAA8" w14:textId="77777777" w:rsidR="00BF62DE" w:rsidRDefault="00BF62DE" w:rsidP="00BF62DE">
      <w:pPr>
        <w:pStyle w:val="ListParagraph"/>
        <w:ind w:left="0"/>
        <w:rPr>
          <w:ins w:id="10257" w:author="The Si Tran" w:date="2012-12-11T07:59:00Z"/>
          <w:rFonts w:ascii="Times New Roman" w:hAnsi="Times New Roman"/>
        </w:rPr>
      </w:pPr>
      <w:ins w:id="10258" w:author="The Si Tran" w:date="2012-12-11T07:59:00Z">
        <w:r>
          <w:rPr>
            <w:noProof/>
          </w:rPr>
          <w:lastRenderedPageBreak/>
          <w:drawing>
            <wp:inline distT="0" distB="0" distL="0" distR="0" wp14:anchorId="6B725F63" wp14:editId="4AD912AE">
              <wp:extent cx="5943600" cy="4170045"/>
              <wp:effectExtent l="19050" t="19050" r="19050" b="209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4"/>
                      <a:stretch>
                        <a:fillRect/>
                      </a:stretch>
                    </pic:blipFill>
                    <pic:spPr>
                      <a:xfrm>
                        <a:off x="0" y="0"/>
                        <a:ext cx="5943600" cy="4170045"/>
                      </a:xfrm>
                      <a:prstGeom prst="rect">
                        <a:avLst/>
                      </a:prstGeom>
                      <a:ln w="6350">
                        <a:solidFill>
                          <a:schemeClr val="bg1">
                            <a:lumMod val="75000"/>
                          </a:schemeClr>
                        </a:solidFill>
                      </a:ln>
                    </pic:spPr>
                  </pic:pic>
                </a:graphicData>
              </a:graphic>
            </wp:inline>
          </w:drawing>
        </w:r>
      </w:ins>
    </w:p>
    <w:p w14:paraId="79880D4A" w14:textId="77777777" w:rsidR="00A91625" w:rsidRPr="003C0DE2" w:rsidRDefault="00A91625">
      <w:pPr>
        <w:pStyle w:val="ListParagraph"/>
        <w:ind w:left="0"/>
        <w:jc w:val="center"/>
        <w:rPr>
          <w:ins w:id="10259" w:author="The Si Tran" w:date="2012-12-11T07:56:00Z"/>
          <w:rFonts w:ascii="Times New Roman" w:hAnsi="Times New Roman"/>
          <w:sz w:val="26"/>
          <w:szCs w:val="26"/>
          <w:rPrChange w:id="10260" w:author="The Si Tran" w:date="2012-12-11T07:59:00Z">
            <w:rPr>
              <w:ins w:id="10261" w:author="The Si Tran" w:date="2012-12-11T07:56:00Z"/>
              <w:rFonts w:ascii="Times New Roman" w:hAnsi="Times New Roman"/>
            </w:rPr>
          </w:rPrChange>
        </w:rPr>
        <w:pPrChange w:id="10262" w:author="The Si Tran" w:date="2012-12-11T07:59:00Z">
          <w:pPr>
            <w:pStyle w:val="ListParagraph"/>
            <w:ind w:left="0"/>
          </w:pPr>
        </w:pPrChange>
      </w:pPr>
      <w:ins w:id="10263" w:author="The Si Tran" w:date="2012-12-11T07:59:00Z">
        <w:r w:rsidRPr="003C0DE2">
          <w:rPr>
            <w:rFonts w:ascii="Times New Roman" w:hAnsi="Times New Roman"/>
            <w:sz w:val="26"/>
            <w:szCs w:val="26"/>
            <w:rPrChange w:id="10264" w:author="The Si Tran" w:date="2012-12-11T07:59:00Z">
              <w:rPr>
                <w:rFonts w:ascii="Times New Roman" w:hAnsi="Times New Roman"/>
              </w:rPr>
            </w:rPrChange>
          </w:rPr>
          <w:t>Kết quả kiểm tra mô hình kết hợp</w:t>
        </w:r>
      </w:ins>
    </w:p>
    <w:p w14:paraId="7372BD0D" w14:textId="77777777" w:rsidR="00BF62DE" w:rsidRPr="001B545C" w:rsidRDefault="00BF62DE" w:rsidP="00667F2E">
      <w:pPr>
        <w:pStyle w:val="ListParagraph"/>
        <w:ind w:left="1080"/>
        <w:rPr>
          <w:ins w:id="10265" w:author="The Si Tran" w:date="2012-12-11T06:20:00Z"/>
          <w:rFonts w:ascii="Times New Roman" w:hAnsi="Times New Roman"/>
          <w:rPrChange w:id="10266" w:author="The Si Tran" w:date="2012-12-11T06:24:00Z">
            <w:rPr>
              <w:ins w:id="10267" w:author="The Si Tran" w:date="2012-12-11T06:20:00Z"/>
            </w:rPr>
          </w:rPrChange>
        </w:rPr>
      </w:pPr>
    </w:p>
    <w:p w14:paraId="13CB8E97" w14:textId="77777777" w:rsidR="00667F2E" w:rsidRPr="00BF62DE" w:rsidRDefault="00667F2E">
      <w:pPr>
        <w:pStyle w:val="ListParagraph"/>
        <w:numPr>
          <w:ilvl w:val="0"/>
          <w:numId w:val="41"/>
        </w:numPr>
        <w:spacing w:after="160" w:line="259" w:lineRule="auto"/>
        <w:rPr>
          <w:ins w:id="10268" w:author="The Si Tran" w:date="2012-12-11T07:55:00Z"/>
          <w:rFonts w:ascii="Times New Roman" w:hAnsi="Times New Roman"/>
          <w:sz w:val="26"/>
          <w:szCs w:val="26"/>
          <w:rPrChange w:id="10269" w:author="The Si Tran" w:date="2012-12-11T07:56:00Z">
            <w:rPr>
              <w:ins w:id="10270" w:author="The Si Tran" w:date="2012-12-11T07:55:00Z"/>
              <w:rFonts w:ascii="Times New Roman" w:hAnsi="Times New Roman"/>
            </w:rPr>
          </w:rPrChange>
        </w:rPr>
        <w:pPrChange w:id="10271" w:author="The Si Tran" w:date="2012-12-11T07:56:00Z">
          <w:pPr>
            <w:pStyle w:val="ListParagraph"/>
            <w:numPr>
              <w:numId w:val="38"/>
            </w:numPr>
            <w:spacing w:after="160" w:line="259" w:lineRule="auto"/>
            <w:ind w:left="1080" w:hanging="360"/>
          </w:pPr>
        </w:pPrChange>
      </w:pPr>
      <w:ins w:id="10272" w:author="The Si Tran" w:date="2012-12-11T06:20:00Z">
        <w:r w:rsidRPr="00BF62DE">
          <w:rPr>
            <w:rFonts w:ascii="Times New Roman" w:hAnsi="Times New Roman"/>
            <w:sz w:val="26"/>
            <w:szCs w:val="26"/>
            <w:rPrChange w:id="10273" w:author="The Si Tran" w:date="2012-12-11T07:56:00Z">
              <w:rPr/>
            </w:rPrChange>
          </w:rPr>
          <w:t>Dự báo cho tương lai</w:t>
        </w:r>
      </w:ins>
    </w:p>
    <w:p w14:paraId="0329FBDE" w14:textId="77777777" w:rsidR="00BF62DE" w:rsidRPr="001B545C" w:rsidRDefault="00BF62DE">
      <w:pPr>
        <w:pStyle w:val="ListParagraph"/>
        <w:spacing w:after="160" w:line="259" w:lineRule="auto"/>
        <w:ind w:left="1080"/>
        <w:rPr>
          <w:ins w:id="10274" w:author="The Si Tran" w:date="2012-12-11T06:20:00Z"/>
          <w:rFonts w:ascii="Times New Roman" w:hAnsi="Times New Roman"/>
          <w:rPrChange w:id="10275" w:author="The Si Tran" w:date="2012-12-11T06:24:00Z">
            <w:rPr>
              <w:ins w:id="10276" w:author="The Si Tran" w:date="2012-12-11T06:20:00Z"/>
            </w:rPr>
          </w:rPrChange>
        </w:rPr>
        <w:pPrChange w:id="10277" w:author="The Si Tran" w:date="2012-12-11T07:55:00Z">
          <w:pPr>
            <w:pStyle w:val="ListParagraph"/>
            <w:numPr>
              <w:numId w:val="38"/>
            </w:numPr>
            <w:spacing w:after="160" w:line="259" w:lineRule="auto"/>
            <w:ind w:left="1080" w:hanging="360"/>
          </w:pPr>
        </w:pPrChange>
      </w:pPr>
    </w:p>
    <w:p w14:paraId="7CB03249" w14:textId="77777777" w:rsidR="00667F2E" w:rsidRPr="001B545C" w:rsidRDefault="00BF62DE" w:rsidP="00BF62DE">
      <w:pPr>
        <w:pStyle w:val="ListParagraph"/>
        <w:ind w:left="0"/>
        <w:rPr>
          <w:ins w:id="10278" w:author="The Si Tran" w:date="2012-12-11T06:20:00Z"/>
          <w:rFonts w:ascii="Times New Roman" w:hAnsi="Times New Roman"/>
          <w:rPrChange w:id="10279" w:author="The Si Tran" w:date="2012-12-11T06:24:00Z">
            <w:rPr>
              <w:ins w:id="10280" w:author="The Si Tran" w:date="2012-12-11T06:20:00Z"/>
            </w:rPr>
          </w:rPrChange>
        </w:rPr>
      </w:pPr>
      <w:ins w:id="10281" w:author="The Si Tran" w:date="2012-12-11T06:20:00Z">
        <w:r w:rsidRPr="001B545C">
          <w:rPr>
            <w:rFonts w:ascii="Times New Roman" w:hAnsi="Times New Roman"/>
            <w:noProof/>
            <w:rPrChange w:id="10282" w:author="Unknown">
              <w:rPr>
                <w:noProof/>
              </w:rPr>
            </w:rPrChange>
          </w:rPr>
          <w:lastRenderedPageBreak/>
          <mc:AlternateContent>
            <mc:Choice Requires="wps">
              <w:drawing>
                <wp:anchor distT="0" distB="0" distL="114300" distR="114300" simplePos="0" relativeHeight="251607552" behindDoc="0" locked="0" layoutInCell="1" allowOverlap="1" wp14:anchorId="3EDEB21A" wp14:editId="04AE7CC0">
                  <wp:simplePos x="0" y="0"/>
                  <wp:positionH relativeFrom="column">
                    <wp:posOffset>790575</wp:posOffset>
                  </wp:positionH>
                  <wp:positionV relativeFrom="paragraph">
                    <wp:posOffset>1136015</wp:posOffset>
                  </wp:positionV>
                  <wp:extent cx="809625" cy="419100"/>
                  <wp:effectExtent l="0" t="0" r="28575" b="19050"/>
                  <wp:wrapNone/>
                  <wp:docPr id="129" name="Text Box 129"/>
                  <wp:cNvGraphicFramePr/>
                  <a:graphic xmlns:a="http://schemas.openxmlformats.org/drawingml/2006/main">
                    <a:graphicData uri="http://schemas.microsoft.com/office/word/2010/wordprocessingShape">
                      <wps:wsp>
                        <wps:cNvSpPr txBox="1"/>
                        <wps:spPr>
                          <a:xfrm>
                            <a:off x="0" y="0"/>
                            <a:ext cx="80962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3DA8174" w14:textId="77777777" w:rsidR="0056499D" w:rsidRDefault="0056499D" w:rsidP="00667F2E">
                              <w:r>
                                <w:t>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EB21A" id="Text Box 129" o:spid="_x0000_s1139" type="#_x0000_t202" style="position:absolute;margin-left:62.25pt;margin-top:89.45pt;width:63.75pt;height:33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" fillcolor="white [3201]" strokecolor="red" strokeweight="2pt">
                  <v:textbox>
                    <w:txbxContent>
                      <w:p w14:paraId="33DA8174" w14:textId="77777777" w:rsidR="0056499D" w:rsidRDefault="0056499D" w:rsidP="00667F2E">
                        <w:r>
                          <w:t>Dự đoán</w:t>
                        </w:r>
                      </w:p>
                    </w:txbxContent>
                  </v:textbox>
                </v:shape>
              </w:pict>
            </mc:Fallback>
          </mc:AlternateContent>
        </w:r>
        <w:r w:rsidRPr="001B545C">
          <w:rPr>
            <w:rFonts w:ascii="Times New Roman" w:hAnsi="Times New Roman"/>
            <w:noProof/>
            <w:rPrChange w:id="10283" w:author="Unknown">
              <w:rPr>
                <w:noProof/>
              </w:rPr>
            </w:rPrChange>
          </w:rPr>
          <mc:AlternateContent>
            <mc:Choice Requires="wps">
              <w:drawing>
                <wp:anchor distT="0" distB="0" distL="114300" distR="114300" simplePos="0" relativeHeight="251606528" behindDoc="0" locked="0" layoutInCell="1" allowOverlap="1" wp14:anchorId="00D386CF" wp14:editId="34F47591">
                  <wp:simplePos x="0" y="0"/>
                  <wp:positionH relativeFrom="column">
                    <wp:posOffset>1857375</wp:posOffset>
                  </wp:positionH>
                  <wp:positionV relativeFrom="paragraph">
                    <wp:posOffset>513715</wp:posOffset>
                  </wp:positionV>
                  <wp:extent cx="762000" cy="257175"/>
                  <wp:effectExtent l="552450" t="0" r="19050" b="390525"/>
                  <wp:wrapNone/>
                  <wp:docPr id="130" name="Line Callout 1 130"/>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2961F1" w14:textId="77777777" w:rsidR="0056499D" w:rsidRDefault="0056499D"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D386CF" id="Line Callout 1 130" o:spid="_x0000_s1140" type="#_x0000_t47" style="position:absolute;margin-left:146.25pt;margin-top:40.45pt;width:60pt;height:20.25pt;z-index:25160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" adj="-15570,50700" filled="f" strokecolor="red" strokeweight="2pt">
                  <v:textbox>
                    <w:txbxContent>
                      <w:p w14:paraId="392961F1" w14:textId="77777777" w:rsidR="0056499D" w:rsidRDefault="0056499D" w:rsidP="00667F2E">
                        <w:pPr>
                          <w:jc w:val="center"/>
                        </w:pPr>
                      </w:p>
                    </w:txbxContent>
                  </v:textbox>
                  <o:callout v:ext="edit" minusy="t"/>
                </v:shape>
              </w:pict>
            </mc:Fallback>
          </mc:AlternateContent>
        </w:r>
        <w:r w:rsidR="00667F2E" w:rsidRPr="001B545C">
          <w:rPr>
            <w:rFonts w:ascii="Times New Roman" w:hAnsi="Times New Roman"/>
            <w:noProof/>
            <w:rPrChange w:id="10284" w:author="Unknown">
              <w:rPr>
                <w:noProof/>
              </w:rPr>
            </w:rPrChange>
          </w:rPr>
          <mc:AlternateContent>
            <mc:Choice Requires="wps">
              <w:drawing>
                <wp:anchor distT="0" distB="0" distL="114300" distR="114300" simplePos="0" relativeHeight="251616768" behindDoc="0" locked="0" layoutInCell="1" allowOverlap="1" wp14:anchorId="3F6F5102" wp14:editId="214F0EC6">
                  <wp:simplePos x="0" y="0"/>
                  <wp:positionH relativeFrom="column">
                    <wp:posOffset>5362575</wp:posOffset>
                  </wp:positionH>
                  <wp:positionV relativeFrom="paragraph">
                    <wp:posOffset>2923541</wp:posOffset>
                  </wp:positionV>
                  <wp:extent cx="285750" cy="781050"/>
                  <wp:effectExtent l="38100" t="19050" r="19050" b="38100"/>
                  <wp:wrapNone/>
                  <wp:docPr id="127" name="Straight Arrow Connector 127"/>
                  <wp:cNvGraphicFramePr/>
                  <a:graphic xmlns:a="http://schemas.openxmlformats.org/drawingml/2006/main">
                    <a:graphicData uri="http://schemas.microsoft.com/office/word/2010/wordprocessingShape">
                      <wps:wsp>
                        <wps:cNvCnPr/>
                        <wps:spPr>
                          <a:xfrm flipH="1">
                            <a:off x="0" y="0"/>
                            <a:ext cx="285750" cy="7810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EC0E16" id="Straight Arrow Connector 127" o:spid="_x0000_s1026" type="#_x0000_t32" style="position:absolute;margin-left:422.25pt;margin-top:230.2pt;width:22.5pt;height:61.5pt;flip:x;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" strokecolor="red" strokeweight="2.25pt">
                  <v:stroke endarrow="block"/>
                </v:shape>
              </w:pict>
            </mc:Fallback>
          </mc:AlternateContent>
        </w:r>
        <w:r w:rsidR="00667F2E" w:rsidRPr="001B545C">
          <w:rPr>
            <w:rFonts w:ascii="Times New Roman" w:hAnsi="Times New Roman"/>
            <w:noProof/>
            <w:rPrChange w:id="10285" w:author="Unknown">
              <w:rPr>
                <w:noProof/>
              </w:rPr>
            </w:rPrChange>
          </w:rPr>
          <mc:AlternateContent>
            <mc:Choice Requires="wps">
              <w:drawing>
                <wp:anchor distT="0" distB="0" distL="114300" distR="114300" simplePos="0" relativeHeight="251608576" behindDoc="0" locked="0" layoutInCell="1" allowOverlap="1" wp14:anchorId="4E62179D" wp14:editId="70F68643">
                  <wp:simplePos x="0" y="0"/>
                  <wp:positionH relativeFrom="column">
                    <wp:posOffset>1343025</wp:posOffset>
                  </wp:positionH>
                  <wp:positionV relativeFrom="paragraph">
                    <wp:posOffset>2914015</wp:posOffset>
                  </wp:positionV>
                  <wp:extent cx="171450" cy="828675"/>
                  <wp:effectExtent l="19050" t="19050" r="57150" b="47625"/>
                  <wp:wrapNone/>
                  <wp:docPr id="128" name="Straight Arrow Connector 128"/>
                  <wp:cNvGraphicFramePr/>
                  <a:graphic xmlns:a="http://schemas.openxmlformats.org/drawingml/2006/main">
                    <a:graphicData uri="http://schemas.microsoft.com/office/word/2010/wordprocessingShape">
                      <wps:wsp>
                        <wps:cNvCnPr/>
                        <wps:spPr>
                          <a:xfrm>
                            <a:off x="0" y="0"/>
                            <a:ext cx="171450" cy="828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F650B5" id="Straight Arrow Connector 128" o:spid="_x0000_s1026" type="#_x0000_t32" style="position:absolute;margin-left:105.75pt;margin-top:229.45pt;width:13.5pt;height:65.25pt;z-index:25160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" strokecolor="red" strokeweight="2.25pt">
                  <v:stroke endarrow="block"/>
                </v:shape>
              </w:pict>
            </mc:Fallback>
          </mc:AlternateContent>
        </w:r>
        <w:r w:rsidR="00667F2E" w:rsidRPr="001B545C">
          <w:rPr>
            <w:rFonts w:ascii="Times New Roman" w:hAnsi="Times New Roman"/>
            <w:noProof/>
            <w:rPrChange w:id="10286" w:author="Unknown">
              <w:rPr>
                <w:noProof/>
              </w:rPr>
            </w:rPrChange>
          </w:rPr>
          <w:drawing>
            <wp:inline distT="0" distB="0" distL="0" distR="0" wp14:anchorId="7FB50EBD" wp14:editId="3C89AB5B">
              <wp:extent cx="5943600" cy="3354705"/>
              <wp:effectExtent l="19050" t="19050" r="19050" b="171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5"/>
                      <a:stretch>
                        <a:fillRect/>
                      </a:stretch>
                    </pic:blipFill>
                    <pic:spPr>
                      <a:xfrm>
                        <a:off x="0" y="0"/>
                        <a:ext cx="5943600" cy="3354705"/>
                      </a:xfrm>
                      <a:prstGeom prst="rect">
                        <a:avLst/>
                      </a:prstGeom>
                      <a:ln w="6350">
                        <a:solidFill>
                          <a:schemeClr val="bg1">
                            <a:lumMod val="75000"/>
                          </a:schemeClr>
                        </a:solidFill>
                      </a:ln>
                    </pic:spPr>
                  </pic:pic>
                </a:graphicData>
              </a:graphic>
            </wp:inline>
          </w:drawing>
        </w:r>
      </w:ins>
    </w:p>
    <w:p w14:paraId="0E861508" w14:textId="77777777" w:rsidR="00667F2E" w:rsidRPr="001B545C" w:rsidRDefault="00BF62DE" w:rsidP="00667F2E">
      <w:pPr>
        <w:rPr>
          <w:ins w:id="10287" w:author="The Si Tran" w:date="2012-12-11T06:20:00Z"/>
        </w:rPr>
      </w:pPr>
      <w:ins w:id="10288" w:author="The Si Tran" w:date="2012-12-11T06:20:00Z">
        <w:r w:rsidRPr="001B545C">
          <w:rPr>
            <w:noProof/>
            <w:rPrChange w:id="10289" w:author="Unknown">
              <w:rPr>
                <w:rFonts w:ascii="Calibri" w:eastAsia="Calibri" w:hAnsi="Calibri"/>
                <w:noProof/>
                <w:sz w:val="22"/>
              </w:rPr>
            </w:rPrChange>
          </w:rPr>
          <mc:AlternateContent>
            <mc:Choice Requires="wps">
              <w:drawing>
                <wp:anchor distT="0" distB="0" distL="114300" distR="114300" simplePos="0" relativeHeight="251617792" behindDoc="0" locked="0" layoutInCell="1" allowOverlap="1" wp14:anchorId="7BE96E7A" wp14:editId="087F9502">
                  <wp:simplePos x="0" y="0"/>
                  <wp:positionH relativeFrom="margin">
                    <wp:align>right</wp:align>
                  </wp:positionH>
                  <wp:positionV relativeFrom="paragraph">
                    <wp:posOffset>259715</wp:posOffset>
                  </wp:positionV>
                  <wp:extent cx="1895475" cy="419100"/>
                  <wp:effectExtent l="0" t="0" r="28575" b="19050"/>
                  <wp:wrapNone/>
                  <wp:docPr id="131" name="Text Box 131"/>
                  <wp:cNvGraphicFramePr/>
                  <a:graphic xmlns:a="http://schemas.openxmlformats.org/drawingml/2006/main">
                    <a:graphicData uri="http://schemas.microsoft.com/office/word/2010/wordprocessingShape">
                      <wps:wsp>
                        <wps:cNvSpPr txBox="1"/>
                        <wps:spPr>
                          <a:xfrm>
                            <a:off x="0" y="0"/>
                            <a:ext cx="189547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D1FB836" w14:textId="77777777" w:rsidR="0056499D" w:rsidRDefault="0056499D" w:rsidP="00667F2E">
                              <w:r>
                                <w:t>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96E7A" id="Text Box 131" o:spid="_x0000_s1141" type="#_x0000_t202" style="position:absolute;left:0;text-align:left;margin-left:98.05pt;margin-top:20.45pt;width:149.25pt;height:33pt;z-index:251617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" fillcolor="white [3201]" strokecolor="red" strokeweight="2pt">
                  <v:textbox>
                    <w:txbxContent>
                      <w:p w14:paraId="0D1FB836" w14:textId="77777777" w:rsidR="0056499D" w:rsidRDefault="0056499D" w:rsidP="00667F2E">
                        <w:r>
                          <w:t>Các giá trị dự đoán</w:t>
                        </w:r>
                      </w:p>
                    </w:txbxContent>
                  </v:textbox>
                  <w10:wrap anchorx="margin"/>
                </v:shape>
              </w:pict>
            </mc:Fallback>
          </mc:AlternateContent>
        </w:r>
      </w:ins>
    </w:p>
    <w:p w14:paraId="48E19DB6" w14:textId="77777777" w:rsidR="00667F2E" w:rsidRPr="001B545C" w:rsidRDefault="00BF62DE" w:rsidP="00667F2E">
      <w:pPr>
        <w:rPr>
          <w:ins w:id="10290" w:author="The Si Tran" w:date="2012-12-11T06:20:00Z"/>
        </w:rPr>
      </w:pPr>
      <w:ins w:id="10291" w:author="The Si Tran" w:date="2012-12-11T06:20:00Z">
        <w:r w:rsidRPr="001B545C">
          <w:rPr>
            <w:noProof/>
            <w:rPrChange w:id="10292" w:author="Unknown">
              <w:rPr>
                <w:rFonts w:ascii="Calibri" w:eastAsia="Calibri" w:hAnsi="Calibri"/>
                <w:noProof/>
                <w:sz w:val="22"/>
              </w:rPr>
            </w:rPrChange>
          </w:rPr>
          <mc:AlternateContent>
            <mc:Choice Requires="wps">
              <w:drawing>
                <wp:anchor distT="0" distB="0" distL="114300" distR="114300" simplePos="0" relativeHeight="251615744" behindDoc="0" locked="0" layoutInCell="1" allowOverlap="1" wp14:anchorId="4C4C90C5" wp14:editId="21842420">
                  <wp:simplePos x="0" y="0"/>
                  <wp:positionH relativeFrom="column">
                    <wp:posOffset>1200150</wp:posOffset>
                  </wp:positionH>
                  <wp:positionV relativeFrom="paragraph">
                    <wp:posOffset>12700</wp:posOffset>
                  </wp:positionV>
                  <wp:extent cx="1895475" cy="371475"/>
                  <wp:effectExtent l="0" t="0" r="28575" b="28575"/>
                  <wp:wrapNone/>
                  <wp:docPr id="132" name="Text Box 132"/>
                  <wp:cNvGraphicFramePr/>
                  <a:graphic xmlns:a="http://schemas.openxmlformats.org/drawingml/2006/main">
                    <a:graphicData uri="http://schemas.microsoft.com/office/word/2010/wordprocessingShape">
                      <wps:wsp>
                        <wps:cNvSpPr txBox="1"/>
                        <wps:spPr>
                          <a:xfrm>
                            <a:off x="0" y="0"/>
                            <a:ext cx="1895475" cy="37147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95457D3" w14:textId="77777777" w:rsidR="0056499D" w:rsidRDefault="0056499D" w:rsidP="00667F2E">
                              <w:r>
                                <w:t>Đồ thị 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C90C5" id="Text Box 132" o:spid="_x0000_s1142" type="#_x0000_t202" style="position:absolute;left:0;text-align:left;margin-left:94.5pt;margin-top:1pt;width:149.25pt;height:29.2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" fillcolor="white [3201]" strokecolor="red" strokeweight="2pt">
                  <v:textbox>
                    <w:txbxContent>
                      <w:p w14:paraId="095457D3" w14:textId="77777777" w:rsidR="0056499D" w:rsidRDefault="0056499D" w:rsidP="00667F2E">
                        <w:r>
                          <w:t>Đồ thị các giá trị dự đoán</w:t>
                        </w:r>
                      </w:p>
                    </w:txbxContent>
                  </v:textbox>
                </v:shape>
              </w:pict>
            </mc:Fallback>
          </mc:AlternateContent>
        </w:r>
      </w:ins>
    </w:p>
    <w:p w14:paraId="126C25BD" w14:textId="77777777" w:rsidR="00667F2E" w:rsidRPr="001B545C" w:rsidRDefault="00667F2E" w:rsidP="00667F2E">
      <w:pPr>
        <w:rPr>
          <w:ins w:id="10293" w:author="The Si Tran" w:date="2012-12-11T06:20:00Z"/>
        </w:rPr>
      </w:pPr>
    </w:p>
    <w:p w14:paraId="59F0763C" w14:textId="77777777" w:rsidR="00667F2E" w:rsidRPr="00C64004" w:rsidRDefault="00667F2E">
      <w:pPr>
        <w:jc w:val="center"/>
        <w:rPr>
          <w:b/>
          <w:rPrChange w:id="10294" w:author="The Si Tran" w:date="2012-12-11T06:18:00Z">
            <w:rPr>
              <w:szCs w:val="26"/>
            </w:rPr>
          </w:rPrChange>
        </w:rPr>
        <w:pPrChange w:id="10295" w:author="The Si Tran" w:date="2012-12-11T06:18:00Z">
          <w:pPr/>
        </w:pPrChange>
      </w:pPr>
    </w:p>
    <w:sectPr w:rsidR="00667F2E" w:rsidRPr="00C64004" w:rsidSect="00071995">
      <w:pgSz w:w="12240" w:h="15840"/>
      <w:pgMar w:top="1440" w:right="1440" w:bottom="1440" w:left="1260" w:header="720" w:footer="720" w:gutter="0"/>
      <w:pgNumType w:start="1"/>
      <w:cols w:space="720"/>
      <w:docGrid w:linePitch="360"/>
      <w:sectPrChange w:id="10296" w:author="The Si Tran" w:date="2012-12-14T06:50:00Z">
        <w:sectPr w:rsidR="00667F2E" w:rsidRPr="00C64004" w:rsidSect="00071995">
          <w:pgMar w:top="1440" w:right="1440" w:bottom="1440" w:left="1440" w:header="720" w:footer="720" w:gutter="0"/>
          <w:pgNumType w:start="0"/>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068" w:author="The Si Tran" w:date="2012-12-14T05:08:00Z" w:initials="TST">
    <w:p w14:paraId="64E74DE2" w14:textId="77777777" w:rsidR="0056499D" w:rsidRDefault="0056499D">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E74DE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7D265F" w14:textId="77777777" w:rsidR="00806395" w:rsidRDefault="00806395" w:rsidP="00AC1CB4">
      <w:pPr>
        <w:spacing w:before="0" w:line="240" w:lineRule="auto"/>
      </w:pPr>
      <w:r>
        <w:separator/>
      </w:r>
    </w:p>
  </w:endnote>
  <w:endnote w:type="continuationSeparator" w:id="0">
    <w:p w14:paraId="3744DEE4" w14:textId="77777777" w:rsidR="00806395" w:rsidRDefault="00806395" w:rsidP="00AC1CB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539" w:author="The Si Tran" w:date="2012-12-12T13:36:00Z"/>
  <w:sdt>
    <w:sdtPr>
      <w:id w:val="-467436484"/>
      <w:docPartObj>
        <w:docPartGallery w:val="Page Numbers (Bottom of Page)"/>
        <w:docPartUnique/>
      </w:docPartObj>
    </w:sdtPr>
    <w:sdtEndPr>
      <w:rPr>
        <w:noProof/>
      </w:rPr>
    </w:sdtEndPr>
    <w:sdtContent>
      <w:customXmlInsRangeEnd w:id="539"/>
      <w:p w14:paraId="17267F96" w14:textId="77777777" w:rsidR="0056499D" w:rsidRDefault="0056499D">
        <w:pPr>
          <w:pStyle w:val="Footer"/>
          <w:jc w:val="center"/>
          <w:rPr>
            <w:ins w:id="540" w:author="The Si Tran" w:date="2012-12-12T13:36:00Z"/>
          </w:rPr>
        </w:pPr>
        <w:ins w:id="541" w:author="The Si Tran" w:date="2012-12-12T13:36:00Z">
          <w:r>
            <w:fldChar w:fldCharType="begin"/>
          </w:r>
          <w:r>
            <w:instrText xml:space="preserve"> PAGE   \* MERGEFORMAT </w:instrText>
          </w:r>
          <w:r>
            <w:fldChar w:fldCharType="separate"/>
          </w:r>
        </w:ins>
        <w:r w:rsidR="006F78A0">
          <w:rPr>
            <w:noProof/>
          </w:rPr>
          <w:t>74</w:t>
        </w:r>
        <w:ins w:id="542" w:author="The Si Tran" w:date="2012-12-12T13:36:00Z">
          <w:r>
            <w:rPr>
              <w:noProof/>
            </w:rPr>
            <w:fldChar w:fldCharType="end"/>
          </w:r>
        </w:ins>
      </w:p>
      <w:customXmlInsRangeStart w:id="543" w:author="The Si Tran" w:date="2012-12-12T13:36:00Z"/>
    </w:sdtContent>
  </w:sdt>
  <w:customXmlInsRangeEnd w:id="543"/>
  <w:p w14:paraId="3AF94941" w14:textId="77777777" w:rsidR="0056499D" w:rsidRDefault="0056499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1D827" w14:textId="12143A1E" w:rsidR="00071995" w:rsidRDefault="00585340">
    <w:pPr>
      <w:pStyle w:val="Footer"/>
      <w:jc w:val="center"/>
      <w:rPr>
        <w:ins w:id="9662" w:author="The Si Tran" w:date="2012-12-14T06:50:00Z"/>
      </w:rPr>
    </w:pPr>
    <w:ins w:id="9663" w:author="The Si Tran" w:date="2012-12-14T06:50:00Z">
      <w:r>
        <w:t>B</w:t>
      </w:r>
      <w:r w:rsidR="00071995">
        <w:t>.</w:t>
      </w:r>
    </w:ins>
    <w:customXmlInsRangeStart w:id="9664" w:author="The Si Tran" w:date="2012-12-14T06:50:00Z"/>
    <w:sdt>
      <w:sdtPr>
        <w:id w:val="-1804537098"/>
        <w:docPartObj>
          <w:docPartGallery w:val="Page Numbers (Bottom of Page)"/>
          <w:docPartUnique/>
        </w:docPartObj>
      </w:sdtPr>
      <w:sdtEndPr>
        <w:rPr>
          <w:noProof/>
        </w:rPr>
      </w:sdtEndPr>
      <w:sdtContent>
        <w:customXmlInsRangeEnd w:id="9664"/>
        <w:ins w:id="9665" w:author="The Si Tran" w:date="2012-12-14T06:50:00Z">
          <w:r w:rsidR="00071995">
            <w:fldChar w:fldCharType="begin"/>
          </w:r>
          <w:r w:rsidR="00071995">
            <w:instrText xml:space="preserve"> PAGE   \* MERGEFORMAT </w:instrText>
          </w:r>
          <w:r w:rsidR="00071995">
            <w:fldChar w:fldCharType="separate"/>
          </w:r>
        </w:ins>
        <w:r w:rsidR="006F78A0">
          <w:rPr>
            <w:noProof/>
          </w:rPr>
          <w:t>1</w:t>
        </w:r>
        <w:ins w:id="9666" w:author="The Si Tran" w:date="2012-12-14T06:50:00Z">
          <w:r w:rsidR="00071995">
            <w:rPr>
              <w:noProof/>
            </w:rPr>
            <w:fldChar w:fldCharType="end"/>
          </w:r>
        </w:ins>
        <w:customXmlInsRangeStart w:id="9667" w:author="The Si Tran" w:date="2012-12-14T06:50:00Z"/>
      </w:sdtContent>
    </w:sdt>
    <w:customXmlInsRangeEnd w:id="9667"/>
  </w:p>
  <w:p w14:paraId="2B5B527C" w14:textId="77777777" w:rsidR="00071995" w:rsidRDefault="000719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035E8C" w14:textId="77777777" w:rsidR="00806395" w:rsidRDefault="00806395" w:rsidP="00AC1CB4">
      <w:pPr>
        <w:spacing w:before="0" w:line="240" w:lineRule="auto"/>
      </w:pPr>
      <w:r>
        <w:separator/>
      </w:r>
    </w:p>
  </w:footnote>
  <w:footnote w:type="continuationSeparator" w:id="0">
    <w:p w14:paraId="175FAB78" w14:textId="77777777" w:rsidR="00806395" w:rsidRDefault="00806395" w:rsidP="00AC1CB4">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9279" w:author="The Si Tran" w:date="2012-12-14T06:56:00Z"/>
  <w:sdt>
    <w:sdtPr>
      <w:rPr>
        <w:szCs w:val="26"/>
      </w:rPr>
      <w:alias w:val="Title"/>
      <w:id w:val="-340238218"/>
      <w:dataBinding w:prefixMappings="xmlns:ns0='http://schemas.openxmlformats.org/package/2006/metadata/core-properties' xmlns:ns1='http://purl.org/dc/elements/1.1/'" w:xpath="/ns0:coreProperties[1]/ns1:title[1]" w:storeItemID="{6C3C8BC8-F283-45AE-878A-BAB7291924A1}"/>
      <w:text/>
    </w:sdtPr>
    <w:sdtContent>
      <w:customXmlInsRangeEnd w:id="9279"/>
      <w:p w14:paraId="3F653F36" w14:textId="6F0AC5FB" w:rsidR="000A27E1" w:rsidRDefault="000A27E1" w:rsidP="006F78A0">
        <w:pPr>
          <w:pStyle w:val="Header"/>
          <w:pBdr>
            <w:bottom w:val="thickThinSmallGap" w:sz="24" w:space="1" w:color="auto"/>
          </w:pBdr>
          <w:tabs>
            <w:tab w:val="clear" w:pos="9360"/>
            <w:tab w:val="right" w:pos="9072"/>
          </w:tabs>
          <w:jc w:val="center"/>
          <w:rPr>
            <w:ins w:id="9280" w:author="The Si Tran" w:date="2012-12-14T06:56:00Z"/>
            <w:szCs w:val="26"/>
          </w:rPr>
          <w:pPrChange w:id="9281" w:author="The Si Tran" w:date="2012-12-14T06:58:00Z">
            <w:pPr>
              <w:pStyle w:val="Header"/>
              <w:pBdr>
                <w:bottom w:val="thickThinSmallGap" w:sz="24" w:space="1" w:color="auto"/>
              </w:pBdr>
              <w:tabs>
                <w:tab w:val="clear" w:pos="9360"/>
                <w:tab w:val="right" w:pos="9072"/>
              </w:tabs>
              <w:jc w:val="center"/>
            </w:pPr>
          </w:pPrChange>
        </w:pPr>
        <w:ins w:id="9282" w:author="The Si Tran" w:date="2012-12-14T06:57:00Z">
          <w:r w:rsidRPr="000A27E1">
            <w:rPr>
              <w:szCs w:val="26"/>
            </w:rPr>
            <w:t>Ứng dụng mạng Neuron nhân tạo vào công tác dự báo dữ liệu chuỗi thời gian</w:t>
          </w:r>
        </w:ins>
      </w:p>
      <w:customXmlInsRangeStart w:id="9283" w:author="The Si Tran" w:date="2012-12-14T06:56:00Z"/>
    </w:sdtContent>
  </w:sdt>
  <w:customXmlInsRangeEnd w:id="9283"/>
  <w:p w14:paraId="4F445727" w14:textId="0A2B6F9B" w:rsidR="000A27E1" w:rsidRPr="000A27E1" w:rsidRDefault="000A27E1" w:rsidP="000A27E1">
    <w:pPr>
      <w:pStyle w:val="Header"/>
      <w:pPrChange w:id="9284" w:author="The Si Tran" w:date="2012-12-14T06:55:00Z">
        <w:pPr>
          <w:pStyle w:val="Header"/>
        </w:pPr>
      </w:pPrChang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2495D1A"/>
    <w:multiLevelType w:val="hybridMultilevel"/>
    <w:tmpl w:val="8320FF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03406C"/>
    <w:multiLevelType w:val="hybridMultilevel"/>
    <w:tmpl w:val="3FB67718"/>
    <w:lvl w:ilvl="0" w:tplc="4D926922">
      <w:numFmt w:val="bullet"/>
      <w:lvlText w:val="-"/>
      <w:lvlJc w:val="left"/>
      <w:pPr>
        <w:ind w:left="1260" w:hanging="360"/>
      </w:pPr>
      <w:rPr>
        <w:rFonts w:ascii="Calibri" w:eastAsia="Calibr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
    <w:nsid w:val="1195331A"/>
    <w:multiLevelType w:val="hybridMultilevel"/>
    <w:tmpl w:val="6FC0824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nsid w:val="11E76CCA"/>
    <w:multiLevelType w:val="hybridMultilevel"/>
    <w:tmpl w:val="CE922F3E"/>
    <w:lvl w:ilvl="0" w:tplc="46C8F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32E7425"/>
    <w:multiLevelType w:val="hybridMultilevel"/>
    <w:tmpl w:val="F2A409AE"/>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6865280"/>
    <w:multiLevelType w:val="hybridMultilevel"/>
    <w:tmpl w:val="A97ECC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9835AD2"/>
    <w:multiLevelType w:val="hybridMultilevel"/>
    <w:tmpl w:val="D994ABDA"/>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DF63F9"/>
    <w:multiLevelType w:val="hybridMultilevel"/>
    <w:tmpl w:val="4ACA87CE"/>
    <w:lvl w:ilvl="0" w:tplc="817E6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3">
    <w:nsid w:val="24144D3A"/>
    <w:multiLevelType w:val="hybridMultilevel"/>
    <w:tmpl w:val="5E80E644"/>
    <w:lvl w:ilvl="0" w:tplc="528889E2">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797050D"/>
    <w:multiLevelType w:val="hybridMultilevel"/>
    <w:tmpl w:val="F900F94E"/>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3C600D"/>
    <w:multiLevelType w:val="hybridMultilevel"/>
    <w:tmpl w:val="42925254"/>
    <w:lvl w:ilvl="0" w:tplc="4D926922">
      <w:numFmt w:val="bullet"/>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C5272ED"/>
    <w:multiLevelType w:val="hybridMultilevel"/>
    <w:tmpl w:val="74ECFDB6"/>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662128"/>
    <w:multiLevelType w:val="hybridMultilevel"/>
    <w:tmpl w:val="81309B76"/>
    <w:lvl w:ilvl="0" w:tplc="4D926922">
      <w:numFmt w:val="bullet"/>
      <w:lvlText w:val="-"/>
      <w:lvlJc w:val="left"/>
      <w:pPr>
        <w:ind w:left="1814" w:hanging="360"/>
      </w:pPr>
      <w:rPr>
        <w:rFonts w:ascii="Calibri" w:eastAsia="Calibri" w:hAnsi="Calibri" w:cs="Calibri" w:hint="default"/>
      </w:rPr>
    </w:lvl>
    <w:lvl w:ilvl="1" w:tplc="04090003" w:tentative="1">
      <w:start w:val="1"/>
      <w:numFmt w:val="bullet"/>
      <w:lvlText w:val="o"/>
      <w:lvlJc w:val="left"/>
      <w:pPr>
        <w:ind w:left="2534" w:hanging="360"/>
      </w:pPr>
      <w:rPr>
        <w:rFonts w:ascii="Courier New" w:hAnsi="Courier New" w:cs="Courier New" w:hint="default"/>
      </w:rPr>
    </w:lvl>
    <w:lvl w:ilvl="2" w:tplc="04090005" w:tentative="1">
      <w:start w:val="1"/>
      <w:numFmt w:val="bullet"/>
      <w:lvlText w:val=""/>
      <w:lvlJc w:val="left"/>
      <w:pPr>
        <w:ind w:left="3254" w:hanging="360"/>
      </w:pPr>
      <w:rPr>
        <w:rFonts w:ascii="Wingdings" w:hAnsi="Wingdings" w:hint="default"/>
      </w:rPr>
    </w:lvl>
    <w:lvl w:ilvl="3" w:tplc="04090001" w:tentative="1">
      <w:start w:val="1"/>
      <w:numFmt w:val="bullet"/>
      <w:lvlText w:val=""/>
      <w:lvlJc w:val="left"/>
      <w:pPr>
        <w:ind w:left="3974" w:hanging="360"/>
      </w:pPr>
      <w:rPr>
        <w:rFonts w:ascii="Symbol" w:hAnsi="Symbol" w:hint="default"/>
      </w:rPr>
    </w:lvl>
    <w:lvl w:ilvl="4" w:tplc="04090003" w:tentative="1">
      <w:start w:val="1"/>
      <w:numFmt w:val="bullet"/>
      <w:lvlText w:val="o"/>
      <w:lvlJc w:val="left"/>
      <w:pPr>
        <w:ind w:left="4694" w:hanging="360"/>
      </w:pPr>
      <w:rPr>
        <w:rFonts w:ascii="Courier New" w:hAnsi="Courier New" w:cs="Courier New" w:hint="default"/>
      </w:rPr>
    </w:lvl>
    <w:lvl w:ilvl="5" w:tplc="04090005" w:tentative="1">
      <w:start w:val="1"/>
      <w:numFmt w:val="bullet"/>
      <w:lvlText w:val=""/>
      <w:lvlJc w:val="left"/>
      <w:pPr>
        <w:ind w:left="5414" w:hanging="360"/>
      </w:pPr>
      <w:rPr>
        <w:rFonts w:ascii="Wingdings" w:hAnsi="Wingdings" w:hint="default"/>
      </w:rPr>
    </w:lvl>
    <w:lvl w:ilvl="6" w:tplc="04090001" w:tentative="1">
      <w:start w:val="1"/>
      <w:numFmt w:val="bullet"/>
      <w:lvlText w:val=""/>
      <w:lvlJc w:val="left"/>
      <w:pPr>
        <w:ind w:left="6134" w:hanging="360"/>
      </w:pPr>
      <w:rPr>
        <w:rFonts w:ascii="Symbol" w:hAnsi="Symbol" w:hint="default"/>
      </w:rPr>
    </w:lvl>
    <w:lvl w:ilvl="7" w:tplc="04090003" w:tentative="1">
      <w:start w:val="1"/>
      <w:numFmt w:val="bullet"/>
      <w:lvlText w:val="o"/>
      <w:lvlJc w:val="left"/>
      <w:pPr>
        <w:ind w:left="6854" w:hanging="360"/>
      </w:pPr>
      <w:rPr>
        <w:rFonts w:ascii="Courier New" w:hAnsi="Courier New" w:cs="Courier New" w:hint="default"/>
      </w:rPr>
    </w:lvl>
    <w:lvl w:ilvl="8" w:tplc="04090005" w:tentative="1">
      <w:start w:val="1"/>
      <w:numFmt w:val="bullet"/>
      <w:lvlText w:val=""/>
      <w:lvlJc w:val="left"/>
      <w:pPr>
        <w:ind w:left="7574" w:hanging="360"/>
      </w:pPr>
      <w:rPr>
        <w:rFonts w:ascii="Wingdings" w:hAnsi="Wingdings" w:hint="default"/>
      </w:rPr>
    </w:lvl>
  </w:abstractNum>
  <w:abstractNum w:abstractNumId="18">
    <w:nsid w:val="317C28EA"/>
    <w:multiLevelType w:val="hybridMultilevel"/>
    <w:tmpl w:val="79761CF0"/>
    <w:lvl w:ilvl="0" w:tplc="2E34D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1E02575"/>
    <w:multiLevelType w:val="hybridMultilevel"/>
    <w:tmpl w:val="800CBB10"/>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2">
    <w:nsid w:val="35B234A1"/>
    <w:multiLevelType w:val="hybridMultilevel"/>
    <w:tmpl w:val="8FBA4E6C"/>
    <w:lvl w:ilvl="0" w:tplc="7BB2C0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C16C10"/>
    <w:multiLevelType w:val="hybridMultilevel"/>
    <w:tmpl w:val="9912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6AA5D38"/>
    <w:multiLevelType w:val="hybridMultilevel"/>
    <w:tmpl w:val="05A4E5B4"/>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6">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8">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0">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3E5F149A"/>
    <w:multiLevelType w:val="hybridMultilevel"/>
    <w:tmpl w:val="1182E6C2"/>
    <w:lvl w:ilvl="0" w:tplc="04090011">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2">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5396998"/>
    <w:multiLevelType w:val="hybridMultilevel"/>
    <w:tmpl w:val="85D22B9E"/>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56871C3"/>
    <w:multiLevelType w:val="hybridMultilevel"/>
    <w:tmpl w:val="21D08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49051104"/>
    <w:multiLevelType w:val="hybridMultilevel"/>
    <w:tmpl w:val="0946236C"/>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B2478CE"/>
    <w:multiLevelType w:val="hybridMultilevel"/>
    <w:tmpl w:val="8D5EF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B541716"/>
    <w:multiLevelType w:val="hybridMultilevel"/>
    <w:tmpl w:val="AF1445F4"/>
    <w:lvl w:ilvl="0" w:tplc="0409000F">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1">
    <w:nsid w:val="4CF5054C"/>
    <w:multiLevelType w:val="hybridMultilevel"/>
    <w:tmpl w:val="5FDCD18C"/>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0493C6D"/>
    <w:multiLevelType w:val="hybridMultilevel"/>
    <w:tmpl w:val="9B20B67E"/>
    <w:lvl w:ilvl="0" w:tplc="37E2655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53082A26"/>
    <w:multiLevelType w:val="hybridMultilevel"/>
    <w:tmpl w:val="5B684232"/>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3A933DA"/>
    <w:multiLevelType w:val="hybridMultilevel"/>
    <w:tmpl w:val="D21E82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6">
    <w:nsid w:val="577C766E"/>
    <w:multiLevelType w:val="hybridMultilevel"/>
    <w:tmpl w:val="2B48C8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49">
    <w:nsid w:val="63A03A4E"/>
    <w:multiLevelType w:val="hybridMultilevel"/>
    <w:tmpl w:val="117AEF36"/>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652348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nsid w:val="6B2F3B8F"/>
    <w:multiLevelType w:val="hybridMultilevel"/>
    <w:tmpl w:val="3200B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5">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6">
    <w:nsid w:val="6F5C65E0"/>
    <w:multiLevelType w:val="hybridMultilevel"/>
    <w:tmpl w:val="21AE7C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731E1647"/>
    <w:multiLevelType w:val="hybridMultilevel"/>
    <w:tmpl w:val="96B64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4192B83"/>
    <w:multiLevelType w:val="hybridMultilevel"/>
    <w:tmpl w:val="D9369BD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742D38FB"/>
    <w:multiLevelType w:val="hybridMultilevel"/>
    <w:tmpl w:val="E0825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838577C"/>
    <w:multiLevelType w:val="hybridMultilevel"/>
    <w:tmpl w:val="16E263C2"/>
    <w:lvl w:ilvl="0" w:tplc="7BB2C09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nsid w:val="78941A4F"/>
    <w:multiLevelType w:val="hybridMultilevel"/>
    <w:tmpl w:val="2124B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9C12D38"/>
    <w:multiLevelType w:val="hybridMultilevel"/>
    <w:tmpl w:val="A330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F0F4103"/>
    <w:multiLevelType w:val="multilevel"/>
    <w:tmpl w:val="2A30BB4A"/>
    <w:lvl w:ilvl="0">
      <w:start w:val="1"/>
      <w:numFmt w:val="decimal"/>
      <w:pStyle w:val="Heading1"/>
      <w:lvlText w:val="Chương %1"/>
      <w:lvlJc w:val="left"/>
      <w:pPr>
        <w:ind w:left="360" w:hanging="360"/>
      </w:pPr>
      <w:rPr>
        <w:rFonts w:ascii="Times New Roman" w:hAnsi="Times New Roman" w:hint="default"/>
        <w:b/>
        <w:i w:val="0"/>
        <w:sz w:val="32"/>
        <w:szCs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5">
    <w:nsid w:val="7FF82879"/>
    <w:multiLevelType w:val="hybridMultilevel"/>
    <w:tmpl w:val="CF8A5914"/>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4"/>
  </w:num>
  <w:num w:numId="2">
    <w:abstractNumId w:val="48"/>
  </w:num>
  <w:num w:numId="3">
    <w:abstractNumId w:val="27"/>
  </w:num>
  <w:num w:numId="4">
    <w:abstractNumId w:val="37"/>
  </w:num>
  <w:num w:numId="5">
    <w:abstractNumId w:val="54"/>
  </w:num>
  <w:num w:numId="6">
    <w:abstractNumId w:val="45"/>
  </w:num>
  <w:num w:numId="7">
    <w:abstractNumId w:val="58"/>
  </w:num>
  <w:num w:numId="8">
    <w:abstractNumId w:val="32"/>
  </w:num>
  <w:num w:numId="9">
    <w:abstractNumId w:val="30"/>
  </w:num>
  <w:num w:numId="10">
    <w:abstractNumId w:val="55"/>
  </w:num>
  <w:num w:numId="11">
    <w:abstractNumId w:val="47"/>
  </w:num>
  <w:num w:numId="12">
    <w:abstractNumId w:val="28"/>
  </w:num>
  <w:num w:numId="13">
    <w:abstractNumId w:val="63"/>
  </w:num>
  <w:num w:numId="14">
    <w:abstractNumId w:val="33"/>
  </w:num>
  <w:num w:numId="15">
    <w:abstractNumId w:val="26"/>
  </w:num>
  <w:num w:numId="16">
    <w:abstractNumId w:val="2"/>
  </w:num>
  <w:num w:numId="17">
    <w:abstractNumId w:val="36"/>
  </w:num>
  <w:num w:numId="18">
    <w:abstractNumId w:val="52"/>
  </w:num>
  <w:num w:numId="19">
    <w:abstractNumId w:val="7"/>
  </w:num>
  <w:num w:numId="20">
    <w:abstractNumId w:val="20"/>
  </w:num>
  <w:num w:numId="21">
    <w:abstractNumId w:val="21"/>
  </w:num>
  <w:num w:numId="22">
    <w:abstractNumId w:val="12"/>
  </w:num>
  <w:num w:numId="23">
    <w:abstractNumId w:val="53"/>
  </w:num>
  <w:num w:numId="24">
    <w:abstractNumId w:val="41"/>
  </w:num>
  <w:num w:numId="25">
    <w:abstractNumId w:val="29"/>
  </w:num>
  <w:num w:numId="26">
    <w:abstractNumId w:val="25"/>
  </w:num>
  <w:num w:numId="27">
    <w:abstractNumId w:val="4"/>
  </w:num>
  <w:num w:numId="28">
    <w:abstractNumId w:val="0"/>
  </w:num>
  <w:num w:numId="29">
    <w:abstractNumId w:val="10"/>
  </w:num>
  <w:num w:numId="30">
    <w:abstractNumId w:val="13"/>
  </w:num>
  <w:num w:numId="31">
    <w:abstractNumId w:val="8"/>
  </w:num>
  <w:num w:numId="32">
    <w:abstractNumId w:val="19"/>
  </w:num>
  <w:num w:numId="33">
    <w:abstractNumId w:val="62"/>
  </w:num>
  <w:num w:numId="34">
    <w:abstractNumId w:val="23"/>
  </w:num>
  <w:num w:numId="35">
    <w:abstractNumId w:val="11"/>
  </w:num>
  <w:num w:numId="36">
    <w:abstractNumId w:val="42"/>
  </w:num>
  <w:num w:numId="37">
    <w:abstractNumId w:val="6"/>
  </w:num>
  <w:num w:numId="38">
    <w:abstractNumId w:val="18"/>
  </w:num>
  <w:num w:numId="39">
    <w:abstractNumId w:val="50"/>
  </w:num>
  <w:num w:numId="40">
    <w:abstractNumId w:val="59"/>
  </w:num>
  <w:num w:numId="41">
    <w:abstractNumId w:val="9"/>
  </w:num>
  <w:num w:numId="42">
    <w:abstractNumId w:val="5"/>
  </w:num>
  <w:num w:numId="43">
    <w:abstractNumId w:val="49"/>
  </w:num>
  <w:num w:numId="44">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4"/>
  </w:num>
  <w:num w:numId="46">
    <w:abstractNumId w:val="64"/>
  </w:num>
  <w:num w:numId="47">
    <w:abstractNumId w:val="46"/>
  </w:num>
  <w:num w:numId="48">
    <w:abstractNumId w:val="51"/>
  </w:num>
  <w:num w:numId="49">
    <w:abstractNumId w:val="1"/>
  </w:num>
  <w:num w:numId="50">
    <w:abstractNumId w:val="15"/>
  </w:num>
  <w:num w:numId="51">
    <w:abstractNumId w:val="43"/>
  </w:num>
  <w:num w:numId="52">
    <w:abstractNumId w:val="14"/>
  </w:num>
  <w:num w:numId="53">
    <w:abstractNumId w:val="38"/>
  </w:num>
  <w:num w:numId="54">
    <w:abstractNumId w:val="65"/>
  </w:num>
  <w:num w:numId="55">
    <w:abstractNumId w:val="24"/>
  </w:num>
  <w:num w:numId="56">
    <w:abstractNumId w:val="16"/>
  </w:num>
  <w:num w:numId="57">
    <w:abstractNumId w:val="17"/>
  </w:num>
  <w:num w:numId="58">
    <w:abstractNumId w:val="3"/>
  </w:num>
  <w:num w:numId="59">
    <w:abstractNumId w:val="40"/>
  </w:num>
  <w:num w:numId="60">
    <w:abstractNumId w:val="31"/>
  </w:num>
  <w:num w:numId="61">
    <w:abstractNumId w:val="60"/>
  </w:num>
  <w:num w:numId="62">
    <w:abstractNumId w:val="39"/>
  </w:num>
  <w:num w:numId="63">
    <w:abstractNumId w:val="61"/>
  </w:num>
  <w:num w:numId="64">
    <w:abstractNumId w:val="57"/>
  </w:num>
  <w:num w:numId="65">
    <w:abstractNumId w:val="22"/>
  </w:num>
  <w:num w:numId="66">
    <w:abstractNumId w:val="44"/>
  </w:num>
  <w:num w:numId="67">
    <w:abstractNumId w:val="56"/>
  </w:num>
  <w:num w:numId="68">
    <w:abstractNumId w:val="35"/>
  </w:num>
  <w:numIdMacAtCleanup w:val="5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 Si Tran">
    <w15:presenceInfo w15:providerId="Windows Live" w15:userId="8ee423c452634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5BA"/>
    <w:rsid w:val="00001A0C"/>
    <w:rsid w:val="00001D03"/>
    <w:rsid w:val="00002A08"/>
    <w:rsid w:val="00003140"/>
    <w:rsid w:val="000064E1"/>
    <w:rsid w:val="000066E0"/>
    <w:rsid w:val="0001105D"/>
    <w:rsid w:val="00013058"/>
    <w:rsid w:val="00023D92"/>
    <w:rsid w:val="00024D6E"/>
    <w:rsid w:val="00024E93"/>
    <w:rsid w:val="0003050C"/>
    <w:rsid w:val="00031BC2"/>
    <w:rsid w:val="00035531"/>
    <w:rsid w:val="0004647E"/>
    <w:rsid w:val="00052731"/>
    <w:rsid w:val="0005400A"/>
    <w:rsid w:val="0005561A"/>
    <w:rsid w:val="0006468C"/>
    <w:rsid w:val="00066043"/>
    <w:rsid w:val="00071624"/>
    <w:rsid w:val="00071995"/>
    <w:rsid w:val="000729A7"/>
    <w:rsid w:val="00075CBD"/>
    <w:rsid w:val="00082976"/>
    <w:rsid w:val="0008713C"/>
    <w:rsid w:val="00087FFE"/>
    <w:rsid w:val="00090047"/>
    <w:rsid w:val="00094614"/>
    <w:rsid w:val="000952DD"/>
    <w:rsid w:val="00095447"/>
    <w:rsid w:val="000A27E1"/>
    <w:rsid w:val="000A302D"/>
    <w:rsid w:val="000B15D7"/>
    <w:rsid w:val="000B35DE"/>
    <w:rsid w:val="000B533B"/>
    <w:rsid w:val="000B65E4"/>
    <w:rsid w:val="000C119A"/>
    <w:rsid w:val="000D001B"/>
    <w:rsid w:val="000D0624"/>
    <w:rsid w:val="000D0B0B"/>
    <w:rsid w:val="000D6995"/>
    <w:rsid w:val="000E05CE"/>
    <w:rsid w:val="000E6941"/>
    <w:rsid w:val="000E7D19"/>
    <w:rsid w:val="000F1F6F"/>
    <w:rsid w:val="001164BE"/>
    <w:rsid w:val="00131EAE"/>
    <w:rsid w:val="001360F7"/>
    <w:rsid w:val="00141341"/>
    <w:rsid w:val="00142255"/>
    <w:rsid w:val="00142ADD"/>
    <w:rsid w:val="001444EB"/>
    <w:rsid w:val="001455B7"/>
    <w:rsid w:val="0015202E"/>
    <w:rsid w:val="00155591"/>
    <w:rsid w:val="001568F1"/>
    <w:rsid w:val="001611FB"/>
    <w:rsid w:val="00165810"/>
    <w:rsid w:val="00177321"/>
    <w:rsid w:val="00187200"/>
    <w:rsid w:val="00187396"/>
    <w:rsid w:val="00187478"/>
    <w:rsid w:val="00191361"/>
    <w:rsid w:val="001A309A"/>
    <w:rsid w:val="001A5EB6"/>
    <w:rsid w:val="001B4700"/>
    <w:rsid w:val="001B4DDE"/>
    <w:rsid w:val="001B545C"/>
    <w:rsid w:val="001C0C97"/>
    <w:rsid w:val="001C2225"/>
    <w:rsid w:val="001C333A"/>
    <w:rsid w:val="001C3CEB"/>
    <w:rsid w:val="001D208D"/>
    <w:rsid w:val="001D36B5"/>
    <w:rsid w:val="001D7BD2"/>
    <w:rsid w:val="001E051F"/>
    <w:rsid w:val="001E48EF"/>
    <w:rsid w:val="001E6D0D"/>
    <w:rsid w:val="001E7EC0"/>
    <w:rsid w:val="001F017F"/>
    <w:rsid w:val="00206943"/>
    <w:rsid w:val="0020765F"/>
    <w:rsid w:val="00213AA5"/>
    <w:rsid w:val="00215622"/>
    <w:rsid w:val="00223994"/>
    <w:rsid w:val="00231125"/>
    <w:rsid w:val="00233EFD"/>
    <w:rsid w:val="0023677B"/>
    <w:rsid w:val="002400FD"/>
    <w:rsid w:val="00247293"/>
    <w:rsid w:val="002510A2"/>
    <w:rsid w:val="0025143A"/>
    <w:rsid w:val="00256858"/>
    <w:rsid w:val="002569E2"/>
    <w:rsid w:val="0026073B"/>
    <w:rsid w:val="00261881"/>
    <w:rsid w:val="00263465"/>
    <w:rsid w:val="00267538"/>
    <w:rsid w:val="002702C6"/>
    <w:rsid w:val="00271306"/>
    <w:rsid w:val="00273706"/>
    <w:rsid w:val="00285630"/>
    <w:rsid w:val="00290F01"/>
    <w:rsid w:val="00296436"/>
    <w:rsid w:val="002972CB"/>
    <w:rsid w:val="002A1B38"/>
    <w:rsid w:val="002A35A8"/>
    <w:rsid w:val="002B1464"/>
    <w:rsid w:val="002B24C1"/>
    <w:rsid w:val="002B34FE"/>
    <w:rsid w:val="002B62AC"/>
    <w:rsid w:val="002C1C14"/>
    <w:rsid w:val="002C603F"/>
    <w:rsid w:val="002D525D"/>
    <w:rsid w:val="002D6925"/>
    <w:rsid w:val="002E24B1"/>
    <w:rsid w:val="002E545D"/>
    <w:rsid w:val="003008E8"/>
    <w:rsid w:val="00300B75"/>
    <w:rsid w:val="003019D0"/>
    <w:rsid w:val="003044C9"/>
    <w:rsid w:val="00312F4F"/>
    <w:rsid w:val="00314F23"/>
    <w:rsid w:val="003176F1"/>
    <w:rsid w:val="003219CB"/>
    <w:rsid w:val="0032428B"/>
    <w:rsid w:val="003264F7"/>
    <w:rsid w:val="0032705F"/>
    <w:rsid w:val="00330004"/>
    <w:rsid w:val="003336F3"/>
    <w:rsid w:val="00336BF1"/>
    <w:rsid w:val="003455DB"/>
    <w:rsid w:val="00351FEC"/>
    <w:rsid w:val="00354FE7"/>
    <w:rsid w:val="00355596"/>
    <w:rsid w:val="00361F58"/>
    <w:rsid w:val="003632BF"/>
    <w:rsid w:val="00363B91"/>
    <w:rsid w:val="00364895"/>
    <w:rsid w:val="00380A27"/>
    <w:rsid w:val="0038242B"/>
    <w:rsid w:val="00385B37"/>
    <w:rsid w:val="00387D5F"/>
    <w:rsid w:val="00393709"/>
    <w:rsid w:val="00395324"/>
    <w:rsid w:val="003967AA"/>
    <w:rsid w:val="003A1CA3"/>
    <w:rsid w:val="003A59DB"/>
    <w:rsid w:val="003A6C45"/>
    <w:rsid w:val="003B3962"/>
    <w:rsid w:val="003B3B5B"/>
    <w:rsid w:val="003B5A9E"/>
    <w:rsid w:val="003C0DE2"/>
    <w:rsid w:val="003C1928"/>
    <w:rsid w:val="003C4D45"/>
    <w:rsid w:val="003C73FD"/>
    <w:rsid w:val="003D0FA1"/>
    <w:rsid w:val="003D2B1E"/>
    <w:rsid w:val="003D4E27"/>
    <w:rsid w:val="003E01A2"/>
    <w:rsid w:val="003E4F58"/>
    <w:rsid w:val="003E7D6B"/>
    <w:rsid w:val="003F2C8F"/>
    <w:rsid w:val="003F6E52"/>
    <w:rsid w:val="0040359E"/>
    <w:rsid w:val="004174BC"/>
    <w:rsid w:val="004211A5"/>
    <w:rsid w:val="00422906"/>
    <w:rsid w:val="004347B6"/>
    <w:rsid w:val="00445847"/>
    <w:rsid w:val="00447488"/>
    <w:rsid w:val="004505B3"/>
    <w:rsid w:val="00451320"/>
    <w:rsid w:val="0045340D"/>
    <w:rsid w:val="0045424A"/>
    <w:rsid w:val="00454557"/>
    <w:rsid w:val="004556E7"/>
    <w:rsid w:val="00455B50"/>
    <w:rsid w:val="0046447B"/>
    <w:rsid w:val="004657FC"/>
    <w:rsid w:val="00471418"/>
    <w:rsid w:val="00477F6C"/>
    <w:rsid w:val="004833CB"/>
    <w:rsid w:val="0049233F"/>
    <w:rsid w:val="004939AB"/>
    <w:rsid w:val="00495407"/>
    <w:rsid w:val="004A1DFD"/>
    <w:rsid w:val="004A208B"/>
    <w:rsid w:val="004A3B54"/>
    <w:rsid w:val="004B145B"/>
    <w:rsid w:val="004B2AD3"/>
    <w:rsid w:val="004B6166"/>
    <w:rsid w:val="004B73A9"/>
    <w:rsid w:val="004C4C13"/>
    <w:rsid w:val="004D3F55"/>
    <w:rsid w:val="004D65BA"/>
    <w:rsid w:val="004D65F6"/>
    <w:rsid w:val="004D6F02"/>
    <w:rsid w:val="004E0543"/>
    <w:rsid w:val="004E490E"/>
    <w:rsid w:val="004E4F8F"/>
    <w:rsid w:val="004F02C0"/>
    <w:rsid w:val="004F5E08"/>
    <w:rsid w:val="004F6964"/>
    <w:rsid w:val="00500C89"/>
    <w:rsid w:val="0050106A"/>
    <w:rsid w:val="0050145A"/>
    <w:rsid w:val="0050316D"/>
    <w:rsid w:val="005131C3"/>
    <w:rsid w:val="0051611B"/>
    <w:rsid w:val="00516934"/>
    <w:rsid w:val="0052188A"/>
    <w:rsid w:val="00522B9B"/>
    <w:rsid w:val="00524EBA"/>
    <w:rsid w:val="00542651"/>
    <w:rsid w:val="005457E8"/>
    <w:rsid w:val="005459C0"/>
    <w:rsid w:val="00545F04"/>
    <w:rsid w:val="005537CE"/>
    <w:rsid w:val="00554AC4"/>
    <w:rsid w:val="00555D32"/>
    <w:rsid w:val="00556D65"/>
    <w:rsid w:val="0056222E"/>
    <w:rsid w:val="0056499D"/>
    <w:rsid w:val="00565563"/>
    <w:rsid w:val="00570969"/>
    <w:rsid w:val="00572933"/>
    <w:rsid w:val="00580A26"/>
    <w:rsid w:val="00582753"/>
    <w:rsid w:val="00584351"/>
    <w:rsid w:val="00585340"/>
    <w:rsid w:val="005947EE"/>
    <w:rsid w:val="00594976"/>
    <w:rsid w:val="00595FCB"/>
    <w:rsid w:val="0059631B"/>
    <w:rsid w:val="005A004D"/>
    <w:rsid w:val="005A22B0"/>
    <w:rsid w:val="005B11DB"/>
    <w:rsid w:val="005B51B1"/>
    <w:rsid w:val="005B6EFB"/>
    <w:rsid w:val="005C2C13"/>
    <w:rsid w:val="005C64BD"/>
    <w:rsid w:val="005C682D"/>
    <w:rsid w:val="005C7C35"/>
    <w:rsid w:val="005D20D9"/>
    <w:rsid w:val="005D5232"/>
    <w:rsid w:val="005D6B44"/>
    <w:rsid w:val="005E0C3A"/>
    <w:rsid w:val="005E0D80"/>
    <w:rsid w:val="005E5CD3"/>
    <w:rsid w:val="005E7ACB"/>
    <w:rsid w:val="005F761D"/>
    <w:rsid w:val="00604E53"/>
    <w:rsid w:val="006225F4"/>
    <w:rsid w:val="00623073"/>
    <w:rsid w:val="006234D7"/>
    <w:rsid w:val="00623920"/>
    <w:rsid w:val="00637C13"/>
    <w:rsid w:val="00637F2A"/>
    <w:rsid w:val="00647C91"/>
    <w:rsid w:val="006526EC"/>
    <w:rsid w:val="00653B1C"/>
    <w:rsid w:val="006625BC"/>
    <w:rsid w:val="00662619"/>
    <w:rsid w:val="00662C01"/>
    <w:rsid w:val="00667D24"/>
    <w:rsid w:val="00667F2E"/>
    <w:rsid w:val="006716F2"/>
    <w:rsid w:val="00673068"/>
    <w:rsid w:val="00675AEE"/>
    <w:rsid w:val="00677EB9"/>
    <w:rsid w:val="00677FF8"/>
    <w:rsid w:val="00682B49"/>
    <w:rsid w:val="00686079"/>
    <w:rsid w:val="00696717"/>
    <w:rsid w:val="006A0FB5"/>
    <w:rsid w:val="006A21F7"/>
    <w:rsid w:val="006A3712"/>
    <w:rsid w:val="006A46AA"/>
    <w:rsid w:val="006A5AA2"/>
    <w:rsid w:val="006B1716"/>
    <w:rsid w:val="006B40F1"/>
    <w:rsid w:val="006B5E2D"/>
    <w:rsid w:val="006B6122"/>
    <w:rsid w:val="006C1895"/>
    <w:rsid w:val="006C1D46"/>
    <w:rsid w:val="006C2050"/>
    <w:rsid w:val="006C50E8"/>
    <w:rsid w:val="006C62C9"/>
    <w:rsid w:val="006C7117"/>
    <w:rsid w:val="006D00FE"/>
    <w:rsid w:val="006D0EAA"/>
    <w:rsid w:val="006D18A1"/>
    <w:rsid w:val="006D2AC8"/>
    <w:rsid w:val="006D47A7"/>
    <w:rsid w:val="006E1C30"/>
    <w:rsid w:val="006E3FE4"/>
    <w:rsid w:val="006E4C63"/>
    <w:rsid w:val="006E5672"/>
    <w:rsid w:val="006F07F0"/>
    <w:rsid w:val="006F57E5"/>
    <w:rsid w:val="006F78A0"/>
    <w:rsid w:val="007038D9"/>
    <w:rsid w:val="00711ADB"/>
    <w:rsid w:val="00720763"/>
    <w:rsid w:val="00721CBD"/>
    <w:rsid w:val="00722731"/>
    <w:rsid w:val="0072340A"/>
    <w:rsid w:val="0072356A"/>
    <w:rsid w:val="0072602B"/>
    <w:rsid w:val="00726875"/>
    <w:rsid w:val="00730A63"/>
    <w:rsid w:val="00734CBA"/>
    <w:rsid w:val="00736600"/>
    <w:rsid w:val="00745EDF"/>
    <w:rsid w:val="007529B1"/>
    <w:rsid w:val="0076673F"/>
    <w:rsid w:val="007700CE"/>
    <w:rsid w:val="007701F2"/>
    <w:rsid w:val="00780AB7"/>
    <w:rsid w:val="00781FC7"/>
    <w:rsid w:val="00782A72"/>
    <w:rsid w:val="00783376"/>
    <w:rsid w:val="00783FC7"/>
    <w:rsid w:val="00783FDB"/>
    <w:rsid w:val="007850C8"/>
    <w:rsid w:val="007A66EB"/>
    <w:rsid w:val="007A78B2"/>
    <w:rsid w:val="007B0D12"/>
    <w:rsid w:val="007B3A21"/>
    <w:rsid w:val="007B42A6"/>
    <w:rsid w:val="007B4E58"/>
    <w:rsid w:val="007B7F6E"/>
    <w:rsid w:val="007C4131"/>
    <w:rsid w:val="007C782C"/>
    <w:rsid w:val="007E3E87"/>
    <w:rsid w:val="007E692E"/>
    <w:rsid w:val="007F2A95"/>
    <w:rsid w:val="007F45A3"/>
    <w:rsid w:val="007F5C98"/>
    <w:rsid w:val="007F6AD1"/>
    <w:rsid w:val="00802E77"/>
    <w:rsid w:val="008048B6"/>
    <w:rsid w:val="00805B17"/>
    <w:rsid w:val="0080635D"/>
    <w:rsid w:val="00806395"/>
    <w:rsid w:val="00810267"/>
    <w:rsid w:val="00821D0F"/>
    <w:rsid w:val="0082455D"/>
    <w:rsid w:val="00826F68"/>
    <w:rsid w:val="00830386"/>
    <w:rsid w:val="008308F4"/>
    <w:rsid w:val="00835F6C"/>
    <w:rsid w:val="00843CA1"/>
    <w:rsid w:val="00844617"/>
    <w:rsid w:val="00851CA5"/>
    <w:rsid w:val="00851F5C"/>
    <w:rsid w:val="0085381C"/>
    <w:rsid w:val="00857BA6"/>
    <w:rsid w:val="00865EB7"/>
    <w:rsid w:val="0087598C"/>
    <w:rsid w:val="008771FB"/>
    <w:rsid w:val="00885D00"/>
    <w:rsid w:val="0088753F"/>
    <w:rsid w:val="0089241B"/>
    <w:rsid w:val="008976CA"/>
    <w:rsid w:val="008A19A3"/>
    <w:rsid w:val="008A2D16"/>
    <w:rsid w:val="008A444D"/>
    <w:rsid w:val="008A5312"/>
    <w:rsid w:val="008B2578"/>
    <w:rsid w:val="008B2829"/>
    <w:rsid w:val="008B3DEB"/>
    <w:rsid w:val="008B61AC"/>
    <w:rsid w:val="008C1D28"/>
    <w:rsid w:val="008C32B7"/>
    <w:rsid w:val="008C76D1"/>
    <w:rsid w:val="008C7DAC"/>
    <w:rsid w:val="008D49AF"/>
    <w:rsid w:val="008D6389"/>
    <w:rsid w:val="008E2AA9"/>
    <w:rsid w:val="008E2CA2"/>
    <w:rsid w:val="008E341B"/>
    <w:rsid w:val="008E61D1"/>
    <w:rsid w:val="008E6A9A"/>
    <w:rsid w:val="008E70A9"/>
    <w:rsid w:val="008F273A"/>
    <w:rsid w:val="008F2FA0"/>
    <w:rsid w:val="008F4645"/>
    <w:rsid w:val="008F4A34"/>
    <w:rsid w:val="008F750D"/>
    <w:rsid w:val="0090080B"/>
    <w:rsid w:val="00900AAA"/>
    <w:rsid w:val="00911202"/>
    <w:rsid w:val="00915897"/>
    <w:rsid w:val="00922A77"/>
    <w:rsid w:val="00925766"/>
    <w:rsid w:val="00926939"/>
    <w:rsid w:val="00940531"/>
    <w:rsid w:val="00941638"/>
    <w:rsid w:val="00941CDF"/>
    <w:rsid w:val="009450BA"/>
    <w:rsid w:val="00945B99"/>
    <w:rsid w:val="00945C28"/>
    <w:rsid w:val="009462B6"/>
    <w:rsid w:val="00946BC5"/>
    <w:rsid w:val="009526E2"/>
    <w:rsid w:val="009531AA"/>
    <w:rsid w:val="0095710D"/>
    <w:rsid w:val="00961164"/>
    <w:rsid w:val="00962369"/>
    <w:rsid w:val="00962CF4"/>
    <w:rsid w:val="00962DC9"/>
    <w:rsid w:val="0097191E"/>
    <w:rsid w:val="00975D31"/>
    <w:rsid w:val="00977112"/>
    <w:rsid w:val="009779CC"/>
    <w:rsid w:val="00983080"/>
    <w:rsid w:val="0098777F"/>
    <w:rsid w:val="009944BF"/>
    <w:rsid w:val="00995D5D"/>
    <w:rsid w:val="00997389"/>
    <w:rsid w:val="009A082C"/>
    <w:rsid w:val="009B2B7A"/>
    <w:rsid w:val="009C05B7"/>
    <w:rsid w:val="009C08F4"/>
    <w:rsid w:val="009D276E"/>
    <w:rsid w:val="009D2F47"/>
    <w:rsid w:val="009D3E13"/>
    <w:rsid w:val="009D6D89"/>
    <w:rsid w:val="009E7F08"/>
    <w:rsid w:val="009F0701"/>
    <w:rsid w:val="009F1B0B"/>
    <w:rsid w:val="009F530B"/>
    <w:rsid w:val="00A0214E"/>
    <w:rsid w:val="00A02652"/>
    <w:rsid w:val="00A07507"/>
    <w:rsid w:val="00A1083C"/>
    <w:rsid w:val="00A17E04"/>
    <w:rsid w:val="00A2082F"/>
    <w:rsid w:val="00A213DB"/>
    <w:rsid w:val="00A23322"/>
    <w:rsid w:val="00A32C43"/>
    <w:rsid w:val="00A33636"/>
    <w:rsid w:val="00A35187"/>
    <w:rsid w:val="00A35E7F"/>
    <w:rsid w:val="00A364BC"/>
    <w:rsid w:val="00A40DAF"/>
    <w:rsid w:val="00A51995"/>
    <w:rsid w:val="00A51C54"/>
    <w:rsid w:val="00A55FB2"/>
    <w:rsid w:val="00A625DC"/>
    <w:rsid w:val="00A73072"/>
    <w:rsid w:val="00A74146"/>
    <w:rsid w:val="00A75952"/>
    <w:rsid w:val="00A75EB6"/>
    <w:rsid w:val="00A80B78"/>
    <w:rsid w:val="00A811FF"/>
    <w:rsid w:val="00A81DD7"/>
    <w:rsid w:val="00A837C3"/>
    <w:rsid w:val="00A86CAA"/>
    <w:rsid w:val="00A91625"/>
    <w:rsid w:val="00A92BAB"/>
    <w:rsid w:val="00A96CBA"/>
    <w:rsid w:val="00A96FA3"/>
    <w:rsid w:val="00A97113"/>
    <w:rsid w:val="00AA0EAB"/>
    <w:rsid w:val="00AA1111"/>
    <w:rsid w:val="00AA17EF"/>
    <w:rsid w:val="00AA42A8"/>
    <w:rsid w:val="00AA4819"/>
    <w:rsid w:val="00AB2E63"/>
    <w:rsid w:val="00AB56B4"/>
    <w:rsid w:val="00AB5A1A"/>
    <w:rsid w:val="00AB6D0D"/>
    <w:rsid w:val="00AC1C82"/>
    <w:rsid w:val="00AC1CB4"/>
    <w:rsid w:val="00AC34B6"/>
    <w:rsid w:val="00AC3890"/>
    <w:rsid w:val="00AC4149"/>
    <w:rsid w:val="00AC62C4"/>
    <w:rsid w:val="00AD1513"/>
    <w:rsid w:val="00AD35E8"/>
    <w:rsid w:val="00AD549B"/>
    <w:rsid w:val="00AE2C5D"/>
    <w:rsid w:val="00AE4D39"/>
    <w:rsid w:val="00AE7DA7"/>
    <w:rsid w:val="00AF035F"/>
    <w:rsid w:val="00AF1345"/>
    <w:rsid w:val="00AF20FA"/>
    <w:rsid w:val="00AF5054"/>
    <w:rsid w:val="00AF56B2"/>
    <w:rsid w:val="00B02B7B"/>
    <w:rsid w:val="00B048F9"/>
    <w:rsid w:val="00B10E17"/>
    <w:rsid w:val="00B144CE"/>
    <w:rsid w:val="00B14D71"/>
    <w:rsid w:val="00B20D96"/>
    <w:rsid w:val="00B227F8"/>
    <w:rsid w:val="00B228F5"/>
    <w:rsid w:val="00B261FB"/>
    <w:rsid w:val="00B312F5"/>
    <w:rsid w:val="00B32B17"/>
    <w:rsid w:val="00B35C7A"/>
    <w:rsid w:val="00B405CA"/>
    <w:rsid w:val="00B43A6C"/>
    <w:rsid w:val="00B45CDE"/>
    <w:rsid w:val="00B46514"/>
    <w:rsid w:val="00B557A5"/>
    <w:rsid w:val="00B576B9"/>
    <w:rsid w:val="00B61FF6"/>
    <w:rsid w:val="00B62266"/>
    <w:rsid w:val="00B63318"/>
    <w:rsid w:val="00B663DE"/>
    <w:rsid w:val="00B7223D"/>
    <w:rsid w:val="00B737B9"/>
    <w:rsid w:val="00B76378"/>
    <w:rsid w:val="00B808D3"/>
    <w:rsid w:val="00B80B3D"/>
    <w:rsid w:val="00B828F5"/>
    <w:rsid w:val="00B82C02"/>
    <w:rsid w:val="00B84941"/>
    <w:rsid w:val="00B86926"/>
    <w:rsid w:val="00B87EB5"/>
    <w:rsid w:val="00B92AF7"/>
    <w:rsid w:val="00BA1E01"/>
    <w:rsid w:val="00BA3046"/>
    <w:rsid w:val="00BA41C5"/>
    <w:rsid w:val="00BA51C4"/>
    <w:rsid w:val="00BA63E2"/>
    <w:rsid w:val="00BA6E4C"/>
    <w:rsid w:val="00BB5797"/>
    <w:rsid w:val="00BB5FFD"/>
    <w:rsid w:val="00BC0EFC"/>
    <w:rsid w:val="00BC6984"/>
    <w:rsid w:val="00BC795D"/>
    <w:rsid w:val="00BD0062"/>
    <w:rsid w:val="00BD23BE"/>
    <w:rsid w:val="00BD6CE9"/>
    <w:rsid w:val="00BD71C0"/>
    <w:rsid w:val="00BE27EE"/>
    <w:rsid w:val="00BE62E1"/>
    <w:rsid w:val="00BF080C"/>
    <w:rsid w:val="00BF3D5C"/>
    <w:rsid w:val="00BF62DE"/>
    <w:rsid w:val="00C10046"/>
    <w:rsid w:val="00C11A4E"/>
    <w:rsid w:val="00C11BC2"/>
    <w:rsid w:val="00C130E5"/>
    <w:rsid w:val="00C13600"/>
    <w:rsid w:val="00C14272"/>
    <w:rsid w:val="00C14E00"/>
    <w:rsid w:val="00C15088"/>
    <w:rsid w:val="00C16A39"/>
    <w:rsid w:val="00C17C95"/>
    <w:rsid w:val="00C24705"/>
    <w:rsid w:val="00C31595"/>
    <w:rsid w:val="00C318D3"/>
    <w:rsid w:val="00C409EE"/>
    <w:rsid w:val="00C4155B"/>
    <w:rsid w:val="00C5470C"/>
    <w:rsid w:val="00C64004"/>
    <w:rsid w:val="00C676BA"/>
    <w:rsid w:val="00C74575"/>
    <w:rsid w:val="00C779DA"/>
    <w:rsid w:val="00C83C77"/>
    <w:rsid w:val="00C841C4"/>
    <w:rsid w:val="00C950CF"/>
    <w:rsid w:val="00CA12FA"/>
    <w:rsid w:val="00CA1785"/>
    <w:rsid w:val="00CA1FAD"/>
    <w:rsid w:val="00CA2190"/>
    <w:rsid w:val="00CB48F0"/>
    <w:rsid w:val="00CB56EB"/>
    <w:rsid w:val="00CC7EBB"/>
    <w:rsid w:val="00CD1726"/>
    <w:rsid w:val="00CD217B"/>
    <w:rsid w:val="00CD6D90"/>
    <w:rsid w:val="00CE41A5"/>
    <w:rsid w:val="00CE4725"/>
    <w:rsid w:val="00CF32C5"/>
    <w:rsid w:val="00CF4667"/>
    <w:rsid w:val="00CF6224"/>
    <w:rsid w:val="00CF7B77"/>
    <w:rsid w:val="00D04DDF"/>
    <w:rsid w:val="00D10148"/>
    <w:rsid w:val="00D139B5"/>
    <w:rsid w:val="00D1749C"/>
    <w:rsid w:val="00D20536"/>
    <w:rsid w:val="00D21E01"/>
    <w:rsid w:val="00D22561"/>
    <w:rsid w:val="00D30044"/>
    <w:rsid w:val="00D344CA"/>
    <w:rsid w:val="00D362B7"/>
    <w:rsid w:val="00D4441E"/>
    <w:rsid w:val="00D50098"/>
    <w:rsid w:val="00D54C04"/>
    <w:rsid w:val="00D56B12"/>
    <w:rsid w:val="00D62B2C"/>
    <w:rsid w:val="00D66640"/>
    <w:rsid w:val="00D676CA"/>
    <w:rsid w:val="00D742D5"/>
    <w:rsid w:val="00D767FA"/>
    <w:rsid w:val="00D80916"/>
    <w:rsid w:val="00D81327"/>
    <w:rsid w:val="00D92047"/>
    <w:rsid w:val="00D9284D"/>
    <w:rsid w:val="00D969EA"/>
    <w:rsid w:val="00DA1F81"/>
    <w:rsid w:val="00DA3C57"/>
    <w:rsid w:val="00DA68B1"/>
    <w:rsid w:val="00DB3CD0"/>
    <w:rsid w:val="00DC0CF0"/>
    <w:rsid w:val="00DC441D"/>
    <w:rsid w:val="00DC7B41"/>
    <w:rsid w:val="00DD242F"/>
    <w:rsid w:val="00DD48FF"/>
    <w:rsid w:val="00DE04C3"/>
    <w:rsid w:val="00DE27F5"/>
    <w:rsid w:val="00DE62C5"/>
    <w:rsid w:val="00DE7809"/>
    <w:rsid w:val="00DF09B3"/>
    <w:rsid w:val="00DF1A0E"/>
    <w:rsid w:val="00DF2C28"/>
    <w:rsid w:val="00E000DF"/>
    <w:rsid w:val="00E04C47"/>
    <w:rsid w:val="00E078AF"/>
    <w:rsid w:val="00E12518"/>
    <w:rsid w:val="00E12D24"/>
    <w:rsid w:val="00E20E05"/>
    <w:rsid w:val="00E26A6D"/>
    <w:rsid w:val="00E270B0"/>
    <w:rsid w:val="00E27BFB"/>
    <w:rsid w:val="00E30631"/>
    <w:rsid w:val="00E34B5F"/>
    <w:rsid w:val="00E3558E"/>
    <w:rsid w:val="00E40F7B"/>
    <w:rsid w:val="00E44DF7"/>
    <w:rsid w:val="00E45C52"/>
    <w:rsid w:val="00E46E0A"/>
    <w:rsid w:val="00E47C73"/>
    <w:rsid w:val="00E47F01"/>
    <w:rsid w:val="00E50A9B"/>
    <w:rsid w:val="00E54E7E"/>
    <w:rsid w:val="00E61C03"/>
    <w:rsid w:val="00E64586"/>
    <w:rsid w:val="00E67981"/>
    <w:rsid w:val="00E81970"/>
    <w:rsid w:val="00E830E0"/>
    <w:rsid w:val="00E86F34"/>
    <w:rsid w:val="00E950CE"/>
    <w:rsid w:val="00E9719E"/>
    <w:rsid w:val="00EA14F5"/>
    <w:rsid w:val="00EA266F"/>
    <w:rsid w:val="00EA2EA0"/>
    <w:rsid w:val="00EA67A5"/>
    <w:rsid w:val="00EB028F"/>
    <w:rsid w:val="00EB4744"/>
    <w:rsid w:val="00EB4E61"/>
    <w:rsid w:val="00EB56BC"/>
    <w:rsid w:val="00EB57C1"/>
    <w:rsid w:val="00EB6AE7"/>
    <w:rsid w:val="00EC5752"/>
    <w:rsid w:val="00EC6D12"/>
    <w:rsid w:val="00ED5988"/>
    <w:rsid w:val="00ED7D29"/>
    <w:rsid w:val="00EE1763"/>
    <w:rsid w:val="00EE3024"/>
    <w:rsid w:val="00EE6AC2"/>
    <w:rsid w:val="00EE73AD"/>
    <w:rsid w:val="00EF2D1F"/>
    <w:rsid w:val="00EF4DD4"/>
    <w:rsid w:val="00EF72DD"/>
    <w:rsid w:val="00EF77AD"/>
    <w:rsid w:val="00F0000A"/>
    <w:rsid w:val="00F00F04"/>
    <w:rsid w:val="00F077A6"/>
    <w:rsid w:val="00F26466"/>
    <w:rsid w:val="00F27A65"/>
    <w:rsid w:val="00F361D0"/>
    <w:rsid w:val="00F37C82"/>
    <w:rsid w:val="00F413E4"/>
    <w:rsid w:val="00F43F86"/>
    <w:rsid w:val="00F43FFA"/>
    <w:rsid w:val="00F4420F"/>
    <w:rsid w:val="00F452AA"/>
    <w:rsid w:val="00F464A5"/>
    <w:rsid w:val="00F518BC"/>
    <w:rsid w:val="00F57FD9"/>
    <w:rsid w:val="00F65F25"/>
    <w:rsid w:val="00F7259F"/>
    <w:rsid w:val="00F76667"/>
    <w:rsid w:val="00F84346"/>
    <w:rsid w:val="00F84EC7"/>
    <w:rsid w:val="00F86DC5"/>
    <w:rsid w:val="00F90733"/>
    <w:rsid w:val="00F9196F"/>
    <w:rsid w:val="00F95165"/>
    <w:rsid w:val="00FA0144"/>
    <w:rsid w:val="00FA363D"/>
    <w:rsid w:val="00FA67FB"/>
    <w:rsid w:val="00FB4B5C"/>
    <w:rsid w:val="00FB63A3"/>
    <w:rsid w:val="00FC5644"/>
    <w:rsid w:val="00FC672A"/>
    <w:rsid w:val="00FC6FFD"/>
    <w:rsid w:val="00FD0937"/>
    <w:rsid w:val="00FD0D9E"/>
    <w:rsid w:val="00FD5FE6"/>
    <w:rsid w:val="00FE0A1C"/>
    <w:rsid w:val="00FE3D1E"/>
    <w:rsid w:val="00FF00CB"/>
    <w:rsid w:val="00FF2230"/>
    <w:rsid w:val="00FF3339"/>
    <w:rsid w:val="00FF5738"/>
    <w:rsid w:val="00FF697A"/>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86C56"/>
  <w15:docId w15:val="{78668ECA-8D10-43FE-8CE9-6996564F0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65BA"/>
    <w:pPr>
      <w:spacing w:before="120" w:after="0" w:line="360" w:lineRule="auto"/>
      <w:jc w:val="both"/>
    </w:pPr>
  </w:style>
  <w:style w:type="paragraph" w:styleId="Heading1">
    <w:name w:val="heading 1"/>
    <w:basedOn w:val="Bibliography"/>
    <w:next w:val="Normal"/>
    <w:link w:val="Heading1Char"/>
    <w:uiPriority w:val="9"/>
    <w:qFormat/>
    <w:rsid w:val="0050316D"/>
    <w:pPr>
      <w:keepNext/>
      <w:numPr>
        <w:numId w:val="1"/>
      </w:numPr>
      <w:tabs>
        <w:tab w:val="left" w:pos="864"/>
      </w:tabs>
      <w:spacing w:before="240" w:after="60"/>
      <w:jc w:val="center"/>
      <w:outlineLvl w:val="0"/>
      <w:pPrChange w:id="0" w:author="superchickend" w:date="2012-12-12T13:56:00Z">
        <w:pPr>
          <w:keepNext/>
          <w:numPr>
            <w:numId w:val="1"/>
          </w:numPr>
          <w:tabs>
            <w:tab w:val="left" w:pos="864"/>
          </w:tabs>
          <w:spacing w:before="240" w:after="60" w:line="360" w:lineRule="auto"/>
          <w:ind w:left="360" w:hanging="360"/>
          <w:jc w:val="center"/>
          <w:outlineLvl w:val="0"/>
        </w:pPr>
      </w:pPrChange>
    </w:pPr>
    <w:rPr>
      <w:rFonts w:cs="Arial"/>
      <w:b/>
      <w:bCs/>
      <w:kern w:val="32"/>
      <w:sz w:val="32"/>
      <w:szCs w:val="32"/>
      <w:rPrChange w:id="0" w:author="superchickend" w:date="2012-12-12T13:56:00Z">
        <w:rPr>
          <w:rFonts w:eastAsiaTheme="minorHAnsi" w:cs="Arial"/>
          <w:b/>
          <w:bCs/>
          <w:kern w:val="32"/>
          <w:sz w:val="32"/>
          <w:szCs w:val="32"/>
          <w:lang w:val="en-US" w:eastAsia="en-US" w:bidi="ar-SA"/>
        </w:rPr>
      </w:rPrChange>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Change w:id="1" w:author="The Si Tran" w:date="2012-12-14T06:04:00Z">
        <w:pPr>
          <w:keepNext/>
          <w:numPr>
            <w:ilvl w:val="1"/>
            <w:numId w:val="1"/>
          </w:numPr>
          <w:tabs>
            <w:tab w:val="left" w:pos="1008"/>
          </w:tabs>
          <w:spacing w:before="240" w:after="60" w:line="360" w:lineRule="auto"/>
          <w:ind w:left="792" w:hanging="648"/>
          <w:jc w:val="both"/>
          <w:outlineLvl w:val="1"/>
        </w:pPr>
      </w:pPrChange>
    </w:pPr>
    <w:rPr>
      <w:rFonts w:cs="Arial"/>
      <w:b/>
      <w:bCs/>
      <w:iCs/>
      <w:sz w:val="28"/>
      <w:szCs w:val="28"/>
      <w:rPrChange w:id="1" w:author="The Si Tran" w:date="2012-12-14T06:04:00Z">
        <w:rPr>
          <w:rFonts w:eastAsiaTheme="minorHAnsi" w:cs="Arial"/>
          <w:b/>
          <w:bCs/>
          <w:iCs/>
          <w:sz w:val="28"/>
          <w:szCs w:val="28"/>
          <w:lang w:val="en-US" w:eastAsia="en-US" w:bidi="ar-SA"/>
        </w:rPr>
      </w:rPrChange>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Change w:id="2" w:author="The Si Tran" w:date="2012-12-14T06:05:00Z">
        <w:pPr>
          <w:keepNext/>
          <w:numPr>
            <w:ilvl w:val="2"/>
            <w:numId w:val="1"/>
          </w:numPr>
          <w:tabs>
            <w:tab w:val="num" w:pos="1080"/>
          </w:tabs>
          <w:spacing w:before="240" w:after="60" w:line="360" w:lineRule="auto"/>
          <w:ind w:left="1080" w:hanging="792"/>
          <w:jc w:val="both"/>
          <w:outlineLvl w:val="2"/>
        </w:pPr>
      </w:pPrChange>
    </w:pPr>
    <w:rPr>
      <w:rFonts w:cs="Arial"/>
      <w:b/>
      <w:bCs/>
      <w:szCs w:val="26"/>
      <w:rPrChange w:id="2" w:author="The Si Tran" w:date="2012-12-14T06:05:00Z">
        <w:rPr>
          <w:rFonts w:eastAsiaTheme="minorHAnsi" w:cs="Arial"/>
          <w:b/>
          <w:bCs/>
          <w:sz w:val="26"/>
          <w:szCs w:val="26"/>
          <w:lang w:val="en-US" w:eastAsia="en-US" w:bidi="ar-SA"/>
        </w:rPr>
      </w:rPrChange>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316D"/>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FD0D9E"/>
    <w:pPr>
      <w:ind w:firstLine="540"/>
    </w:pPr>
    <w:rPr>
      <w:sz w:val="26"/>
      <w:szCs w:val="26"/>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FD0D9E"/>
    <w:rPr>
      <w:rFonts w:ascii="Times New Roman" w:eastAsia="Times New Roman" w:hAnsi="Times New Roman" w:cs="Arial"/>
      <w:b/>
      <w:bCs/>
      <w:sz w:val="26"/>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8A444D"/>
    <w:pPr>
      <w:spacing w:after="100"/>
    </w:p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E86F34"/>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
    <w:name w:val="Equation"/>
    <w:basedOn w:val="Normal"/>
    <w:link w:val="EquationChar"/>
    <w:qFormat/>
    <w:rsid w:val="0008713C"/>
    <w:pPr>
      <w:pPrChange w:id="3" w:author="The Si Tran" w:date="2012-12-14T06:16:00Z">
        <w:pPr>
          <w:spacing w:before="120" w:line="360" w:lineRule="auto"/>
          <w:ind w:left="1440"/>
          <w:jc w:val="both"/>
        </w:pPr>
      </w:pPrChange>
    </w:pPr>
    <w:rPr>
      <w:rFonts w:ascii="Cambria Math" w:hAnsi="Cambria Math"/>
      <w:i/>
      <w:szCs w:val="26"/>
      <w:rPrChange w:id="3" w:author="The Si Tran" w:date="2012-12-14T06:16:00Z">
        <w:rPr>
          <w:rFonts w:ascii="Cambria Math" w:eastAsiaTheme="minorHAnsi" w:hAnsi="Cambria Math"/>
          <w:i/>
          <w:sz w:val="26"/>
          <w:szCs w:val="26"/>
          <w:lang w:val="en-US" w:eastAsia="en-US" w:bidi="ar-SA"/>
        </w:rPr>
      </w:rPrChange>
    </w:rPr>
  </w:style>
  <w:style w:type="character" w:customStyle="1" w:styleId="EquationChar">
    <w:name w:val="Equation Char"/>
    <w:basedOn w:val="DefaultParagraphFont"/>
    <w:link w:val="Equation"/>
    <w:rsid w:val="0008713C"/>
    <w:rPr>
      <w:rFonts w:ascii="Cambria Math" w:hAnsi="Cambria Math"/>
      <w:i/>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oleObject" Target="embeddings/oleObject131.bin"/><Relationship Id="rId21" Type="http://schemas.openxmlformats.org/officeDocument/2006/relationships/image" Target="media/image8.wmf"/><Relationship Id="rId63" Type="http://schemas.openxmlformats.org/officeDocument/2006/relationships/oleObject" Target="embeddings/oleObject24.bin"/><Relationship Id="rId159" Type="http://schemas.openxmlformats.org/officeDocument/2006/relationships/oleObject" Target="embeddings/oleObject71.bin"/><Relationship Id="rId324" Type="http://schemas.openxmlformats.org/officeDocument/2006/relationships/image" Target="media/image169.wmf"/><Relationship Id="rId366" Type="http://schemas.openxmlformats.org/officeDocument/2006/relationships/image" Target="media/image182.png"/><Relationship Id="rId170" Type="http://schemas.openxmlformats.org/officeDocument/2006/relationships/image" Target="media/image83.wmf"/><Relationship Id="rId226" Type="http://schemas.openxmlformats.org/officeDocument/2006/relationships/image" Target="media/image117.png"/><Relationship Id="rId107" Type="http://schemas.openxmlformats.org/officeDocument/2006/relationships/image" Target="media/image53.wmf"/><Relationship Id="rId268" Type="http://schemas.openxmlformats.org/officeDocument/2006/relationships/oleObject" Target="embeddings/oleObject115.bin"/><Relationship Id="rId289" Type="http://schemas.openxmlformats.org/officeDocument/2006/relationships/oleObject" Target="embeddings/oleObject126.bin"/><Relationship Id="rId11" Type="http://schemas.openxmlformats.org/officeDocument/2006/relationships/footer" Target="footer1.xml"/><Relationship Id="rId32" Type="http://schemas.openxmlformats.org/officeDocument/2006/relationships/oleObject" Target="embeddings/oleObject11.bin"/><Relationship Id="rId53" Type="http://schemas.openxmlformats.org/officeDocument/2006/relationships/oleObject" Target="embeddings/oleObject19.bin"/><Relationship Id="rId74" Type="http://schemas.openxmlformats.org/officeDocument/2006/relationships/image" Target="media/image37.wmf"/><Relationship Id="rId128" Type="http://schemas.openxmlformats.org/officeDocument/2006/relationships/image" Target="media/image63.wmf"/><Relationship Id="rId149" Type="http://schemas.openxmlformats.org/officeDocument/2006/relationships/image" Target="media/image73.png"/><Relationship Id="rId314" Type="http://schemas.openxmlformats.org/officeDocument/2006/relationships/oleObject" Target="embeddings/oleObject140.bin"/><Relationship Id="rId335" Type="http://schemas.openxmlformats.org/officeDocument/2006/relationships/oleObject" Target="embeddings/oleObject153.bin"/><Relationship Id="rId356" Type="http://schemas.openxmlformats.org/officeDocument/2006/relationships/oleObject" Target="embeddings/oleObject169.bin"/><Relationship Id="rId377" Type="http://schemas.openxmlformats.org/officeDocument/2006/relationships/header" Target="header1.xml"/><Relationship Id="rId398" Type="http://schemas.openxmlformats.org/officeDocument/2006/relationships/glossaryDocument" Target="glossary/document.xml"/><Relationship Id="rId5" Type="http://schemas.openxmlformats.org/officeDocument/2006/relationships/webSettings" Target="webSettings.xml"/><Relationship Id="rId95" Type="http://schemas.openxmlformats.org/officeDocument/2006/relationships/oleObject" Target="embeddings/oleObject40.bin"/><Relationship Id="rId160" Type="http://schemas.openxmlformats.org/officeDocument/2006/relationships/image" Target="media/image79.emf"/><Relationship Id="rId181" Type="http://schemas.openxmlformats.org/officeDocument/2006/relationships/oleObject" Target="embeddings/oleObject84.bin"/><Relationship Id="rId216" Type="http://schemas.openxmlformats.org/officeDocument/2006/relationships/oleObject" Target="embeddings/oleObject96.bin"/><Relationship Id="rId237" Type="http://schemas.openxmlformats.org/officeDocument/2006/relationships/image" Target="media/image126.png"/><Relationship Id="rId258" Type="http://schemas.openxmlformats.org/officeDocument/2006/relationships/oleObject" Target="embeddings/oleObject110.bin"/><Relationship Id="rId279" Type="http://schemas.openxmlformats.org/officeDocument/2006/relationships/oleObject" Target="embeddings/oleObject121.bin"/><Relationship Id="rId22" Type="http://schemas.openxmlformats.org/officeDocument/2006/relationships/oleObject" Target="embeddings/oleObject6.bin"/><Relationship Id="rId43" Type="http://schemas.openxmlformats.org/officeDocument/2006/relationships/image" Target="media/image21.wmf"/><Relationship Id="rId64" Type="http://schemas.openxmlformats.org/officeDocument/2006/relationships/image" Target="media/image32.wmf"/><Relationship Id="rId118" Type="http://schemas.openxmlformats.org/officeDocument/2006/relationships/oleObject" Target="embeddings/oleObject50.bin"/><Relationship Id="rId139" Type="http://schemas.openxmlformats.org/officeDocument/2006/relationships/oleObject" Target="embeddings/oleObject62.bin"/><Relationship Id="rId290" Type="http://schemas.openxmlformats.org/officeDocument/2006/relationships/image" Target="media/image154.wmf"/><Relationship Id="rId304" Type="http://schemas.openxmlformats.org/officeDocument/2006/relationships/image" Target="media/image160.wmf"/><Relationship Id="rId325" Type="http://schemas.openxmlformats.org/officeDocument/2006/relationships/oleObject" Target="embeddings/oleObject146.bin"/><Relationship Id="rId346" Type="http://schemas.openxmlformats.org/officeDocument/2006/relationships/oleObject" Target="embeddings/oleObject162.bin"/><Relationship Id="rId367" Type="http://schemas.openxmlformats.org/officeDocument/2006/relationships/image" Target="media/image183.wmf"/><Relationship Id="rId388" Type="http://schemas.openxmlformats.org/officeDocument/2006/relationships/image" Target="media/image201.png"/><Relationship Id="rId85" Type="http://schemas.openxmlformats.org/officeDocument/2006/relationships/oleObject" Target="embeddings/oleObject35.bin"/><Relationship Id="rId150" Type="http://schemas.openxmlformats.org/officeDocument/2006/relationships/image" Target="media/image74.png"/><Relationship Id="rId171" Type="http://schemas.openxmlformats.org/officeDocument/2006/relationships/oleObject" Target="embeddings/oleObject78.bin"/><Relationship Id="rId192" Type="http://schemas.openxmlformats.org/officeDocument/2006/relationships/image" Target="media/image97.png"/><Relationship Id="rId206" Type="http://schemas.openxmlformats.org/officeDocument/2006/relationships/oleObject" Target="embeddings/oleObject92.bin"/><Relationship Id="rId227" Type="http://schemas.openxmlformats.org/officeDocument/2006/relationships/image" Target="media/image118.png"/><Relationship Id="rId248" Type="http://schemas.openxmlformats.org/officeDocument/2006/relationships/oleObject" Target="embeddings/oleObject105.bin"/><Relationship Id="rId269" Type="http://schemas.openxmlformats.org/officeDocument/2006/relationships/image" Target="media/image144.wmf"/><Relationship Id="rId12" Type="http://schemas.openxmlformats.org/officeDocument/2006/relationships/image" Target="media/image3.png"/><Relationship Id="rId33" Type="http://schemas.openxmlformats.org/officeDocument/2006/relationships/image" Target="media/image14.wmf"/><Relationship Id="rId108" Type="http://schemas.openxmlformats.org/officeDocument/2006/relationships/oleObject" Target="embeddings/oleObject45.bin"/><Relationship Id="rId129" Type="http://schemas.openxmlformats.org/officeDocument/2006/relationships/oleObject" Target="embeddings/oleObject56.bin"/><Relationship Id="rId280" Type="http://schemas.openxmlformats.org/officeDocument/2006/relationships/image" Target="media/image149.wmf"/><Relationship Id="rId315" Type="http://schemas.openxmlformats.org/officeDocument/2006/relationships/image" Target="media/image165.wmf"/><Relationship Id="rId336" Type="http://schemas.openxmlformats.org/officeDocument/2006/relationships/image" Target="media/image173.wmf"/><Relationship Id="rId357" Type="http://schemas.openxmlformats.org/officeDocument/2006/relationships/image" Target="media/image178.wmf"/><Relationship Id="rId54" Type="http://schemas.openxmlformats.org/officeDocument/2006/relationships/image" Target="media/image27.wmf"/><Relationship Id="rId75" Type="http://schemas.openxmlformats.org/officeDocument/2006/relationships/oleObject" Target="embeddings/oleObject30.bin"/><Relationship Id="rId96" Type="http://schemas.openxmlformats.org/officeDocument/2006/relationships/image" Target="media/image48.wmf"/><Relationship Id="rId140" Type="http://schemas.openxmlformats.org/officeDocument/2006/relationships/oleObject" Target="embeddings/oleObject63.bin"/><Relationship Id="rId161" Type="http://schemas.openxmlformats.org/officeDocument/2006/relationships/oleObject" Target="embeddings/oleObject72.bin"/><Relationship Id="rId182" Type="http://schemas.openxmlformats.org/officeDocument/2006/relationships/oleObject" Target="embeddings/oleObject85.bin"/><Relationship Id="rId217" Type="http://schemas.openxmlformats.org/officeDocument/2006/relationships/oleObject" Target="embeddings/oleObject97.bin"/><Relationship Id="rId378" Type="http://schemas.openxmlformats.org/officeDocument/2006/relationships/footer" Target="footer2.xml"/><Relationship Id="rId399" Type="http://schemas.openxmlformats.org/officeDocument/2006/relationships/theme" Target="theme/theme1.xml"/><Relationship Id="rId6" Type="http://schemas.openxmlformats.org/officeDocument/2006/relationships/footnotes" Target="footnotes.xml"/><Relationship Id="rId238" Type="http://schemas.openxmlformats.org/officeDocument/2006/relationships/image" Target="media/image127.png"/><Relationship Id="rId259" Type="http://schemas.openxmlformats.org/officeDocument/2006/relationships/image" Target="media/image139.wmf"/><Relationship Id="rId23" Type="http://schemas.openxmlformats.org/officeDocument/2006/relationships/image" Target="media/image9.wmf"/><Relationship Id="rId119" Type="http://schemas.openxmlformats.org/officeDocument/2006/relationships/image" Target="media/image59.wmf"/><Relationship Id="rId270" Type="http://schemas.openxmlformats.org/officeDocument/2006/relationships/oleObject" Target="embeddings/oleObject116.bin"/><Relationship Id="rId291" Type="http://schemas.openxmlformats.org/officeDocument/2006/relationships/oleObject" Target="embeddings/oleObject127.bin"/><Relationship Id="rId305" Type="http://schemas.openxmlformats.org/officeDocument/2006/relationships/oleObject" Target="embeddings/oleObject135.bin"/><Relationship Id="rId326" Type="http://schemas.openxmlformats.org/officeDocument/2006/relationships/image" Target="media/image170.wmf"/><Relationship Id="rId347" Type="http://schemas.openxmlformats.org/officeDocument/2006/relationships/oleObject" Target="embeddings/oleObject163.bin"/><Relationship Id="rId44" Type="http://schemas.openxmlformats.org/officeDocument/2006/relationships/oleObject" Target="embeddings/oleObject15.bin"/><Relationship Id="rId65" Type="http://schemas.openxmlformats.org/officeDocument/2006/relationships/oleObject" Target="embeddings/oleObject25.bin"/><Relationship Id="rId86" Type="http://schemas.openxmlformats.org/officeDocument/2006/relationships/image" Target="media/image43.wmf"/><Relationship Id="rId130" Type="http://schemas.openxmlformats.org/officeDocument/2006/relationships/image" Target="media/image64.wmf"/><Relationship Id="rId151" Type="http://schemas.openxmlformats.org/officeDocument/2006/relationships/oleObject" Target="embeddings/oleObject67.bin"/><Relationship Id="rId368" Type="http://schemas.openxmlformats.org/officeDocument/2006/relationships/oleObject" Target="embeddings/oleObject175.bin"/><Relationship Id="rId389" Type="http://schemas.openxmlformats.org/officeDocument/2006/relationships/image" Target="media/image202.png"/><Relationship Id="rId172" Type="http://schemas.openxmlformats.org/officeDocument/2006/relationships/image" Target="media/image84.wmf"/><Relationship Id="rId193" Type="http://schemas.openxmlformats.org/officeDocument/2006/relationships/image" Target="media/image98.png"/><Relationship Id="rId207" Type="http://schemas.openxmlformats.org/officeDocument/2006/relationships/oleObject" Target="embeddings/oleObject93.bin"/><Relationship Id="rId228" Type="http://schemas.openxmlformats.org/officeDocument/2006/relationships/image" Target="media/image119.png"/><Relationship Id="rId249" Type="http://schemas.openxmlformats.org/officeDocument/2006/relationships/image" Target="media/image134.wmf"/><Relationship Id="rId13" Type="http://schemas.openxmlformats.org/officeDocument/2006/relationships/image" Target="media/image4.wmf"/><Relationship Id="rId109" Type="http://schemas.openxmlformats.org/officeDocument/2006/relationships/image" Target="media/image54.wmf"/><Relationship Id="rId260" Type="http://schemas.openxmlformats.org/officeDocument/2006/relationships/oleObject" Target="embeddings/oleObject111.bin"/><Relationship Id="rId281" Type="http://schemas.openxmlformats.org/officeDocument/2006/relationships/oleObject" Target="embeddings/oleObject122.bin"/><Relationship Id="rId316" Type="http://schemas.openxmlformats.org/officeDocument/2006/relationships/oleObject" Target="embeddings/oleObject141.bin"/><Relationship Id="rId337" Type="http://schemas.openxmlformats.org/officeDocument/2006/relationships/oleObject" Target="embeddings/oleObject154.bin"/><Relationship Id="rId34" Type="http://schemas.openxmlformats.org/officeDocument/2006/relationships/oleObject" Target="embeddings/oleObject12.bin"/><Relationship Id="rId55" Type="http://schemas.openxmlformats.org/officeDocument/2006/relationships/oleObject" Target="embeddings/oleObject20.bin"/><Relationship Id="rId76" Type="http://schemas.openxmlformats.org/officeDocument/2006/relationships/image" Target="media/image38.wmf"/><Relationship Id="rId97" Type="http://schemas.openxmlformats.org/officeDocument/2006/relationships/oleObject" Target="embeddings/oleObject41.bin"/><Relationship Id="rId120" Type="http://schemas.openxmlformats.org/officeDocument/2006/relationships/oleObject" Target="embeddings/oleObject51.bin"/><Relationship Id="rId141" Type="http://schemas.openxmlformats.org/officeDocument/2006/relationships/image" Target="media/image68.png"/><Relationship Id="rId358" Type="http://schemas.openxmlformats.org/officeDocument/2006/relationships/oleObject" Target="embeddings/oleObject170.bin"/><Relationship Id="rId379" Type="http://schemas.openxmlformats.org/officeDocument/2006/relationships/image" Target="media/image192.png"/><Relationship Id="rId7" Type="http://schemas.openxmlformats.org/officeDocument/2006/relationships/endnotes" Target="endnotes.xml"/><Relationship Id="rId162" Type="http://schemas.openxmlformats.org/officeDocument/2006/relationships/oleObject" Target="embeddings/oleObject73.bin"/><Relationship Id="rId183" Type="http://schemas.openxmlformats.org/officeDocument/2006/relationships/image" Target="media/image88.png"/><Relationship Id="rId218" Type="http://schemas.openxmlformats.org/officeDocument/2006/relationships/image" Target="media/image111.wmf"/><Relationship Id="rId239" Type="http://schemas.openxmlformats.org/officeDocument/2006/relationships/image" Target="media/image128.png"/><Relationship Id="rId390" Type="http://schemas.openxmlformats.org/officeDocument/2006/relationships/image" Target="media/image203.png"/><Relationship Id="rId250" Type="http://schemas.openxmlformats.org/officeDocument/2006/relationships/oleObject" Target="embeddings/oleObject106.bin"/><Relationship Id="rId271" Type="http://schemas.openxmlformats.org/officeDocument/2006/relationships/oleObject" Target="embeddings/oleObject117.bin"/><Relationship Id="rId292" Type="http://schemas.openxmlformats.org/officeDocument/2006/relationships/image" Target="media/image155.wmf"/><Relationship Id="rId306" Type="http://schemas.openxmlformats.org/officeDocument/2006/relationships/image" Target="media/image161.wmf"/><Relationship Id="rId24" Type="http://schemas.openxmlformats.org/officeDocument/2006/relationships/oleObject" Target="embeddings/oleObject7.bin"/><Relationship Id="rId45" Type="http://schemas.openxmlformats.org/officeDocument/2006/relationships/image" Target="media/image22.wmf"/><Relationship Id="rId66" Type="http://schemas.openxmlformats.org/officeDocument/2006/relationships/image" Target="media/image33.wmf"/><Relationship Id="rId87" Type="http://schemas.openxmlformats.org/officeDocument/2006/relationships/oleObject" Target="embeddings/oleObject36.bin"/><Relationship Id="rId110" Type="http://schemas.openxmlformats.org/officeDocument/2006/relationships/oleObject" Target="embeddings/oleObject46.bin"/><Relationship Id="rId131" Type="http://schemas.openxmlformats.org/officeDocument/2006/relationships/oleObject" Target="embeddings/oleObject57.bin"/><Relationship Id="rId327" Type="http://schemas.openxmlformats.org/officeDocument/2006/relationships/oleObject" Target="embeddings/oleObject147.bin"/><Relationship Id="rId348" Type="http://schemas.openxmlformats.org/officeDocument/2006/relationships/image" Target="media/image175.wmf"/><Relationship Id="rId369" Type="http://schemas.openxmlformats.org/officeDocument/2006/relationships/image" Target="media/image184.png"/><Relationship Id="rId152" Type="http://schemas.openxmlformats.org/officeDocument/2006/relationships/image" Target="media/image75.wmf"/><Relationship Id="rId173" Type="http://schemas.openxmlformats.org/officeDocument/2006/relationships/oleObject" Target="embeddings/oleObject79.bin"/><Relationship Id="rId194" Type="http://schemas.openxmlformats.org/officeDocument/2006/relationships/image" Target="media/image99.wmf"/><Relationship Id="rId208" Type="http://schemas.openxmlformats.org/officeDocument/2006/relationships/image" Target="media/image105.png"/><Relationship Id="rId229" Type="http://schemas.openxmlformats.org/officeDocument/2006/relationships/image" Target="media/image120.png"/><Relationship Id="rId380" Type="http://schemas.openxmlformats.org/officeDocument/2006/relationships/image" Target="media/image193.png"/><Relationship Id="rId240" Type="http://schemas.openxmlformats.org/officeDocument/2006/relationships/image" Target="media/image129.wmf"/><Relationship Id="rId261" Type="http://schemas.openxmlformats.org/officeDocument/2006/relationships/image" Target="media/image140.wmf"/><Relationship Id="rId14" Type="http://schemas.openxmlformats.org/officeDocument/2006/relationships/oleObject" Target="embeddings/oleObject2.bin"/><Relationship Id="rId35" Type="http://schemas.openxmlformats.org/officeDocument/2006/relationships/image" Target="media/image15.wmf"/><Relationship Id="rId56" Type="http://schemas.openxmlformats.org/officeDocument/2006/relationships/image" Target="media/image28.wmf"/><Relationship Id="rId77" Type="http://schemas.openxmlformats.org/officeDocument/2006/relationships/oleObject" Target="embeddings/oleObject31.bin"/><Relationship Id="rId100" Type="http://schemas.openxmlformats.org/officeDocument/2006/relationships/image" Target="media/image50.wmf"/><Relationship Id="rId282" Type="http://schemas.openxmlformats.org/officeDocument/2006/relationships/image" Target="media/image150.wmf"/><Relationship Id="rId317" Type="http://schemas.openxmlformats.org/officeDocument/2006/relationships/image" Target="media/image166.wmf"/><Relationship Id="rId338" Type="http://schemas.openxmlformats.org/officeDocument/2006/relationships/oleObject" Target="embeddings/oleObject155.bin"/><Relationship Id="rId359" Type="http://schemas.openxmlformats.org/officeDocument/2006/relationships/image" Target="media/image179.wmf"/><Relationship Id="rId8" Type="http://schemas.openxmlformats.org/officeDocument/2006/relationships/image" Target="media/image1.png"/><Relationship Id="rId98" Type="http://schemas.openxmlformats.org/officeDocument/2006/relationships/image" Target="media/image49.wmf"/><Relationship Id="rId121" Type="http://schemas.openxmlformats.org/officeDocument/2006/relationships/image" Target="media/image60.wmf"/><Relationship Id="rId142" Type="http://schemas.openxmlformats.org/officeDocument/2006/relationships/image" Target="media/image69.png"/><Relationship Id="rId163" Type="http://schemas.openxmlformats.org/officeDocument/2006/relationships/image" Target="media/image80.wmf"/><Relationship Id="rId184" Type="http://schemas.openxmlformats.org/officeDocument/2006/relationships/image" Target="media/image89.png"/><Relationship Id="rId219" Type="http://schemas.openxmlformats.org/officeDocument/2006/relationships/oleObject" Target="embeddings/oleObject98.bin"/><Relationship Id="rId370" Type="http://schemas.openxmlformats.org/officeDocument/2006/relationships/image" Target="media/image185.png"/><Relationship Id="rId391" Type="http://schemas.openxmlformats.org/officeDocument/2006/relationships/image" Target="media/image204.png"/><Relationship Id="rId230" Type="http://schemas.openxmlformats.org/officeDocument/2006/relationships/image" Target="media/image121.png"/><Relationship Id="rId251" Type="http://schemas.openxmlformats.org/officeDocument/2006/relationships/image" Target="media/image135.wmf"/><Relationship Id="rId25" Type="http://schemas.openxmlformats.org/officeDocument/2006/relationships/image" Target="media/image10.wmf"/><Relationship Id="rId46" Type="http://schemas.openxmlformats.org/officeDocument/2006/relationships/oleObject" Target="embeddings/oleObject16.bin"/><Relationship Id="rId67" Type="http://schemas.openxmlformats.org/officeDocument/2006/relationships/oleObject" Target="embeddings/oleObject26.bin"/><Relationship Id="rId272" Type="http://schemas.openxmlformats.org/officeDocument/2006/relationships/image" Target="media/image145.wmf"/><Relationship Id="rId293" Type="http://schemas.openxmlformats.org/officeDocument/2006/relationships/oleObject" Target="embeddings/oleObject128.bin"/><Relationship Id="rId307" Type="http://schemas.openxmlformats.org/officeDocument/2006/relationships/oleObject" Target="embeddings/oleObject136.bin"/><Relationship Id="rId328" Type="http://schemas.openxmlformats.org/officeDocument/2006/relationships/oleObject" Target="embeddings/oleObject148.bin"/><Relationship Id="rId349" Type="http://schemas.openxmlformats.org/officeDocument/2006/relationships/oleObject" Target="embeddings/oleObject164.bin"/><Relationship Id="rId88" Type="http://schemas.openxmlformats.org/officeDocument/2006/relationships/image" Target="media/image44.wmf"/><Relationship Id="rId111" Type="http://schemas.openxmlformats.org/officeDocument/2006/relationships/image" Target="media/image55.wmf"/><Relationship Id="rId132" Type="http://schemas.openxmlformats.org/officeDocument/2006/relationships/image" Target="media/image65.wmf"/><Relationship Id="rId153" Type="http://schemas.openxmlformats.org/officeDocument/2006/relationships/oleObject" Target="embeddings/oleObject68.bin"/><Relationship Id="rId174" Type="http://schemas.openxmlformats.org/officeDocument/2006/relationships/image" Target="media/image85.wmf"/><Relationship Id="rId195" Type="http://schemas.openxmlformats.org/officeDocument/2006/relationships/oleObject" Target="embeddings/oleObject86.bin"/><Relationship Id="rId209" Type="http://schemas.openxmlformats.org/officeDocument/2006/relationships/image" Target="media/image106.png"/><Relationship Id="rId360" Type="http://schemas.openxmlformats.org/officeDocument/2006/relationships/oleObject" Target="embeddings/oleObject171.bin"/><Relationship Id="rId381" Type="http://schemas.openxmlformats.org/officeDocument/2006/relationships/image" Target="media/image194.png"/><Relationship Id="rId220" Type="http://schemas.openxmlformats.org/officeDocument/2006/relationships/image" Target="media/image112.png"/><Relationship Id="rId241" Type="http://schemas.openxmlformats.org/officeDocument/2006/relationships/oleObject" Target="embeddings/oleObject102.bin"/><Relationship Id="rId15" Type="http://schemas.openxmlformats.org/officeDocument/2006/relationships/image" Target="media/image5.wmf"/><Relationship Id="rId36" Type="http://schemas.openxmlformats.org/officeDocument/2006/relationships/oleObject" Target="embeddings/oleObject13.bin"/><Relationship Id="rId57" Type="http://schemas.openxmlformats.org/officeDocument/2006/relationships/oleObject" Target="embeddings/oleObject21.bin"/><Relationship Id="rId262" Type="http://schemas.openxmlformats.org/officeDocument/2006/relationships/oleObject" Target="embeddings/oleObject112.bin"/><Relationship Id="rId283" Type="http://schemas.openxmlformats.org/officeDocument/2006/relationships/oleObject" Target="embeddings/oleObject123.bin"/><Relationship Id="rId318" Type="http://schemas.openxmlformats.org/officeDocument/2006/relationships/oleObject" Target="embeddings/oleObject142.bin"/><Relationship Id="rId339" Type="http://schemas.openxmlformats.org/officeDocument/2006/relationships/image" Target="media/image174.wmf"/><Relationship Id="rId78" Type="http://schemas.openxmlformats.org/officeDocument/2006/relationships/image" Target="media/image39.w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oleObject" Target="embeddings/oleObject52.bin"/><Relationship Id="rId143" Type="http://schemas.openxmlformats.org/officeDocument/2006/relationships/image" Target="media/image70.wmf"/><Relationship Id="rId164" Type="http://schemas.openxmlformats.org/officeDocument/2006/relationships/oleObject" Target="embeddings/oleObject74.bin"/><Relationship Id="rId185" Type="http://schemas.openxmlformats.org/officeDocument/2006/relationships/image" Target="media/image90.png"/><Relationship Id="rId350" Type="http://schemas.openxmlformats.org/officeDocument/2006/relationships/oleObject" Target="embeddings/oleObject165.bin"/><Relationship Id="rId371" Type="http://schemas.openxmlformats.org/officeDocument/2006/relationships/image" Target="media/image186.png"/><Relationship Id="rId9" Type="http://schemas.openxmlformats.org/officeDocument/2006/relationships/image" Target="media/image2.wmf"/><Relationship Id="rId210" Type="http://schemas.openxmlformats.org/officeDocument/2006/relationships/image" Target="media/image107.wmf"/><Relationship Id="rId392" Type="http://schemas.openxmlformats.org/officeDocument/2006/relationships/image" Target="media/image205.png"/><Relationship Id="rId26" Type="http://schemas.openxmlformats.org/officeDocument/2006/relationships/oleObject" Target="embeddings/oleObject8.bin"/><Relationship Id="rId231" Type="http://schemas.openxmlformats.org/officeDocument/2006/relationships/image" Target="media/image122.png"/><Relationship Id="rId252" Type="http://schemas.openxmlformats.org/officeDocument/2006/relationships/oleObject" Target="embeddings/oleObject107.bin"/><Relationship Id="rId273" Type="http://schemas.openxmlformats.org/officeDocument/2006/relationships/oleObject" Target="embeddings/oleObject118.bin"/><Relationship Id="rId294" Type="http://schemas.openxmlformats.org/officeDocument/2006/relationships/image" Target="media/image156.wmf"/><Relationship Id="rId308" Type="http://schemas.openxmlformats.org/officeDocument/2006/relationships/oleObject" Target="embeddings/oleObject137.bin"/><Relationship Id="rId329" Type="http://schemas.openxmlformats.org/officeDocument/2006/relationships/image" Target="media/image171.wmf"/><Relationship Id="rId47" Type="http://schemas.openxmlformats.org/officeDocument/2006/relationships/oleObject" Target="embeddings/oleObject17.bin"/><Relationship Id="rId68" Type="http://schemas.openxmlformats.org/officeDocument/2006/relationships/image" Target="media/image34.wmf"/><Relationship Id="rId89" Type="http://schemas.openxmlformats.org/officeDocument/2006/relationships/oleObject" Target="embeddings/oleObject37.bin"/><Relationship Id="rId112" Type="http://schemas.openxmlformats.org/officeDocument/2006/relationships/oleObject" Target="embeddings/oleObject47.bin"/><Relationship Id="rId133" Type="http://schemas.openxmlformats.org/officeDocument/2006/relationships/oleObject" Target="embeddings/oleObject58.bin"/><Relationship Id="rId154" Type="http://schemas.openxmlformats.org/officeDocument/2006/relationships/image" Target="media/image76.wmf"/><Relationship Id="rId175" Type="http://schemas.openxmlformats.org/officeDocument/2006/relationships/oleObject" Target="embeddings/oleObject80.bin"/><Relationship Id="rId340" Type="http://schemas.openxmlformats.org/officeDocument/2006/relationships/oleObject" Target="embeddings/oleObject156.bin"/><Relationship Id="rId361" Type="http://schemas.openxmlformats.org/officeDocument/2006/relationships/image" Target="media/image180.wmf"/><Relationship Id="rId196" Type="http://schemas.openxmlformats.org/officeDocument/2006/relationships/image" Target="media/image100.wmf"/><Relationship Id="rId200" Type="http://schemas.openxmlformats.org/officeDocument/2006/relationships/oleObject" Target="embeddings/oleObject88.bin"/><Relationship Id="rId382" Type="http://schemas.openxmlformats.org/officeDocument/2006/relationships/image" Target="media/image195.png"/><Relationship Id="rId16" Type="http://schemas.openxmlformats.org/officeDocument/2006/relationships/oleObject" Target="embeddings/oleObject3.bin"/><Relationship Id="rId221" Type="http://schemas.openxmlformats.org/officeDocument/2006/relationships/image" Target="media/image113.wmf"/><Relationship Id="rId242" Type="http://schemas.openxmlformats.org/officeDocument/2006/relationships/image" Target="media/image130.wmf"/><Relationship Id="rId263" Type="http://schemas.openxmlformats.org/officeDocument/2006/relationships/image" Target="media/image141.wmf"/><Relationship Id="rId284" Type="http://schemas.openxmlformats.org/officeDocument/2006/relationships/image" Target="media/image151.wmf"/><Relationship Id="rId319" Type="http://schemas.openxmlformats.org/officeDocument/2006/relationships/image" Target="media/image167.wmf"/><Relationship Id="rId37" Type="http://schemas.openxmlformats.org/officeDocument/2006/relationships/image" Target="media/image16.wmf"/><Relationship Id="rId58" Type="http://schemas.openxmlformats.org/officeDocument/2006/relationships/image" Target="media/image29.wmf"/><Relationship Id="rId79" Type="http://schemas.openxmlformats.org/officeDocument/2006/relationships/oleObject" Target="embeddings/oleObject32.bin"/><Relationship Id="rId102" Type="http://schemas.openxmlformats.org/officeDocument/2006/relationships/image" Target="media/image51.png"/><Relationship Id="rId123" Type="http://schemas.openxmlformats.org/officeDocument/2006/relationships/image" Target="media/image61.wmf"/><Relationship Id="rId144" Type="http://schemas.openxmlformats.org/officeDocument/2006/relationships/oleObject" Target="embeddings/oleObject64.bin"/><Relationship Id="rId330" Type="http://schemas.openxmlformats.org/officeDocument/2006/relationships/oleObject" Target="embeddings/oleObject149.bin"/><Relationship Id="rId90" Type="http://schemas.openxmlformats.org/officeDocument/2006/relationships/image" Target="media/image45.wmf"/><Relationship Id="rId165" Type="http://schemas.openxmlformats.org/officeDocument/2006/relationships/oleObject" Target="embeddings/oleObject75.bin"/><Relationship Id="rId186" Type="http://schemas.openxmlformats.org/officeDocument/2006/relationships/image" Target="media/image91.png"/><Relationship Id="rId351" Type="http://schemas.openxmlformats.org/officeDocument/2006/relationships/image" Target="media/image176.wmf"/><Relationship Id="rId372" Type="http://schemas.openxmlformats.org/officeDocument/2006/relationships/image" Target="media/image187.png"/><Relationship Id="rId393" Type="http://schemas.openxmlformats.org/officeDocument/2006/relationships/image" Target="media/image206.png"/><Relationship Id="rId211" Type="http://schemas.openxmlformats.org/officeDocument/2006/relationships/oleObject" Target="embeddings/oleObject94.bin"/><Relationship Id="rId232" Type="http://schemas.openxmlformats.org/officeDocument/2006/relationships/image" Target="media/image123.png"/><Relationship Id="rId253" Type="http://schemas.openxmlformats.org/officeDocument/2006/relationships/image" Target="media/image136.wmf"/><Relationship Id="rId274" Type="http://schemas.openxmlformats.org/officeDocument/2006/relationships/image" Target="media/image146.wmf"/><Relationship Id="rId295" Type="http://schemas.openxmlformats.org/officeDocument/2006/relationships/oleObject" Target="embeddings/oleObject129.bin"/><Relationship Id="rId309" Type="http://schemas.openxmlformats.org/officeDocument/2006/relationships/image" Target="media/image162.wmf"/><Relationship Id="rId27" Type="http://schemas.openxmlformats.org/officeDocument/2006/relationships/image" Target="media/image11.wmf"/><Relationship Id="rId48" Type="http://schemas.openxmlformats.org/officeDocument/2006/relationships/image" Target="media/image23.png"/><Relationship Id="rId69" Type="http://schemas.openxmlformats.org/officeDocument/2006/relationships/oleObject" Target="embeddings/oleObject27.bin"/><Relationship Id="rId113" Type="http://schemas.openxmlformats.org/officeDocument/2006/relationships/image" Target="media/image56.wmf"/><Relationship Id="rId134" Type="http://schemas.openxmlformats.org/officeDocument/2006/relationships/image" Target="media/image66.wmf"/><Relationship Id="rId320" Type="http://schemas.openxmlformats.org/officeDocument/2006/relationships/oleObject" Target="embeddings/oleObject143.bin"/><Relationship Id="rId80" Type="http://schemas.openxmlformats.org/officeDocument/2006/relationships/image" Target="media/image40.wmf"/><Relationship Id="rId155" Type="http://schemas.openxmlformats.org/officeDocument/2006/relationships/oleObject" Target="embeddings/oleObject69.bin"/><Relationship Id="rId176" Type="http://schemas.openxmlformats.org/officeDocument/2006/relationships/image" Target="media/image86.wmf"/><Relationship Id="rId197" Type="http://schemas.openxmlformats.org/officeDocument/2006/relationships/oleObject" Target="embeddings/oleObject87.bin"/><Relationship Id="rId341" Type="http://schemas.openxmlformats.org/officeDocument/2006/relationships/oleObject" Target="embeddings/oleObject157.bin"/><Relationship Id="rId362" Type="http://schemas.openxmlformats.org/officeDocument/2006/relationships/oleObject" Target="embeddings/oleObject172.bin"/><Relationship Id="rId383" Type="http://schemas.openxmlformats.org/officeDocument/2006/relationships/image" Target="media/image196.png"/><Relationship Id="rId201" Type="http://schemas.openxmlformats.org/officeDocument/2006/relationships/image" Target="media/image103.wmf"/><Relationship Id="rId222" Type="http://schemas.openxmlformats.org/officeDocument/2006/relationships/oleObject" Target="embeddings/oleObject99.bin"/><Relationship Id="rId243" Type="http://schemas.openxmlformats.org/officeDocument/2006/relationships/oleObject" Target="embeddings/oleObject103.bin"/><Relationship Id="rId264" Type="http://schemas.openxmlformats.org/officeDocument/2006/relationships/oleObject" Target="embeddings/oleObject113.bin"/><Relationship Id="rId285" Type="http://schemas.openxmlformats.org/officeDocument/2006/relationships/oleObject" Target="embeddings/oleObject124.bin"/><Relationship Id="rId17" Type="http://schemas.openxmlformats.org/officeDocument/2006/relationships/image" Target="media/image6.wmf"/><Relationship Id="rId38" Type="http://schemas.openxmlformats.org/officeDocument/2006/relationships/oleObject" Target="embeddings/oleObject14.bin"/><Relationship Id="rId59" Type="http://schemas.openxmlformats.org/officeDocument/2006/relationships/oleObject" Target="embeddings/oleObject22.bin"/><Relationship Id="rId103" Type="http://schemas.openxmlformats.org/officeDocument/2006/relationships/image" Target="media/image52.png"/><Relationship Id="rId124" Type="http://schemas.openxmlformats.org/officeDocument/2006/relationships/oleObject" Target="embeddings/oleObject53.bin"/><Relationship Id="rId310" Type="http://schemas.openxmlformats.org/officeDocument/2006/relationships/oleObject" Target="embeddings/oleObject138.bin"/><Relationship Id="rId70" Type="http://schemas.openxmlformats.org/officeDocument/2006/relationships/image" Target="media/image35.wmf"/><Relationship Id="rId91" Type="http://schemas.openxmlformats.org/officeDocument/2006/relationships/oleObject" Target="embeddings/oleObject38.bin"/><Relationship Id="rId145" Type="http://schemas.openxmlformats.org/officeDocument/2006/relationships/image" Target="media/image71.wmf"/><Relationship Id="rId166" Type="http://schemas.openxmlformats.org/officeDocument/2006/relationships/image" Target="media/image81.wmf"/><Relationship Id="rId187" Type="http://schemas.openxmlformats.org/officeDocument/2006/relationships/image" Target="media/image92.png"/><Relationship Id="rId331" Type="http://schemas.openxmlformats.org/officeDocument/2006/relationships/oleObject" Target="embeddings/oleObject150.bin"/><Relationship Id="rId352" Type="http://schemas.openxmlformats.org/officeDocument/2006/relationships/oleObject" Target="embeddings/oleObject166.bin"/><Relationship Id="rId373" Type="http://schemas.openxmlformats.org/officeDocument/2006/relationships/image" Target="media/image188.png"/><Relationship Id="rId394" Type="http://schemas.openxmlformats.org/officeDocument/2006/relationships/image" Target="media/image207.png"/><Relationship Id="rId1" Type="http://schemas.openxmlformats.org/officeDocument/2006/relationships/customXml" Target="../customXml/item1.xml"/><Relationship Id="rId212" Type="http://schemas.openxmlformats.org/officeDocument/2006/relationships/image" Target="media/image108.png"/><Relationship Id="rId233" Type="http://schemas.openxmlformats.org/officeDocument/2006/relationships/image" Target="media/image124.wmf"/><Relationship Id="rId254" Type="http://schemas.openxmlformats.org/officeDocument/2006/relationships/oleObject" Target="embeddings/oleObject108.bin"/><Relationship Id="rId28" Type="http://schemas.openxmlformats.org/officeDocument/2006/relationships/oleObject" Target="embeddings/oleObject9.bin"/><Relationship Id="rId49" Type="http://schemas.openxmlformats.org/officeDocument/2006/relationships/image" Target="media/image24.png"/><Relationship Id="rId114" Type="http://schemas.openxmlformats.org/officeDocument/2006/relationships/oleObject" Target="embeddings/oleObject48.bin"/><Relationship Id="rId275" Type="http://schemas.openxmlformats.org/officeDocument/2006/relationships/oleObject" Target="embeddings/oleObject119.bin"/><Relationship Id="rId296" Type="http://schemas.openxmlformats.org/officeDocument/2006/relationships/image" Target="media/image157.wmf"/><Relationship Id="rId300" Type="http://schemas.openxmlformats.org/officeDocument/2006/relationships/image" Target="media/image159.wmf"/><Relationship Id="rId60" Type="http://schemas.openxmlformats.org/officeDocument/2006/relationships/image" Target="media/image30.wmf"/><Relationship Id="rId81" Type="http://schemas.openxmlformats.org/officeDocument/2006/relationships/oleObject" Target="embeddings/oleObject33.bin"/><Relationship Id="rId135" Type="http://schemas.openxmlformats.org/officeDocument/2006/relationships/oleObject" Target="embeddings/oleObject59.bin"/><Relationship Id="rId156" Type="http://schemas.openxmlformats.org/officeDocument/2006/relationships/image" Target="media/image77.wmf"/><Relationship Id="rId177" Type="http://schemas.openxmlformats.org/officeDocument/2006/relationships/oleObject" Target="embeddings/oleObject81.bin"/><Relationship Id="rId198" Type="http://schemas.openxmlformats.org/officeDocument/2006/relationships/image" Target="media/image101.png"/><Relationship Id="rId321" Type="http://schemas.openxmlformats.org/officeDocument/2006/relationships/image" Target="media/image168.wmf"/><Relationship Id="rId342" Type="http://schemas.openxmlformats.org/officeDocument/2006/relationships/oleObject" Target="embeddings/oleObject158.bin"/><Relationship Id="rId363" Type="http://schemas.openxmlformats.org/officeDocument/2006/relationships/oleObject" Target="embeddings/oleObject173.bin"/><Relationship Id="rId384" Type="http://schemas.openxmlformats.org/officeDocument/2006/relationships/image" Target="media/image197.png"/><Relationship Id="rId202" Type="http://schemas.openxmlformats.org/officeDocument/2006/relationships/oleObject" Target="embeddings/oleObject89.bin"/><Relationship Id="rId223" Type="http://schemas.openxmlformats.org/officeDocument/2006/relationships/image" Target="media/image114.png"/><Relationship Id="rId244" Type="http://schemas.openxmlformats.org/officeDocument/2006/relationships/image" Target="media/image131.png"/><Relationship Id="rId18" Type="http://schemas.openxmlformats.org/officeDocument/2006/relationships/oleObject" Target="embeddings/oleObject4.bin"/><Relationship Id="rId39" Type="http://schemas.openxmlformats.org/officeDocument/2006/relationships/image" Target="media/image17.png"/><Relationship Id="rId265" Type="http://schemas.openxmlformats.org/officeDocument/2006/relationships/image" Target="media/image142.wmf"/><Relationship Id="rId286" Type="http://schemas.openxmlformats.org/officeDocument/2006/relationships/image" Target="media/image152.wmf"/><Relationship Id="rId50" Type="http://schemas.openxmlformats.org/officeDocument/2006/relationships/image" Target="media/image25.png"/><Relationship Id="rId104" Type="http://schemas.openxmlformats.org/officeDocument/2006/relationships/oleObject" Target="embeddings/oleObject44.bin"/><Relationship Id="rId125" Type="http://schemas.openxmlformats.org/officeDocument/2006/relationships/image" Target="media/image62.wmf"/><Relationship Id="rId146" Type="http://schemas.openxmlformats.org/officeDocument/2006/relationships/oleObject" Target="embeddings/oleObject65.bin"/><Relationship Id="rId167" Type="http://schemas.openxmlformats.org/officeDocument/2006/relationships/oleObject" Target="embeddings/oleObject76.bin"/><Relationship Id="rId188" Type="http://schemas.openxmlformats.org/officeDocument/2006/relationships/image" Target="media/image93.png"/><Relationship Id="rId311" Type="http://schemas.openxmlformats.org/officeDocument/2006/relationships/image" Target="media/image163.wmf"/><Relationship Id="rId332" Type="http://schemas.openxmlformats.org/officeDocument/2006/relationships/image" Target="media/image172.wmf"/><Relationship Id="rId353" Type="http://schemas.openxmlformats.org/officeDocument/2006/relationships/image" Target="media/image177.wmf"/><Relationship Id="rId374" Type="http://schemas.openxmlformats.org/officeDocument/2006/relationships/image" Target="media/image189.png"/><Relationship Id="rId395" Type="http://schemas.openxmlformats.org/officeDocument/2006/relationships/image" Target="media/image208.png"/><Relationship Id="rId71" Type="http://schemas.openxmlformats.org/officeDocument/2006/relationships/oleObject" Target="embeddings/oleObject28.bin"/><Relationship Id="rId92" Type="http://schemas.openxmlformats.org/officeDocument/2006/relationships/image" Target="media/image46.wmf"/><Relationship Id="rId213" Type="http://schemas.openxmlformats.org/officeDocument/2006/relationships/image" Target="media/image109.png"/><Relationship Id="rId234" Type="http://schemas.openxmlformats.org/officeDocument/2006/relationships/oleObject" Target="embeddings/oleObject100.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image" Target="media/image137.wmf"/><Relationship Id="rId276" Type="http://schemas.openxmlformats.org/officeDocument/2006/relationships/image" Target="media/image147.wmf"/><Relationship Id="rId297" Type="http://schemas.openxmlformats.org/officeDocument/2006/relationships/oleObject" Target="embeddings/oleObject130.bin"/><Relationship Id="rId40" Type="http://schemas.openxmlformats.org/officeDocument/2006/relationships/image" Target="media/image18.png"/><Relationship Id="rId115" Type="http://schemas.openxmlformats.org/officeDocument/2006/relationships/image" Target="media/image57.wmf"/><Relationship Id="rId136" Type="http://schemas.openxmlformats.org/officeDocument/2006/relationships/image" Target="media/image67.wmf"/><Relationship Id="rId157" Type="http://schemas.openxmlformats.org/officeDocument/2006/relationships/oleObject" Target="embeddings/oleObject70.bin"/><Relationship Id="rId178" Type="http://schemas.openxmlformats.org/officeDocument/2006/relationships/oleObject" Target="embeddings/oleObject82.bin"/><Relationship Id="rId301" Type="http://schemas.openxmlformats.org/officeDocument/2006/relationships/oleObject" Target="embeddings/oleObject132.bin"/><Relationship Id="rId322" Type="http://schemas.openxmlformats.org/officeDocument/2006/relationships/oleObject" Target="embeddings/oleObject144.bin"/><Relationship Id="rId343" Type="http://schemas.openxmlformats.org/officeDocument/2006/relationships/oleObject" Target="embeddings/oleObject159.bin"/><Relationship Id="rId364" Type="http://schemas.openxmlformats.org/officeDocument/2006/relationships/oleObject" Target="embeddings/oleObject174.bin"/><Relationship Id="rId61" Type="http://schemas.openxmlformats.org/officeDocument/2006/relationships/oleObject" Target="embeddings/oleObject23.bin"/><Relationship Id="rId82" Type="http://schemas.openxmlformats.org/officeDocument/2006/relationships/image" Target="media/image41.wmf"/><Relationship Id="rId199" Type="http://schemas.openxmlformats.org/officeDocument/2006/relationships/image" Target="media/image102.wmf"/><Relationship Id="rId203" Type="http://schemas.openxmlformats.org/officeDocument/2006/relationships/oleObject" Target="embeddings/oleObject90.bin"/><Relationship Id="rId385" Type="http://schemas.openxmlformats.org/officeDocument/2006/relationships/image" Target="media/image198.png"/><Relationship Id="rId19" Type="http://schemas.openxmlformats.org/officeDocument/2006/relationships/oleObject" Target="embeddings/oleObject5.bin"/><Relationship Id="rId224" Type="http://schemas.openxmlformats.org/officeDocument/2006/relationships/image" Target="media/image115.png"/><Relationship Id="rId245" Type="http://schemas.openxmlformats.org/officeDocument/2006/relationships/image" Target="media/image132.wmf"/><Relationship Id="rId266" Type="http://schemas.openxmlformats.org/officeDocument/2006/relationships/oleObject" Target="embeddings/oleObject114.bin"/><Relationship Id="rId287" Type="http://schemas.openxmlformats.org/officeDocument/2006/relationships/oleObject" Target="embeddings/oleObject125.bin"/><Relationship Id="rId30" Type="http://schemas.openxmlformats.org/officeDocument/2006/relationships/oleObject" Target="embeddings/oleObject10.bin"/><Relationship Id="rId105" Type="http://schemas.openxmlformats.org/officeDocument/2006/relationships/comments" Target="comments.xml"/><Relationship Id="rId126" Type="http://schemas.openxmlformats.org/officeDocument/2006/relationships/oleObject" Target="embeddings/oleObject54.bin"/><Relationship Id="rId147" Type="http://schemas.openxmlformats.org/officeDocument/2006/relationships/image" Target="media/image72.wmf"/><Relationship Id="rId168" Type="http://schemas.openxmlformats.org/officeDocument/2006/relationships/image" Target="media/image82.wmf"/><Relationship Id="rId312" Type="http://schemas.openxmlformats.org/officeDocument/2006/relationships/oleObject" Target="embeddings/oleObject139.bin"/><Relationship Id="rId333" Type="http://schemas.openxmlformats.org/officeDocument/2006/relationships/oleObject" Target="embeddings/oleObject151.bin"/><Relationship Id="rId354" Type="http://schemas.openxmlformats.org/officeDocument/2006/relationships/oleObject" Target="embeddings/oleObject167.bin"/><Relationship Id="rId51" Type="http://schemas.openxmlformats.org/officeDocument/2006/relationships/image" Target="media/image26.wmf"/><Relationship Id="rId72" Type="http://schemas.openxmlformats.org/officeDocument/2006/relationships/image" Target="media/image36.wmf"/><Relationship Id="rId93" Type="http://schemas.openxmlformats.org/officeDocument/2006/relationships/oleObject" Target="embeddings/oleObject39.bin"/><Relationship Id="rId189" Type="http://schemas.openxmlformats.org/officeDocument/2006/relationships/image" Target="media/image94.png"/><Relationship Id="rId375" Type="http://schemas.openxmlformats.org/officeDocument/2006/relationships/image" Target="media/image190.png"/><Relationship Id="rId396"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oleObject" Target="embeddings/oleObject95.bin"/><Relationship Id="rId235" Type="http://schemas.openxmlformats.org/officeDocument/2006/relationships/image" Target="media/image125.wmf"/><Relationship Id="rId256" Type="http://schemas.openxmlformats.org/officeDocument/2006/relationships/oleObject" Target="embeddings/oleObject109.bin"/><Relationship Id="rId277" Type="http://schemas.openxmlformats.org/officeDocument/2006/relationships/oleObject" Target="embeddings/oleObject120.bin"/><Relationship Id="rId298" Type="http://schemas.openxmlformats.org/officeDocument/2006/relationships/image" Target="media/image158.wmf"/><Relationship Id="rId116" Type="http://schemas.openxmlformats.org/officeDocument/2006/relationships/oleObject" Target="embeddings/oleObject49.bin"/><Relationship Id="rId137" Type="http://schemas.openxmlformats.org/officeDocument/2006/relationships/oleObject" Target="embeddings/oleObject60.bin"/><Relationship Id="rId158" Type="http://schemas.openxmlformats.org/officeDocument/2006/relationships/image" Target="media/image78.wmf"/><Relationship Id="rId302" Type="http://schemas.openxmlformats.org/officeDocument/2006/relationships/oleObject" Target="embeddings/oleObject133.bin"/><Relationship Id="rId323" Type="http://schemas.openxmlformats.org/officeDocument/2006/relationships/oleObject" Target="embeddings/oleObject145.bin"/><Relationship Id="rId344" Type="http://schemas.openxmlformats.org/officeDocument/2006/relationships/oleObject" Target="embeddings/oleObject160.bin"/><Relationship Id="rId20" Type="http://schemas.openxmlformats.org/officeDocument/2006/relationships/image" Target="media/image7.png"/><Relationship Id="rId41" Type="http://schemas.openxmlformats.org/officeDocument/2006/relationships/image" Target="media/image19.png"/><Relationship Id="rId62" Type="http://schemas.openxmlformats.org/officeDocument/2006/relationships/image" Target="media/image31.wmf"/><Relationship Id="rId83" Type="http://schemas.openxmlformats.org/officeDocument/2006/relationships/oleObject" Target="embeddings/oleObject34.bin"/><Relationship Id="rId179" Type="http://schemas.openxmlformats.org/officeDocument/2006/relationships/oleObject" Target="embeddings/oleObject83.bin"/><Relationship Id="rId365" Type="http://schemas.openxmlformats.org/officeDocument/2006/relationships/image" Target="media/image181.png"/><Relationship Id="rId386" Type="http://schemas.openxmlformats.org/officeDocument/2006/relationships/image" Target="media/image199.png"/><Relationship Id="rId190" Type="http://schemas.openxmlformats.org/officeDocument/2006/relationships/image" Target="media/image95.png"/><Relationship Id="rId204" Type="http://schemas.openxmlformats.org/officeDocument/2006/relationships/image" Target="media/image104.png"/><Relationship Id="rId225" Type="http://schemas.openxmlformats.org/officeDocument/2006/relationships/image" Target="media/image116.png"/><Relationship Id="rId246" Type="http://schemas.openxmlformats.org/officeDocument/2006/relationships/oleObject" Target="embeddings/oleObject104.bin"/><Relationship Id="rId267" Type="http://schemas.openxmlformats.org/officeDocument/2006/relationships/image" Target="media/image143.wmf"/><Relationship Id="rId288" Type="http://schemas.openxmlformats.org/officeDocument/2006/relationships/image" Target="media/image153.wmf"/><Relationship Id="rId106" Type="http://schemas.microsoft.com/office/2011/relationships/commentsExtended" Target="commentsExtended.xml"/><Relationship Id="rId127" Type="http://schemas.openxmlformats.org/officeDocument/2006/relationships/oleObject" Target="embeddings/oleObject55.bin"/><Relationship Id="rId313" Type="http://schemas.openxmlformats.org/officeDocument/2006/relationships/image" Target="media/image164.wmf"/><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oleObject" Target="embeddings/oleObject18.bin"/><Relationship Id="rId73" Type="http://schemas.openxmlformats.org/officeDocument/2006/relationships/oleObject" Target="embeddings/oleObject29.bin"/><Relationship Id="rId94" Type="http://schemas.openxmlformats.org/officeDocument/2006/relationships/image" Target="media/image47.wmf"/><Relationship Id="rId148" Type="http://schemas.openxmlformats.org/officeDocument/2006/relationships/oleObject" Target="embeddings/oleObject66.bin"/><Relationship Id="rId169" Type="http://schemas.openxmlformats.org/officeDocument/2006/relationships/oleObject" Target="embeddings/oleObject77.bin"/><Relationship Id="rId334" Type="http://schemas.openxmlformats.org/officeDocument/2006/relationships/oleObject" Target="embeddings/oleObject152.bin"/><Relationship Id="rId355" Type="http://schemas.openxmlformats.org/officeDocument/2006/relationships/oleObject" Target="embeddings/oleObject168.bin"/><Relationship Id="rId376" Type="http://schemas.openxmlformats.org/officeDocument/2006/relationships/image" Target="media/image191.png"/><Relationship Id="rId397" Type="http://schemas.microsoft.com/office/2011/relationships/people" Target="people.xml"/><Relationship Id="rId4" Type="http://schemas.openxmlformats.org/officeDocument/2006/relationships/settings" Target="settings.xml"/><Relationship Id="rId180" Type="http://schemas.openxmlformats.org/officeDocument/2006/relationships/image" Target="media/image87.wmf"/><Relationship Id="rId215" Type="http://schemas.openxmlformats.org/officeDocument/2006/relationships/image" Target="media/image110.wmf"/><Relationship Id="rId236" Type="http://schemas.openxmlformats.org/officeDocument/2006/relationships/oleObject" Target="embeddings/oleObject101.bin"/><Relationship Id="rId257" Type="http://schemas.openxmlformats.org/officeDocument/2006/relationships/image" Target="media/image138.wmf"/><Relationship Id="rId278" Type="http://schemas.openxmlformats.org/officeDocument/2006/relationships/image" Target="media/image148.wmf"/><Relationship Id="rId303" Type="http://schemas.openxmlformats.org/officeDocument/2006/relationships/oleObject" Target="embeddings/oleObject134.bin"/><Relationship Id="rId42" Type="http://schemas.openxmlformats.org/officeDocument/2006/relationships/image" Target="media/image20.png"/><Relationship Id="rId84" Type="http://schemas.openxmlformats.org/officeDocument/2006/relationships/image" Target="media/image42.wmf"/><Relationship Id="rId138" Type="http://schemas.openxmlformats.org/officeDocument/2006/relationships/oleObject" Target="embeddings/oleObject61.bin"/><Relationship Id="rId345" Type="http://schemas.openxmlformats.org/officeDocument/2006/relationships/oleObject" Target="embeddings/oleObject161.bin"/><Relationship Id="rId387" Type="http://schemas.openxmlformats.org/officeDocument/2006/relationships/image" Target="media/image200.png"/><Relationship Id="rId191" Type="http://schemas.openxmlformats.org/officeDocument/2006/relationships/image" Target="media/image96.png"/><Relationship Id="rId205" Type="http://schemas.openxmlformats.org/officeDocument/2006/relationships/oleObject" Target="embeddings/oleObject91.bin"/><Relationship Id="rId247" Type="http://schemas.openxmlformats.org/officeDocument/2006/relationships/image" Target="media/image133.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5349"/>
    <w:rsid w:val="003F5349"/>
    <w:rsid w:val="006945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F534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F795CC-4674-4893-8C65-FC37AA246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1315</TotalTime>
  <Pages>1</Pages>
  <Words>21176</Words>
  <Characters>120708</Characters>
  <Application>Microsoft Office Word</Application>
  <DocSecurity>0</DocSecurity>
  <Lines>1005</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Ứng dụng mạng Neuron nhân tạo vào công tác dự báo dữ liệu chuỗi thời gian</dc:title>
  <dc:subject/>
  <dc:creator>superchickend</dc:creator>
  <cp:keywords/>
  <dc:description/>
  <cp:lastModifiedBy>The Si Tran</cp:lastModifiedBy>
  <cp:revision>25</cp:revision>
  <cp:lastPrinted>2012-12-12T07:11:00Z</cp:lastPrinted>
  <dcterms:created xsi:type="dcterms:W3CDTF">2012-12-05T17:08:00Z</dcterms:created>
  <dcterms:modified xsi:type="dcterms:W3CDTF">2012-12-14T00:00:00Z</dcterms:modified>
</cp:coreProperties>
</file>